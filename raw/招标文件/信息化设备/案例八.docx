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bookmarkStart w:id="0" w:name="_Hlk71456902"/>
      <w:r>
        <w:rPr>
          <w:rFonts w:hint="eastAsia" w:ascii="宋体" w:hAnsi="宋体" w:eastAsia="宋体" w:cs="宋体"/>
          <w:sz w:val="40"/>
          <w:szCs w:val="40"/>
          <w:highlight w:val="none"/>
          <w:lang w:eastAsia="zh-CN"/>
        </w:rPr>
        <w:t>深圳市公安局龙华分局观澜派出所信息化建设项目</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项目编号：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项目名称：</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sz w:val="30"/>
                <w:szCs w:val="30"/>
                <w:highlight w:val="none"/>
              </w:rPr>
              <w:t>深圳市公安局龙华分局观澜派出所信息化建设项目</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包 号：</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A</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项目类型：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货物类</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采购方式：</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公开招标</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货币类型：</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人民币</w:t>
            </w:r>
          </w:p>
        </w:tc>
      </w:tr>
      <w:tr>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评标方法：</w:t>
            </w:r>
          </w:p>
        </w:tc>
        <w:tc>
          <w:tcPr>
            <w:tcW w:w="5220"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30"/>
                <w:szCs w:val="30"/>
                <w:highlight w:val="none"/>
              </w:rPr>
            </w:pPr>
            <w:r>
              <w:rPr>
                <w:rFonts w:hint="eastAsia" w:ascii="宋体" w:hAnsi="宋体" w:eastAsia="宋体" w:cs="宋体"/>
                <w:kern w:val="0"/>
                <w:sz w:val="30"/>
                <w:szCs w:val="30"/>
                <w:highlight w:val="none"/>
                <w:lang w:bidi="ar"/>
              </w:rPr>
              <w:t>综合评分法（新价格分算法）</w:t>
            </w:r>
          </w:p>
        </w:tc>
      </w:tr>
      <w:bookmarkEnd w:id="0"/>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kern w:val="2"/>
          <w:sz w:val="40"/>
          <w:szCs w:val="40"/>
          <w:highlight w:val="none"/>
        </w:rPr>
      </w:pPr>
      <w:r>
        <w:rPr>
          <w:rFonts w:hint="eastAsia" w:ascii="宋体" w:hAnsi="宋体" w:eastAsia="宋体" w:cs="宋体"/>
          <w:kern w:val="2"/>
          <w:sz w:val="40"/>
          <w:szCs w:val="40"/>
          <w:highlight w:val="none"/>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将一个包或一个标段的内容拆开投标；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对同一项目投标时，提供两套</w:t>
            </w:r>
            <w:r>
              <w:rPr>
                <w:rFonts w:hint="eastAsia" w:ascii="宋体" w:hAnsi="宋体" w:eastAsia="宋体" w:cs="宋体"/>
                <w:highlight w:val="none"/>
                <w:lang w:eastAsia="zh-CN"/>
              </w:rPr>
              <w:t>（或</w:t>
            </w:r>
            <w:r>
              <w:rPr>
                <w:rFonts w:hint="eastAsia" w:ascii="宋体" w:hAnsi="宋体" w:eastAsia="宋体" w:cs="宋体"/>
                <w:highlight w:val="none"/>
              </w:rPr>
              <w:t>以上</w:t>
            </w:r>
            <w:r>
              <w:rPr>
                <w:rFonts w:hint="eastAsia" w:ascii="宋体" w:hAnsi="宋体" w:eastAsia="宋体" w:cs="宋体"/>
                <w:highlight w:val="none"/>
                <w:lang w:eastAsia="zh-CN"/>
              </w:rPr>
              <w:t>）</w:t>
            </w:r>
            <w:r>
              <w:rPr>
                <w:rFonts w:hint="eastAsia" w:ascii="宋体" w:hAnsi="宋体" w:eastAsia="宋体" w:cs="宋体"/>
                <w:highlight w:val="none"/>
              </w:rPr>
              <w:t>的投标方案（招标文件另有规定的除外）；</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分项报价或投标总价高于</w:t>
            </w:r>
            <w:bookmarkStart w:id="1" w:name="_Hlk71832186"/>
            <w:r>
              <w:rPr>
                <w:rFonts w:hint="eastAsia" w:ascii="宋体" w:hAnsi="宋体" w:eastAsia="宋体" w:cs="宋体"/>
                <w:highlight w:val="none"/>
              </w:rPr>
              <w:t>相应财政预算金额（或设定的财政预算金额下的最高限价）</w:t>
            </w:r>
            <w:bookmarkEnd w:id="1"/>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所投货物、服务在技术、商务等方面没有实质性满足招标文件要求的（是否实质性满足招标文件要求，由评审委员会根据《实质性条款响应情况表》做出评判）；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未按招标文件所提供的样式填写《投标函》；未按招标文件所提供的《政府采购投标及履约承诺函》进行承诺；未按招标文件对投标文件组成的要求提供投标文件；</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投标报价有缺漏项目,或者对招标文件规定的项目需求内容或者需求数量进行修改</w:t>
            </w:r>
            <w:r>
              <w:rPr>
                <w:rFonts w:hint="eastAsia" w:ascii="宋体" w:hAnsi="宋体" w:eastAsia="宋体" w:cs="宋体"/>
                <w:szCs w:val="21"/>
                <w:highlight w:val="none"/>
              </w:rPr>
              <w:t>，评审委员会判定投标响应不满足采购需求</w:t>
            </w:r>
            <w:r>
              <w:rPr>
                <w:rFonts w:hint="eastAsia" w:ascii="宋体" w:hAnsi="宋体" w:eastAsia="宋体" w:cs="宋体"/>
                <w:highlight w:val="none"/>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投标文件存在列放位置错误，导致属于信息公开情形的没有被公开；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lang w:eastAsia="zh-CN"/>
              </w:rPr>
            </w:pPr>
            <w:r>
              <w:rPr>
                <w:rFonts w:hint="eastAsia" w:ascii="宋体" w:hAnsi="宋体" w:eastAsia="宋体" w:cs="宋体"/>
                <w:highlight w:val="none"/>
              </w:rPr>
              <w:t>投标文件电子文档带病毒，或存在通用条款32.4.11情形的</w:t>
            </w:r>
            <w:r>
              <w:rPr>
                <w:rFonts w:hint="eastAsia" w:ascii="宋体" w:hAnsi="宋体" w:cs="宋体"/>
                <w:highlight w:val="none"/>
                <w:lang w:val="en-US"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投标文件用不属于本公司的电子密钥进行加密的；</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误选了非本项目的最新加密规则文件，导致投标文件不能在开标时解密；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textAlignment w:val="top"/>
              <w:rPr>
                <w:rFonts w:hint="eastAsia" w:ascii="宋体" w:hAnsi="宋体" w:eastAsia="宋体" w:cs="宋体"/>
                <w:szCs w:val="21"/>
                <w:highlight w:val="none"/>
              </w:rPr>
            </w:pPr>
            <w:r>
              <w:rPr>
                <w:rFonts w:hint="eastAsia" w:ascii="宋体" w:hAnsi="宋体" w:eastAsia="宋体" w:cs="宋体"/>
                <w:kern w:val="0"/>
                <w:szCs w:val="21"/>
                <w:highlight w:val="none"/>
                <w:lang w:bidi="ar"/>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textAlignment w:val="top"/>
              <w:rPr>
                <w:rFonts w:hint="eastAsia" w:ascii="宋体" w:hAnsi="宋体" w:eastAsia="宋体" w:cs="宋体"/>
                <w:szCs w:val="21"/>
                <w:highlight w:val="none"/>
              </w:rPr>
            </w:pPr>
            <w:r>
              <w:rPr>
                <w:rFonts w:hint="eastAsia" w:ascii="宋体" w:hAnsi="宋体" w:eastAsia="宋体" w:cs="宋体"/>
                <w:highlight w:val="none"/>
              </w:rPr>
              <w:t>法律、法规、规章、规范性文件规定的其他情形。</w:t>
            </w:r>
          </w:p>
        </w:tc>
      </w:tr>
    </w:tbl>
    <w:p>
      <w:pPr>
        <w:pStyle w:val="38"/>
        <w:pageBreakBefore w:val="0"/>
        <w:widowControl/>
        <w:kinsoku/>
        <w:overflowPunct/>
        <w:topLinePunct w:val="0"/>
        <w:autoSpaceDE/>
        <w:autoSpaceDN/>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highlight w:val="none"/>
        </w:rPr>
      </w:pPr>
      <w:r>
        <w:rPr>
          <w:rFonts w:hint="eastAsia" w:ascii="宋体" w:hAnsi="宋体" w:eastAsia="宋体" w:cs="宋体"/>
          <w:sz w:val="40"/>
          <w:szCs w:val="40"/>
          <w:highlight w:val="none"/>
        </w:rPr>
        <w:t>评标信息</w:t>
      </w:r>
    </w:p>
    <w:tbl>
      <w:tblPr>
        <w:tblStyle w:val="43"/>
        <w:tblW w:w="9078"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0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4"/>
                <w:highlight w:val="none"/>
              </w:rPr>
            </w:pPr>
            <w:r>
              <w:rPr>
                <w:rFonts w:hint="eastAsia" w:ascii="宋体" w:hAnsi="宋体" w:eastAsia="宋体" w:cs="宋体"/>
                <w:b/>
                <w:bCs/>
                <w:highlight w:val="none"/>
              </w:rPr>
              <w:t>评标方法：综合评分法（新价格分算法）</w:t>
            </w:r>
          </w:p>
        </w:tc>
        <w:tc>
          <w:tcPr>
            <w:tcW w:w="205" w:type="dxa"/>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b/>
                <w:bCs/>
                <w:sz w:val="24"/>
                <w:highlight w:val="none"/>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078" w:type="dxa"/>
            <w:gridSpan w:val="2"/>
            <w:shd w:val="clear" w:color="auto" w:fill="auto"/>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综合评分法，是指投标文件满足招标文件全部实质性要求，且按照评审因素的量化指标评审得分最高的投标人为中标候选人的评标方法。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价格分计算方法：</w:t>
            </w:r>
          </w:p>
          <w:p>
            <w:pPr>
              <w:pStyle w:val="38"/>
              <w:pageBreakBefore w:val="0"/>
              <w:widowControl/>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kern w:val="2"/>
                <w:sz w:val="21"/>
                <w:szCs w:val="21"/>
                <w:highlight w:val="none"/>
              </w:rPr>
              <w:t xml:space="preserve">采用低价优先法计算，即满足招标文件要求且投标价格最低的投标报价为评标基准价，其价格分为满分。其他投标人的价格分统一按照下列公式计算：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投标报价得分=(评标基准价／投标报价)×100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评标总得分＝F1×A1＋F2×A2＋……＋Fn×An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F1、F2……Fn分别为各项评审因素的得分；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A1、A2、……An 分别为各项评审因素所占的权重(A1＋A2＋……＋An＝1)。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 xml:space="preserve">评标过程中，不得去掉报价中的最高报价和最低报价。 </w:t>
            </w:r>
            <w:r>
              <w:rPr>
                <w:rFonts w:hint="eastAsia" w:ascii="宋体" w:hAnsi="宋体" w:eastAsia="宋体" w:cs="宋体"/>
                <w:kern w:val="2"/>
                <w:sz w:val="21"/>
                <w:szCs w:val="21"/>
                <w:highlight w:val="none"/>
              </w:rPr>
              <w:br w:type="textWrapping"/>
            </w:r>
            <w:r>
              <w:rPr>
                <w:rFonts w:hint="eastAsia" w:ascii="宋体" w:hAnsi="宋体" w:eastAsia="宋体" w:cs="宋体"/>
                <w:kern w:val="2"/>
                <w:sz w:val="21"/>
                <w:szCs w:val="21"/>
                <w:highlight w:val="none"/>
              </w:rPr>
              <w:t>此方法适用于货物类、服务类、工程类项目。</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vanish/>
          <w:sz w:val="24"/>
          <w:highlight w:val="none"/>
        </w:rPr>
      </w:pP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1"/>
        <w:gridCol w:w="681"/>
        <w:gridCol w:w="2837"/>
        <w:gridCol w:w="681"/>
        <w:gridCol w:w="4198"/>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bookmarkStart w:id="2" w:name="_Hlk72360569"/>
            <w:r>
              <w:rPr>
                <w:rFonts w:hint="eastAsia" w:asciiTheme="minorEastAsia" w:hAnsiTheme="minorEastAsia" w:eastAsiaTheme="minorEastAsia" w:cstheme="minorEastAsia"/>
                <w:b/>
                <w:bCs/>
                <w:kern w:val="0"/>
                <w:sz w:val="21"/>
                <w:szCs w:val="21"/>
                <w:highlight w:val="none"/>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kern w:val="0"/>
                <w:sz w:val="21"/>
                <w:szCs w:val="21"/>
                <w:highlight w:val="none"/>
                <w:lang w:bidi="ar"/>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kern w:val="0"/>
                <w:sz w:val="21"/>
                <w:szCs w:val="21"/>
                <w:highlight w:val="none"/>
                <w:lang w:bidi="ar"/>
              </w:rPr>
              <w:t>权重(%)</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30</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lang w:val="en-US" w:eastAsia="zh-CN"/>
              </w:rPr>
            </w:pPr>
            <w:r>
              <w:rPr>
                <w:rFonts w:hint="eastAsia" w:asciiTheme="minorEastAsia" w:hAnsiTheme="minorEastAsia" w:eastAsiaTheme="minorEastAsia" w:cstheme="minorEastAsia"/>
                <w:b/>
                <w:bCs/>
                <w:color w:val="0000FF"/>
                <w:sz w:val="21"/>
                <w:szCs w:val="21"/>
                <w:highlight w:val="none"/>
                <w:lang w:val="en-US" w:eastAsia="zh-CN"/>
              </w:rPr>
              <w:t>53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总体施工组织方案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3</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val="0"/>
                <w:sz w:val="21"/>
                <w:szCs w:val="21"/>
              </w:rPr>
              <w:t>投标人提供的项目实施方案中包括：</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0" w:author="Administrator" w:date="2023-03-31T10:13:27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项目总体施工组织方案；</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1" w:author="Administrator" w:date="2023-03-31T10:13:28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项目分项设计方案；</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2" w:author="Administrator" w:date="2023-03-31T10:13:30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施工工期保证措施；</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3" w:author="Administrator" w:date="2023-03-31T10:13:31Z">
              <w:r>
                <w:rPr>
                  <w:rFonts w:hint="eastAsia" w:asciiTheme="minorEastAsia" w:hAnsiTheme="minorEastAsia" w:eastAsiaTheme="minorEastAsia" w:cstheme="minorEastAsia"/>
                  <w:b w:val="0"/>
                  <w:sz w:val="21"/>
                  <w:szCs w:val="21"/>
                  <w:lang w:val="en-US" w:eastAsia="zh-CN"/>
                </w:rPr>
                <w:t>4、</w:t>
              </w:r>
            </w:ins>
            <w:r>
              <w:rPr>
                <w:rFonts w:hint="eastAsia" w:asciiTheme="minorEastAsia" w:hAnsiTheme="minorEastAsia" w:eastAsiaTheme="minorEastAsia" w:cstheme="minorEastAsia"/>
                <w:b w:val="0"/>
                <w:sz w:val="21"/>
                <w:szCs w:val="21"/>
              </w:rPr>
              <w:t>工程质量保证及安全文明施工措施；</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4" w:author="Administrator" w:date="2023-03-31T10:13:32Z">
              <w:r>
                <w:rPr>
                  <w:rFonts w:hint="eastAsia" w:asciiTheme="minorEastAsia" w:hAnsiTheme="minorEastAsia" w:eastAsiaTheme="minorEastAsia" w:cstheme="minorEastAsia"/>
                  <w:b w:val="0"/>
                  <w:sz w:val="21"/>
                  <w:szCs w:val="21"/>
                  <w:lang w:val="en-US" w:eastAsia="zh-CN"/>
                </w:rPr>
                <w:t>5</w:t>
              </w:r>
            </w:ins>
            <w:ins w:id="5" w:author="Administrator" w:date="2023-03-31T10:13:33Z">
              <w:r>
                <w:rPr>
                  <w:rFonts w:hint="eastAsia" w:asciiTheme="minorEastAsia" w:hAnsiTheme="minorEastAsia" w:eastAsiaTheme="minorEastAsia" w:cstheme="minorEastAsia"/>
                  <w:b w:val="0"/>
                  <w:sz w:val="21"/>
                  <w:szCs w:val="21"/>
                  <w:lang w:val="en-US" w:eastAsia="zh-CN"/>
                </w:rPr>
                <w:t>、</w:t>
              </w:r>
            </w:ins>
            <w:r>
              <w:rPr>
                <w:rFonts w:hint="eastAsia" w:asciiTheme="minorEastAsia" w:hAnsiTheme="minorEastAsia" w:eastAsiaTheme="minorEastAsia" w:cstheme="minorEastAsia"/>
                <w:b w:val="0"/>
                <w:sz w:val="21"/>
                <w:szCs w:val="21"/>
              </w:rPr>
              <w:t>服务组织机构设置（含人员安排、车辆工具配置、备品备件配置等）；</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val="0"/>
                <w:sz w:val="21"/>
                <w:szCs w:val="21"/>
              </w:rPr>
              <w:t>评审委员会根据招标文件的需求和投标文件的响应情况，进行评价及分档评分：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6" w:author="Administrator" w:date="2023-03-31T10:13:41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全部满足得40分；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7" w:author="Administrator" w:date="2023-03-31T10:13:43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满足任意四点得20分；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8" w:author="Administrator" w:date="2023-03-31T10:13:45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满足任意三点得10分；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9" w:author="Administrator" w:date="2023-03-31T10:13:46Z">
              <w:r>
                <w:rPr>
                  <w:rFonts w:hint="eastAsia" w:asciiTheme="minorEastAsia" w:hAnsiTheme="minorEastAsia" w:eastAsiaTheme="minorEastAsia" w:cstheme="minorEastAsia"/>
                  <w:b w:val="0"/>
                  <w:sz w:val="21"/>
                  <w:szCs w:val="21"/>
                  <w:lang w:val="en-US" w:eastAsia="zh-CN"/>
                </w:rPr>
                <w:t>4、</w:t>
              </w:r>
            </w:ins>
            <w:r>
              <w:rPr>
                <w:rFonts w:hint="eastAsia" w:asciiTheme="minorEastAsia" w:hAnsiTheme="minorEastAsia" w:eastAsiaTheme="minorEastAsia" w:cstheme="minorEastAsia"/>
                <w:b w:val="0"/>
                <w:sz w:val="21"/>
                <w:szCs w:val="21"/>
              </w:rPr>
              <w:t>其余情况不得分。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val="0"/>
                <w:sz w:val="21"/>
                <w:szCs w:val="21"/>
              </w:rPr>
              <w:t>在此基础上，专家根据各供应商的具体响应内容按照量化的评审因素指标进一步评审：</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10" w:author="Administrator" w:date="2023-03-31T10:13:54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评审为优（如项目实施方案完善，工作内容和安排考虑周到，流程合理，可行性高）的加60分；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11" w:author="Administrator" w:date="2023-03-31T10:13:56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评审为良（如项目实施方案较完善，工作内容和安排考虑较周到，流程较合理，可行性较高）的加40分；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12" w:author="Administrator" w:date="2023-03-31T10:13:58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评审为中（如项目实施方案一般，工作内容和安排考虑基本周到，流程基本合理，可行性一般）的20分；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13" w:author="Administrator" w:date="2023-03-31T10:14:00Z">
              <w:r>
                <w:rPr>
                  <w:rFonts w:hint="eastAsia" w:asciiTheme="minorEastAsia" w:hAnsiTheme="minorEastAsia" w:eastAsiaTheme="minorEastAsia" w:cstheme="minorEastAsia"/>
                  <w:b w:val="0"/>
                  <w:sz w:val="21"/>
                  <w:szCs w:val="21"/>
                  <w:lang w:val="en-US" w:eastAsia="zh-CN"/>
                </w:rPr>
                <w:t>4</w:t>
              </w:r>
            </w:ins>
            <w:ins w:id="14" w:author="Administrator" w:date="2023-03-31T10:14:01Z">
              <w:r>
                <w:rPr>
                  <w:rFonts w:hint="eastAsia" w:asciiTheme="minorEastAsia" w:hAnsiTheme="minorEastAsia" w:eastAsiaTheme="minorEastAsia" w:cstheme="minorEastAsia"/>
                  <w:b w:val="0"/>
                  <w:sz w:val="21"/>
                  <w:szCs w:val="21"/>
                  <w:lang w:val="en-US" w:eastAsia="zh-CN"/>
                </w:rPr>
                <w:t>、</w:t>
              </w:r>
            </w:ins>
            <w:r>
              <w:rPr>
                <w:rFonts w:hint="eastAsia" w:asciiTheme="minorEastAsia" w:hAnsiTheme="minorEastAsia" w:eastAsiaTheme="minorEastAsia" w:cstheme="minorEastAsia"/>
                <w:b w:val="0"/>
                <w:sz w:val="21"/>
                <w:szCs w:val="21"/>
              </w:rPr>
              <w:t>评审为差（如项目实施方案不完善，工作内容和安排考虑欠周到，流程不合理，可行性差）的</w:t>
            </w:r>
            <w:ins w:id="15" w:author="Administrator" w:date="2023-03-31T10:14:09Z">
              <w:r>
                <w:rPr>
                  <w:rFonts w:hint="eastAsia" w:asciiTheme="minorEastAsia" w:hAnsiTheme="minorEastAsia" w:eastAsiaTheme="minorEastAsia" w:cstheme="minorEastAsia"/>
                  <w:b w:val="0"/>
                  <w:sz w:val="21"/>
                  <w:szCs w:val="21"/>
                  <w:lang w:eastAsia="zh-CN"/>
                </w:rPr>
                <w:t>不加</w:t>
              </w:r>
            </w:ins>
            <w:r>
              <w:rPr>
                <w:rFonts w:hint="eastAsia" w:asciiTheme="minorEastAsia" w:hAnsiTheme="minorEastAsia" w:eastAsiaTheme="minorEastAsia" w:cstheme="minorEastAsia"/>
                <w:b w:val="0"/>
                <w:sz w:val="21"/>
                <w:szCs w:val="21"/>
              </w:rPr>
              <w:t>分。</w:t>
            </w:r>
          </w:p>
          <w:p>
            <w:pPr>
              <w:pStyle w:val="2"/>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kern w:val="2"/>
                <w:sz w:val="21"/>
                <w:szCs w:val="21"/>
                <w:lang w:val="en-US" w:eastAsia="zh-CN" w:bidi="ar-SA"/>
              </w:rPr>
            </w:pPr>
            <w:r>
              <w:rPr>
                <w:rFonts w:hint="eastAsia" w:asciiTheme="minorEastAsia" w:hAnsiTheme="minorEastAsia" w:eastAsiaTheme="minorEastAsia" w:cstheme="minorEastAsia"/>
                <w:b w:val="0"/>
                <w:bCs w:val="0"/>
                <w:sz w:val="21"/>
                <w:szCs w:val="21"/>
              </w:rPr>
              <w:t>未提供方案不得分。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highlight w:val="none"/>
                <w:lang w:val="en-US" w:eastAsia="zh-CN" w:bidi="ar"/>
              </w:rPr>
            </w:pPr>
            <w:r>
              <w:rPr>
                <w:rFonts w:hint="eastAsia" w:asciiTheme="minorEastAsia" w:hAnsiTheme="minorEastAsia" w:eastAsiaTheme="minorEastAsia" w:cstheme="minorEastAsia"/>
                <w:kern w:val="0"/>
                <w:sz w:val="21"/>
                <w:szCs w:val="21"/>
                <w:highlight w:val="none"/>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000000"/>
                <w:sz w:val="21"/>
                <w:szCs w:val="21"/>
                <w:lang w:val="zh-CN"/>
              </w:rPr>
              <w:t>售后服务方案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sz w:val="21"/>
                <w:szCs w:val="21"/>
              </w:rPr>
              <w:t>投标人针对本项目提供的售后服务方案中包括：</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16" w:author="Administrator" w:date="2023-03-31T10:14:19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售后服务措施；</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17" w:author="Administrator" w:date="2023-03-31T10:14:20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故障响应时间；</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18" w:author="Administrator" w:date="2023-03-31T10:14:21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售后服务承诺；</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19" w:author="Administrator" w:date="2023-03-31T10:14:22Z">
              <w:r>
                <w:rPr>
                  <w:rFonts w:hint="eastAsia" w:asciiTheme="minorEastAsia" w:hAnsiTheme="minorEastAsia" w:eastAsiaTheme="minorEastAsia" w:cstheme="minorEastAsia"/>
                  <w:b w:val="0"/>
                  <w:sz w:val="21"/>
                  <w:szCs w:val="21"/>
                  <w:lang w:val="en-US" w:eastAsia="zh-CN"/>
                </w:rPr>
                <w:t>4、</w:t>
              </w:r>
            </w:ins>
            <w:r>
              <w:rPr>
                <w:rFonts w:hint="eastAsia" w:asciiTheme="minorEastAsia" w:hAnsiTheme="minorEastAsia" w:eastAsiaTheme="minorEastAsia" w:cstheme="minorEastAsia"/>
                <w:b w:val="0"/>
                <w:sz w:val="21"/>
                <w:szCs w:val="21"/>
              </w:rPr>
              <w:t>应急响应措施。</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b w:val="0"/>
                <w:sz w:val="21"/>
                <w:szCs w:val="21"/>
              </w:rPr>
              <w:t>评审委员会根据招标文件的需求和投标文件的响应情况，进行评价及分档评分：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20" w:author="Administrator" w:date="2023-03-31T10:14:29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全部满足得40分；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21" w:author="Administrator" w:date="2023-03-31T10:14:31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满足任意3点得20分；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22" w:author="Administrator" w:date="2023-03-31T10:14:32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满足任意2点得10分；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sz w:val="21"/>
                <w:szCs w:val="21"/>
              </w:rPr>
            </w:pPr>
            <w:ins w:id="23" w:author="Administrator" w:date="2023-03-31T10:14:33Z">
              <w:r>
                <w:rPr>
                  <w:rFonts w:hint="eastAsia" w:asciiTheme="minorEastAsia" w:hAnsiTheme="minorEastAsia" w:eastAsiaTheme="minorEastAsia" w:cstheme="minorEastAsia"/>
                  <w:b w:val="0"/>
                  <w:sz w:val="21"/>
                  <w:szCs w:val="21"/>
                  <w:lang w:val="en-US" w:eastAsia="zh-CN"/>
                </w:rPr>
                <w:t>4、</w:t>
              </w:r>
            </w:ins>
            <w:r>
              <w:rPr>
                <w:rFonts w:hint="eastAsia" w:asciiTheme="minorEastAsia" w:hAnsiTheme="minorEastAsia" w:eastAsiaTheme="minorEastAsia" w:cstheme="minorEastAsia"/>
                <w:b w:val="0"/>
                <w:sz w:val="21"/>
                <w:szCs w:val="21"/>
              </w:rPr>
              <w:t>其余情况不得分；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r>
              <w:rPr>
                <w:rFonts w:hint="eastAsia" w:asciiTheme="minorEastAsia" w:hAnsiTheme="minorEastAsia" w:eastAsiaTheme="minorEastAsia" w:cstheme="minorEastAsia"/>
                <w:b w:val="0"/>
                <w:sz w:val="21"/>
                <w:szCs w:val="21"/>
              </w:rPr>
              <w:t>在此基础上，专家根据各供应商的具体响应内容按照量化的评审因素指标进一步评审：</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24" w:author="Administrator" w:date="2023-03-31T10:14:40Z">
              <w:r>
                <w:rPr>
                  <w:rFonts w:hint="eastAsia" w:asciiTheme="minorEastAsia" w:hAnsiTheme="minorEastAsia" w:eastAsiaTheme="minorEastAsia" w:cstheme="minorEastAsia"/>
                  <w:b w:val="0"/>
                  <w:sz w:val="21"/>
                  <w:szCs w:val="21"/>
                  <w:lang w:val="en-US" w:eastAsia="zh-CN"/>
                </w:rPr>
                <w:t>1、</w:t>
              </w:r>
            </w:ins>
            <w:r>
              <w:rPr>
                <w:rFonts w:hint="eastAsia" w:asciiTheme="minorEastAsia" w:hAnsiTheme="minorEastAsia" w:eastAsiaTheme="minorEastAsia" w:cstheme="minorEastAsia"/>
                <w:b w:val="0"/>
                <w:sz w:val="21"/>
                <w:szCs w:val="21"/>
              </w:rPr>
              <w:t>评审为优（如售后服务方案完善，考虑周到，响应及时）的加60分；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25" w:author="Administrator" w:date="2023-03-31T10:14:42Z">
              <w:r>
                <w:rPr>
                  <w:rFonts w:hint="eastAsia" w:asciiTheme="minorEastAsia" w:hAnsiTheme="minorEastAsia" w:eastAsiaTheme="minorEastAsia" w:cstheme="minorEastAsia"/>
                  <w:b w:val="0"/>
                  <w:sz w:val="21"/>
                  <w:szCs w:val="21"/>
                  <w:lang w:val="en-US" w:eastAsia="zh-CN"/>
                </w:rPr>
                <w:t>2、</w:t>
              </w:r>
            </w:ins>
            <w:r>
              <w:rPr>
                <w:rFonts w:hint="eastAsia" w:asciiTheme="minorEastAsia" w:hAnsiTheme="minorEastAsia" w:eastAsiaTheme="minorEastAsia" w:cstheme="minorEastAsia"/>
                <w:b w:val="0"/>
                <w:sz w:val="21"/>
                <w:szCs w:val="21"/>
              </w:rPr>
              <w:t>评审为良（如售后服务方案较完善，考虑较周到，响应较及时）的加40分；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26" w:author="Administrator" w:date="2023-03-31T10:14:44Z">
              <w:r>
                <w:rPr>
                  <w:rFonts w:hint="eastAsia" w:asciiTheme="minorEastAsia" w:hAnsiTheme="minorEastAsia" w:eastAsiaTheme="minorEastAsia" w:cstheme="minorEastAsia"/>
                  <w:b w:val="0"/>
                  <w:sz w:val="21"/>
                  <w:szCs w:val="21"/>
                  <w:lang w:val="en-US" w:eastAsia="zh-CN"/>
                </w:rPr>
                <w:t>3、</w:t>
              </w:r>
            </w:ins>
            <w:r>
              <w:rPr>
                <w:rFonts w:hint="eastAsia" w:asciiTheme="minorEastAsia" w:hAnsiTheme="minorEastAsia" w:eastAsiaTheme="minorEastAsia" w:cstheme="minorEastAsia"/>
                <w:b w:val="0"/>
                <w:sz w:val="21"/>
                <w:szCs w:val="21"/>
              </w:rPr>
              <w:t>评审为中（如售后服务方案一般，考虑欠周到，响应一般）的20分；</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sz w:val="21"/>
                <w:szCs w:val="21"/>
              </w:rPr>
            </w:pPr>
            <w:ins w:id="27" w:author="Administrator" w:date="2023-03-31T10:14:46Z">
              <w:r>
                <w:rPr>
                  <w:rFonts w:hint="eastAsia" w:asciiTheme="minorEastAsia" w:hAnsiTheme="minorEastAsia" w:eastAsiaTheme="minorEastAsia" w:cstheme="minorEastAsia"/>
                  <w:b w:val="0"/>
                  <w:sz w:val="21"/>
                  <w:szCs w:val="21"/>
                  <w:lang w:val="en-US" w:eastAsia="zh-CN"/>
                </w:rPr>
                <w:t>4、</w:t>
              </w:r>
            </w:ins>
            <w:r>
              <w:rPr>
                <w:rFonts w:hint="eastAsia" w:asciiTheme="minorEastAsia" w:hAnsiTheme="minorEastAsia" w:eastAsiaTheme="minorEastAsia" w:cstheme="minorEastAsia"/>
                <w:b w:val="0"/>
                <w:sz w:val="21"/>
                <w:szCs w:val="21"/>
              </w:rPr>
              <w:t>评审为差（如售后服务方案不完善，考虑不周到，响应不及时）的</w:t>
            </w:r>
            <w:ins w:id="28" w:author="Administrator" w:date="2023-03-31T10:14:51Z">
              <w:r>
                <w:rPr>
                  <w:rFonts w:hint="eastAsia" w:asciiTheme="minorEastAsia" w:hAnsiTheme="minorEastAsia" w:eastAsiaTheme="minorEastAsia" w:cstheme="minorEastAsia"/>
                  <w:b w:val="0"/>
                  <w:sz w:val="21"/>
                  <w:szCs w:val="21"/>
                  <w:lang w:eastAsia="zh-CN"/>
                </w:rPr>
                <w:t>不加</w:t>
              </w:r>
            </w:ins>
            <w:r>
              <w:rPr>
                <w:rFonts w:hint="eastAsia" w:asciiTheme="minorEastAsia" w:hAnsiTheme="minorEastAsia" w:eastAsiaTheme="minorEastAsia" w:cstheme="minorEastAsia"/>
                <w:b w:val="0"/>
                <w:sz w:val="21"/>
                <w:szCs w:val="21"/>
              </w:rPr>
              <w:t>分。</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b w:val="0"/>
                <w:bCs w:val="0"/>
                <w:sz w:val="21"/>
                <w:szCs w:val="21"/>
              </w:rPr>
              <w:t>未提供方案不得分。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highlight w:val="none"/>
                <w:lang w:val="en-US" w:eastAsia="zh-CN" w:bidi="ar"/>
              </w:rPr>
            </w:pPr>
            <w:r>
              <w:rPr>
                <w:rFonts w:hint="eastAsia" w:asciiTheme="minorEastAsia" w:hAnsiTheme="minorEastAsia" w:eastAsiaTheme="minorEastAsia" w:cstheme="minorEastAsia"/>
                <w:kern w:val="0"/>
                <w:sz w:val="21"/>
                <w:szCs w:val="21"/>
                <w:highlight w:val="none"/>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color w:val="FF0000"/>
                <w:kern w:val="2"/>
                <w:sz w:val="21"/>
                <w:szCs w:val="21"/>
                <w:lang w:val="en-US" w:eastAsia="zh-CN" w:bidi="ar-SA"/>
              </w:rPr>
            </w:pPr>
            <w:r>
              <w:rPr>
                <w:rFonts w:hint="eastAsia" w:asciiTheme="minorEastAsia" w:hAnsiTheme="minorEastAsia" w:eastAsiaTheme="minorEastAsia" w:cstheme="minorEastAsia"/>
                <w:kern w:val="0"/>
                <w:sz w:val="21"/>
                <w:szCs w:val="21"/>
              </w:rPr>
              <w:t>技术规格偏离情况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40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b/>
                <w:bCs/>
                <w:sz w:val="21"/>
                <w:szCs w:val="21"/>
              </w:rPr>
              <w:t>考察内容：</w:t>
            </w:r>
            <w:r>
              <w:rPr>
                <w:rFonts w:hint="eastAsia" w:asciiTheme="minorEastAsia" w:hAnsiTheme="minorEastAsia" w:eastAsiaTheme="minorEastAsia" w:cstheme="minorEastAsia"/>
                <w:b/>
                <w:bCs/>
                <w:sz w:val="21"/>
                <w:szCs w:val="21"/>
              </w:rPr>
              <w:br w:type="textWrapping"/>
            </w:r>
            <w:r>
              <w:rPr>
                <w:rFonts w:hint="eastAsia" w:asciiTheme="minorEastAsia" w:hAnsiTheme="minorEastAsia" w:eastAsiaTheme="minorEastAsia" w:cstheme="minorEastAsia"/>
                <w:sz w:val="21"/>
                <w:szCs w:val="21"/>
              </w:rPr>
              <w:t>评审委员会根据《技术规格偏离表》（以下简称“偏离表”）响应情况进行打分，全部满足的得100分，</w:t>
            </w:r>
            <w:commentRangeStart w:id="0"/>
            <w:r>
              <w:rPr>
                <w:rFonts w:hint="eastAsia" w:asciiTheme="minorEastAsia" w:hAnsiTheme="minorEastAsia" w:eastAsiaTheme="minorEastAsia" w:cstheme="minorEastAsia"/>
                <w:sz w:val="21"/>
                <w:szCs w:val="21"/>
              </w:rPr>
              <w:t>一般参数每负偏离一项扣2分，重点技术参数▲项每负偏离一项5分。扣完为止。</w:t>
            </w:r>
            <w:commentRangeEnd w:id="0"/>
            <w:r>
              <w:commentReference w:id="0"/>
            </w:r>
            <w:r>
              <w:rPr>
                <w:rFonts w:hint="eastAsia" w:asciiTheme="minorEastAsia" w:hAnsiTheme="minorEastAsia" w:eastAsiaTheme="minorEastAsia" w:cstheme="minorEastAsia"/>
                <w:sz w:val="21"/>
                <w:szCs w:val="21"/>
                <w:highlight w:val="yellow"/>
              </w:rPr>
              <w:br w:type="textWrapping"/>
            </w:r>
            <w:r>
              <w:rPr>
                <w:rFonts w:hint="eastAsia" w:asciiTheme="minorEastAsia" w:hAnsiTheme="minorEastAsia" w:eastAsiaTheme="minorEastAsia" w:cstheme="minorEastAsia"/>
                <w:b/>
                <w:bCs/>
                <w:sz w:val="21"/>
                <w:szCs w:val="21"/>
              </w:rPr>
              <w:t>证明文件：</w:t>
            </w:r>
            <w:r>
              <w:rPr>
                <w:rFonts w:hint="eastAsia" w:asciiTheme="minorEastAsia" w:hAnsiTheme="minorEastAsia" w:eastAsiaTheme="minorEastAsia" w:cstheme="minorEastAsia"/>
                <w:b/>
                <w:bCs/>
                <w:sz w:val="21"/>
                <w:szCs w:val="21"/>
              </w:rPr>
              <w:br w:type="textWrapping"/>
            </w:r>
            <w:r>
              <w:rPr>
                <w:rFonts w:hint="eastAsia" w:asciiTheme="minorEastAsia" w:hAnsiTheme="minorEastAsia" w:eastAsiaTheme="minorEastAsia" w:cstheme="minorEastAsia"/>
                <w:sz w:val="21"/>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highlight w:val="none"/>
                <w:lang w:val="en-US" w:eastAsia="zh-CN" w:bidi="ar"/>
              </w:rPr>
            </w:pPr>
            <w:r>
              <w:rPr>
                <w:rFonts w:hint="eastAsia" w:asciiTheme="minorEastAsia" w:hAnsiTheme="minorEastAsia" w:eastAsiaTheme="minorEastAsia" w:cstheme="minorEastAsia"/>
                <w:kern w:val="0"/>
                <w:sz w:val="21"/>
                <w:szCs w:val="21"/>
                <w:highlight w:val="none"/>
                <w:lang w:val="en-US" w:eastAsia="zh-CN" w:bidi="ar"/>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拟安排项目负责人情况（仅限</w:t>
            </w:r>
            <w:ins w:id="29" w:author="Administrator" w:date="2023-03-31T10:56:51Z">
              <w:r>
                <w:rPr>
                  <w:rFonts w:hint="eastAsia" w:asciiTheme="minorEastAsia" w:hAnsiTheme="minorEastAsia" w:eastAsiaTheme="minorEastAsia" w:cstheme="minorEastAsia"/>
                  <w:sz w:val="21"/>
                  <w:szCs w:val="21"/>
                  <w:lang w:eastAsia="zh-CN"/>
                </w:rPr>
                <w:t>一</w:t>
              </w:r>
            </w:ins>
            <w:r>
              <w:rPr>
                <w:rFonts w:hint="eastAsia" w:asciiTheme="minorEastAsia" w:hAnsiTheme="minorEastAsia" w:eastAsiaTheme="minorEastAsia" w:cstheme="minorEastAsia"/>
                <w:sz w:val="21"/>
                <w:szCs w:val="21"/>
              </w:rPr>
              <w:t>人）</w:t>
            </w:r>
          </w:p>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4</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拟安排项目负责人为投标单位</w:t>
            </w:r>
            <w:ins w:id="30" w:author="Administrator" w:date="2023-03-31T10:56:59Z">
              <w:r>
                <w:rPr>
                  <w:rFonts w:hint="eastAsia" w:asciiTheme="minorEastAsia" w:hAnsiTheme="minorEastAsia" w:eastAsiaTheme="minorEastAsia" w:cstheme="minorEastAsia"/>
                  <w:sz w:val="21"/>
                  <w:szCs w:val="21"/>
                  <w:lang w:eastAsia="zh-CN"/>
                </w:rPr>
                <w:t>自有</w:t>
              </w:r>
            </w:ins>
            <w:r>
              <w:rPr>
                <w:rFonts w:hint="eastAsia" w:asciiTheme="minorEastAsia" w:hAnsiTheme="minorEastAsia" w:eastAsiaTheme="minorEastAsia" w:cstheme="minorEastAsia"/>
                <w:sz w:val="21"/>
                <w:szCs w:val="21"/>
              </w:rPr>
              <w:t>员工</w:t>
            </w:r>
            <w:ins w:id="31" w:author="Administrator" w:date="2023-03-31T10:57:03Z">
              <w:r>
                <w:rPr>
                  <w:rFonts w:hint="eastAsia" w:asciiTheme="minorEastAsia" w:hAnsiTheme="minorEastAsia" w:eastAsiaTheme="minorEastAsia" w:cstheme="minorEastAsia"/>
                  <w:sz w:val="21"/>
                  <w:szCs w:val="21"/>
                </w:rPr>
                <w:t>（仅限</w:t>
              </w:r>
            </w:ins>
            <w:ins w:id="32" w:author="Administrator" w:date="2023-03-31T10:57:03Z">
              <w:r>
                <w:rPr>
                  <w:rFonts w:hint="eastAsia" w:asciiTheme="minorEastAsia" w:hAnsiTheme="minorEastAsia" w:eastAsiaTheme="minorEastAsia" w:cstheme="minorEastAsia"/>
                  <w:sz w:val="21"/>
                  <w:szCs w:val="21"/>
                  <w:lang w:eastAsia="zh-CN"/>
                </w:rPr>
                <w:t>一</w:t>
              </w:r>
            </w:ins>
            <w:ins w:id="33" w:author="Administrator" w:date="2023-03-31T10:57:03Z">
              <w:r>
                <w:rPr>
                  <w:rFonts w:hint="eastAsia" w:asciiTheme="minorEastAsia" w:hAnsiTheme="minorEastAsia" w:eastAsiaTheme="minorEastAsia" w:cstheme="minorEastAsia"/>
                  <w:sz w:val="21"/>
                  <w:szCs w:val="21"/>
                </w:rPr>
                <w:t>人</w:t>
              </w:r>
            </w:ins>
            <w:ins w:id="34" w:author="Administrator" w:date="2023-03-31T10:57:08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以社保为准），否则本项不得分</w:t>
            </w:r>
            <w:ins w:id="35" w:author="Administrator" w:date="2023-03-31T10:15:27Z">
              <w:r>
                <w:rPr>
                  <w:rFonts w:hint="eastAsia" w:asciiTheme="minorEastAsia" w:hAnsiTheme="minorEastAsia" w:eastAsiaTheme="minorEastAsia" w:cstheme="minorEastAsia"/>
                  <w:sz w:val="21"/>
                  <w:szCs w:val="21"/>
                  <w:lang w:eastAsia="zh-CN"/>
                </w:rPr>
                <w:t>，</w:t>
              </w:r>
            </w:ins>
            <w:ins w:id="36" w:author="Administrator" w:date="2023-03-31T10:15:28Z">
              <w:r>
                <w:rPr>
                  <w:rFonts w:hint="eastAsia" w:asciiTheme="minorEastAsia" w:hAnsiTheme="minorEastAsia" w:eastAsiaTheme="minorEastAsia" w:cstheme="minorEastAsia"/>
                  <w:sz w:val="21"/>
                  <w:szCs w:val="21"/>
                  <w:lang w:eastAsia="zh-CN"/>
                </w:rPr>
                <w:t>在此</w:t>
              </w:r>
            </w:ins>
            <w:ins w:id="37" w:author="Administrator" w:date="2023-03-31T10:15:29Z">
              <w:r>
                <w:rPr>
                  <w:rFonts w:hint="eastAsia" w:asciiTheme="minorEastAsia" w:hAnsiTheme="minorEastAsia" w:eastAsiaTheme="minorEastAsia" w:cstheme="minorEastAsia"/>
                  <w:sz w:val="21"/>
                  <w:szCs w:val="21"/>
                  <w:lang w:eastAsia="zh-CN"/>
                </w:rPr>
                <w:t>基础上：</w:t>
              </w:r>
            </w:ins>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38" w:author="Administrator" w:date="2023-03-31T10:18:16Z">
              <w:r>
                <w:rPr>
                  <w:rFonts w:hint="eastAsia" w:asciiTheme="minorEastAsia" w:hAnsiTheme="minorEastAsia" w:eastAsiaTheme="minorEastAsia" w:cstheme="minorEastAsia"/>
                  <w:sz w:val="21"/>
                  <w:szCs w:val="21"/>
                  <w:lang w:val="en-US" w:eastAsia="zh-CN"/>
                </w:rPr>
                <w:t>1、</w:t>
              </w:r>
            </w:ins>
            <w:r>
              <w:rPr>
                <w:rFonts w:hint="eastAsia" w:asciiTheme="minorEastAsia" w:hAnsiTheme="minorEastAsia" w:eastAsiaTheme="minorEastAsia" w:cstheme="minorEastAsia"/>
                <w:sz w:val="21"/>
                <w:szCs w:val="21"/>
              </w:rPr>
              <w:t>具有</w:t>
            </w:r>
            <w:commentRangeStart w:id="1"/>
            <w:r>
              <w:rPr>
                <w:rFonts w:hint="eastAsia" w:asciiTheme="minorEastAsia" w:hAnsiTheme="minorEastAsia" w:eastAsiaTheme="minorEastAsia" w:cstheme="minorEastAsia"/>
                <w:sz w:val="21"/>
                <w:szCs w:val="21"/>
              </w:rPr>
              <w:t>硕士研究生</w:t>
            </w:r>
            <w:ins w:id="39" w:author="Administrator" w:date="2023-03-31T10:15:34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或以上</w:t>
            </w:r>
            <w:ins w:id="40" w:author="Administrator" w:date="2023-03-31T10:15:37Z">
              <w:r>
                <w:rPr>
                  <w:rFonts w:hint="eastAsia" w:asciiTheme="minorEastAsia" w:hAnsiTheme="minorEastAsia" w:eastAsiaTheme="minorEastAsia" w:cstheme="minorEastAsia"/>
                  <w:sz w:val="21"/>
                  <w:szCs w:val="21"/>
                  <w:lang w:eastAsia="zh-CN"/>
                </w:rPr>
                <w:t>）</w:t>
              </w:r>
              <w:commentRangeEnd w:id="1"/>
            </w:ins>
            <w:r>
              <w:commentReference w:id="1"/>
            </w:r>
            <w:r>
              <w:rPr>
                <w:rFonts w:hint="eastAsia" w:asciiTheme="minorEastAsia" w:hAnsiTheme="minorEastAsia" w:eastAsiaTheme="minorEastAsia" w:cstheme="minorEastAsia"/>
                <w:sz w:val="21"/>
                <w:szCs w:val="21"/>
              </w:rPr>
              <w:t>学历和学位证书，得10分；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41" w:author="Administrator" w:date="2023-03-31T10:18:17Z">
              <w:r>
                <w:rPr>
                  <w:rFonts w:hint="eastAsia" w:asciiTheme="minorEastAsia" w:hAnsiTheme="minorEastAsia" w:eastAsiaTheme="minorEastAsia" w:cstheme="minorEastAsia"/>
                  <w:sz w:val="21"/>
                  <w:szCs w:val="21"/>
                  <w:lang w:val="en-US" w:eastAsia="zh-CN"/>
                </w:rPr>
                <w:t>2</w:t>
              </w:r>
            </w:ins>
            <w:ins w:id="42" w:author="Administrator" w:date="2023-03-31T10:18:18Z">
              <w:r>
                <w:rPr>
                  <w:rFonts w:hint="eastAsia" w:asciiTheme="minorEastAsia" w:hAnsiTheme="minorEastAsia" w:eastAsiaTheme="minorEastAsia" w:cstheme="minorEastAsia"/>
                  <w:sz w:val="21"/>
                  <w:szCs w:val="21"/>
                  <w:lang w:val="en-US" w:eastAsia="zh-CN"/>
                </w:rPr>
                <w:t>、</w:t>
              </w:r>
            </w:ins>
            <w:r>
              <w:rPr>
                <w:rFonts w:hint="eastAsia" w:asciiTheme="minorEastAsia" w:hAnsiTheme="minorEastAsia" w:eastAsiaTheme="minorEastAsia" w:cstheme="minorEastAsia"/>
                <w:sz w:val="21"/>
                <w:szCs w:val="21"/>
              </w:rPr>
              <w:t>具有人社部门颁发的</w:t>
            </w:r>
            <w:ins w:id="43" w:author="Administrator" w:date="2023-03-31T10:17:54Z">
              <w:r>
                <w:rPr>
                  <w:rFonts w:hint="eastAsia" w:ascii="宋体" w:hAnsi="宋体" w:cs="宋体"/>
                  <w:szCs w:val="21"/>
                  <w:lang w:eastAsia="zh-CN"/>
                </w:rPr>
                <w:t>计算机技术与软件专业技术资格（级别：高级，专业：</w:t>
              </w:r>
            </w:ins>
            <w:r>
              <w:rPr>
                <w:rFonts w:hint="eastAsia" w:asciiTheme="minorEastAsia" w:hAnsiTheme="minorEastAsia" w:eastAsiaTheme="minorEastAsia" w:cstheme="minorEastAsia"/>
                <w:sz w:val="21"/>
                <w:szCs w:val="21"/>
              </w:rPr>
              <w:t>信息系统项目管理师</w:t>
            </w:r>
            <w:ins w:id="44" w:author="Administrator" w:date="2023-03-31T10:18:00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证书</w:t>
            </w:r>
            <w:ins w:id="45" w:author="Administrator" w:date="2023-03-31T10:18:11Z">
              <w:r>
                <w:rPr>
                  <w:rFonts w:hint="eastAsia" w:asciiTheme="minorEastAsia" w:hAnsiTheme="minorEastAsia" w:eastAsiaTheme="minorEastAsia" w:cstheme="minorEastAsia"/>
                  <w:sz w:val="21"/>
                  <w:szCs w:val="21"/>
                  <w:lang w:eastAsia="zh-CN"/>
                </w:rPr>
                <w:t>的</w:t>
              </w:r>
            </w:ins>
            <w:r>
              <w:rPr>
                <w:rFonts w:hint="eastAsia" w:asciiTheme="minorEastAsia" w:hAnsiTheme="minorEastAsia" w:eastAsiaTheme="minorEastAsia" w:cstheme="minorEastAsia"/>
                <w:sz w:val="21"/>
                <w:szCs w:val="21"/>
              </w:rPr>
              <w:t>，得20分；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46" w:author="Administrator" w:date="2023-03-31T10:18:19Z">
              <w:r>
                <w:rPr>
                  <w:rFonts w:hint="eastAsia" w:asciiTheme="minorEastAsia" w:hAnsiTheme="minorEastAsia" w:eastAsiaTheme="minorEastAsia" w:cstheme="minorEastAsia"/>
                  <w:sz w:val="21"/>
                  <w:szCs w:val="21"/>
                  <w:lang w:val="en-US" w:eastAsia="zh-CN"/>
                </w:rPr>
                <w:t>3、</w:t>
              </w:r>
            </w:ins>
            <w:r>
              <w:rPr>
                <w:rFonts w:hint="eastAsia" w:asciiTheme="minorEastAsia" w:hAnsiTheme="minorEastAsia" w:eastAsiaTheme="minorEastAsia" w:cstheme="minorEastAsia"/>
                <w:sz w:val="21"/>
                <w:szCs w:val="21"/>
              </w:rPr>
              <w:t>具有人社部门或工信部</w:t>
            </w:r>
            <w:ins w:id="47" w:author="Administrator" w:date="2023-03-31T10:19:06Z">
              <w:r>
                <w:rPr>
                  <w:rFonts w:hint="eastAsia" w:asciiTheme="minorEastAsia" w:hAnsiTheme="minorEastAsia" w:eastAsiaTheme="minorEastAsia" w:cstheme="minorEastAsia"/>
                  <w:sz w:val="21"/>
                  <w:szCs w:val="21"/>
                  <w:lang w:eastAsia="zh-CN"/>
                </w:rPr>
                <w:t>门</w:t>
              </w:r>
            </w:ins>
            <w:r>
              <w:rPr>
                <w:rFonts w:hint="eastAsia" w:asciiTheme="minorEastAsia" w:hAnsiTheme="minorEastAsia" w:eastAsiaTheme="minorEastAsia" w:cstheme="minorEastAsia"/>
                <w:sz w:val="21"/>
                <w:szCs w:val="21"/>
              </w:rPr>
              <w:t>教育与考试中心颁发的</w:t>
            </w:r>
            <w:ins w:id="48" w:author="Administrator" w:date="2023-03-31T10:21:21Z">
              <w:commentRangeStart w:id="2"/>
              <w:r>
                <w:rPr>
                  <w:rFonts w:hint="eastAsia" w:ascii="宋体" w:hAnsi="宋体" w:cs="宋体"/>
                  <w:szCs w:val="21"/>
                  <w:lang w:eastAsia="zh-CN"/>
                </w:rPr>
                <w:t>计算机技术与软件专业技术资格（级别：</w:t>
              </w:r>
            </w:ins>
            <w:ins w:id="49" w:author="Administrator" w:date="2023-03-31T10:21:25Z">
              <w:r>
                <w:rPr>
                  <w:rFonts w:hint="eastAsia" w:ascii="宋体" w:hAnsi="宋体" w:cs="宋体"/>
                  <w:szCs w:val="21"/>
                  <w:lang w:eastAsia="zh-CN"/>
                </w:rPr>
                <w:t>中</w:t>
              </w:r>
            </w:ins>
            <w:ins w:id="50" w:author="Administrator" w:date="2023-03-31T10:21:21Z">
              <w:r>
                <w:rPr>
                  <w:rFonts w:hint="eastAsia" w:ascii="宋体" w:hAnsi="宋体" w:cs="宋体"/>
                  <w:szCs w:val="21"/>
                  <w:lang w:eastAsia="zh-CN"/>
                </w:rPr>
                <w:t>级，专业：</w:t>
              </w:r>
            </w:ins>
            <w:r>
              <w:rPr>
                <w:rFonts w:hint="eastAsia" w:asciiTheme="minorEastAsia" w:hAnsiTheme="minorEastAsia" w:eastAsiaTheme="minorEastAsia" w:cstheme="minorEastAsia"/>
                <w:sz w:val="21"/>
                <w:szCs w:val="21"/>
              </w:rPr>
              <w:t>网络工程师</w:t>
            </w:r>
            <w:ins w:id="51" w:author="Administrator" w:date="2023-03-31T10:21:28Z">
              <w:r>
                <w:rPr>
                  <w:rFonts w:hint="eastAsia" w:asciiTheme="minorEastAsia" w:hAnsiTheme="minorEastAsia" w:eastAsiaTheme="minorEastAsia" w:cstheme="minorEastAsia"/>
                  <w:sz w:val="21"/>
                  <w:szCs w:val="21"/>
                  <w:lang w:eastAsia="zh-CN"/>
                </w:rPr>
                <w:t>）</w:t>
              </w:r>
              <w:commentRangeEnd w:id="2"/>
            </w:ins>
            <w:r>
              <w:commentReference w:id="2"/>
            </w:r>
            <w:ins w:id="52" w:author="Administrator" w:date="2023-03-31T10:21:35Z">
              <w:r>
                <w:rPr>
                  <w:rFonts w:hint="eastAsia" w:asciiTheme="minorEastAsia" w:hAnsiTheme="minorEastAsia" w:eastAsiaTheme="minorEastAsia" w:cstheme="minorEastAsia"/>
                  <w:sz w:val="21"/>
                  <w:szCs w:val="21"/>
                  <w:lang w:eastAsia="zh-CN"/>
                </w:rPr>
                <w:t>证书</w:t>
              </w:r>
            </w:ins>
            <w:ins w:id="53" w:author="Administrator" w:date="2023-03-31T10:21:36Z">
              <w:r>
                <w:rPr>
                  <w:rFonts w:hint="eastAsia" w:asciiTheme="minorEastAsia" w:hAnsiTheme="minorEastAsia" w:eastAsiaTheme="minorEastAsia" w:cstheme="minorEastAsia"/>
                  <w:sz w:val="21"/>
                  <w:szCs w:val="21"/>
                  <w:lang w:eastAsia="zh-CN"/>
                </w:rPr>
                <w:t>的</w:t>
              </w:r>
            </w:ins>
            <w:r>
              <w:rPr>
                <w:rFonts w:hint="eastAsia" w:asciiTheme="minorEastAsia" w:hAnsiTheme="minorEastAsia" w:eastAsiaTheme="minorEastAsia" w:cstheme="minorEastAsia"/>
                <w:sz w:val="21"/>
                <w:szCs w:val="21"/>
              </w:rPr>
              <w:t>，得20分；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54" w:author="Administrator" w:date="2023-03-31T10:18:21Z">
              <w:r>
                <w:rPr>
                  <w:rFonts w:hint="eastAsia" w:asciiTheme="minorEastAsia" w:hAnsiTheme="minorEastAsia" w:eastAsiaTheme="minorEastAsia" w:cstheme="minorEastAsia"/>
                  <w:sz w:val="21"/>
                  <w:szCs w:val="21"/>
                  <w:lang w:val="en-US" w:eastAsia="zh-CN"/>
                </w:rPr>
                <w:t>4、</w:t>
              </w:r>
            </w:ins>
            <w:commentRangeStart w:id="3"/>
            <w:r>
              <w:rPr>
                <w:rFonts w:hint="eastAsia" w:asciiTheme="minorEastAsia" w:hAnsiTheme="minorEastAsia" w:eastAsiaTheme="minorEastAsia" w:cstheme="minorEastAsia"/>
                <w:sz w:val="21"/>
                <w:szCs w:val="21"/>
              </w:rPr>
              <w:t>同时具有信息技术基础架构库ITIL 4 Managing Professional和 Strategic Leader证书，得20分；</w:t>
            </w:r>
            <w:commentRangeEnd w:id="3"/>
            <w:r>
              <w:commentReference w:id="3"/>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55" w:author="Administrator" w:date="2023-03-31T10:18:22Z">
              <w:r>
                <w:rPr>
                  <w:rFonts w:hint="eastAsia" w:asciiTheme="minorEastAsia" w:hAnsiTheme="minorEastAsia" w:eastAsiaTheme="minorEastAsia" w:cstheme="minorEastAsia"/>
                  <w:sz w:val="21"/>
                  <w:szCs w:val="21"/>
                  <w:lang w:val="en-US" w:eastAsia="zh-CN"/>
                </w:rPr>
                <w:t>5、</w:t>
              </w:r>
            </w:ins>
            <w:r>
              <w:rPr>
                <w:rFonts w:hint="eastAsia" w:asciiTheme="minorEastAsia" w:hAnsiTheme="minorEastAsia" w:eastAsiaTheme="minorEastAsia" w:cstheme="minorEastAsia"/>
                <w:sz w:val="21"/>
                <w:szCs w:val="21"/>
              </w:rPr>
              <w:t>具有信息系统审计与控制协会ISACA颁发的</w:t>
            </w:r>
            <w:commentRangeStart w:id="4"/>
            <w:r>
              <w:rPr>
                <w:rFonts w:hint="eastAsia" w:asciiTheme="minorEastAsia" w:hAnsiTheme="minorEastAsia" w:eastAsiaTheme="minorEastAsia" w:cstheme="minorEastAsia"/>
                <w:sz w:val="21"/>
                <w:szCs w:val="21"/>
              </w:rPr>
              <w:t>国际注册信息系统审计师</w:t>
            </w:r>
            <w:commentRangeEnd w:id="4"/>
            <w:r>
              <w:commentReference w:id="4"/>
            </w:r>
            <w:r>
              <w:rPr>
                <w:rFonts w:hint="eastAsia" w:asciiTheme="minorEastAsia" w:hAnsiTheme="minorEastAsia" w:eastAsiaTheme="minorEastAsia" w:cstheme="minorEastAsia"/>
                <w:sz w:val="21"/>
                <w:szCs w:val="21"/>
              </w:rPr>
              <w:t>CISA证书，得20分；</w:t>
            </w:r>
          </w:p>
          <w:p>
            <w:pPr>
              <w:pStyle w:val="2"/>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b w:val="0"/>
                <w:bCs w:val="0"/>
                <w:sz w:val="21"/>
                <w:szCs w:val="21"/>
              </w:rPr>
            </w:pPr>
            <w:ins w:id="56" w:author="Administrator" w:date="2023-03-31T10:18:23Z">
              <w:r>
                <w:rPr>
                  <w:rFonts w:hint="eastAsia" w:asciiTheme="minorEastAsia" w:hAnsiTheme="minorEastAsia" w:eastAsiaTheme="minorEastAsia" w:cstheme="minorEastAsia"/>
                  <w:b w:val="0"/>
                  <w:bCs w:val="0"/>
                  <w:sz w:val="21"/>
                  <w:szCs w:val="21"/>
                  <w:lang w:val="en-US" w:eastAsia="zh-CN"/>
                </w:rPr>
                <w:t>6</w:t>
              </w:r>
            </w:ins>
            <w:ins w:id="57" w:author="Administrator" w:date="2023-03-31T10:18:24Z">
              <w:r>
                <w:rPr>
                  <w:rFonts w:hint="eastAsia" w:asciiTheme="minorEastAsia" w:hAnsiTheme="minorEastAsia" w:eastAsiaTheme="minorEastAsia" w:cstheme="minorEastAsia"/>
                  <w:b w:val="0"/>
                  <w:bCs w:val="0"/>
                  <w:sz w:val="21"/>
                  <w:szCs w:val="21"/>
                  <w:lang w:val="en-US" w:eastAsia="zh-CN"/>
                </w:rPr>
                <w:t>、</w:t>
              </w:r>
            </w:ins>
            <w:r>
              <w:rPr>
                <w:rFonts w:hint="eastAsia" w:asciiTheme="minorEastAsia" w:hAnsiTheme="minorEastAsia" w:eastAsiaTheme="minorEastAsia" w:cstheme="minorEastAsia"/>
                <w:b w:val="0"/>
                <w:bCs w:val="0"/>
                <w:sz w:val="21"/>
                <w:szCs w:val="21"/>
              </w:rPr>
              <w:t>具有工业和信息化部教育与考试中心颁发的高级</w:t>
            </w:r>
            <w:commentRangeStart w:id="5"/>
            <w:r>
              <w:rPr>
                <w:rFonts w:hint="eastAsia" w:asciiTheme="minorEastAsia" w:hAnsiTheme="minorEastAsia" w:eastAsiaTheme="minorEastAsia" w:cstheme="minorEastAsia"/>
                <w:b w:val="0"/>
                <w:bCs w:val="0"/>
                <w:sz w:val="21"/>
                <w:szCs w:val="21"/>
              </w:rPr>
              <w:t>网络与信息安全工程</w:t>
            </w:r>
            <w:commentRangeEnd w:id="5"/>
            <w:r>
              <w:commentReference w:id="5"/>
            </w:r>
            <w:r>
              <w:rPr>
                <w:rFonts w:hint="eastAsia" w:asciiTheme="minorEastAsia" w:hAnsiTheme="minorEastAsia" w:eastAsiaTheme="minorEastAsia" w:cstheme="minorEastAsia"/>
                <w:b w:val="0"/>
                <w:bCs w:val="0"/>
                <w:sz w:val="21"/>
                <w:szCs w:val="21"/>
              </w:rPr>
              <w:t>师证书，得10分；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本项累计最高得分100分。</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证明文件：</w:t>
            </w:r>
          </w:p>
          <w:p>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58" w:author="Administrator" w:date="2023-03-31T10:46:19Z">
              <w:r>
                <w:rPr>
                  <w:rFonts w:hint="eastAsia" w:asciiTheme="minorEastAsia" w:hAnsiTheme="minorEastAsia" w:eastAsiaTheme="minorEastAsia" w:cstheme="minorEastAsia"/>
                  <w:sz w:val="21"/>
                  <w:szCs w:val="21"/>
                  <w:lang w:val="en-US" w:eastAsia="zh-CN"/>
                </w:rPr>
                <w:t>1、</w:t>
              </w:r>
            </w:ins>
            <w:ins w:id="59" w:author="Administrator" w:date="2023-03-31T10:46:07Z">
              <w:r>
                <w:rPr>
                  <w:rFonts w:hint="eastAsia" w:ascii="宋体" w:hAnsi="宋体" w:cs="宋体"/>
                  <w:szCs w:val="21"/>
                  <w:lang w:eastAsia="zh-CN"/>
                </w:rPr>
                <w:t>提供相关人员开标日前由投标人为其</w:t>
              </w:r>
            </w:ins>
            <w:ins w:id="60" w:author="Administrator" w:date="2023-03-31T10:46:07Z">
              <w:r>
                <w:rPr>
                  <w:rFonts w:hint="eastAsia" w:ascii="宋体" w:hAnsi="宋体" w:eastAsia="宋体" w:cs="宋体"/>
                  <w:sz w:val="21"/>
                  <w:szCs w:val="21"/>
                  <w:highlight w:val="none"/>
                </w:rPr>
                <w:t>缴交的载有</w:t>
              </w:r>
            </w:ins>
            <w:ins w:id="61" w:author="Administrator" w:date="2023-03-31T10:46:07Z">
              <w:r>
                <w:rPr>
                  <w:rFonts w:hint="eastAsia" w:ascii="宋体" w:hAnsi="宋体" w:eastAsia="宋体" w:cs="宋体"/>
                  <w:color w:val="FF0000"/>
                  <w:sz w:val="21"/>
                  <w:szCs w:val="21"/>
                  <w:highlight w:val="none"/>
                  <w:lang w:eastAsia="zh-CN"/>
                </w:rPr>
                <w:t>政府</w:t>
              </w:r>
            </w:ins>
            <w:ins w:id="62" w:author="Administrator" w:date="2023-03-31T10:46:07Z">
              <w:r>
                <w:rPr>
                  <w:rFonts w:hint="eastAsia" w:ascii="宋体" w:hAnsi="宋体" w:eastAsia="宋体" w:cs="宋体"/>
                  <w:color w:val="FF0000"/>
                  <w:sz w:val="21"/>
                  <w:szCs w:val="21"/>
                  <w:highlight w:val="none"/>
                </w:rPr>
                <w:t>部门</w:t>
              </w:r>
            </w:ins>
            <w:ins w:id="63" w:author="Administrator" w:date="2023-03-31T10:46:07Z">
              <w:r>
                <w:rPr>
                  <w:rFonts w:hint="eastAsia" w:ascii="宋体" w:hAnsi="宋体" w:eastAsia="宋体" w:cs="宋体"/>
                  <w:sz w:val="21"/>
                  <w:szCs w:val="21"/>
                  <w:highlight w:val="none"/>
                </w:rPr>
                <w:t>公章</w:t>
              </w:r>
            </w:ins>
            <w:ins w:id="64" w:author="Administrator" w:date="2023-03-31T10:46:07Z">
              <w:r>
                <w:rPr>
                  <w:rFonts w:hint="eastAsia" w:ascii="宋体" w:hAnsi="宋体" w:cs="宋体"/>
                  <w:sz w:val="21"/>
                  <w:szCs w:val="21"/>
                  <w:highlight w:val="none"/>
                  <w:lang w:eastAsia="zh-CN"/>
                </w:rPr>
                <w:t>（或专用章）</w:t>
              </w:r>
            </w:ins>
            <w:ins w:id="65" w:author="Administrator" w:date="2023-03-31T10:46:07Z">
              <w:r>
                <w:rPr>
                  <w:rFonts w:hint="eastAsia" w:ascii="宋体" w:hAnsi="宋体" w:eastAsia="宋体" w:cs="宋体"/>
                  <w:sz w:val="21"/>
                  <w:szCs w:val="21"/>
                  <w:highlight w:val="none"/>
                </w:rPr>
                <w:t>的20</w:t>
              </w:r>
            </w:ins>
            <w:ins w:id="66" w:author="Administrator" w:date="2023-03-31T10:46:07Z">
              <w:r>
                <w:rPr>
                  <w:rFonts w:hint="eastAsia" w:ascii="宋体" w:hAnsi="宋体" w:eastAsia="宋体" w:cs="宋体"/>
                  <w:sz w:val="21"/>
                  <w:szCs w:val="21"/>
                  <w:highlight w:val="none"/>
                  <w:lang w:val="en-US" w:eastAsia="zh-CN"/>
                </w:rPr>
                <w:t>2</w:t>
              </w:r>
            </w:ins>
            <w:ins w:id="67" w:author="Administrator" w:date="2023-03-31T10:46:07Z">
              <w:r>
                <w:rPr>
                  <w:rFonts w:hint="eastAsia" w:ascii="宋体" w:hAnsi="宋体" w:cs="宋体"/>
                  <w:sz w:val="21"/>
                  <w:szCs w:val="21"/>
                  <w:highlight w:val="none"/>
                  <w:lang w:val="en-US" w:eastAsia="zh-CN"/>
                </w:rPr>
                <w:t>3</w:t>
              </w:r>
            </w:ins>
            <w:ins w:id="68" w:author="Administrator" w:date="2023-03-31T10:46:07Z">
              <w:r>
                <w:rPr>
                  <w:rFonts w:hint="eastAsia" w:ascii="宋体" w:hAnsi="宋体" w:eastAsia="宋体" w:cs="宋体"/>
                  <w:sz w:val="21"/>
                  <w:szCs w:val="21"/>
                  <w:highlight w:val="none"/>
                </w:rPr>
                <w:t>年</w:t>
              </w:r>
            </w:ins>
            <w:ins w:id="69" w:author="Administrator" w:date="2023-03-31T10:46:07Z">
              <w:r>
                <w:rPr>
                  <w:rFonts w:hint="eastAsia" w:ascii="宋体" w:hAnsi="宋体" w:cs="宋体"/>
                  <w:sz w:val="21"/>
                  <w:szCs w:val="21"/>
                  <w:highlight w:val="none"/>
                  <w:lang w:val="en-US" w:eastAsia="zh-CN"/>
                </w:rPr>
                <w:t>1-3</w:t>
              </w:r>
            </w:ins>
            <w:ins w:id="70" w:author="Administrator" w:date="2023-03-31T10:46:07Z">
              <w:r>
                <w:rPr>
                  <w:rFonts w:hint="eastAsia" w:ascii="宋体" w:hAnsi="宋体" w:eastAsia="宋体" w:cs="宋体"/>
                  <w:sz w:val="21"/>
                  <w:szCs w:val="21"/>
                  <w:highlight w:val="none"/>
                </w:rPr>
                <w:t>月</w:t>
              </w:r>
            </w:ins>
            <w:ins w:id="71" w:author="Administrator" w:date="2023-03-31T10:46:07Z">
              <w:r>
                <w:rPr>
                  <w:rFonts w:hint="eastAsia" w:ascii="宋体" w:hAnsi="宋体" w:cs="宋体"/>
                  <w:sz w:val="21"/>
                  <w:szCs w:val="21"/>
                  <w:highlight w:val="none"/>
                  <w:lang w:eastAsia="zh-CN"/>
                </w:rPr>
                <w:t>的</w:t>
              </w:r>
            </w:ins>
            <w:ins w:id="72" w:author="Administrator" w:date="2023-03-31T10:46:07Z">
              <w:r>
                <w:rPr>
                  <w:rFonts w:hint="eastAsia" w:ascii="宋体" w:hAnsi="宋体" w:eastAsia="宋体" w:cs="宋体"/>
                  <w:sz w:val="21"/>
                  <w:szCs w:val="21"/>
                  <w:highlight w:val="none"/>
                </w:rPr>
                <w:t>社保缴交证明材料（已退休返聘人员需提供聘用合同），如开标日上一个月的社保材料因</w:t>
              </w:r>
            </w:ins>
            <w:ins w:id="73" w:author="Administrator" w:date="2023-03-31T10:46:07Z">
              <w:r>
                <w:rPr>
                  <w:rFonts w:hint="eastAsia" w:ascii="宋体" w:hAnsi="宋体" w:eastAsia="宋体" w:cs="宋体"/>
                  <w:color w:val="FF0000"/>
                  <w:sz w:val="21"/>
                  <w:szCs w:val="21"/>
                  <w:highlight w:val="none"/>
                  <w:lang w:eastAsia="zh-CN"/>
                </w:rPr>
                <w:t>政府</w:t>
              </w:r>
            </w:ins>
            <w:ins w:id="74" w:author="Administrator" w:date="2023-03-31T10:46:07Z">
              <w:r>
                <w:rPr>
                  <w:rFonts w:hint="eastAsia" w:ascii="宋体" w:hAnsi="宋体" w:eastAsia="宋体" w:cs="宋体"/>
                  <w:color w:val="FF0000"/>
                  <w:sz w:val="21"/>
                  <w:szCs w:val="21"/>
                  <w:highlight w:val="none"/>
                </w:rPr>
                <w:t>部门</w:t>
              </w:r>
            </w:ins>
            <w:ins w:id="75" w:author="Administrator" w:date="2023-03-31T10:46:07Z">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ins>
            <w:ins w:id="76" w:author="Administrator" w:date="2023-03-31T10:46:07Z">
              <w:commentRangeStart w:id="6"/>
              <w:r>
                <w:rPr>
                  <w:rFonts w:hint="eastAsia"/>
                  <w:color w:val="FF0000"/>
                </w:rPr>
                <w:t>如供应商为新成立企业且成立时间不足</w:t>
              </w:r>
            </w:ins>
            <w:ins w:id="77" w:author="Administrator" w:date="2023-03-31T10:46:07Z">
              <w:r>
                <w:rPr>
                  <w:rFonts w:hint="eastAsia"/>
                  <w:color w:val="FF0000"/>
                  <w:lang w:val="en-US" w:eastAsia="zh-CN"/>
                </w:rPr>
                <w:t>3</w:t>
              </w:r>
            </w:ins>
            <w:ins w:id="78" w:author="Administrator" w:date="2023-03-31T10:46:07Z">
              <w:r>
                <w:rPr>
                  <w:rFonts w:hint="eastAsia"/>
                  <w:color w:val="FF0000"/>
                </w:rPr>
                <w:t>个月的，可提供加盖公章的情况说明或其他相关证明材料，原件备查；</w:t>
              </w:r>
              <w:commentRangeEnd w:id="6"/>
            </w:ins>
            <w:ins w:id="79" w:author="Administrator" w:date="2023-03-31T10:46:07Z">
              <w:r>
                <w:rPr/>
                <w:commentReference w:id="6"/>
              </w:r>
            </w:ins>
          </w:p>
          <w:p>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asciiTheme="minorEastAsia" w:hAnsiTheme="minorEastAsia" w:eastAsiaTheme="minorEastAsia" w:cstheme="minorEastAsia"/>
                <w:sz w:val="21"/>
                <w:szCs w:val="21"/>
              </w:rPr>
            </w:pPr>
            <w:ins w:id="80" w:author="Administrator" w:date="2023-03-31T10:46:23Z">
              <w:r>
                <w:rPr>
                  <w:rFonts w:hint="eastAsia" w:asciiTheme="minorEastAsia" w:hAnsiTheme="minorEastAsia" w:eastAsiaTheme="minorEastAsia" w:cstheme="minorEastAsia"/>
                  <w:sz w:val="21"/>
                  <w:szCs w:val="21"/>
                  <w:lang w:val="en-US" w:eastAsia="zh-CN"/>
                </w:rPr>
                <w:t>2、</w:t>
              </w:r>
            </w:ins>
            <w:ins w:id="81" w:author="Administrator" w:date="2023-03-31T10:47:41Z">
              <w:r>
                <w:rPr>
                  <w:rFonts w:hint="eastAsia" w:ascii="宋体" w:hAnsi="宋体" w:eastAsia="宋体" w:cs="宋体"/>
                  <w:color w:val="FF0000"/>
                  <w:sz w:val="21"/>
                  <w:szCs w:val="21"/>
                  <w:highlight w:val="none"/>
                  <w:lang w:val="en-US" w:eastAsia="zh-CN"/>
                </w:rPr>
                <w:t>提供毕业证书、学位证书扫描件</w:t>
              </w:r>
            </w:ins>
            <w:ins w:id="82" w:author="Administrator" w:date="2023-03-31T10:47:57Z">
              <w:r>
                <w:rPr>
                  <w:rFonts w:hint="eastAsia" w:ascii="宋体" w:hAnsi="宋体" w:cs="宋体"/>
                  <w:color w:val="FF0000"/>
                  <w:sz w:val="21"/>
                  <w:szCs w:val="21"/>
                  <w:highlight w:val="none"/>
                  <w:lang w:val="en-US" w:eastAsia="zh-CN"/>
                </w:rPr>
                <w:t>及</w:t>
              </w:r>
            </w:ins>
            <w:ins w:id="83" w:author="Administrator" w:date="2023-03-31T10:47:41Z">
              <w:r>
                <w:rPr>
                  <w:rFonts w:hint="eastAsia" w:ascii="宋体" w:hAnsi="宋体" w:eastAsia="宋体" w:cs="宋体"/>
                  <w:color w:val="FF0000"/>
                  <w:sz w:val="21"/>
                  <w:szCs w:val="21"/>
                  <w:highlight w:val="none"/>
                  <w:lang w:val="en-US" w:eastAsia="zh-CN"/>
                </w:rPr>
                <w:t>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zwfw.cscse.edu.cn/）；</w:t>
              </w:r>
            </w:ins>
            <w:r>
              <w:rPr>
                <w:rFonts w:hint="eastAsia" w:asciiTheme="minorEastAsia" w:hAnsiTheme="minorEastAsia" w:eastAsiaTheme="minorEastAsia" w:cstheme="minorEastAsia"/>
                <w:sz w:val="21"/>
                <w:szCs w:val="21"/>
              </w:rPr>
              <w:t xml:space="preserve"> </w:t>
            </w:r>
          </w:p>
          <w:p>
            <w:pPr>
              <w:keepNext w:val="0"/>
              <w:keepLines w:val="0"/>
              <w:pageBreakBefore w:val="0"/>
              <w:widowControl w:val="0"/>
              <w:kinsoku/>
              <w:wordWrap w:val="0"/>
              <w:overflowPunct/>
              <w:topLinePunct w:val="0"/>
              <w:autoSpaceDE/>
              <w:autoSpaceDN/>
              <w:bidi w:val="0"/>
              <w:adjustRightInd/>
              <w:snapToGrid/>
              <w:spacing w:line="360" w:lineRule="auto"/>
              <w:ind w:firstLine="0" w:firstLineChars="0"/>
              <w:jc w:val="left"/>
              <w:textAlignment w:val="auto"/>
              <w:rPr>
                <w:ins w:id="84" w:author="Administrator" w:date="2023-03-31T10:50:31Z"/>
                <w:rFonts w:hint="eastAsia" w:asciiTheme="minorEastAsia" w:hAnsiTheme="minorEastAsia" w:eastAsiaTheme="minorEastAsia" w:cstheme="minorEastAsia"/>
                <w:sz w:val="21"/>
                <w:szCs w:val="21"/>
                <w:lang w:val="en-US" w:eastAsia="zh-CN"/>
              </w:rPr>
            </w:pPr>
            <w:ins w:id="85" w:author="Administrator" w:date="2023-03-31T10:46:29Z">
              <w:r>
                <w:rPr>
                  <w:rFonts w:hint="eastAsia" w:asciiTheme="minorEastAsia" w:hAnsiTheme="minorEastAsia" w:eastAsiaTheme="minorEastAsia" w:cstheme="minorEastAsia"/>
                  <w:sz w:val="21"/>
                  <w:szCs w:val="21"/>
                  <w:lang w:val="en-US" w:eastAsia="zh-CN"/>
                </w:rPr>
                <w:t>3、</w:t>
              </w:r>
            </w:ins>
            <w:ins w:id="86" w:author="Administrator" w:date="2023-03-31T10:53:31Z">
              <w:r>
                <w:rPr>
                  <w:rFonts w:hint="eastAsia" w:asciiTheme="minorEastAsia" w:hAnsiTheme="minorEastAsia" w:eastAsiaTheme="minorEastAsia" w:cstheme="minorEastAsia"/>
                  <w:sz w:val="21"/>
                  <w:szCs w:val="21"/>
                  <w:lang w:val="en-US" w:eastAsia="zh-CN"/>
                </w:rPr>
                <w:t>提供</w:t>
              </w:r>
            </w:ins>
            <w:ins w:id="87" w:author="Administrator" w:date="2023-03-31T10:53:57Z">
              <w:r>
                <w:rPr>
                  <w:rFonts w:hint="eastAsia" w:asciiTheme="minorEastAsia" w:hAnsiTheme="minorEastAsia" w:eastAsiaTheme="minorEastAsia" w:cstheme="minorEastAsia"/>
                  <w:sz w:val="21"/>
                  <w:szCs w:val="21"/>
                  <w:lang w:val="en-US" w:eastAsia="zh-CN"/>
                </w:rPr>
                <w:t>证书</w:t>
              </w:r>
            </w:ins>
            <w:ins w:id="88" w:author="Administrator" w:date="2023-03-31T10:53:58Z">
              <w:r>
                <w:rPr>
                  <w:rFonts w:hint="eastAsia" w:asciiTheme="minorEastAsia" w:hAnsiTheme="minorEastAsia" w:eastAsiaTheme="minorEastAsia" w:cstheme="minorEastAsia"/>
                  <w:sz w:val="21"/>
                  <w:szCs w:val="21"/>
                  <w:lang w:val="en-US" w:eastAsia="zh-CN"/>
                </w:rPr>
                <w:t>扫描件</w:t>
              </w:r>
            </w:ins>
            <w:ins w:id="89" w:author="Administrator" w:date="2023-03-31T10:53:59Z">
              <w:r>
                <w:rPr>
                  <w:rFonts w:hint="eastAsia" w:asciiTheme="minorEastAsia" w:hAnsiTheme="minorEastAsia" w:eastAsiaTheme="minorEastAsia" w:cstheme="minorEastAsia"/>
                  <w:sz w:val="21"/>
                  <w:szCs w:val="21"/>
                  <w:lang w:val="en-US" w:eastAsia="zh-CN"/>
                </w:rPr>
                <w:t>；</w:t>
              </w:r>
            </w:ins>
          </w:p>
          <w:p>
            <w:pPr>
              <w:pStyle w:val="2"/>
              <w:keepNext w:val="0"/>
              <w:keepLines w:val="0"/>
              <w:pageBreakBefore w:val="0"/>
              <w:widowControl w:val="0"/>
              <w:kinsoku/>
              <w:overflowPunct/>
              <w:topLinePunct w:val="0"/>
              <w:autoSpaceDE/>
              <w:autoSpaceDN/>
              <w:bidi w:val="0"/>
              <w:adjustRightInd/>
              <w:snapToGrid/>
              <w:textAlignment w:val="auto"/>
              <w:rPr>
                <w:rFonts w:hint="eastAsia" w:asciiTheme="minorEastAsia" w:hAnsiTheme="minorEastAsia" w:eastAsiaTheme="minorEastAsia" w:cstheme="minorEastAsia"/>
                <w:kern w:val="2"/>
                <w:sz w:val="21"/>
                <w:szCs w:val="21"/>
                <w:lang w:val="en-US" w:eastAsia="zh-CN" w:bidi="ar-SA"/>
              </w:rPr>
            </w:pPr>
            <w:ins w:id="90" w:author="Administrator" w:date="2023-03-31T10:54:02Z">
              <w:r>
                <w:rPr>
                  <w:rFonts w:hint="eastAsia" w:asciiTheme="minorEastAsia" w:hAnsiTheme="minorEastAsia" w:eastAsiaTheme="minorEastAsia" w:cstheme="minorEastAsia"/>
                  <w:b w:val="0"/>
                  <w:bCs w:val="0"/>
                  <w:kern w:val="2"/>
                  <w:sz w:val="21"/>
                  <w:szCs w:val="21"/>
                  <w:lang w:val="en-US" w:eastAsia="zh-CN" w:bidi="ar-SA"/>
                </w:rPr>
                <w:t>4</w:t>
              </w:r>
            </w:ins>
            <w:ins w:id="91" w:author="Administrator" w:date="2023-03-31T10:54:10Z">
              <w:r>
                <w:rPr>
                  <w:rFonts w:hint="eastAsia" w:asciiTheme="minorEastAsia" w:hAnsiTheme="minorEastAsia" w:eastAsiaTheme="minorEastAsia" w:cstheme="minorEastAsia"/>
                  <w:b w:val="0"/>
                  <w:bCs w:val="0"/>
                  <w:kern w:val="2"/>
                  <w:sz w:val="21"/>
                  <w:szCs w:val="21"/>
                  <w:lang w:val="en-US" w:eastAsia="zh-CN" w:bidi="ar-SA"/>
                </w:rPr>
                <w:t>、</w:t>
              </w:r>
            </w:ins>
            <w:r>
              <w:rPr>
                <w:rFonts w:hint="eastAsia" w:asciiTheme="minorEastAsia" w:hAnsiTheme="minorEastAsia" w:eastAsiaTheme="minorEastAsia" w:cstheme="minorEastAsia"/>
                <w:b w:val="0"/>
                <w:bCs w:val="0"/>
                <w:kern w:val="2"/>
                <w:sz w:val="21"/>
                <w:szCs w:val="21"/>
                <w:lang w:val="en-US" w:eastAsia="zh-CN" w:bidi="ar-SA"/>
              </w:rPr>
              <w:t>以上证明文件提供扫描件。</w:t>
            </w:r>
            <w:ins w:id="92" w:author="Administrator" w:date="2023-03-31T10:55:57Z">
              <w:r>
                <w:rPr>
                  <w:rFonts w:hint="eastAsia" w:asciiTheme="minorEastAsia" w:hAnsiTheme="minorEastAsia" w:eastAsiaTheme="minorEastAsia" w:cstheme="minorEastAsia"/>
                  <w:b w:val="0"/>
                  <w:bCs w:val="0"/>
                  <w:kern w:val="2"/>
                  <w:sz w:val="21"/>
                  <w:szCs w:val="21"/>
                  <w:lang w:val="en-US" w:eastAsia="zh-CN" w:bidi="ar-SA"/>
                </w:rPr>
                <w:t>未提供或</w:t>
              </w:r>
            </w:ins>
            <w:r>
              <w:rPr>
                <w:rFonts w:hint="eastAsia" w:asciiTheme="minorEastAsia" w:hAnsiTheme="minorEastAsia" w:eastAsiaTheme="minorEastAsia" w:cstheme="minorEastAsia"/>
                <w:b w:val="0"/>
                <w:bCs w:val="0"/>
                <w:kern w:val="2"/>
                <w:sz w:val="21"/>
                <w:szCs w:val="21"/>
                <w:lang w:val="en-US" w:eastAsia="zh-CN" w:bidi="ar-SA"/>
              </w:rPr>
              <w:t>未按要求提供或提供</w:t>
            </w:r>
            <w:ins w:id="93" w:author="Administrator" w:date="2023-03-31T10:56:03Z">
              <w:r>
                <w:rPr>
                  <w:rFonts w:hint="eastAsia" w:asciiTheme="minorEastAsia" w:hAnsiTheme="minorEastAsia" w:eastAsiaTheme="minorEastAsia" w:cstheme="minorEastAsia"/>
                  <w:b w:val="0"/>
                  <w:bCs w:val="0"/>
                  <w:kern w:val="2"/>
                  <w:sz w:val="21"/>
                  <w:szCs w:val="21"/>
                  <w:lang w:val="en-US" w:eastAsia="zh-CN" w:bidi="ar-SA"/>
                </w:rPr>
                <w:t>的</w:t>
              </w:r>
            </w:ins>
            <w:r>
              <w:rPr>
                <w:rFonts w:hint="eastAsia" w:asciiTheme="minorEastAsia" w:hAnsiTheme="minorEastAsia" w:eastAsiaTheme="minorEastAsia" w:cstheme="minorEastAsia"/>
                <w:b w:val="0"/>
                <w:bCs w:val="0"/>
                <w:kern w:val="2"/>
                <w:sz w:val="21"/>
                <w:szCs w:val="21"/>
                <w:lang w:val="en-US" w:eastAsia="zh-CN" w:bidi="ar-SA"/>
              </w:rPr>
              <w:t>不清晰导致</w:t>
            </w:r>
            <w:ins w:id="94" w:author="Administrator" w:date="2023-03-31T10:56:06Z">
              <w:r>
                <w:rPr>
                  <w:rFonts w:hint="eastAsia" w:asciiTheme="minorEastAsia" w:hAnsiTheme="minorEastAsia" w:eastAsiaTheme="minorEastAsia" w:cstheme="minorEastAsia"/>
                  <w:b w:val="0"/>
                  <w:bCs w:val="0"/>
                  <w:kern w:val="2"/>
                  <w:sz w:val="21"/>
                  <w:szCs w:val="21"/>
                  <w:lang w:val="en-US" w:eastAsia="zh-CN" w:bidi="ar-SA"/>
                </w:rPr>
                <w:t>专家</w:t>
              </w:r>
            </w:ins>
            <w:r>
              <w:rPr>
                <w:rFonts w:hint="eastAsia" w:asciiTheme="minorEastAsia" w:hAnsiTheme="minorEastAsia" w:eastAsiaTheme="minorEastAsia" w:cstheme="minorEastAsia"/>
                <w:b w:val="0"/>
                <w:bCs w:val="0"/>
                <w:kern w:val="2"/>
                <w:sz w:val="21"/>
                <w:szCs w:val="21"/>
                <w:lang w:val="en-US" w:eastAsia="zh-CN" w:bidi="ar-SA"/>
              </w:rPr>
              <w:t>无法</w:t>
            </w:r>
            <w:ins w:id="95" w:author="Administrator" w:date="2023-03-31T10:56:10Z">
              <w:r>
                <w:rPr>
                  <w:rFonts w:hint="eastAsia" w:asciiTheme="minorEastAsia" w:hAnsiTheme="minorEastAsia" w:eastAsiaTheme="minorEastAsia" w:cstheme="minorEastAsia"/>
                  <w:b w:val="0"/>
                  <w:bCs w:val="0"/>
                  <w:kern w:val="2"/>
                  <w:sz w:val="21"/>
                  <w:szCs w:val="21"/>
                  <w:lang w:val="en-US" w:eastAsia="zh-CN" w:bidi="ar-SA"/>
                </w:rPr>
                <w:t>判断</w:t>
              </w:r>
            </w:ins>
            <w:r>
              <w:rPr>
                <w:rFonts w:hint="eastAsia" w:asciiTheme="minorEastAsia" w:hAnsiTheme="minorEastAsia" w:eastAsiaTheme="minorEastAsia" w:cstheme="minorEastAsia"/>
                <w:b w:val="0"/>
                <w:bCs w:val="0"/>
                <w:kern w:val="2"/>
                <w:sz w:val="21"/>
                <w:szCs w:val="21"/>
                <w:lang w:val="en-US" w:eastAsia="zh-CN" w:bidi="ar-SA"/>
              </w:rPr>
              <w:t>的</w:t>
            </w:r>
            <w:ins w:id="96" w:author="Administrator" w:date="2023-03-31T10:56:12Z">
              <w:r>
                <w:rPr>
                  <w:rFonts w:hint="eastAsia" w:asciiTheme="minorEastAsia" w:hAnsiTheme="minorEastAsia" w:eastAsiaTheme="minorEastAsia" w:cstheme="minorEastAsia"/>
                  <w:b w:val="0"/>
                  <w:bCs w:val="0"/>
                  <w:kern w:val="2"/>
                  <w:sz w:val="21"/>
                  <w:szCs w:val="21"/>
                  <w:lang w:val="en-US" w:eastAsia="zh-CN" w:bidi="ar-SA"/>
                </w:rPr>
                <w:t>，</w:t>
              </w:r>
            </w:ins>
            <w:ins w:id="97" w:author="Administrator" w:date="2023-03-31T10:56:13Z">
              <w:r>
                <w:rPr>
                  <w:rFonts w:hint="eastAsia" w:asciiTheme="minorEastAsia" w:hAnsiTheme="minorEastAsia" w:eastAsiaTheme="minorEastAsia" w:cstheme="minorEastAsia"/>
                  <w:b w:val="0"/>
                  <w:bCs w:val="0"/>
                  <w:kern w:val="2"/>
                  <w:sz w:val="21"/>
                  <w:szCs w:val="21"/>
                  <w:lang w:val="en-US" w:eastAsia="zh-CN" w:bidi="ar-SA"/>
                </w:rPr>
                <w:t>不得分</w:t>
              </w:r>
            </w:ins>
            <w:r>
              <w:rPr>
                <w:rFonts w:hint="eastAsia" w:asciiTheme="minorEastAsia" w:hAnsiTheme="minorEastAsia" w:eastAsiaTheme="minorEastAsia" w:cstheme="minorEastAsia"/>
                <w:b w:val="0"/>
                <w:bCs w:val="0"/>
                <w:kern w:val="2"/>
                <w:sz w:val="21"/>
                <w:szCs w:val="21"/>
                <w:lang w:val="en-US" w:eastAsia="zh-CN" w:bidi="ar-SA"/>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kern w:val="0"/>
                <w:sz w:val="21"/>
                <w:szCs w:val="21"/>
                <w:highlight w:val="none"/>
                <w:lang w:val="en-US" w:eastAsia="zh-CN" w:bidi="ar"/>
              </w:rPr>
            </w:pPr>
            <w:r>
              <w:rPr>
                <w:rFonts w:hint="eastAsia" w:asciiTheme="minorEastAsia" w:hAnsiTheme="minorEastAsia" w:eastAsiaTheme="minorEastAsia" w:cstheme="minorEastAsia"/>
                <w:kern w:val="0"/>
                <w:sz w:val="21"/>
                <w:szCs w:val="21"/>
                <w:highlight w:val="none"/>
                <w:lang w:val="en-US" w:eastAsia="zh-CN" w:bidi="ar"/>
              </w:rPr>
              <w:t>5</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拟安排的项目团队成员（项目负责人除外）情况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4</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b/>
                <w:bCs/>
                <w:sz w:val="21"/>
                <w:szCs w:val="21"/>
              </w:rPr>
              <w:pPrChange w:id="98"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b/>
                <w:bCs/>
                <w:sz w:val="21"/>
                <w:szCs w:val="21"/>
              </w:rPr>
              <w:t>考察内容：</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99"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拟安排的项目团队成员为投标人自有员工（</w:t>
            </w:r>
            <w:ins w:id="100" w:author="Administrator" w:date="2023-03-31T10:58:29Z">
              <w:r>
                <w:rPr>
                  <w:rFonts w:hint="eastAsia" w:asciiTheme="minorEastAsia" w:hAnsiTheme="minorEastAsia" w:eastAsiaTheme="minorEastAsia" w:cstheme="minorEastAsia"/>
                  <w:sz w:val="21"/>
                  <w:szCs w:val="21"/>
                </w:rPr>
                <w:t>项目负责人除外</w:t>
              </w:r>
            </w:ins>
            <w:ins w:id="101" w:author="Administrator" w:date="2023-03-31T10:58:31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以社保为准），否则不得分，</w:t>
            </w:r>
            <w:ins w:id="102" w:author="Administrator" w:date="2023-03-31T10:59:17Z">
              <w:r>
                <w:rPr>
                  <w:rFonts w:hint="eastAsia" w:asciiTheme="minorEastAsia" w:hAnsiTheme="minorEastAsia" w:eastAsiaTheme="minorEastAsia" w:cstheme="minorEastAsia"/>
                  <w:sz w:val="21"/>
                  <w:szCs w:val="21"/>
                  <w:lang w:eastAsia="zh-CN"/>
                </w:rPr>
                <w:t>在此</w:t>
              </w:r>
            </w:ins>
            <w:ins w:id="103" w:author="Administrator" w:date="2023-03-31T10:59:18Z">
              <w:r>
                <w:rPr>
                  <w:rFonts w:hint="eastAsia" w:asciiTheme="minorEastAsia" w:hAnsiTheme="minorEastAsia" w:eastAsiaTheme="minorEastAsia" w:cstheme="minorEastAsia"/>
                  <w:sz w:val="21"/>
                  <w:szCs w:val="21"/>
                  <w:lang w:eastAsia="zh-CN"/>
                </w:rPr>
                <w:t>基础上</w:t>
              </w:r>
            </w:ins>
            <w:r>
              <w:rPr>
                <w:rFonts w:hint="eastAsia" w:asciiTheme="minorEastAsia" w:hAnsiTheme="minorEastAsia" w:eastAsiaTheme="minorEastAsia" w:cstheme="minorEastAsia"/>
                <w:sz w:val="21"/>
                <w:szCs w:val="21"/>
              </w:rPr>
              <w:t>：</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04"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ins w:id="105" w:author="Administrator" w:date="2023-03-31T10:59:59Z">
              <w:r>
                <w:rPr>
                  <w:rFonts w:hint="eastAsia" w:asciiTheme="minorEastAsia" w:hAnsiTheme="minorEastAsia" w:eastAsiaTheme="minorEastAsia" w:cstheme="minorEastAsia"/>
                  <w:sz w:val="21"/>
                  <w:szCs w:val="21"/>
                  <w:lang w:val="en-US" w:eastAsia="zh-CN"/>
                </w:rPr>
                <w:t>1、</w:t>
              </w:r>
            </w:ins>
            <w:commentRangeStart w:id="7"/>
            <w:r>
              <w:rPr>
                <w:rFonts w:hint="eastAsia" w:asciiTheme="minorEastAsia" w:hAnsiTheme="minorEastAsia" w:eastAsiaTheme="minorEastAsia" w:cstheme="minorEastAsia"/>
                <w:sz w:val="21"/>
                <w:szCs w:val="21"/>
              </w:rPr>
              <w:t>技术负责人：</w:t>
            </w:r>
            <w:commentRangeEnd w:id="7"/>
            <w:r>
              <w:commentReference w:id="7"/>
            </w:r>
            <w:r>
              <w:rPr>
                <w:rFonts w:hint="eastAsia" w:asciiTheme="minorEastAsia" w:hAnsiTheme="minorEastAsia" w:eastAsiaTheme="minorEastAsia" w:cstheme="minorEastAsia"/>
                <w:sz w:val="21"/>
                <w:szCs w:val="21"/>
              </w:rPr>
              <w:t>同时具有人社部门颁发的</w:t>
            </w:r>
            <w:ins w:id="106" w:author="Administrator" w:date="2023-03-31T11:02:16Z">
              <w:r>
                <w:rPr>
                  <w:rFonts w:hint="eastAsia" w:ascii="宋体" w:hAnsi="宋体" w:cs="宋体"/>
                  <w:szCs w:val="21"/>
                  <w:lang w:eastAsia="zh-CN"/>
                </w:rPr>
                <w:t>计算机技术与软件专业技术资格（级别：高级，专业：</w:t>
              </w:r>
            </w:ins>
            <w:r>
              <w:rPr>
                <w:rFonts w:hint="eastAsia" w:asciiTheme="minorEastAsia" w:hAnsiTheme="minorEastAsia" w:eastAsiaTheme="minorEastAsia" w:cstheme="minorEastAsia"/>
                <w:sz w:val="21"/>
                <w:szCs w:val="21"/>
              </w:rPr>
              <w:t>信息系统项目管理师</w:t>
            </w:r>
            <w:ins w:id="107" w:author="Administrator" w:date="2023-03-31T11:02:19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证书、工业和信息化部教育与考试中心颁发的</w:t>
            </w:r>
            <w:commentRangeStart w:id="8"/>
            <w:r>
              <w:rPr>
                <w:rFonts w:hint="eastAsia" w:asciiTheme="minorEastAsia" w:hAnsiTheme="minorEastAsia" w:eastAsiaTheme="minorEastAsia" w:cstheme="minorEastAsia"/>
                <w:sz w:val="21"/>
                <w:szCs w:val="21"/>
              </w:rPr>
              <w:t>算力网络技术（高级）证书</w:t>
            </w:r>
            <w:commentRangeEnd w:id="8"/>
            <w:r>
              <w:commentReference w:id="8"/>
            </w:r>
            <w:r>
              <w:rPr>
                <w:rFonts w:hint="eastAsia" w:asciiTheme="minorEastAsia" w:hAnsiTheme="minorEastAsia" w:eastAsiaTheme="minorEastAsia" w:cstheme="minorEastAsia"/>
                <w:sz w:val="21"/>
                <w:szCs w:val="21"/>
              </w:rPr>
              <w:t>、信息技术基础架构库</w:t>
            </w:r>
            <w:commentRangeStart w:id="9"/>
            <w:r>
              <w:rPr>
                <w:rFonts w:hint="eastAsia" w:asciiTheme="minorEastAsia" w:hAnsiTheme="minorEastAsia" w:eastAsiaTheme="minorEastAsia" w:cstheme="minorEastAsia"/>
                <w:sz w:val="21"/>
                <w:szCs w:val="21"/>
              </w:rPr>
              <w:t>ITIL 4 Managing Professional</w:t>
            </w:r>
            <w:commentRangeEnd w:id="9"/>
            <w:r>
              <w:commentReference w:id="9"/>
            </w:r>
            <w:r>
              <w:rPr>
                <w:rFonts w:hint="eastAsia" w:asciiTheme="minorEastAsia" w:hAnsiTheme="minorEastAsia" w:eastAsiaTheme="minorEastAsia" w:cstheme="minorEastAsia"/>
                <w:sz w:val="21"/>
                <w:szCs w:val="21"/>
              </w:rPr>
              <w:t>证书的得20分，本项最高得20分；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08"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ins w:id="109" w:author="Administrator" w:date="2023-03-31T11:00:02Z">
              <w:r>
                <w:rPr>
                  <w:rFonts w:hint="eastAsia" w:asciiTheme="minorEastAsia" w:hAnsiTheme="minorEastAsia" w:eastAsiaTheme="minorEastAsia" w:cstheme="minorEastAsia"/>
                  <w:sz w:val="21"/>
                  <w:szCs w:val="21"/>
                  <w:lang w:val="en-US" w:eastAsia="zh-CN"/>
                </w:rPr>
                <w:t>2、</w:t>
              </w:r>
            </w:ins>
            <w:commentRangeStart w:id="10"/>
            <w:r>
              <w:rPr>
                <w:rFonts w:hint="eastAsia" w:asciiTheme="minorEastAsia" w:hAnsiTheme="minorEastAsia" w:eastAsiaTheme="minorEastAsia" w:cstheme="minorEastAsia"/>
                <w:sz w:val="21"/>
                <w:szCs w:val="21"/>
              </w:rPr>
              <w:t>安全负责人：</w:t>
            </w:r>
            <w:commentRangeEnd w:id="10"/>
            <w:r>
              <w:commentReference w:id="10"/>
            </w:r>
            <w:r>
              <w:rPr>
                <w:rFonts w:hint="eastAsia" w:asciiTheme="minorEastAsia" w:hAnsiTheme="minorEastAsia" w:eastAsiaTheme="minorEastAsia" w:cstheme="minorEastAsia"/>
                <w:sz w:val="21"/>
                <w:szCs w:val="21"/>
              </w:rPr>
              <w:t>同时具有工业和信息化部教育与考试中心颁发的</w:t>
            </w:r>
            <w:commentRangeStart w:id="11"/>
            <w:r>
              <w:rPr>
                <w:rFonts w:hint="eastAsia" w:asciiTheme="minorEastAsia" w:hAnsiTheme="minorEastAsia" w:eastAsiaTheme="minorEastAsia" w:cstheme="minorEastAsia"/>
                <w:sz w:val="21"/>
                <w:szCs w:val="21"/>
              </w:rPr>
              <w:t>网络安全技术（高级）证书</w:t>
            </w:r>
            <w:commentRangeEnd w:id="11"/>
            <w:r>
              <w:commentReference w:id="11"/>
            </w:r>
            <w:r>
              <w:rPr>
                <w:rFonts w:hint="eastAsia" w:asciiTheme="minorEastAsia" w:hAnsiTheme="minorEastAsia" w:eastAsiaTheme="minorEastAsia" w:cstheme="minorEastAsia"/>
                <w:sz w:val="21"/>
                <w:szCs w:val="21"/>
              </w:rPr>
              <w:t>、中国信息安全测评中心颁发的注册渗透测试工程师(CISP-PTE)和注册信息安全工程师（CISE）资质证书的得20分，本项最高得20分；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10"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ins w:id="111" w:author="Administrator" w:date="2023-03-31T11:00:05Z">
              <w:r>
                <w:rPr>
                  <w:rFonts w:hint="eastAsia" w:asciiTheme="minorEastAsia" w:hAnsiTheme="minorEastAsia" w:eastAsiaTheme="minorEastAsia" w:cstheme="minorEastAsia"/>
                  <w:sz w:val="21"/>
                  <w:szCs w:val="21"/>
                  <w:lang w:val="en-US" w:eastAsia="zh-CN"/>
                </w:rPr>
                <w:t>3、</w:t>
              </w:r>
            </w:ins>
            <w:r>
              <w:rPr>
                <w:rFonts w:hint="eastAsia" w:asciiTheme="minorEastAsia" w:hAnsiTheme="minorEastAsia" w:eastAsiaTheme="minorEastAsia" w:cstheme="minorEastAsia"/>
                <w:sz w:val="21"/>
                <w:szCs w:val="21"/>
              </w:rPr>
              <w:t>项目助理：每有1人同时具有</w:t>
            </w:r>
            <w:ins w:id="112" w:author="Administrator" w:date="2023-03-31T11:06:13Z">
              <w:r>
                <w:rPr>
                  <w:rFonts w:hint="eastAsia" w:asciiTheme="minorEastAsia" w:hAnsiTheme="minorEastAsia" w:eastAsiaTheme="minorEastAsia" w:cstheme="minorEastAsia"/>
                  <w:sz w:val="21"/>
                  <w:szCs w:val="21"/>
                  <w:lang w:eastAsia="zh-CN"/>
                </w:rPr>
                <w:t>相关</w:t>
              </w:r>
            </w:ins>
            <w:ins w:id="113" w:author="Administrator" w:date="2023-03-31T11:06:15Z">
              <w:r>
                <w:rPr>
                  <w:rFonts w:hint="eastAsia" w:asciiTheme="minorEastAsia" w:hAnsiTheme="minorEastAsia" w:eastAsiaTheme="minorEastAsia" w:cstheme="minorEastAsia"/>
                  <w:sz w:val="21"/>
                  <w:szCs w:val="21"/>
                  <w:lang w:eastAsia="zh-CN"/>
                </w:rPr>
                <w:t>协会</w:t>
              </w:r>
            </w:ins>
            <w:ins w:id="114" w:author="Administrator" w:date="2023-03-31T11:06:16Z">
              <w:r>
                <w:rPr>
                  <w:rFonts w:hint="eastAsia" w:asciiTheme="minorEastAsia" w:hAnsiTheme="minorEastAsia" w:eastAsiaTheme="minorEastAsia" w:cstheme="minorEastAsia"/>
                  <w:sz w:val="21"/>
                  <w:szCs w:val="21"/>
                  <w:lang w:eastAsia="zh-CN"/>
                </w:rPr>
                <w:t>颁发的</w:t>
              </w:r>
            </w:ins>
            <w:ins w:id="115" w:author="Administrator" w:date="2023-03-31T11:06:41Z">
              <w:r>
                <w:rPr>
                  <w:rFonts w:hint="eastAsia" w:ascii="宋体" w:hAnsi="宋体" w:cs="宋体"/>
                  <w:szCs w:val="21"/>
                </w:rPr>
                <w:t>Project Management Professional</w:t>
              </w:r>
            </w:ins>
            <w:ins w:id="116" w:author="Administrator" w:date="2023-03-31T11:06:49Z">
              <w:r>
                <w:rPr>
                  <w:rFonts w:hint="eastAsia" w:ascii="宋体" w:hAnsi="宋体" w:cs="宋体"/>
                  <w:szCs w:val="21"/>
                  <w:lang w:eastAsia="zh-CN"/>
                </w:rPr>
                <w:t>（</w:t>
              </w:r>
            </w:ins>
            <w:r>
              <w:rPr>
                <w:rFonts w:hint="eastAsia" w:asciiTheme="minorEastAsia" w:hAnsiTheme="minorEastAsia" w:eastAsiaTheme="minorEastAsia" w:cstheme="minorEastAsia"/>
                <w:sz w:val="21"/>
                <w:szCs w:val="21"/>
              </w:rPr>
              <w:t>PMP</w:t>
            </w:r>
            <w:ins w:id="117" w:author="Administrator" w:date="2023-03-31T11:06:53Z">
              <w:r>
                <w:rPr>
                  <w:rFonts w:hint="eastAsia" w:ascii="宋体" w:hAnsi="宋体" w:cs="宋体"/>
                  <w:szCs w:val="21"/>
                  <w:lang w:eastAsia="zh-CN"/>
                </w:rPr>
                <w:t>）</w:t>
              </w:r>
            </w:ins>
            <w:r>
              <w:rPr>
                <w:rFonts w:hint="eastAsia" w:asciiTheme="minorEastAsia" w:hAnsiTheme="minorEastAsia" w:eastAsiaTheme="minorEastAsia" w:cstheme="minorEastAsia"/>
                <w:sz w:val="21"/>
                <w:szCs w:val="21"/>
              </w:rPr>
              <w:t>证书</w:t>
            </w:r>
            <w:ins w:id="118" w:author="Administrator" w:date="2023-03-31T11:06:56Z">
              <w:r>
                <w:rPr>
                  <w:rFonts w:hint="eastAsia" w:asciiTheme="minorEastAsia" w:hAnsiTheme="minorEastAsia" w:eastAsiaTheme="minorEastAsia" w:cstheme="minorEastAsia"/>
                  <w:sz w:val="21"/>
                  <w:szCs w:val="21"/>
                  <w:lang w:eastAsia="zh-CN"/>
                </w:rPr>
                <w:t>及</w:t>
              </w:r>
            </w:ins>
            <w:ins w:id="119" w:author="Administrator" w:date="2023-03-31T11:07:02Z">
              <w:r>
                <w:rPr>
                  <w:rFonts w:hint="eastAsia" w:ascii="宋体" w:hAnsi="宋体" w:cs="宋体"/>
                  <w:szCs w:val="21"/>
                  <w:lang w:eastAsia="zh-CN"/>
                </w:rPr>
                <w:t>计算机技术与软件专业技术资格（级别：高级，专业：</w:t>
              </w:r>
            </w:ins>
            <w:r>
              <w:rPr>
                <w:rFonts w:hint="eastAsia" w:asciiTheme="minorEastAsia" w:hAnsiTheme="minorEastAsia" w:eastAsiaTheme="minorEastAsia" w:cstheme="minorEastAsia"/>
                <w:sz w:val="21"/>
                <w:szCs w:val="21"/>
              </w:rPr>
              <w:t>信息系统项目管理师</w:t>
            </w:r>
            <w:ins w:id="120" w:author="Administrator" w:date="2023-03-31T11:07:07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 xml:space="preserve">证书的得5分，本项最高得10分； </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1"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ins w:id="122" w:author="Administrator" w:date="2023-03-31T11:00:09Z">
              <w:r>
                <w:rPr>
                  <w:rFonts w:hint="eastAsia" w:asciiTheme="minorEastAsia" w:hAnsiTheme="minorEastAsia" w:eastAsiaTheme="minorEastAsia" w:cstheme="minorEastAsia"/>
                  <w:sz w:val="21"/>
                  <w:szCs w:val="21"/>
                  <w:lang w:val="en-US" w:eastAsia="zh-CN"/>
                </w:rPr>
                <w:t>4、</w:t>
              </w:r>
            </w:ins>
            <w:r>
              <w:rPr>
                <w:rFonts w:hint="eastAsia" w:asciiTheme="minorEastAsia" w:hAnsiTheme="minorEastAsia" w:eastAsiaTheme="minorEastAsia" w:cstheme="minorEastAsia"/>
                <w:sz w:val="21"/>
                <w:szCs w:val="21"/>
              </w:rPr>
              <w:t>技术支撑成员：</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3"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（1）每有1人具有工业和信息化部教育与考试中心颁发的</w:t>
            </w:r>
            <w:commentRangeStart w:id="12"/>
            <w:r>
              <w:rPr>
                <w:rFonts w:hint="eastAsia" w:asciiTheme="minorEastAsia" w:hAnsiTheme="minorEastAsia" w:eastAsiaTheme="minorEastAsia" w:cstheme="minorEastAsia"/>
                <w:sz w:val="21"/>
                <w:szCs w:val="21"/>
              </w:rPr>
              <w:t>高级软件设计师</w:t>
            </w:r>
            <w:commentRangeEnd w:id="12"/>
            <w:r>
              <w:commentReference w:id="12"/>
            </w:r>
            <w:r>
              <w:rPr>
                <w:rFonts w:hint="eastAsia" w:asciiTheme="minorEastAsia" w:hAnsiTheme="minorEastAsia" w:eastAsiaTheme="minorEastAsia" w:cstheme="minorEastAsia"/>
                <w:sz w:val="21"/>
                <w:szCs w:val="21"/>
              </w:rPr>
              <w:t>证书得5分，本项最高10分；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4"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（2）每有1人具有工业和信息化部教育与考试中心颁发的</w:t>
            </w:r>
            <w:commentRangeStart w:id="13"/>
            <w:r>
              <w:rPr>
                <w:rFonts w:hint="eastAsia" w:asciiTheme="minorEastAsia" w:hAnsiTheme="minorEastAsia" w:eastAsiaTheme="minorEastAsia" w:cstheme="minorEastAsia"/>
                <w:sz w:val="21"/>
                <w:szCs w:val="21"/>
              </w:rPr>
              <w:t>算力网络技术</w:t>
            </w:r>
            <w:commentRangeEnd w:id="13"/>
            <w:r>
              <w:commentReference w:id="13"/>
            </w:r>
            <w:r>
              <w:rPr>
                <w:rFonts w:hint="eastAsia" w:asciiTheme="minorEastAsia" w:hAnsiTheme="minorEastAsia" w:eastAsiaTheme="minorEastAsia" w:cstheme="minorEastAsia"/>
                <w:sz w:val="21"/>
                <w:szCs w:val="21"/>
              </w:rPr>
              <w:t>（高级）证书得5分，本项最高10分；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5"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（3）每有1人同时具有</w:t>
            </w:r>
            <w:commentRangeStart w:id="14"/>
            <w:r>
              <w:rPr>
                <w:rFonts w:hint="eastAsia" w:asciiTheme="minorEastAsia" w:hAnsiTheme="minorEastAsia" w:eastAsiaTheme="minorEastAsia" w:cstheme="minorEastAsia"/>
                <w:sz w:val="21"/>
                <w:szCs w:val="21"/>
              </w:rPr>
              <w:t>信息技术基础架构库证书（ITIL）</w:t>
            </w:r>
            <w:commentRangeEnd w:id="14"/>
            <w:r>
              <w:commentReference w:id="14"/>
            </w:r>
            <w:r>
              <w:rPr>
                <w:rFonts w:hint="eastAsia" w:asciiTheme="minorEastAsia" w:hAnsiTheme="minorEastAsia" w:eastAsiaTheme="minorEastAsia" w:cstheme="minorEastAsia"/>
                <w:sz w:val="21"/>
                <w:szCs w:val="21"/>
              </w:rPr>
              <w:t>和</w:t>
            </w:r>
            <w:commentRangeStart w:id="15"/>
            <w:r>
              <w:rPr>
                <w:rFonts w:hint="eastAsia" w:asciiTheme="minorEastAsia" w:hAnsiTheme="minorEastAsia" w:eastAsiaTheme="minorEastAsia" w:cstheme="minorEastAsia"/>
                <w:sz w:val="21"/>
                <w:szCs w:val="21"/>
              </w:rPr>
              <w:t>认证数据中心专家基础证书（CDCP）</w:t>
            </w:r>
            <w:commentRangeEnd w:id="15"/>
            <w:r>
              <w:commentReference w:id="15"/>
            </w:r>
            <w:r>
              <w:rPr>
                <w:rFonts w:hint="eastAsia" w:asciiTheme="minorEastAsia" w:hAnsiTheme="minorEastAsia" w:eastAsiaTheme="minorEastAsia" w:cstheme="minorEastAsia"/>
                <w:sz w:val="21"/>
                <w:szCs w:val="21"/>
              </w:rPr>
              <w:t>的得10分，本项最高得20分。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6"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（4）每有1人具有 DAMA国际颁发的数据管理专业人士认证</w:t>
            </w:r>
            <w:commentRangeStart w:id="16"/>
            <w:r>
              <w:rPr>
                <w:rFonts w:hint="eastAsia" w:asciiTheme="minorEastAsia" w:hAnsiTheme="minorEastAsia" w:eastAsiaTheme="minorEastAsia" w:cstheme="minorEastAsia"/>
                <w:sz w:val="21"/>
                <w:szCs w:val="21"/>
              </w:rPr>
              <w:t>CDMP</w:t>
            </w:r>
            <w:commentRangeEnd w:id="16"/>
            <w:r>
              <w:commentReference w:id="16"/>
            </w:r>
            <w:r>
              <w:rPr>
                <w:rFonts w:hint="eastAsia" w:asciiTheme="minorEastAsia" w:hAnsiTheme="minorEastAsia" w:eastAsiaTheme="minorEastAsia" w:cstheme="minorEastAsia"/>
                <w:sz w:val="21"/>
                <w:szCs w:val="21"/>
              </w:rPr>
              <w:t>证书的得5分，本项最高10分；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sz w:val="21"/>
                <w:szCs w:val="21"/>
              </w:rPr>
              <w:pPrChange w:id="127"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sz w:val="21"/>
                <w:szCs w:val="21"/>
              </w:rPr>
              <w:t>以上七项累计得分，满分100分。同一人员具备多个证书的取单项最高得分。</w:t>
            </w:r>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b/>
                <w:bCs/>
                <w:sz w:val="21"/>
                <w:szCs w:val="21"/>
              </w:rPr>
              <w:pPrChange w:id="128" w:author="Administrator" w:date="2023-03-31T11:11:27Z">
                <w:pPr>
                  <w:keepNext w:val="0"/>
                  <w:keepLines w:val="0"/>
                  <w:pageBreakBefore w:val="0"/>
                  <w:kinsoku/>
                  <w:wordWrap w:val="0"/>
                  <w:overflowPunct/>
                  <w:topLinePunct w:val="0"/>
                  <w:autoSpaceDE/>
                  <w:autoSpaceDN/>
                  <w:bidi w:val="0"/>
                  <w:adjustRightInd/>
                  <w:snapToGrid/>
                  <w:spacing w:line="360" w:lineRule="auto"/>
                  <w:ind w:firstLine="0" w:firstLineChars="0"/>
                </w:pPr>
              </w:pPrChange>
            </w:pPr>
            <w:r>
              <w:rPr>
                <w:rFonts w:hint="eastAsia" w:asciiTheme="minorEastAsia" w:hAnsiTheme="minorEastAsia" w:eastAsiaTheme="minorEastAsia" w:cstheme="minorEastAsia"/>
                <w:b/>
                <w:bCs/>
                <w:sz w:val="21"/>
                <w:szCs w:val="21"/>
              </w:rPr>
              <w:t>证明文件：</w:t>
            </w:r>
          </w:p>
          <w:p>
            <w:pPr>
              <w:keepNext w:val="0"/>
              <w:keepLines w:val="0"/>
              <w:pageBreakBefore w:val="0"/>
              <w:widowControl/>
              <w:kinsoku/>
              <w:wordWrap w:val="0"/>
              <w:overflowPunct/>
              <w:topLinePunct w:val="0"/>
              <w:autoSpaceDE/>
              <w:autoSpaceDN/>
              <w:bidi w:val="0"/>
              <w:adjustRightInd/>
              <w:snapToGrid/>
              <w:spacing w:line="360" w:lineRule="auto"/>
              <w:ind w:firstLine="0" w:firstLineChars="0"/>
              <w:jc w:val="left"/>
              <w:textAlignment w:val="auto"/>
              <w:rPr>
                <w:ins w:id="130" w:author="Administrator" w:date="2023-03-31T11:10:29Z"/>
                <w:rFonts w:hint="eastAsia" w:asciiTheme="minorEastAsia" w:hAnsiTheme="minorEastAsia" w:eastAsiaTheme="minorEastAsia" w:cstheme="minorEastAsia"/>
                <w:sz w:val="21"/>
                <w:szCs w:val="21"/>
              </w:rPr>
              <w:pPrChange w:id="129" w:author="Administrator" w:date="2023-03-31T11:11:27Z">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pPr>
              </w:pPrChange>
            </w:pPr>
            <w:r>
              <w:rPr>
                <w:rFonts w:hint="eastAsia" w:asciiTheme="minorEastAsia" w:hAnsiTheme="minorEastAsia" w:eastAsiaTheme="minorEastAsia" w:cstheme="minorEastAsia"/>
                <w:sz w:val="21"/>
                <w:szCs w:val="21"/>
              </w:rPr>
              <w:t>1</w:t>
            </w:r>
            <w:ins w:id="131" w:author="Administrator" w:date="2023-03-31T11:10:33Z">
              <w:r>
                <w:rPr>
                  <w:rFonts w:hint="eastAsia" w:asciiTheme="minorEastAsia" w:hAnsiTheme="minorEastAsia" w:eastAsiaTheme="minorEastAsia" w:cstheme="minorEastAsia"/>
                  <w:sz w:val="21"/>
                  <w:szCs w:val="21"/>
                  <w:lang w:eastAsia="zh-CN"/>
                </w:rPr>
                <w:t>、</w:t>
              </w:r>
            </w:ins>
            <w:ins w:id="132" w:author="Administrator" w:date="2023-03-31T11:10:29Z">
              <w:r>
                <w:rPr>
                  <w:rFonts w:hint="eastAsia" w:ascii="宋体" w:hAnsi="宋体" w:cs="宋体"/>
                  <w:szCs w:val="21"/>
                  <w:lang w:eastAsia="zh-CN"/>
                </w:rPr>
                <w:t>提供相关人员开标日前由投标人为其</w:t>
              </w:r>
            </w:ins>
            <w:ins w:id="133" w:author="Administrator" w:date="2023-03-31T11:10:29Z">
              <w:r>
                <w:rPr>
                  <w:rFonts w:hint="eastAsia" w:ascii="宋体" w:hAnsi="宋体" w:eastAsia="宋体" w:cs="宋体"/>
                  <w:sz w:val="21"/>
                  <w:szCs w:val="21"/>
                  <w:highlight w:val="none"/>
                </w:rPr>
                <w:t>缴交的载有</w:t>
              </w:r>
            </w:ins>
            <w:ins w:id="134" w:author="Administrator" w:date="2023-03-31T11:10:29Z">
              <w:r>
                <w:rPr>
                  <w:rFonts w:hint="eastAsia" w:ascii="宋体" w:hAnsi="宋体" w:eastAsia="宋体" w:cs="宋体"/>
                  <w:color w:val="FF0000"/>
                  <w:sz w:val="21"/>
                  <w:szCs w:val="21"/>
                  <w:highlight w:val="none"/>
                  <w:lang w:eastAsia="zh-CN"/>
                </w:rPr>
                <w:t>政府</w:t>
              </w:r>
            </w:ins>
            <w:ins w:id="135" w:author="Administrator" w:date="2023-03-31T11:10:29Z">
              <w:r>
                <w:rPr>
                  <w:rFonts w:hint="eastAsia" w:ascii="宋体" w:hAnsi="宋体" w:eastAsia="宋体" w:cs="宋体"/>
                  <w:color w:val="FF0000"/>
                  <w:sz w:val="21"/>
                  <w:szCs w:val="21"/>
                  <w:highlight w:val="none"/>
                </w:rPr>
                <w:t>部门</w:t>
              </w:r>
            </w:ins>
            <w:ins w:id="136" w:author="Administrator" w:date="2023-03-31T11:10:29Z">
              <w:r>
                <w:rPr>
                  <w:rFonts w:hint="eastAsia" w:ascii="宋体" w:hAnsi="宋体" w:eastAsia="宋体" w:cs="宋体"/>
                  <w:sz w:val="21"/>
                  <w:szCs w:val="21"/>
                  <w:highlight w:val="none"/>
                </w:rPr>
                <w:t>公章</w:t>
              </w:r>
            </w:ins>
            <w:ins w:id="137" w:author="Administrator" w:date="2023-03-31T11:10:29Z">
              <w:r>
                <w:rPr>
                  <w:rFonts w:hint="eastAsia" w:ascii="宋体" w:hAnsi="宋体" w:cs="宋体"/>
                  <w:sz w:val="21"/>
                  <w:szCs w:val="21"/>
                  <w:highlight w:val="none"/>
                  <w:lang w:eastAsia="zh-CN"/>
                </w:rPr>
                <w:t>（或专用章）</w:t>
              </w:r>
            </w:ins>
            <w:ins w:id="138" w:author="Administrator" w:date="2023-03-31T11:10:29Z">
              <w:r>
                <w:rPr>
                  <w:rFonts w:hint="eastAsia" w:ascii="宋体" w:hAnsi="宋体" w:eastAsia="宋体" w:cs="宋体"/>
                  <w:sz w:val="21"/>
                  <w:szCs w:val="21"/>
                  <w:highlight w:val="none"/>
                </w:rPr>
                <w:t>的20</w:t>
              </w:r>
            </w:ins>
            <w:ins w:id="139" w:author="Administrator" w:date="2023-03-31T11:10:29Z">
              <w:r>
                <w:rPr>
                  <w:rFonts w:hint="eastAsia" w:ascii="宋体" w:hAnsi="宋体" w:eastAsia="宋体" w:cs="宋体"/>
                  <w:sz w:val="21"/>
                  <w:szCs w:val="21"/>
                  <w:highlight w:val="none"/>
                  <w:lang w:val="en-US" w:eastAsia="zh-CN"/>
                </w:rPr>
                <w:t>2</w:t>
              </w:r>
            </w:ins>
            <w:ins w:id="140" w:author="Administrator" w:date="2023-03-31T11:10:29Z">
              <w:r>
                <w:rPr>
                  <w:rFonts w:hint="eastAsia" w:ascii="宋体" w:hAnsi="宋体" w:cs="宋体"/>
                  <w:sz w:val="21"/>
                  <w:szCs w:val="21"/>
                  <w:highlight w:val="none"/>
                  <w:lang w:val="en-US" w:eastAsia="zh-CN"/>
                </w:rPr>
                <w:t>3</w:t>
              </w:r>
            </w:ins>
            <w:ins w:id="141" w:author="Administrator" w:date="2023-03-31T11:10:29Z">
              <w:r>
                <w:rPr>
                  <w:rFonts w:hint="eastAsia" w:ascii="宋体" w:hAnsi="宋体" w:eastAsia="宋体" w:cs="宋体"/>
                  <w:sz w:val="21"/>
                  <w:szCs w:val="21"/>
                  <w:highlight w:val="none"/>
                </w:rPr>
                <w:t>年</w:t>
              </w:r>
            </w:ins>
            <w:ins w:id="142" w:author="Administrator" w:date="2023-03-31T11:10:29Z">
              <w:r>
                <w:rPr>
                  <w:rFonts w:hint="eastAsia" w:ascii="宋体" w:hAnsi="宋体" w:cs="宋体"/>
                  <w:sz w:val="21"/>
                  <w:szCs w:val="21"/>
                  <w:highlight w:val="none"/>
                  <w:lang w:val="en-US" w:eastAsia="zh-CN"/>
                </w:rPr>
                <w:t>1-3</w:t>
              </w:r>
            </w:ins>
            <w:ins w:id="143" w:author="Administrator" w:date="2023-03-31T11:10:29Z">
              <w:r>
                <w:rPr>
                  <w:rFonts w:hint="eastAsia" w:ascii="宋体" w:hAnsi="宋体" w:eastAsia="宋体" w:cs="宋体"/>
                  <w:sz w:val="21"/>
                  <w:szCs w:val="21"/>
                  <w:highlight w:val="none"/>
                </w:rPr>
                <w:t>月</w:t>
              </w:r>
            </w:ins>
            <w:ins w:id="144" w:author="Administrator" w:date="2023-03-31T11:10:29Z">
              <w:r>
                <w:rPr>
                  <w:rFonts w:hint="eastAsia" w:ascii="宋体" w:hAnsi="宋体" w:cs="宋体"/>
                  <w:sz w:val="21"/>
                  <w:szCs w:val="21"/>
                  <w:highlight w:val="none"/>
                  <w:lang w:eastAsia="zh-CN"/>
                </w:rPr>
                <w:t>的</w:t>
              </w:r>
            </w:ins>
            <w:ins w:id="145" w:author="Administrator" w:date="2023-03-31T11:10:29Z">
              <w:r>
                <w:rPr>
                  <w:rFonts w:hint="eastAsia" w:ascii="宋体" w:hAnsi="宋体" w:eastAsia="宋体" w:cs="宋体"/>
                  <w:sz w:val="21"/>
                  <w:szCs w:val="21"/>
                  <w:highlight w:val="none"/>
                </w:rPr>
                <w:t>社保缴交证明材料（已退休返聘人员需提供聘用合同），如开标日上一个月的社保材料因</w:t>
              </w:r>
            </w:ins>
            <w:ins w:id="146" w:author="Administrator" w:date="2023-03-31T11:10:29Z">
              <w:r>
                <w:rPr>
                  <w:rFonts w:hint="eastAsia" w:ascii="宋体" w:hAnsi="宋体" w:eastAsia="宋体" w:cs="宋体"/>
                  <w:color w:val="FF0000"/>
                  <w:sz w:val="21"/>
                  <w:szCs w:val="21"/>
                  <w:highlight w:val="none"/>
                  <w:lang w:eastAsia="zh-CN"/>
                </w:rPr>
                <w:t>政府</w:t>
              </w:r>
            </w:ins>
            <w:ins w:id="147" w:author="Administrator" w:date="2023-03-31T11:10:29Z">
              <w:r>
                <w:rPr>
                  <w:rFonts w:hint="eastAsia" w:ascii="宋体" w:hAnsi="宋体" w:eastAsia="宋体" w:cs="宋体"/>
                  <w:color w:val="FF0000"/>
                  <w:sz w:val="21"/>
                  <w:szCs w:val="21"/>
                  <w:highlight w:val="none"/>
                </w:rPr>
                <w:t>部门</w:t>
              </w:r>
            </w:ins>
            <w:ins w:id="148" w:author="Administrator" w:date="2023-03-31T11:10:29Z">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ins>
            <w:ins w:id="149" w:author="Administrator" w:date="2023-03-31T11:10:29Z">
              <w:commentRangeStart w:id="17"/>
              <w:r>
                <w:rPr>
                  <w:rFonts w:hint="eastAsia"/>
                  <w:color w:val="FF0000"/>
                </w:rPr>
                <w:t>如供应商为新成立企业且成立时间不足</w:t>
              </w:r>
            </w:ins>
            <w:ins w:id="150" w:author="Administrator" w:date="2023-03-31T11:10:29Z">
              <w:r>
                <w:rPr>
                  <w:rFonts w:hint="eastAsia"/>
                  <w:color w:val="FF0000"/>
                  <w:lang w:val="en-US" w:eastAsia="zh-CN"/>
                </w:rPr>
                <w:t>3</w:t>
              </w:r>
            </w:ins>
            <w:ins w:id="151" w:author="Administrator" w:date="2023-03-31T11:10:29Z">
              <w:r>
                <w:rPr>
                  <w:rFonts w:hint="eastAsia"/>
                  <w:color w:val="FF0000"/>
                </w:rPr>
                <w:t>个月的，可提供加盖公章的情况说明或其他相关证明材料，原件备查；</w:t>
              </w:r>
              <w:commentRangeEnd w:id="17"/>
            </w:ins>
            <w:ins w:id="152" w:author="Administrator" w:date="2023-03-31T11:10:29Z">
              <w:r>
                <w:rPr/>
                <w:commentReference w:id="17"/>
              </w:r>
            </w:ins>
          </w:p>
          <w:p>
            <w:pPr>
              <w:keepNext w:val="0"/>
              <w:keepLines w:val="0"/>
              <w:pageBreakBefore w:val="0"/>
              <w:kinsoku/>
              <w:wordWrap w:val="0"/>
              <w:overflowPunct/>
              <w:topLinePunct w:val="0"/>
              <w:autoSpaceDE/>
              <w:autoSpaceDN/>
              <w:bidi w:val="0"/>
              <w:adjustRightInd/>
              <w:snapToGrid/>
              <w:spacing w:line="360" w:lineRule="auto"/>
              <w:ind w:firstLine="0" w:firstLineChars="0"/>
              <w:jc w:val="left"/>
              <w:rPr>
                <w:ins w:id="153" w:author="Administrator" w:date="2023-03-31T11:10:50Z"/>
                <w:rFonts w:hint="eastAsia" w:asciiTheme="minorEastAsia" w:hAnsiTheme="minorEastAsia" w:eastAsiaTheme="minorEastAsia" w:cstheme="minorEastAsia"/>
                <w:sz w:val="21"/>
                <w:szCs w:val="21"/>
                <w:lang w:val="en-US" w:eastAsia="zh-CN"/>
              </w:rPr>
            </w:pPr>
            <w:ins w:id="154" w:author="Administrator" w:date="2023-03-31T11:10:50Z">
              <w:r>
                <w:rPr>
                  <w:rFonts w:hint="eastAsia" w:asciiTheme="minorEastAsia" w:hAnsiTheme="minorEastAsia" w:eastAsiaTheme="minorEastAsia" w:cstheme="minorEastAsia"/>
                  <w:sz w:val="21"/>
                  <w:szCs w:val="21"/>
                  <w:lang w:val="en-US" w:eastAsia="zh-CN"/>
                </w:rPr>
                <w:t>2、</w:t>
              </w:r>
            </w:ins>
            <w:ins w:id="155" w:author="Administrator" w:date="2023-03-31T11:11:21Z">
              <w:r>
                <w:rPr>
                  <w:rFonts w:hint="eastAsia" w:asciiTheme="minorEastAsia" w:hAnsiTheme="minorEastAsia" w:eastAsiaTheme="minorEastAsia" w:cstheme="minorEastAsia"/>
                  <w:sz w:val="21"/>
                  <w:szCs w:val="21"/>
                  <w:lang w:val="en-US" w:eastAsia="zh-CN"/>
                </w:rPr>
                <w:t>提供</w:t>
              </w:r>
            </w:ins>
            <w:ins w:id="156" w:author="Administrator" w:date="2023-03-31T11:11:23Z">
              <w:r>
                <w:rPr>
                  <w:rFonts w:hint="eastAsia" w:asciiTheme="minorEastAsia" w:hAnsiTheme="minorEastAsia" w:eastAsiaTheme="minorEastAsia" w:cstheme="minorEastAsia"/>
                  <w:sz w:val="21"/>
                  <w:szCs w:val="21"/>
                  <w:lang w:val="en-US" w:eastAsia="zh-CN"/>
                </w:rPr>
                <w:t>相关证书</w:t>
              </w:r>
            </w:ins>
            <w:ins w:id="157" w:author="Administrator" w:date="2023-03-31T11:11:24Z">
              <w:r>
                <w:rPr>
                  <w:rFonts w:hint="eastAsia" w:asciiTheme="minorEastAsia" w:hAnsiTheme="minorEastAsia" w:eastAsiaTheme="minorEastAsia" w:cstheme="minorEastAsia"/>
                  <w:sz w:val="21"/>
                  <w:szCs w:val="21"/>
                  <w:lang w:val="en-US" w:eastAsia="zh-CN"/>
                </w:rPr>
                <w:t>扫描件；</w:t>
              </w:r>
            </w:ins>
          </w:p>
          <w:p>
            <w:pPr>
              <w:keepNext w:val="0"/>
              <w:keepLines w:val="0"/>
              <w:pageBreakBefore w:val="0"/>
              <w:kinsoku/>
              <w:wordWrap w:val="0"/>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b/>
                <w:bCs/>
                <w:kern w:val="2"/>
                <w:sz w:val="21"/>
                <w:szCs w:val="21"/>
                <w:lang w:val="en-US" w:eastAsia="zh-CN" w:bidi="ar-SA"/>
              </w:rPr>
            </w:pPr>
            <w:ins w:id="158" w:author="Administrator" w:date="2023-03-31T11:10:51Z">
              <w:r>
                <w:rPr>
                  <w:rFonts w:hint="eastAsia" w:asciiTheme="minorEastAsia" w:hAnsiTheme="minorEastAsia" w:eastAsiaTheme="minorEastAsia" w:cstheme="minorEastAsia"/>
                  <w:sz w:val="21"/>
                  <w:szCs w:val="21"/>
                  <w:lang w:val="en-US" w:eastAsia="zh-CN"/>
                </w:rPr>
                <w:t>3、</w:t>
              </w:r>
            </w:ins>
            <w:ins w:id="159" w:author="Administrator" w:date="2023-03-31T11:11:47Z">
              <w:r>
                <w:rPr>
                  <w:rFonts w:hint="eastAsia" w:asciiTheme="minorEastAsia" w:hAnsiTheme="minorEastAsia" w:eastAsiaTheme="minorEastAsia" w:cstheme="minorEastAsia"/>
                  <w:b w:val="0"/>
                  <w:bCs w:val="0"/>
                  <w:kern w:val="2"/>
                  <w:sz w:val="21"/>
                  <w:szCs w:val="21"/>
                  <w:lang w:val="en-US" w:eastAsia="zh-CN" w:bidi="ar-SA"/>
                </w:rPr>
                <w:t>以上证明文件提供扫描件。未提供或未按要求提供或提供的不清晰导致专家无法判断的，不得分。</w:t>
              </w:r>
            </w:ins>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商务部分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lang w:val="en-US" w:eastAsia="zh-CN"/>
              </w:rPr>
            </w:pPr>
            <w:r>
              <w:rPr>
                <w:rFonts w:hint="eastAsia" w:asciiTheme="minorEastAsia" w:hAnsiTheme="minorEastAsia" w:eastAsiaTheme="minorEastAsia" w:cstheme="minorEastAsia"/>
                <w:b/>
                <w:bCs/>
                <w:color w:val="0000FF"/>
                <w:sz w:val="21"/>
                <w:szCs w:val="21"/>
                <w:highlight w:val="none"/>
                <w:lang w:val="en-US" w:eastAsia="zh-CN"/>
              </w:rPr>
              <w:t>12</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投标人通过相关认证情况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kinsoku/>
              <w:overflowPunct/>
              <w:topLinePunct w:val="0"/>
              <w:autoSpaceDE/>
              <w:autoSpaceDN/>
              <w:bidi w:val="0"/>
              <w:adjustRightInd/>
              <w:snapToGrid/>
              <w:spacing w:line="360" w:lineRule="auto"/>
              <w:ind w:firstLine="0" w:firstLineChars="0"/>
              <w:jc w:val="left"/>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投标人具有在有效期范围内的：</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ins w:id="160" w:author="Administrator" w:date="2023-03-31T11:12:09Z">
              <w:r>
                <w:rPr>
                  <w:rFonts w:hint="eastAsia" w:asciiTheme="minorEastAsia" w:hAnsiTheme="minorEastAsia" w:eastAsiaTheme="minorEastAsia" w:cstheme="minorEastAsia"/>
                  <w:sz w:val="21"/>
                  <w:szCs w:val="21"/>
                  <w:lang w:val="en-US" w:eastAsia="zh-CN"/>
                </w:rPr>
                <w:t>1、</w:t>
              </w:r>
            </w:ins>
            <w:r>
              <w:rPr>
                <w:rFonts w:hint="eastAsia" w:asciiTheme="minorEastAsia" w:hAnsiTheme="minorEastAsia" w:eastAsiaTheme="minorEastAsia" w:cstheme="minorEastAsia"/>
                <w:sz w:val="21"/>
                <w:szCs w:val="21"/>
              </w:rPr>
              <w:t>ISO9001质量管理体系认证</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ins w:id="161" w:author="Administrator" w:date="2023-03-31T11:12:12Z">
              <w:r>
                <w:rPr>
                  <w:rFonts w:hint="eastAsia" w:asciiTheme="minorEastAsia" w:hAnsiTheme="minorEastAsia" w:eastAsiaTheme="minorEastAsia" w:cstheme="minorEastAsia"/>
                  <w:sz w:val="21"/>
                  <w:szCs w:val="21"/>
                  <w:lang w:val="en-US" w:eastAsia="zh-CN"/>
                </w:rPr>
                <w:t>2</w:t>
              </w:r>
            </w:ins>
            <w:ins w:id="162" w:author="Administrator" w:date="2023-03-31T11:12:13Z">
              <w:r>
                <w:rPr>
                  <w:rFonts w:hint="eastAsia" w:asciiTheme="minorEastAsia" w:hAnsiTheme="minorEastAsia" w:eastAsiaTheme="minorEastAsia" w:cstheme="minorEastAsia"/>
                  <w:sz w:val="21"/>
                  <w:szCs w:val="21"/>
                  <w:lang w:val="en-US" w:eastAsia="zh-CN"/>
                </w:rPr>
                <w:t>、</w:t>
              </w:r>
            </w:ins>
            <w:r>
              <w:rPr>
                <w:rFonts w:hint="eastAsia" w:asciiTheme="minorEastAsia" w:hAnsiTheme="minorEastAsia" w:eastAsiaTheme="minorEastAsia" w:cstheme="minorEastAsia"/>
                <w:sz w:val="21"/>
                <w:szCs w:val="21"/>
              </w:rPr>
              <w:t>ISO27799健康信息安全管理体系认证</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ins w:id="163" w:author="Administrator" w:date="2023-03-31T11:12:14Z">
              <w:r>
                <w:rPr>
                  <w:rFonts w:hint="eastAsia" w:asciiTheme="minorEastAsia" w:hAnsiTheme="minorEastAsia" w:eastAsiaTheme="minorEastAsia" w:cstheme="minorEastAsia"/>
                  <w:sz w:val="21"/>
                  <w:szCs w:val="21"/>
                  <w:lang w:val="en-US" w:eastAsia="zh-CN"/>
                </w:rPr>
                <w:t>3、</w:t>
              </w:r>
            </w:ins>
            <w:commentRangeStart w:id="18"/>
            <w:r>
              <w:rPr>
                <w:rFonts w:hint="eastAsia" w:asciiTheme="minorEastAsia" w:hAnsiTheme="minorEastAsia" w:eastAsiaTheme="minorEastAsia" w:cstheme="minorEastAsia"/>
                <w:sz w:val="21"/>
                <w:szCs w:val="21"/>
              </w:rPr>
              <w:t>CCRC信息安全服务资质安全集成</w:t>
            </w:r>
            <w:commentRangeEnd w:id="18"/>
            <w:r>
              <w:commentReference w:id="18"/>
            </w:r>
            <w:r>
              <w:rPr>
                <w:rFonts w:hint="eastAsia" w:asciiTheme="minorEastAsia" w:hAnsiTheme="minorEastAsia" w:eastAsiaTheme="minorEastAsia" w:cstheme="minorEastAsia"/>
                <w:sz w:val="21"/>
                <w:szCs w:val="21"/>
              </w:rPr>
              <w:t>二级或以上</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ins w:id="164" w:author="Administrator" w:date="2023-03-31T11:12:15Z">
              <w:r>
                <w:rPr>
                  <w:rFonts w:hint="eastAsia" w:asciiTheme="minorEastAsia" w:hAnsiTheme="minorEastAsia" w:eastAsiaTheme="minorEastAsia" w:cstheme="minorEastAsia"/>
                  <w:sz w:val="21"/>
                  <w:szCs w:val="21"/>
                  <w:lang w:val="en-US" w:eastAsia="zh-CN"/>
                </w:rPr>
                <w:t>4、</w:t>
              </w:r>
            </w:ins>
            <w:r>
              <w:rPr>
                <w:rFonts w:hint="eastAsia" w:asciiTheme="minorEastAsia" w:hAnsiTheme="minorEastAsia" w:eastAsiaTheme="minorEastAsia" w:cstheme="minorEastAsia"/>
                <w:sz w:val="21"/>
                <w:szCs w:val="21"/>
              </w:rPr>
              <w:t>SPCA软件能力成熟度等级证书（SJ/T 11235软件能力成熟度模型3级或以上）</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bCs w:val="0"/>
                <w:sz w:val="21"/>
                <w:szCs w:val="21"/>
              </w:rPr>
            </w:pPr>
            <w:ins w:id="165" w:author="Administrator" w:date="2023-03-31T11:12:17Z">
              <w:r>
                <w:rPr>
                  <w:rFonts w:hint="eastAsia" w:asciiTheme="minorEastAsia" w:hAnsiTheme="minorEastAsia" w:eastAsiaTheme="minorEastAsia" w:cstheme="minorEastAsia"/>
                  <w:b w:val="0"/>
                  <w:bCs w:val="0"/>
                  <w:sz w:val="21"/>
                  <w:szCs w:val="21"/>
                  <w:lang w:val="en-US" w:eastAsia="zh-CN"/>
                </w:rPr>
                <w:t>5、</w:t>
              </w:r>
            </w:ins>
            <w:commentRangeStart w:id="19"/>
            <w:r>
              <w:rPr>
                <w:rFonts w:hint="eastAsia" w:asciiTheme="minorEastAsia" w:hAnsiTheme="minorEastAsia" w:eastAsiaTheme="minorEastAsia" w:cstheme="minorEastAsia"/>
                <w:b w:val="0"/>
                <w:bCs w:val="0"/>
                <w:sz w:val="21"/>
                <w:szCs w:val="21"/>
              </w:rPr>
              <w:t>DCMM数据管理能力成熟度等级证书</w:t>
            </w:r>
            <w:commentRangeEnd w:id="19"/>
            <w:r>
              <w:commentReference w:id="19"/>
            </w:r>
            <w:r>
              <w:rPr>
                <w:rFonts w:hint="eastAsia" w:asciiTheme="minorEastAsia" w:hAnsiTheme="minorEastAsia" w:eastAsiaTheme="minorEastAsia" w:cstheme="minorEastAsia"/>
                <w:b w:val="0"/>
                <w:bCs w:val="0"/>
                <w:sz w:val="21"/>
                <w:szCs w:val="21"/>
              </w:rPr>
              <w:t>量化管理级四级或以上</w:t>
            </w:r>
          </w:p>
          <w:p>
            <w:pPr>
              <w:pStyle w:val="42"/>
              <w:keepNext w:val="0"/>
              <w:keepLines w:val="0"/>
              <w:pageBreakBefore w:val="0"/>
              <w:kinsoku/>
              <w:overflowPunct/>
              <w:topLinePunct w:val="0"/>
              <w:autoSpaceDE/>
              <w:autoSpaceDN/>
              <w:bidi w:val="0"/>
              <w:adjustRightInd/>
              <w:snapToGrid/>
              <w:spacing w:after="0" w:line="360" w:lineRule="auto"/>
              <w:ind w:firstLine="0" w:firstLineChars="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每提供一个得20分，本大项最高得100分。</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证明文件：</w:t>
            </w:r>
          </w:p>
          <w:p>
            <w:pPr>
              <w:keepNext w:val="0"/>
              <w:keepLines w:val="0"/>
              <w:pageBreakBefore w:val="0"/>
              <w:kinsoku/>
              <w:wordWrap w:val="0"/>
              <w:overflowPunct/>
              <w:topLinePunct w:val="0"/>
              <w:autoSpaceDE/>
              <w:autoSpaceDN/>
              <w:bidi w:val="0"/>
              <w:adjustRightInd/>
              <w:snapToGrid/>
              <w:spacing w:line="360" w:lineRule="auto"/>
              <w:ind w:firstLine="0" w:firstLineChars="0"/>
              <w:rPr>
                <w:ins w:id="166" w:author="Administrator" w:date="2023-03-31T11:14:30Z"/>
                <w:rFonts w:hint="default" w:asciiTheme="minorEastAsia" w:hAnsiTheme="minorEastAsia" w:eastAsiaTheme="minorEastAsia" w:cstheme="minorEastAsia"/>
                <w:sz w:val="21"/>
                <w:szCs w:val="21"/>
                <w:lang w:val="en-US" w:eastAsia="zh-CN"/>
              </w:rPr>
            </w:pPr>
            <w:ins w:id="167" w:author="Administrator" w:date="2023-03-31T11:14:29Z">
              <w:r>
                <w:rPr>
                  <w:rFonts w:hint="eastAsia" w:asciiTheme="minorEastAsia" w:hAnsiTheme="minorEastAsia" w:eastAsiaTheme="minorEastAsia" w:cstheme="minorEastAsia"/>
                  <w:sz w:val="21"/>
                  <w:szCs w:val="21"/>
                  <w:lang w:val="en-US" w:eastAsia="zh-CN"/>
                </w:rPr>
                <w:t>1、</w:t>
              </w:r>
            </w:ins>
            <w:ins w:id="168" w:author="Administrator" w:date="2023-03-31T11:14:48Z">
              <w:r>
                <w:rPr>
                  <w:rFonts w:hint="eastAsia" w:asciiTheme="minorEastAsia" w:hAnsiTheme="minorEastAsia" w:eastAsiaTheme="minorEastAsia" w:cstheme="minorEastAsia"/>
                  <w:sz w:val="21"/>
                  <w:szCs w:val="21"/>
                  <w:lang w:val="en-US" w:eastAsia="zh-CN"/>
                </w:rPr>
                <w:t>第</w:t>
              </w:r>
            </w:ins>
            <w:ins w:id="169" w:author="Administrator" w:date="2023-03-31T11:14:49Z">
              <w:r>
                <w:rPr>
                  <w:rFonts w:hint="eastAsia" w:asciiTheme="minorEastAsia" w:hAnsiTheme="minorEastAsia" w:eastAsiaTheme="minorEastAsia" w:cstheme="minorEastAsia"/>
                  <w:sz w:val="21"/>
                  <w:szCs w:val="21"/>
                  <w:lang w:val="en-US" w:eastAsia="zh-CN"/>
                </w:rPr>
                <w:t>1</w:t>
              </w:r>
            </w:ins>
            <w:ins w:id="170" w:author="Administrator" w:date="2023-03-31T11:14:50Z">
              <w:r>
                <w:rPr>
                  <w:rFonts w:hint="eastAsia" w:asciiTheme="minorEastAsia" w:hAnsiTheme="minorEastAsia" w:eastAsiaTheme="minorEastAsia" w:cstheme="minorEastAsia"/>
                  <w:sz w:val="21"/>
                  <w:szCs w:val="21"/>
                  <w:lang w:val="en-US" w:eastAsia="zh-CN"/>
                </w:rPr>
                <w:t>-2</w:t>
              </w:r>
            </w:ins>
            <w:ins w:id="171" w:author="Administrator" w:date="2023-03-31T11:14:51Z">
              <w:r>
                <w:rPr>
                  <w:rFonts w:hint="eastAsia" w:asciiTheme="minorEastAsia" w:hAnsiTheme="minorEastAsia" w:eastAsiaTheme="minorEastAsia" w:cstheme="minorEastAsia"/>
                  <w:sz w:val="21"/>
                  <w:szCs w:val="21"/>
                  <w:lang w:val="en-US" w:eastAsia="zh-CN"/>
                </w:rPr>
                <w:t>项</w:t>
              </w:r>
            </w:ins>
            <w:ins w:id="172" w:author="Administrator" w:date="2023-03-31T11:14:51Z">
              <w:r>
                <w:rPr>
                  <w:rFonts w:hint="eastAsia" w:ascii="宋体" w:hAnsi="宋体" w:eastAsia="宋体" w:cs="宋体"/>
                  <w:color w:val="FF0000"/>
                  <w:szCs w:val="21"/>
                  <w:highlight w:val="none"/>
                </w:rPr>
                <w:t>提供有效期内的体系认证证书扫描件</w:t>
              </w:r>
            </w:ins>
            <w:ins w:id="173" w:author="Administrator" w:date="2023-03-31T11:14:51Z">
              <w:r>
                <w:rPr>
                  <w:rFonts w:hint="eastAsia" w:ascii="宋体" w:hAnsi="宋体" w:eastAsia="宋体" w:cs="宋体"/>
                  <w:color w:val="FF0000"/>
                  <w:kern w:val="0"/>
                  <w:szCs w:val="21"/>
                  <w:highlight w:val="none"/>
                  <w:lang w:bidi="ar"/>
                </w:rPr>
                <w:t>及在全国认证认可信息公共服务平台（认e云）（http://cx.cnca.cn/CertECloud/index/index/page）查询有效的截图</w:t>
              </w:r>
            </w:ins>
            <w:ins w:id="174" w:author="Administrator" w:date="2023-03-31T11:14:51Z">
              <w:r>
                <w:rPr>
                  <w:rFonts w:hint="eastAsia" w:ascii="宋体" w:hAnsi="宋体" w:cs="宋体"/>
                  <w:color w:val="FF0000"/>
                  <w:szCs w:val="21"/>
                  <w:highlight w:val="none"/>
                  <w:lang w:eastAsia="zh-CN"/>
                </w:rPr>
                <w:t>；</w:t>
              </w:r>
            </w:ins>
            <w:ins w:id="175" w:author="Administrator" w:date="2023-03-31T11:14:51Z">
              <w:r>
                <w:rPr>
                  <w:rFonts w:hint="eastAsia" w:ascii="宋体" w:hAnsi="宋体" w:cs="宋体"/>
                  <w:szCs w:val="21"/>
                </w:rPr>
                <w:t xml:space="preserve"> </w:t>
              </w:r>
            </w:ins>
          </w:p>
          <w:p>
            <w:pPr>
              <w:keepNext w:val="0"/>
              <w:keepLines w:val="0"/>
              <w:pageBreakBefore w:val="0"/>
              <w:kinsoku/>
              <w:wordWrap w:val="0"/>
              <w:overflowPunct/>
              <w:topLinePunct w:val="0"/>
              <w:autoSpaceDE/>
              <w:autoSpaceDN/>
              <w:bidi w:val="0"/>
              <w:adjustRightInd/>
              <w:snapToGrid/>
              <w:spacing w:line="360" w:lineRule="auto"/>
              <w:ind w:firstLine="0" w:firstLineChars="0"/>
              <w:rPr>
                <w:ins w:id="176" w:author="Administrator" w:date="2023-03-31T11:15:12Z"/>
                <w:rFonts w:hint="eastAsia" w:asciiTheme="minorEastAsia" w:hAnsiTheme="minorEastAsia" w:eastAsiaTheme="minorEastAsia" w:cstheme="minorEastAsia"/>
                <w:sz w:val="21"/>
                <w:szCs w:val="21"/>
              </w:rPr>
            </w:pPr>
            <w:ins w:id="177" w:author="Administrator" w:date="2023-03-31T11:14:31Z">
              <w:r>
                <w:rPr>
                  <w:rFonts w:hint="eastAsia" w:asciiTheme="minorEastAsia" w:hAnsiTheme="minorEastAsia" w:eastAsiaTheme="minorEastAsia" w:cstheme="minorEastAsia"/>
                  <w:sz w:val="21"/>
                  <w:szCs w:val="21"/>
                  <w:lang w:val="en-US" w:eastAsia="zh-CN"/>
                </w:rPr>
                <w:t>2、</w:t>
              </w:r>
            </w:ins>
            <w:ins w:id="178" w:author="Administrator" w:date="2023-03-31T11:15:01Z">
              <w:r>
                <w:rPr>
                  <w:rFonts w:hint="eastAsia" w:asciiTheme="minorEastAsia" w:hAnsiTheme="minorEastAsia" w:eastAsiaTheme="minorEastAsia" w:cstheme="minorEastAsia"/>
                  <w:sz w:val="21"/>
                  <w:szCs w:val="21"/>
                  <w:lang w:val="en-US" w:eastAsia="zh-CN"/>
                </w:rPr>
                <w:t>第3</w:t>
              </w:r>
            </w:ins>
            <w:ins w:id="179" w:author="Administrator" w:date="2023-03-31T11:15:03Z">
              <w:r>
                <w:rPr>
                  <w:rFonts w:hint="eastAsia" w:asciiTheme="minorEastAsia" w:hAnsiTheme="minorEastAsia" w:eastAsiaTheme="minorEastAsia" w:cstheme="minorEastAsia"/>
                  <w:sz w:val="21"/>
                  <w:szCs w:val="21"/>
                  <w:lang w:val="en-US" w:eastAsia="zh-CN"/>
                </w:rPr>
                <w:t>-5</w:t>
              </w:r>
            </w:ins>
            <w:ins w:id="180" w:author="Administrator" w:date="2023-03-31T11:15:04Z">
              <w:r>
                <w:rPr>
                  <w:rFonts w:hint="eastAsia" w:asciiTheme="minorEastAsia" w:hAnsiTheme="minorEastAsia" w:eastAsiaTheme="minorEastAsia" w:cstheme="minorEastAsia"/>
                  <w:sz w:val="21"/>
                  <w:szCs w:val="21"/>
                  <w:lang w:val="en-US" w:eastAsia="zh-CN"/>
                </w:rPr>
                <w:t>项</w:t>
              </w:r>
            </w:ins>
            <w:r>
              <w:rPr>
                <w:rFonts w:hint="eastAsia" w:asciiTheme="minorEastAsia" w:hAnsiTheme="minorEastAsia" w:eastAsiaTheme="minorEastAsia" w:cstheme="minorEastAsia"/>
                <w:sz w:val="21"/>
                <w:szCs w:val="21"/>
              </w:rPr>
              <w:t>要求提供有效期内证书扫描件。</w:t>
            </w:r>
            <w:ins w:id="181" w:author="Administrator" w:date="2023-03-31T11:26:13Z">
              <w:r>
                <w:rPr>
                  <w:rFonts w:hint="eastAsia" w:ascii="宋体" w:hAnsi="宋体" w:eastAsia="宋体" w:cs="宋体"/>
                  <w:sz w:val="21"/>
                  <w:szCs w:val="21"/>
                  <w:highlight w:val="none"/>
                </w:rPr>
                <w:t>由行业协会(机构）颁发的证书，还需提供该协会(机构）在“中国社会组织政务服务平台”的已合法登记且状态正常截图，或该协会(机构）由政府部门或行政事业单位审批的证明文件扫描件，否则不予认可，视为无效证书。</w:t>
              </w:r>
            </w:ins>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ins w:id="182" w:author="Administrator" w:date="2023-03-31T11:15:12Z">
              <w:r>
                <w:rPr>
                  <w:rFonts w:hint="eastAsia" w:asciiTheme="minorEastAsia" w:hAnsiTheme="minorEastAsia" w:eastAsiaTheme="minorEastAsia" w:cstheme="minorEastAsia"/>
                  <w:sz w:val="21"/>
                  <w:szCs w:val="21"/>
                  <w:lang w:val="en-US" w:eastAsia="zh-CN"/>
                </w:rPr>
                <w:t>3、</w:t>
              </w:r>
            </w:ins>
            <w:ins w:id="183" w:author="Administrator" w:date="2023-03-31T11:15:20Z">
              <w:r>
                <w:rPr>
                  <w:rFonts w:hint="eastAsia" w:asciiTheme="minorEastAsia" w:hAnsiTheme="minorEastAsia" w:eastAsiaTheme="minorEastAsia" w:cstheme="minorEastAsia"/>
                  <w:b w:val="0"/>
                  <w:bCs w:val="0"/>
                  <w:kern w:val="2"/>
                  <w:sz w:val="21"/>
                  <w:szCs w:val="21"/>
                  <w:lang w:val="en-US" w:eastAsia="zh-CN" w:bidi="ar-SA"/>
                </w:rPr>
                <w:t>以上证明文件提供扫描件。未提供或未按要求提供或提供的不清晰导致专家无法判断的，不得分。</w:t>
              </w:r>
            </w:ins>
            <w:r>
              <w:rPr>
                <w:rFonts w:hint="eastAsia" w:asciiTheme="minorEastAsia" w:hAnsiTheme="minorEastAsia" w:eastAsiaTheme="minorEastAsia" w:cstheme="minorEastAsia"/>
                <w:sz w:val="21"/>
                <w:szCs w:val="21"/>
              </w:rPr>
              <w:t>如投标人为分支机构（分公司）的，提供总公司相应证书也可得分，提供平级机构不得分。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免费保修期内</w:t>
            </w:r>
            <w:ins w:id="184" w:author="Administrator" w:date="2023-03-31T11:15:59Z">
              <w:r>
                <w:rPr>
                  <w:rFonts w:hint="eastAsia" w:asciiTheme="minorEastAsia" w:hAnsiTheme="minorEastAsia" w:eastAsiaTheme="minorEastAsia" w:cstheme="minorEastAsia"/>
                  <w:sz w:val="21"/>
                  <w:szCs w:val="21"/>
                  <w:lang w:eastAsia="zh-CN"/>
                </w:rPr>
                <w:t>外</w:t>
              </w:r>
            </w:ins>
            <w:r>
              <w:rPr>
                <w:rFonts w:hint="eastAsia" w:asciiTheme="minorEastAsia" w:hAnsiTheme="minorEastAsia" w:eastAsiaTheme="minorEastAsia" w:cstheme="minorEastAsia"/>
                <w:sz w:val="21"/>
                <w:szCs w:val="21"/>
              </w:rPr>
              <w:t>售后服务条款偏离情况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投标人应如实填写《</w:t>
            </w:r>
            <w:ins w:id="185" w:author="Administrator" w:date="2023-03-31T11:17:43Z">
              <w:r>
                <w:rPr>
                  <w:rFonts w:hint="eastAsia" w:asciiTheme="minorEastAsia" w:hAnsiTheme="minorEastAsia" w:eastAsiaTheme="minorEastAsia" w:cstheme="minorEastAsia"/>
                  <w:sz w:val="21"/>
                  <w:szCs w:val="21"/>
                  <w:lang w:eastAsia="zh-CN"/>
                </w:rPr>
                <w:t>商务</w:t>
              </w:r>
            </w:ins>
            <w:ins w:id="186" w:author="Administrator" w:date="2023-03-31T11:17:44Z">
              <w:r>
                <w:rPr>
                  <w:rFonts w:hint="eastAsia" w:asciiTheme="minorEastAsia" w:hAnsiTheme="minorEastAsia" w:eastAsiaTheme="minorEastAsia" w:cstheme="minorEastAsia"/>
                  <w:sz w:val="21"/>
                  <w:szCs w:val="21"/>
                  <w:lang w:eastAsia="zh-CN"/>
                </w:rPr>
                <w:t>要求</w:t>
              </w:r>
            </w:ins>
            <w:ins w:id="187" w:author="Administrator" w:date="2023-03-31T11:17:46Z">
              <w:r>
                <w:rPr>
                  <w:rFonts w:hint="eastAsia" w:asciiTheme="minorEastAsia" w:hAnsiTheme="minorEastAsia" w:eastAsiaTheme="minorEastAsia" w:cstheme="minorEastAsia"/>
                  <w:sz w:val="21"/>
                  <w:szCs w:val="21"/>
                  <w:lang w:eastAsia="zh-CN"/>
                </w:rPr>
                <w:t>偏离表</w:t>
              </w:r>
            </w:ins>
            <w:r>
              <w:rPr>
                <w:rFonts w:hint="eastAsia" w:asciiTheme="minorEastAsia" w:hAnsiTheme="minorEastAsia" w:eastAsiaTheme="minorEastAsia" w:cstheme="minorEastAsia"/>
                <w:sz w:val="21"/>
                <w:szCs w:val="21"/>
              </w:rPr>
              <w:t>》</w:t>
            </w:r>
            <w:ins w:id="188" w:author="Administrator" w:date="2023-03-31T11:17:23Z">
              <w:r>
                <w:rPr>
                  <w:rFonts w:hint="eastAsia" w:asciiTheme="minorEastAsia" w:hAnsiTheme="minorEastAsia" w:eastAsiaTheme="minorEastAsia" w:cstheme="minorEastAsia"/>
                  <w:sz w:val="21"/>
                  <w:szCs w:val="21"/>
                  <w:lang w:eastAsia="zh-CN"/>
                </w:rPr>
                <w:t>“</w:t>
              </w:r>
            </w:ins>
            <w:ins w:id="189" w:author="Administrator" w:date="2023-03-31T11:17:00Z">
              <w:r>
                <w:rPr>
                  <w:rFonts w:hint="eastAsia" w:asciiTheme="minorEastAsia" w:hAnsiTheme="minorEastAsia" w:eastAsiaTheme="minorEastAsia" w:cstheme="minorEastAsia"/>
                  <w:sz w:val="21"/>
                  <w:szCs w:val="21"/>
                  <w:lang w:eastAsia="zh-CN"/>
                </w:rPr>
                <w:t>（</w:t>
              </w:r>
            </w:ins>
            <w:ins w:id="190" w:author="Administrator" w:date="2023-03-31T11:17:01Z">
              <w:r>
                <w:rPr>
                  <w:rFonts w:hint="eastAsia" w:asciiTheme="minorEastAsia" w:hAnsiTheme="minorEastAsia" w:eastAsiaTheme="minorEastAsia" w:cstheme="minorEastAsia"/>
                  <w:sz w:val="21"/>
                  <w:szCs w:val="21"/>
                  <w:lang w:eastAsia="zh-CN"/>
                </w:rPr>
                <w:t>一</w:t>
              </w:r>
            </w:ins>
            <w:ins w:id="191" w:author="Administrator" w:date="2023-03-31T11:17:00Z">
              <w:r>
                <w:rPr>
                  <w:rFonts w:hint="eastAsia" w:asciiTheme="minorEastAsia" w:hAnsiTheme="minorEastAsia" w:eastAsiaTheme="minorEastAsia" w:cstheme="minorEastAsia"/>
                  <w:sz w:val="21"/>
                  <w:szCs w:val="21"/>
                  <w:lang w:eastAsia="zh-CN"/>
                </w:rPr>
                <w:t>）</w:t>
              </w:r>
            </w:ins>
            <w:ins w:id="192" w:author="Administrator" w:date="2023-03-31T11:17:07Z">
              <w:r>
                <w:rPr>
                  <w:rFonts w:hint="eastAsia" w:asciiTheme="minorEastAsia" w:hAnsiTheme="minorEastAsia" w:eastAsiaTheme="minorEastAsia" w:cstheme="minorEastAsia"/>
                  <w:sz w:val="21"/>
                  <w:szCs w:val="21"/>
                  <w:lang w:eastAsia="zh-CN"/>
                </w:rPr>
                <w:t>免费保修期内售后服务要求</w:t>
              </w:r>
            </w:ins>
            <w:ins w:id="193" w:author="Administrator" w:date="2023-03-31T11:17:25Z">
              <w:r>
                <w:rPr>
                  <w:rFonts w:hint="eastAsia" w:asciiTheme="minorEastAsia" w:hAnsiTheme="minorEastAsia" w:eastAsiaTheme="minorEastAsia" w:cstheme="minorEastAsia"/>
                  <w:sz w:val="21"/>
                  <w:szCs w:val="21"/>
                  <w:lang w:eastAsia="zh-CN"/>
                </w:rPr>
                <w:t>”</w:t>
              </w:r>
            </w:ins>
            <w:ins w:id="194" w:author="Administrator" w:date="2023-03-31T11:15:49Z">
              <w:r>
                <w:rPr>
                  <w:rFonts w:hint="eastAsia" w:asciiTheme="minorEastAsia" w:hAnsiTheme="minorEastAsia" w:eastAsiaTheme="minorEastAsia" w:cstheme="minorEastAsia"/>
                  <w:sz w:val="21"/>
                  <w:szCs w:val="21"/>
                  <w:lang w:eastAsia="zh-CN"/>
                </w:rPr>
                <w:t>及</w:t>
              </w:r>
            </w:ins>
            <w:ins w:id="195" w:author="Administrator" w:date="2023-03-31T11:17:27Z">
              <w:r>
                <w:rPr>
                  <w:rFonts w:hint="eastAsia" w:asciiTheme="minorEastAsia" w:hAnsiTheme="minorEastAsia" w:eastAsiaTheme="minorEastAsia" w:cstheme="minorEastAsia"/>
                  <w:sz w:val="21"/>
                  <w:szCs w:val="21"/>
                  <w:lang w:eastAsia="zh-CN"/>
                </w:rPr>
                <w:t>“</w:t>
              </w:r>
            </w:ins>
            <w:ins w:id="196" w:author="Administrator" w:date="2023-03-31T11:17:13Z">
              <w:r>
                <w:rPr>
                  <w:rFonts w:hint="eastAsia" w:asciiTheme="minorEastAsia" w:hAnsiTheme="minorEastAsia" w:eastAsiaTheme="minorEastAsia" w:cstheme="minorEastAsia"/>
                  <w:sz w:val="21"/>
                  <w:szCs w:val="21"/>
                  <w:lang w:eastAsia="zh-CN"/>
                </w:rPr>
                <w:t>（</w:t>
              </w:r>
            </w:ins>
            <w:ins w:id="197" w:author="Administrator" w:date="2023-03-31T11:17:14Z">
              <w:r>
                <w:rPr>
                  <w:rFonts w:hint="eastAsia" w:asciiTheme="minorEastAsia" w:hAnsiTheme="minorEastAsia" w:eastAsiaTheme="minorEastAsia" w:cstheme="minorEastAsia"/>
                  <w:sz w:val="21"/>
                  <w:szCs w:val="21"/>
                  <w:lang w:eastAsia="zh-CN"/>
                </w:rPr>
                <w:t>二</w:t>
              </w:r>
            </w:ins>
            <w:ins w:id="198" w:author="Administrator" w:date="2023-03-31T11:17:13Z">
              <w:r>
                <w:rPr>
                  <w:rFonts w:hint="eastAsia" w:asciiTheme="minorEastAsia" w:hAnsiTheme="minorEastAsia" w:eastAsiaTheme="minorEastAsia" w:cstheme="minorEastAsia"/>
                  <w:sz w:val="21"/>
                  <w:szCs w:val="21"/>
                  <w:lang w:eastAsia="zh-CN"/>
                </w:rPr>
                <w:t>）</w:t>
              </w:r>
            </w:ins>
            <w:ins w:id="199" w:author="Administrator" w:date="2023-03-31T11:17:19Z">
              <w:r>
                <w:rPr>
                  <w:rFonts w:hint="eastAsia" w:asciiTheme="minorEastAsia" w:hAnsiTheme="minorEastAsia" w:eastAsiaTheme="minorEastAsia" w:cstheme="minorEastAsia"/>
                  <w:sz w:val="21"/>
                  <w:szCs w:val="21"/>
                  <w:lang w:eastAsia="zh-CN"/>
                </w:rPr>
                <w:t>免费保修期</w:t>
              </w:r>
            </w:ins>
            <w:ins w:id="200" w:author="Administrator" w:date="2023-03-31T11:17:20Z">
              <w:r>
                <w:rPr>
                  <w:rFonts w:hint="eastAsia" w:asciiTheme="minorEastAsia" w:hAnsiTheme="minorEastAsia" w:eastAsiaTheme="minorEastAsia" w:cstheme="minorEastAsia"/>
                  <w:sz w:val="21"/>
                  <w:szCs w:val="21"/>
                  <w:lang w:eastAsia="zh-CN"/>
                </w:rPr>
                <w:t>外</w:t>
              </w:r>
            </w:ins>
            <w:ins w:id="201" w:author="Administrator" w:date="2023-03-31T11:17:19Z">
              <w:r>
                <w:rPr>
                  <w:rFonts w:hint="eastAsia" w:asciiTheme="minorEastAsia" w:hAnsiTheme="minorEastAsia" w:eastAsiaTheme="minorEastAsia" w:cstheme="minorEastAsia"/>
                  <w:sz w:val="21"/>
                  <w:szCs w:val="21"/>
                  <w:lang w:eastAsia="zh-CN"/>
                </w:rPr>
                <w:t>售后服务要求</w:t>
              </w:r>
            </w:ins>
            <w:ins w:id="202" w:author="Administrator" w:date="2023-03-31T11:17:29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，评审委员会根据响应情况进行打分，全部满足要求的得100分，实质性条款除外，每负偏离一项扣20分，扣完为止。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其他商务条款偏离情况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投标人应如实填写《</w:t>
            </w:r>
            <w:ins w:id="203" w:author="Administrator" w:date="2023-03-31T11:17:56Z">
              <w:r>
                <w:rPr>
                  <w:rFonts w:hint="eastAsia" w:asciiTheme="minorEastAsia" w:hAnsiTheme="minorEastAsia" w:eastAsiaTheme="minorEastAsia" w:cstheme="minorEastAsia"/>
                  <w:sz w:val="21"/>
                  <w:szCs w:val="21"/>
                  <w:lang w:eastAsia="zh-CN"/>
                </w:rPr>
                <w:t>商务</w:t>
              </w:r>
            </w:ins>
            <w:ins w:id="204" w:author="Administrator" w:date="2023-03-31T11:17:57Z">
              <w:r>
                <w:rPr>
                  <w:rFonts w:hint="eastAsia" w:asciiTheme="minorEastAsia" w:hAnsiTheme="minorEastAsia" w:eastAsiaTheme="minorEastAsia" w:cstheme="minorEastAsia"/>
                  <w:sz w:val="21"/>
                  <w:szCs w:val="21"/>
                  <w:lang w:eastAsia="zh-CN"/>
                </w:rPr>
                <w:t>要求</w:t>
              </w:r>
            </w:ins>
            <w:ins w:id="205" w:author="Administrator" w:date="2023-03-31T11:17:58Z">
              <w:r>
                <w:rPr>
                  <w:rFonts w:hint="eastAsia" w:asciiTheme="minorEastAsia" w:hAnsiTheme="minorEastAsia" w:eastAsiaTheme="minorEastAsia" w:cstheme="minorEastAsia"/>
                  <w:sz w:val="21"/>
                  <w:szCs w:val="21"/>
                  <w:lang w:eastAsia="zh-CN"/>
                </w:rPr>
                <w:t>偏离表</w:t>
              </w:r>
            </w:ins>
            <w:r>
              <w:rPr>
                <w:rFonts w:hint="eastAsia" w:asciiTheme="minorEastAsia" w:hAnsiTheme="minorEastAsia" w:eastAsiaTheme="minorEastAsia" w:cstheme="minorEastAsia"/>
                <w:sz w:val="21"/>
                <w:szCs w:val="21"/>
              </w:rPr>
              <w:t>》</w:t>
            </w:r>
            <w:ins w:id="206" w:author="Administrator" w:date="2023-03-31T11:18:12Z">
              <w:r>
                <w:rPr>
                  <w:rFonts w:hint="eastAsia" w:asciiTheme="minorEastAsia" w:hAnsiTheme="minorEastAsia" w:eastAsiaTheme="minorEastAsia" w:cstheme="minorEastAsia"/>
                  <w:sz w:val="21"/>
                  <w:szCs w:val="21"/>
                  <w:lang w:eastAsia="zh-CN"/>
                </w:rPr>
                <w:t>“</w:t>
              </w:r>
            </w:ins>
            <w:ins w:id="207" w:author="Administrator" w:date="2023-03-31T11:18:00Z">
              <w:r>
                <w:rPr>
                  <w:rFonts w:hint="eastAsia" w:asciiTheme="minorEastAsia" w:hAnsiTheme="minorEastAsia" w:eastAsiaTheme="minorEastAsia" w:cstheme="minorEastAsia"/>
                  <w:sz w:val="21"/>
                  <w:szCs w:val="21"/>
                  <w:lang w:eastAsia="zh-CN"/>
                </w:rPr>
                <w:t>（</w:t>
              </w:r>
            </w:ins>
            <w:ins w:id="208" w:author="Administrator" w:date="2023-03-31T11:18:01Z">
              <w:r>
                <w:rPr>
                  <w:rFonts w:hint="eastAsia" w:asciiTheme="minorEastAsia" w:hAnsiTheme="minorEastAsia" w:eastAsiaTheme="minorEastAsia" w:cstheme="minorEastAsia"/>
                  <w:sz w:val="21"/>
                  <w:szCs w:val="21"/>
                  <w:lang w:eastAsia="zh-CN"/>
                </w:rPr>
                <w:t>三</w:t>
              </w:r>
            </w:ins>
            <w:ins w:id="209" w:author="Administrator" w:date="2023-03-31T11:18:00Z">
              <w:r>
                <w:rPr>
                  <w:rFonts w:hint="eastAsia" w:asciiTheme="minorEastAsia" w:hAnsiTheme="minorEastAsia" w:eastAsiaTheme="minorEastAsia" w:cstheme="minorEastAsia"/>
                  <w:sz w:val="21"/>
                  <w:szCs w:val="21"/>
                  <w:lang w:eastAsia="zh-CN"/>
                </w:rPr>
                <w:t>）</w:t>
              </w:r>
            </w:ins>
            <w:ins w:id="210" w:author="Administrator" w:date="2023-03-31T11:18:04Z">
              <w:r>
                <w:rPr>
                  <w:rFonts w:hint="eastAsia" w:asciiTheme="minorEastAsia" w:hAnsiTheme="minorEastAsia" w:eastAsiaTheme="minorEastAsia" w:cstheme="minorEastAsia"/>
                  <w:sz w:val="21"/>
                  <w:szCs w:val="21"/>
                  <w:lang w:eastAsia="zh-CN"/>
                </w:rPr>
                <w:t>其他</w:t>
              </w:r>
            </w:ins>
            <w:ins w:id="211" w:author="Administrator" w:date="2023-03-31T11:18:05Z">
              <w:r>
                <w:rPr>
                  <w:rFonts w:hint="eastAsia" w:asciiTheme="minorEastAsia" w:hAnsiTheme="minorEastAsia" w:eastAsiaTheme="minorEastAsia" w:cstheme="minorEastAsia"/>
                  <w:sz w:val="21"/>
                  <w:szCs w:val="21"/>
                  <w:lang w:eastAsia="zh-CN"/>
                </w:rPr>
                <w:t>商务</w:t>
              </w:r>
            </w:ins>
            <w:ins w:id="212" w:author="Administrator" w:date="2023-03-31T11:18:08Z">
              <w:r>
                <w:rPr>
                  <w:rFonts w:hint="eastAsia" w:asciiTheme="minorEastAsia" w:hAnsiTheme="minorEastAsia" w:eastAsiaTheme="minorEastAsia" w:cstheme="minorEastAsia"/>
                  <w:sz w:val="21"/>
                  <w:szCs w:val="21"/>
                  <w:lang w:eastAsia="zh-CN"/>
                </w:rPr>
                <w:t>要求</w:t>
              </w:r>
            </w:ins>
            <w:ins w:id="213" w:author="Administrator" w:date="2023-03-31T11:18:14Z">
              <w:r>
                <w:rPr>
                  <w:rFonts w:hint="eastAsia" w:asciiTheme="minorEastAsia" w:hAnsiTheme="minorEastAsia" w:eastAsiaTheme="minorEastAsia" w:cstheme="minorEastAsia"/>
                  <w:sz w:val="21"/>
                  <w:szCs w:val="21"/>
                  <w:lang w:eastAsia="zh-CN"/>
                </w:rPr>
                <w:t>”</w:t>
              </w:r>
            </w:ins>
            <w:r>
              <w:rPr>
                <w:rFonts w:hint="eastAsia" w:asciiTheme="minorEastAsia" w:hAnsiTheme="minorEastAsia" w:eastAsiaTheme="minorEastAsia" w:cstheme="minorEastAsia"/>
                <w:sz w:val="21"/>
                <w:szCs w:val="21"/>
              </w:rPr>
              <w:t>，评审委员会根据响应情况进行打分，全部满足要求的得100分，每负偏离一项扣20分，扣完为止。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投标人奖项（荣誉、表彰）情况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3</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del w:id="214" w:author="Administrator" w:date="2023-03-31T11:18:29Z">
              <w:r>
                <w:rPr>
                  <w:rFonts w:hint="eastAsia" w:asciiTheme="minorEastAsia" w:hAnsiTheme="minorEastAsia" w:eastAsiaTheme="minorEastAsia" w:cstheme="minorEastAsia"/>
                  <w:sz w:val="21"/>
                  <w:szCs w:val="21"/>
                </w:rPr>
                <w:delText>考察投标人</w:delText>
              </w:r>
            </w:del>
            <w:del w:id="215" w:author="Administrator" w:date="2023-03-31T11:18:32Z">
              <w:r>
                <w:rPr>
                  <w:rFonts w:hint="eastAsia" w:asciiTheme="minorEastAsia" w:hAnsiTheme="minorEastAsia" w:eastAsiaTheme="minorEastAsia" w:cstheme="minorEastAsia"/>
                  <w:sz w:val="21"/>
                  <w:szCs w:val="21"/>
                </w:rPr>
                <w:delText>自</w:delText>
              </w:r>
            </w:del>
            <w:r>
              <w:rPr>
                <w:rFonts w:hint="eastAsia" w:asciiTheme="minorEastAsia" w:hAnsiTheme="minorEastAsia" w:eastAsiaTheme="minorEastAsia" w:cstheme="minorEastAsia"/>
                <w:sz w:val="21"/>
                <w:szCs w:val="21"/>
              </w:rPr>
              <w:t>2019年1月1日至本项目投标截止</w:t>
            </w:r>
            <w:ins w:id="216" w:author="Administrator" w:date="2023-03-31T11:18:37Z">
              <w:r>
                <w:rPr>
                  <w:rFonts w:hint="eastAsia" w:asciiTheme="minorEastAsia" w:hAnsiTheme="minorEastAsia" w:eastAsiaTheme="minorEastAsia" w:cstheme="minorEastAsia"/>
                  <w:sz w:val="21"/>
                  <w:szCs w:val="21"/>
                  <w:lang w:eastAsia="zh-CN"/>
                </w:rPr>
                <w:t>之</w:t>
              </w:r>
            </w:ins>
            <w:r>
              <w:rPr>
                <w:rFonts w:hint="eastAsia" w:asciiTheme="minorEastAsia" w:hAnsiTheme="minorEastAsia" w:eastAsiaTheme="minorEastAsia" w:cstheme="minorEastAsia"/>
                <w:sz w:val="21"/>
                <w:szCs w:val="21"/>
              </w:rPr>
              <w:t>日</w:t>
            </w:r>
            <w:del w:id="217" w:author="Administrator" w:date="2023-03-31T11:18:26Z">
              <w:r>
                <w:rPr>
                  <w:rFonts w:hint="eastAsia" w:asciiTheme="minorEastAsia" w:hAnsiTheme="minorEastAsia" w:eastAsiaTheme="minorEastAsia" w:cstheme="minorEastAsia"/>
                  <w:sz w:val="21"/>
                  <w:szCs w:val="21"/>
                </w:rPr>
                <w:delText>之前</w:delText>
              </w:r>
            </w:del>
            <w:ins w:id="218" w:author="Administrator" w:date="2023-03-31T11:18:26Z">
              <w:r>
                <w:rPr>
                  <w:rFonts w:hint="eastAsia" w:asciiTheme="minorEastAsia" w:hAnsiTheme="minorEastAsia" w:eastAsiaTheme="minorEastAsia" w:cstheme="minorEastAsia"/>
                  <w:sz w:val="21"/>
                  <w:szCs w:val="21"/>
                  <w:lang w:eastAsia="zh-CN"/>
                </w:rPr>
                <w:t>，</w:t>
              </w:r>
            </w:ins>
            <w:ins w:id="219" w:author="Administrator" w:date="2023-03-31T11:18:39Z">
              <w:r>
                <w:rPr>
                  <w:rFonts w:hint="eastAsia" w:asciiTheme="minorEastAsia" w:hAnsiTheme="minorEastAsia" w:eastAsiaTheme="minorEastAsia" w:cstheme="minorEastAsia"/>
                  <w:sz w:val="21"/>
                  <w:szCs w:val="21"/>
                  <w:lang w:eastAsia="zh-CN"/>
                </w:rPr>
                <w:t>投标人</w:t>
              </w:r>
            </w:ins>
            <w:commentRangeStart w:id="20"/>
            <w:r>
              <w:rPr>
                <w:rFonts w:hint="eastAsia" w:asciiTheme="minorEastAsia" w:hAnsiTheme="minorEastAsia" w:eastAsiaTheme="minorEastAsia" w:cstheme="minorEastAsia"/>
                <w:sz w:val="21"/>
                <w:szCs w:val="21"/>
              </w:rPr>
              <w:t>获得国务院颁发或省级人民政府颁发的科学进步奖情况（含科学技术奖励证书）。获得数量大于等于5个得100分，获得数量大于等于3个小于5个得50分，获得数量大于等于1个小于3个得20分，其余情况不得分。</w:t>
            </w:r>
            <w:commentRangeEnd w:id="20"/>
            <w:r>
              <w:commentReference w:id="20"/>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证明文件：</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提供证书扫描件。如投标人为分支机构（分公司）的，提供总公司相应证书也可得分，提供平级机构不得分。未按要求提供相关证明材料或提供的证明材料不清晰、无法判断的不得分。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1" w:type="dxa"/>
            <w:vMerge w:val="continue"/>
            <w:tcBorders>
              <w:left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5</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line="360" w:lineRule="auto"/>
              <w:ind w:firstLine="0" w:firstLineChars="0"/>
              <w:jc w:val="center"/>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 w:val="21"/>
                <w:szCs w:val="21"/>
              </w:rPr>
              <w:t>3</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考察内容：</w:t>
            </w:r>
          </w:p>
          <w:p>
            <w:pPr>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投标人自2019年1月1日至本项目投标截止之日（以合同签订日期为准），每提供一个</w:t>
            </w:r>
            <w:commentRangeStart w:id="21"/>
            <w:r>
              <w:rPr>
                <w:rFonts w:hint="eastAsia" w:asciiTheme="minorEastAsia" w:hAnsiTheme="minorEastAsia" w:eastAsiaTheme="minorEastAsia" w:cstheme="minorEastAsia"/>
                <w:sz w:val="21"/>
                <w:szCs w:val="21"/>
              </w:rPr>
              <w:t>公共安全视频监控类</w:t>
            </w:r>
            <w:commentRangeEnd w:id="21"/>
            <w:r>
              <w:commentReference w:id="21"/>
            </w:r>
            <w:r>
              <w:rPr>
                <w:rFonts w:hint="eastAsia" w:asciiTheme="minorEastAsia" w:hAnsiTheme="minorEastAsia" w:eastAsiaTheme="minorEastAsia" w:cstheme="minorEastAsia"/>
                <w:sz w:val="21"/>
                <w:szCs w:val="21"/>
              </w:rPr>
              <w:t>或信息化建设类业绩得20分，本项最高得100分。原件备查。</w:t>
            </w:r>
          </w:p>
          <w:p>
            <w:pPr>
              <w:keepNext w:val="0"/>
              <w:keepLines w:val="0"/>
              <w:pageBreakBefore w:val="0"/>
              <w:kinsoku/>
              <w:wordWrap w:val="0"/>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sz w:val="21"/>
                <w:szCs w:val="21"/>
              </w:rPr>
            </w:pPr>
            <w:r>
              <w:rPr>
                <w:rFonts w:hint="eastAsia" w:asciiTheme="minorEastAsia" w:hAnsiTheme="minorEastAsia" w:eastAsiaTheme="minorEastAsia" w:cstheme="minorEastAsia"/>
                <w:b/>
                <w:bCs/>
                <w:sz w:val="21"/>
                <w:szCs w:val="21"/>
              </w:rPr>
              <w:t>证明文件：</w:t>
            </w:r>
          </w:p>
          <w:p>
            <w:pPr>
              <w:pStyle w:val="2"/>
              <w:keepNext w:val="0"/>
              <w:keepLines w:val="0"/>
              <w:pageBreakBefore w:val="0"/>
              <w:kinsoku/>
              <w:overflowPunct/>
              <w:topLinePunct w:val="0"/>
              <w:autoSpaceDE/>
              <w:autoSpaceDN/>
              <w:bidi w:val="0"/>
              <w:adjustRightInd/>
              <w:snapToGrid/>
              <w:spacing w:line="360" w:lineRule="auto"/>
              <w:ind w:firstLine="0" w:firstLineChars="0"/>
              <w:rPr>
                <w:rFonts w:hint="eastAsia" w:asciiTheme="minorEastAsia" w:hAnsiTheme="minorEastAsia" w:eastAsiaTheme="minorEastAsia" w:cstheme="minorEastAsia"/>
                <w:b/>
                <w:bCs/>
                <w:kern w:val="2"/>
                <w:sz w:val="21"/>
                <w:szCs w:val="21"/>
                <w:lang w:val="en-US" w:eastAsia="zh-CN" w:bidi="ar-SA"/>
              </w:rPr>
            </w:pPr>
            <w:r>
              <w:rPr>
                <w:rFonts w:hint="eastAsia" w:asciiTheme="minorEastAsia" w:hAnsiTheme="minorEastAsia" w:eastAsiaTheme="minorEastAsia" w:cstheme="minorEastAsia"/>
                <w:b w:val="0"/>
                <w:bCs w:val="0"/>
                <w:sz w:val="21"/>
                <w:szCs w:val="21"/>
              </w:rPr>
              <w:t>提供中标通知书及合同关键页扫描件。（未提供或未按要求提供或提供的不清晰导致专家无法判断的，不得分）</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lang w:eastAsia="zh-CN"/>
              </w:rPr>
            </w:pPr>
            <w:r>
              <w:rPr>
                <w:rFonts w:hint="eastAsia" w:asciiTheme="minorEastAsia" w:hAnsiTheme="minorEastAsia" w:eastAsiaTheme="minorEastAsia" w:cstheme="minorEastAsia"/>
                <w:b/>
                <w:bCs/>
                <w:color w:val="0000FF"/>
                <w:kern w:val="0"/>
                <w:sz w:val="21"/>
                <w:szCs w:val="21"/>
                <w:highlight w:val="none"/>
                <w:lang w:val="en-US" w:eastAsia="zh-CN" w:bidi="ar"/>
              </w:rPr>
              <w:t>4</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r>
              <w:rPr>
                <w:rFonts w:hint="eastAsia" w:asciiTheme="minorEastAsia" w:hAnsiTheme="minorEastAsia" w:eastAsiaTheme="minorEastAsia" w:cstheme="minorEastAsia"/>
                <w:b/>
                <w:bCs/>
                <w:color w:val="0000FF"/>
                <w:kern w:val="0"/>
                <w:sz w:val="21"/>
                <w:szCs w:val="21"/>
                <w:highlight w:val="none"/>
                <w:lang w:bidi="ar"/>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lang w:val="en-US" w:eastAsia="zh-CN"/>
              </w:rPr>
            </w:pPr>
            <w:r>
              <w:rPr>
                <w:rFonts w:hint="eastAsia" w:asciiTheme="minorEastAsia" w:hAnsiTheme="minorEastAsia" w:eastAsiaTheme="minorEastAsia" w:cstheme="minorEastAsia"/>
                <w:b/>
                <w:bCs/>
                <w:color w:val="0000FF"/>
                <w:sz w:val="21"/>
                <w:szCs w:val="21"/>
                <w:highlight w:val="none"/>
                <w:lang w:val="en-US" w:eastAsia="zh-CN"/>
              </w:rPr>
              <w:t>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rPr>
                <w:rFonts w:hint="eastAsia" w:asciiTheme="minorEastAsia" w:hAnsiTheme="minorEastAsia" w:eastAsiaTheme="minorEastAsia" w:cstheme="minorEastAsia"/>
                <w:sz w:val="21"/>
                <w:szCs w:val="21"/>
                <w:highlight w:val="none"/>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kern w:val="0"/>
                <w:sz w:val="21"/>
                <w:szCs w:val="21"/>
                <w:highlight w:val="none"/>
                <w:lang w:bidi="ar"/>
              </w:rPr>
              <w:t>评分准则</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1" w:type="dxa"/>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color w:val="0000FF"/>
                <w:sz w:val="21"/>
                <w:szCs w:val="21"/>
                <w:highlight w:val="none"/>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left"/>
              <w:textAlignment w:val="top"/>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bookmarkEnd w:id="2"/>
    </w:tbl>
    <w:p>
      <w:pPr>
        <w:pageBreakBefore w:val="0"/>
        <w:kinsoku/>
        <w:overflowPunct/>
        <w:topLinePunct w:val="0"/>
        <w:autoSpaceDE/>
        <w:autoSpaceDN/>
        <w:bidi w:val="0"/>
        <w:spacing w:line="360" w:lineRule="auto"/>
        <w:ind w:left="0" w:firstLine="0" w:firstLineChars="0"/>
        <w:rPr>
          <w:rFonts w:hint="eastAsia" w:ascii="宋体" w:hAnsi="宋体" w:eastAsia="宋体" w:cs="宋体"/>
          <w:b/>
          <w:sz w:val="120"/>
          <w:szCs w:val="120"/>
          <w:highlight w:val="none"/>
        </w:rPr>
      </w:pPr>
      <w:r>
        <w:rPr>
          <w:rFonts w:hint="eastAsia" w:ascii="宋体" w:hAnsi="宋体" w:eastAsia="宋体" w:cs="宋体"/>
          <w:b/>
          <w:sz w:val="120"/>
          <w:szCs w:val="120"/>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政府采购</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120"/>
          <w:szCs w:val="120"/>
          <w:highlight w:val="none"/>
        </w:rPr>
      </w:pPr>
      <w:r>
        <w:rPr>
          <w:rFonts w:hint="eastAsia" w:ascii="宋体" w:hAnsi="宋体" w:eastAsia="宋体" w:cs="宋体"/>
          <w:b/>
          <w:sz w:val="120"/>
          <w:szCs w:val="120"/>
          <w:highlight w:val="none"/>
        </w:rPr>
        <w:t>招标文件</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52"/>
          <w:szCs w:val="52"/>
          <w:highlight w:val="none"/>
        </w:rPr>
      </w:pPr>
      <w:r>
        <w:rPr>
          <w:rFonts w:hint="eastAsia" w:ascii="宋体" w:hAnsi="宋体" w:eastAsia="宋体" w:cs="宋体"/>
          <w:b/>
          <w:sz w:val="52"/>
          <w:szCs w:val="52"/>
          <w:highlight w:val="none"/>
        </w:rPr>
        <w:t>（货物类）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bookmarkStart w:id="3" w:name="_Hlk71465316"/>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44"/>
          <w:szCs w:val="44"/>
          <w:highlight w:val="none"/>
        </w:rPr>
      </w:pPr>
      <w:r>
        <w:rPr>
          <w:rFonts w:hint="eastAsia" w:ascii="宋体" w:hAnsi="宋体" w:eastAsia="宋体" w:cs="宋体"/>
          <w:b/>
          <w:sz w:val="44"/>
          <w:szCs w:val="44"/>
          <w:highlight w:val="none"/>
        </w:rPr>
        <w:t>（202</w:t>
      </w:r>
      <w:r>
        <w:rPr>
          <w:rFonts w:hint="eastAsia" w:ascii="宋体" w:hAnsi="宋体" w:cs="宋体"/>
          <w:b/>
          <w:sz w:val="44"/>
          <w:szCs w:val="44"/>
          <w:highlight w:val="none"/>
          <w:lang w:val="en-US" w:eastAsia="zh-CN"/>
        </w:rPr>
        <w:t>3</w:t>
      </w:r>
      <w:r>
        <w:rPr>
          <w:rFonts w:hint="eastAsia" w:ascii="宋体" w:hAnsi="宋体" w:eastAsia="宋体" w:cs="宋体"/>
          <w:b/>
          <w:sz w:val="44"/>
          <w:szCs w:val="44"/>
          <w:highlight w:val="none"/>
        </w:rPr>
        <w:t>）</w:t>
      </w:r>
      <w:bookmarkEnd w:id="3"/>
    </w:p>
    <w:p>
      <w:pPr>
        <w:keepNext w:val="0"/>
        <w:keepLines w:val="0"/>
        <w:pageBreakBefore w:val="0"/>
        <w:widowControl/>
        <w:suppressLineNumbers w:val="0"/>
        <w:kinsoku/>
        <w:overflowPunct/>
        <w:topLinePunct w:val="0"/>
        <w:autoSpaceDE w:val="0"/>
        <w:autoSpaceDN w:val="0"/>
        <w:bidi w:val="0"/>
        <w:adjustRightInd w:val="0"/>
        <w:spacing w:before="0" w:beforeAutospacing="0" w:after="0" w:afterAutospacing="0" w:line="360" w:lineRule="auto"/>
        <w:ind w:left="0" w:right="0" w:firstLine="0" w:firstLineChars="0"/>
        <w:jc w:val="center"/>
        <w:rPr>
          <w:rFonts w:eastAsia="黑体"/>
          <w:b/>
          <w:bCs/>
          <w:color w:val="FF0000"/>
          <w:kern w:val="44"/>
          <w:sz w:val="28"/>
          <w:szCs w:val="44"/>
          <w:lang w:val="en-US"/>
        </w:rPr>
      </w:pPr>
      <w:r>
        <w:rPr>
          <w:rFonts w:hint="eastAsia" w:ascii="宋体" w:hAnsi="宋体" w:eastAsia="宋体" w:cs="宋体"/>
          <w:highlight w:val="none"/>
        </w:rPr>
        <w:br w:type="page"/>
      </w:r>
      <w:bookmarkStart w:id="4" w:name="_Hlk73564573"/>
      <w:r>
        <w:rPr>
          <w:rFonts w:hint="eastAsia" w:ascii="Times New Roman" w:hAnsi="Times New Roman" w:eastAsia="黑体" w:cs="黑体"/>
          <w:b/>
          <w:bCs/>
          <w:color w:val="FF0000"/>
          <w:kern w:val="44"/>
          <w:sz w:val="28"/>
          <w:szCs w:val="44"/>
          <w:lang w:val="en-US" w:eastAsia="zh-CN" w:bidi="ar"/>
        </w:rPr>
        <w:t>警示条款</w:t>
      </w:r>
    </w:p>
    <w:p>
      <w:pPr>
        <w:keepNext w:val="0"/>
        <w:keepLines w:val="0"/>
        <w:pageBreakBefore w:val="0"/>
        <w:widowControl/>
        <w:suppressLineNumbers w:val="0"/>
        <w:kinsoku/>
        <w:overflowPunct/>
        <w:topLinePunct w:val="0"/>
        <w:autoSpaceDE w:val="0"/>
        <w:autoSpaceDN w:val="0"/>
        <w:bidi w:val="0"/>
        <w:adjustRightInd w:val="0"/>
        <w:spacing w:before="0" w:beforeAutospacing="0" w:after="0" w:afterAutospacing="0" w:line="360" w:lineRule="auto"/>
        <w:ind w:left="0" w:right="0" w:firstLine="0" w:firstLineChars="0"/>
        <w:jc w:val="center"/>
        <w:rPr>
          <w:rFonts w:eastAsia="黑体"/>
          <w:b/>
          <w:bCs/>
          <w:color w:val="FF0000"/>
          <w:kern w:val="44"/>
          <w:sz w:val="28"/>
          <w:szCs w:val="44"/>
          <w:lang w:val="en-US"/>
        </w:rPr>
      </w:pP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w:t>
      </w:r>
      <w:r>
        <w:rPr>
          <w:rFonts w:hint="eastAsia" w:ascii="Times New Roman" w:hAnsi="Times New Roman" w:eastAsia="宋体" w:cs="宋体"/>
          <w:b/>
          <w:bCs/>
          <w:color w:val="FF0000"/>
          <w:kern w:val="0"/>
          <w:sz w:val="20"/>
          <w:szCs w:val="20"/>
          <w:lang w:val="en-US" w:eastAsia="zh-CN" w:bidi="ar"/>
        </w:rPr>
        <w:t>《深圳经济特区政府采购条例》第五十七条</w:t>
      </w:r>
      <w:r>
        <w:rPr>
          <w:rFonts w:hint="default" w:ascii="Times New Roman" w:hAnsi="Times New Roman" w:eastAsia="宋体" w:cs="Times New Roman"/>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（一）在采购活动中应当回避而未回避的；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（二）未按本条例规定签订、履行采购合同，造成严重后果的；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（三）隐瞒真实情况，提供虚假资料的；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（四）以非法手段排斥其他供应商参与竞争的；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（五）与其他采购参加人串通投标的；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（六）恶意投诉的；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（七）向采购项目相关人行贿或者提供其他不当利益的；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（八）阻碍、抗拒主管部门监督检查的；</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（九）其他违反本条例规定的行为。</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二、《深圳经济特区政府采购条例实施细则》第七十五条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b/>
          <w:bCs/>
          <w:color w:val="FF0000"/>
          <w:kern w:val="0"/>
          <w:sz w:val="20"/>
          <w:szCs w:val="20"/>
          <w:lang w:val="en-US" w:eastAsia="zh-CN" w:bidi="ar"/>
        </w:rPr>
        <w:t>三、《深圳经济特区政府采购条例实施细则》第七十七条</w:t>
      </w:r>
      <w:r>
        <w:rPr>
          <w:rFonts w:hint="default" w:ascii="Times New Roman" w:hAnsi="Times New Roman" w:eastAsia="宋体" w:cs="Times New Roman"/>
          <w:b/>
          <w:bCs/>
          <w:color w:val="FF0000"/>
          <w:kern w:val="0"/>
          <w:sz w:val="20"/>
          <w:szCs w:val="20"/>
          <w:lang w:val="en-US" w:eastAsia="zh-CN" w:bidi="ar"/>
        </w:rPr>
        <w:t xml:space="preserve"> </w:t>
      </w:r>
      <w:r>
        <w:rPr>
          <w:rFonts w:hint="eastAsia" w:ascii="Times New Roman" w:hAnsi="Times New Roman" w:eastAsia="宋体" w:cs="宋体"/>
          <w:color w:val="FF0000"/>
          <w:kern w:val="0"/>
          <w:sz w:val="20"/>
          <w:szCs w:val="20"/>
          <w:lang w:val="en-US" w:eastAsia="zh-CN" w:bidi="ar"/>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r>
        <w:rPr>
          <w:rFonts w:hint="eastAsia" w:ascii="Times New Roman" w:hAnsi="Times New Roman" w:eastAsia="宋体" w:cs="宋体"/>
          <w:color w:val="FF0000"/>
          <w:kern w:val="0"/>
          <w:sz w:val="20"/>
          <w:szCs w:val="20"/>
          <w:lang w:val="en-US" w:eastAsia="zh-CN" w:bidi="ar"/>
        </w:rPr>
        <w:t>投标供应商不能提供项目负责人或者主要技术人员的劳动合同、社会保险等劳动关系证明材料的，视为存在前款第（三）项规定的情形。</w:t>
      </w:r>
    </w:p>
    <w:p>
      <w:pPr>
        <w:keepNext w:val="0"/>
        <w:keepLines w:val="0"/>
        <w:pageBreakBefore w:val="0"/>
        <w:widowControl/>
        <w:suppressLineNumbers w:val="0"/>
        <w:kinsoku/>
        <w:overflowPunct/>
        <w:topLinePunct w:val="0"/>
        <w:bidi w:val="0"/>
        <w:spacing w:before="0" w:beforeAutospacing="0" w:after="0" w:afterAutospacing="0" w:line="360" w:lineRule="auto"/>
        <w:ind w:left="0" w:right="0" w:firstLine="0" w:firstLineChars="0"/>
        <w:jc w:val="left"/>
        <w:rPr>
          <w:color w:val="FF0000"/>
          <w:sz w:val="20"/>
          <w:szCs w:val="20"/>
          <w:lang w:val="en-US"/>
        </w:rPr>
      </w:pPr>
    </w:p>
    <w:bookmarkEnd w:id="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5" w:name="_Hlk72218009"/>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目   录</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第一册  专用条款</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sz w:val="24"/>
          <w:highlight w:val="none"/>
        </w:rPr>
        <w:t>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招标公告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第二章  </w:t>
      </w:r>
      <w:bookmarkStart w:id="6" w:name="_Hlk71994379"/>
      <w:r>
        <w:rPr>
          <w:rFonts w:hint="eastAsia" w:ascii="宋体" w:hAnsi="宋体" w:eastAsia="宋体" w:cs="宋体"/>
          <w:szCs w:val="21"/>
          <w:highlight w:val="none"/>
        </w:rPr>
        <w:t>对通用条款的补充内容及其他关键信息</w:t>
      </w:r>
      <w:bookmarkEnd w:id="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用户需求书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投标文件组成要求及格式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b/>
          <w:sz w:val="24"/>
          <w:highlight w:val="none"/>
        </w:rPr>
      </w:pPr>
      <w:r>
        <w:rPr>
          <w:rFonts w:hint="eastAsia" w:ascii="宋体" w:hAnsi="宋体" w:eastAsia="宋体" w:cs="宋体"/>
          <w:b/>
          <w:sz w:val="24"/>
          <w:highlight w:val="none"/>
        </w:rPr>
        <w:t>第二册  通用条款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第一章  总则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第二章  招标文件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第三章  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第四章  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第五章  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第六章  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第七章  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第八章  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第九章  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第十章  合同的授予与备案</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Cs w:val="21"/>
          <w:highlight w:val="none"/>
        </w:rPr>
      </w:pPr>
      <w:r>
        <w:rPr>
          <w:rFonts w:hint="eastAsia" w:ascii="宋体" w:hAnsi="宋体" w:eastAsia="宋体" w:cs="宋体"/>
          <w:szCs w:val="21"/>
          <w:highlight w:val="none"/>
        </w:rPr>
        <w:t>第十一章  质疑处理</w:t>
      </w:r>
    </w:p>
    <w:bookmarkEnd w:id="5"/>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rPr>
      </w:pPr>
      <w:bookmarkStart w:id="7" w:name="bt本工程承诺书"/>
      <w:bookmarkEnd w:id="7"/>
      <w:bookmarkStart w:id="8" w:name="bt说明"/>
      <w:bookmarkEnd w:id="8"/>
      <w:bookmarkStart w:id="9" w:name="bt投标人须知"/>
      <w:bookmarkEnd w:id="9"/>
      <w:bookmarkStart w:id="10" w:name="bt技术标投标文件格式"/>
      <w:bookmarkEnd w:id="10"/>
      <w:bookmarkStart w:id="11" w:name="bt合同条款及格式"/>
      <w:bookmarkEnd w:id="11"/>
      <w:bookmarkStart w:id="12" w:name="bt商务标投标文件格式"/>
      <w:bookmarkEnd w:id="12"/>
      <w:bookmarkStart w:id="13" w:name="bt投标文件签署授权委托书"/>
      <w:bookmarkEnd w:id="13"/>
      <w:bookmarkStart w:id="14" w:name="bt投标函"/>
      <w:bookmarkEnd w:id="14"/>
      <w:bookmarkStart w:id="15" w:name="bt其他资料由投标人自定"/>
      <w:bookmarkEnd w:id="15"/>
      <w:bookmarkStart w:id="16" w:name="合同格式"/>
      <w:bookmarkEnd w:id="16"/>
      <w:bookmarkStart w:id="17" w:name="bt项目管理班子配备情况"/>
      <w:bookmarkEnd w:id="17"/>
      <w:bookmarkStart w:id="18" w:name="bt合同条款"/>
      <w:bookmarkEnd w:id="18"/>
      <w:bookmarkStart w:id="19" w:name="bt投标报价汇总表"/>
      <w:bookmarkEnd w:id="19"/>
      <w:bookmarkStart w:id="20" w:name="bt开标一览表"/>
      <w:bookmarkEnd w:id="20"/>
      <w:bookmarkStart w:id="21" w:name="bt投标人情况介绍"/>
      <w:bookmarkEnd w:id="21"/>
      <w:bookmarkStart w:id="22" w:name="bt合同格式"/>
      <w:bookmarkEnd w:id="22"/>
      <w:bookmarkStart w:id="23" w:name="bt其他资料2"/>
      <w:bookmarkEnd w:id="23"/>
      <w:r>
        <w:rPr>
          <w:rFonts w:hint="eastAsia" w:ascii="宋体" w:hAnsi="宋体" w:eastAsia="宋体" w:cs="宋体"/>
          <w:highlight w:val="none"/>
        </w:rPr>
        <w:br w:type="page"/>
      </w:r>
    </w:p>
    <w:p>
      <w:pPr>
        <w:pStyle w:val="3"/>
        <w:pageBreakBefore w:val="0"/>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highlight w:val="none"/>
        </w:rPr>
        <w:t>第一册  专用条款</w:t>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第一章  招标公告</w:t>
      </w:r>
    </w:p>
    <w:p>
      <w:pPr>
        <w:pStyle w:val="8"/>
        <w:pageBreakBefore w:val="0"/>
        <w:numPr>
          <w:ilvl w:val="-1"/>
          <w:numId w:val="0"/>
        </w:numPr>
        <w:kinsoku/>
        <w:overflowPunct/>
        <w:topLinePunct w:val="0"/>
        <w:autoSpaceDE/>
        <w:autoSpaceDN/>
        <w:bidi w:val="0"/>
        <w:spacing w:line="360" w:lineRule="auto"/>
        <w:ind w:left="0" w:leftChars="0" w:firstLine="0" w:firstLineChars="0"/>
        <w:jc w:val="left"/>
        <w:rPr>
          <w:rFonts w:hint="eastAsia" w:ascii="宋体" w:hAnsi="宋体" w:eastAsia="宋体" w:cs="宋体"/>
          <w:sz w:val="24"/>
          <w:szCs w:val="24"/>
          <w:highlight w:val="none"/>
        </w:rPr>
      </w:pPr>
      <w:r>
        <w:rPr>
          <w:rFonts w:hint="eastAsia" w:ascii="宋体" w:hAnsi="宋体" w:eastAsia="宋体" w:cs="宋体"/>
          <w:sz w:val="24"/>
          <w:szCs w:val="24"/>
          <w:highlight w:val="none"/>
        </w:rPr>
        <w:t>投标人资格要求：</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pPr>
              <w:pageBreakBefore w:val="0"/>
              <w:widowControl/>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 w:val="28"/>
                <w:szCs w:val="28"/>
                <w:highlight w:val="none"/>
              </w:rPr>
            </w:pPr>
            <w:r>
              <w:rPr>
                <w:rFonts w:hint="eastAsia" w:ascii="宋体" w:hAnsi="宋体" w:eastAsia="宋体" w:cs="宋体"/>
                <w:kern w:val="0"/>
                <w:sz w:val="28"/>
                <w:szCs w:val="28"/>
                <w:highlight w:val="none"/>
                <w:lang w:bidi="ar"/>
              </w:rPr>
              <w:t>内容</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szCs w:val="21"/>
                <w:highlight w:val="none"/>
              </w:rPr>
            </w:pPr>
            <w:r>
              <w:rPr>
                <w:rFonts w:hint="eastAsia" w:ascii="宋体" w:hAnsi="宋体" w:eastAsia="宋体" w:cs="宋体"/>
                <w:kern w:val="0"/>
                <w:szCs w:val="21"/>
                <w:highlight w:val="none"/>
                <w:vertAlign w:val="baseline"/>
                <w:lang w:val="en-US" w:eastAsia="zh-CN"/>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投标人须是在中华人民共和国境内注册，具有独立法人资格或是具有独立承担民事责任的能力的其它组织（提供营业执照扫描件或事业单位法人证等法人证明扫描件，原件备查）；总公司或者分公司只允许一家投标，不允许同时参与本项目投标，分公司参与投标的，须提供总公司或具有独立法人的上一级公司出具的愿为其参与本项目投标的行为以及履约等行为承担民事责任的加盖总公司公章的授权函，以及提供总、分公司的营业执照扫描件，原件备查</w:t>
            </w:r>
            <w:r>
              <w:rPr>
                <w:rFonts w:hint="eastAsia" w:ascii="宋体" w:hAnsi="宋体" w:cs="宋体"/>
                <w:szCs w:val="21"/>
                <w:highlight w:val="none"/>
                <w:lang w:eastAsia="zh-CN"/>
              </w:rPr>
              <w:t>；</w:t>
            </w:r>
            <w:r>
              <w:rPr>
                <w:rFonts w:hint="eastAsia" w:ascii="宋体" w:hAnsi="宋体" w:eastAsia="宋体" w:cs="宋体"/>
                <w:szCs w:val="21"/>
                <w:highlight w:val="none"/>
                <w:lang w:eastAsia="zh-CN"/>
              </w:rPr>
              <w:t xml:space="preserve"> </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color w:val="FF0000"/>
                <w:kern w:val="0"/>
                <w:szCs w:val="21"/>
                <w:highlight w:val="none"/>
              </w:rPr>
              <w:t>本项目</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不接受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联合体投标，</w:t>
            </w:r>
            <w:r>
              <w:rPr>
                <w:rFonts w:hint="eastAsia" w:ascii="宋体" w:hAnsi="宋体" w:cs="宋体"/>
                <w:color w:val="FF0000"/>
                <w:kern w:val="0"/>
                <w:szCs w:val="21"/>
                <w:highlight w:val="none"/>
                <w:lang w:eastAsia="zh-CN"/>
              </w:rPr>
              <w:t>【不</w:t>
            </w:r>
            <w:r>
              <w:rPr>
                <w:rFonts w:hint="eastAsia" w:ascii="宋体" w:hAnsi="宋体" w:eastAsia="宋体" w:cs="宋体"/>
                <w:color w:val="FF0000"/>
                <w:kern w:val="0"/>
                <w:szCs w:val="21"/>
                <w:highlight w:val="none"/>
              </w:rPr>
              <w:t>接受</w:t>
            </w:r>
            <w:r>
              <w:rPr>
                <w:rFonts w:hint="eastAsia" w:ascii="宋体" w:hAnsi="宋体" w:cs="宋体"/>
                <w:color w:val="FF0000"/>
                <w:kern w:val="0"/>
                <w:szCs w:val="21"/>
                <w:highlight w:val="none"/>
                <w:lang w:eastAsia="zh-CN"/>
              </w:rPr>
              <w:t>】</w:t>
            </w:r>
            <w:r>
              <w:rPr>
                <w:rFonts w:hint="eastAsia" w:ascii="宋体" w:hAnsi="宋体" w:eastAsia="宋体" w:cs="宋体"/>
                <w:color w:val="FF0000"/>
                <w:kern w:val="0"/>
                <w:szCs w:val="21"/>
                <w:highlight w:val="none"/>
              </w:rPr>
              <w:t>投标人选用进口产品参与投标；</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kern w:val="0"/>
                <w:szCs w:val="21"/>
                <w:highlight w:val="none"/>
              </w:rPr>
              <w:t>参与本项目投标前三年内，在经营活动中没有重大违法记录（由供应商在《政府采购投标及履约承诺函》中作出声明）；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参与本项目政府采购活动时不存在被有关部门禁止参与政府采购活动且在有效期内的情况（由供应商在《政府采购投标及履约承诺函》中作出声明）；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kern w:val="0"/>
                <w:szCs w:val="21"/>
                <w:highlight w:val="none"/>
                <w:lang w:bidi="ar"/>
              </w:rPr>
            </w:pPr>
            <w:r>
              <w:rPr>
                <w:rFonts w:hint="eastAsia" w:ascii="宋体" w:hAnsi="宋体" w:eastAsia="宋体" w:cs="宋体"/>
                <w:b w:val="0"/>
                <w:bCs w:val="0"/>
                <w:kern w:val="0"/>
                <w:sz w:val="21"/>
                <w:szCs w:val="21"/>
                <w:highlight w:val="none"/>
              </w:rPr>
              <w:t>具备《中华人民共和国政府采购法》第二十二条第一款的条件（由供应商在《政府采购投标及履约承诺函》中作出声明）；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lang w:val="en-US" w:eastAsia="zh-CN" w:bidi="ar"/>
              </w:rPr>
            </w:pPr>
            <w:r>
              <w:rPr>
                <w:rFonts w:hint="eastAsia" w:ascii="宋体" w:hAnsi="宋体" w:eastAsia="宋体" w:cs="宋体"/>
                <w:kern w:val="0"/>
                <w:szCs w:val="21"/>
                <w:highlight w:val="none"/>
                <w:vertAlign w:val="baseline"/>
                <w:lang w:val="en-US" w:eastAsia="zh-CN"/>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textAlignment w:val="auto"/>
              <w:rPr>
                <w:rFonts w:hint="eastAsia" w:ascii="宋体" w:hAnsi="宋体" w:eastAsia="宋体" w:cs="宋体"/>
                <w:sz w:val="21"/>
                <w:szCs w:val="21"/>
                <w:highlight w:val="none"/>
              </w:rPr>
            </w:pPr>
            <w:r>
              <w:rPr>
                <w:rFonts w:hint="eastAsia" w:ascii="宋体" w:hAnsi="宋体" w:eastAsia="宋体" w:cs="宋体"/>
                <w:b w:val="0"/>
                <w:bCs w:val="0"/>
                <w:kern w:val="0"/>
                <w:sz w:val="21"/>
                <w:szCs w:val="21"/>
                <w:highlight w:val="none"/>
              </w:rPr>
              <w:t>未被列入失信被执行人、重大税收违法案件当事人名单、政府采购严重违法失信行为记录名单（由供应商在《政府采购投标及履约承诺函》中作出声明）</w:t>
            </w:r>
            <w:r>
              <w:rPr>
                <w:rFonts w:hint="eastAsia" w:ascii="宋体" w:hAnsi="宋体" w:cs="宋体"/>
                <w:b w:val="0"/>
                <w:bCs w:val="0"/>
                <w:kern w:val="0"/>
                <w:sz w:val="21"/>
                <w:szCs w:val="21"/>
                <w:highlight w:val="none"/>
                <w:lang w:eastAsia="zh-CN"/>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right="0" w:rightChars="0" w:firstLine="0" w:firstLineChars="0"/>
              <w:jc w:val="center"/>
              <w:textAlignment w:val="auto"/>
              <w:rPr>
                <w:rFonts w:hint="eastAsia" w:ascii="宋体" w:hAnsi="宋体" w:eastAsia="宋体" w:cs="宋体"/>
                <w:kern w:val="0"/>
                <w:szCs w:val="21"/>
                <w:highlight w:val="none"/>
                <w:vertAlign w:val="baseline"/>
                <w:lang w:val="en-US" w:eastAsia="zh-CN"/>
              </w:rPr>
            </w:pPr>
            <w:r>
              <w:rPr>
                <w:rFonts w:hint="eastAsia" w:ascii="宋体" w:hAnsi="宋体" w:eastAsia="宋体" w:cs="宋体"/>
                <w:kern w:val="0"/>
                <w:szCs w:val="21"/>
                <w:highlight w:val="none"/>
                <w:vertAlign w:val="baseline"/>
                <w:lang w:val="en-US" w:eastAsia="zh-CN"/>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vAlign w:val="top"/>
          </w:tcPr>
          <w:p>
            <w:pPr>
              <w:pageBreakBefore w:val="0"/>
              <w:kinsoku/>
              <w:overflowPunct/>
              <w:topLinePunct w:val="0"/>
              <w:autoSpaceDE/>
              <w:autoSpaceDN/>
              <w:bidi w:val="0"/>
              <w:spacing w:beforeAutospacing="0" w:afterAutospacing="0" w:line="360" w:lineRule="auto"/>
              <w:ind w:left="0" w:leftChars="0" w:right="0" w:rightChars="0" w:firstLine="0" w:firstLineChars="0"/>
              <w:rPr>
                <w:rFonts w:hint="eastAsia" w:ascii="宋体" w:hAnsi="宋体" w:eastAsia="宋体" w:cs="宋体"/>
                <w:b w:val="0"/>
                <w:bCs w:val="0"/>
                <w:kern w:val="0"/>
                <w:sz w:val="21"/>
                <w:szCs w:val="21"/>
                <w:highlight w:val="none"/>
                <w:lang w:eastAsia="zh-CN"/>
              </w:rPr>
            </w:pPr>
            <w:r>
              <w:rPr>
                <w:rFonts w:hint="eastAsia" w:ascii="宋体" w:hAnsi="宋体" w:eastAsia="宋体" w:cs="宋体"/>
                <w:kern w:val="0"/>
                <w:szCs w:val="21"/>
                <w:highlight w:val="none"/>
              </w:rPr>
              <w:t>依据《中华人民共和国政府采购法实施条例》第十八条第一款规定，单位负责人为同一人或者存在直接控股、管理关系的不同供应商，不得参加同一合同项下的政府采购活动</w:t>
            </w:r>
            <w:r>
              <w:rPr>
                <w:rFonts w:hint="eastAsia" w:ascii="宋体" w:hAnsi="宋体" w:eastAsia="宋体" w:cs="宋体"/>
                <w:b w:val="0"/>
                <w:bCs w:val="0"/>
                <w:kern w:val="0"/>
                <w:sz w:val="21"/>
                <w:szCs w:val="21"/>
                <w:highlight w:val="none"/>
              </w:rPr>
              <w:t>（由供应商在《政府采购投标及履约承诺函》中作出声明）</w:t>
            </w:r>
            <w:r>
              <w:rPr>
                <w:rFonts w:hint="eastAsia" w:ascii="宋体" w:hAnsi="宋体" w:cs="宋体"/>
                <w:kern w:val="0"/>
                <w:szCs w:val="21"/>
                <w:highlight w:val="none"/>
                <w:lang w:eastAsia="zh-CN"/>
              </w:rPr>
              <w:t>；</w:t>
            </w:r>
          </w:p>
        </w:tc>
      </w:tr>
    </w:tbl>
    <w:p>
      <w:pPr>
        <w:pStyle w:val="8"/>
        <w:pageBreakBefore w:val="0"/>
        <w:numPr>
          <w:ilvl w:val="0"/>
          <w:numId w:val="0"/>
        </w:numPr>
        <w:kinsoku/>
        <w:overflowPunct/>
        <w:topLinePunct w:val="0"/>
        <w:autoSpaceDE/>
        <w:autoSpaceDN/>
        <w:bidi w:val="0"/>
        <w:spacing w:line="360" w:lineRule="auto"/>
        <w:ind w:leftChars="0" w:firstLine="0" w:firstLineChars="0"/>
        <w:jc w:val="left"/>
        <w:rPr>
          <w:rFonts w:hint="eastAsia" w:ascii="宋体" w:hAnsi="宋体" w:eastAsia="宋体" w:cs="宋体"/>
          <w:highlight w:val="none"/>
        </w:rPr>
      </w:pPr>
      <w:r>
        <w:rPr>
          <w:rFonts w:hint="eastAsia" w:ascii="宋体" w:hAnsi="宋体" w:eastAsia="宋体" w:cs="宋体"/>
          <w:sz w:val="24"/>
          <w:szCs w:val="24"/>
          <w:highlight w:val="none"/>
        </w:rPr>
        <w:t>注：（1）“信用中国”、“中国政府采购网”、“深圳信用网”以及“深</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圳市政府采购监管网”为供应商信用信息的查询渠道，相关信息以开标当日的</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查询结果为准；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（2）供应商投标（上传投标文件）必须先行办理注册手续，具体请按照本</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公告“六、其他补充事宜”相关内容指引办理。</w:t>
      </w:r>
      <w:r>
        <w:rPr>
          <w:rFonts w:hint="eastAsia" w:ascii="宋体" w:hAnsi="宋体" w:eastAsia="宋体" w:cs="宋体"/>
          <w:sz w:val="24"/>
          <w:szCs w:val="24"/>
          <w:highlight w:val="none"/>
        </w:rPr>
        <w:br w:type="textWrapping"/>
      </w:r>
      <w:r>
        <w:rPr>
          <w:rFonts w:hint="eastAsia" w:ascii="宋体" w:hAnsi="宋体" w:eastAsia="宋体" w:cs="宋体"/>
          <w:sz w:val="24"/>
          <w:szCs w:val="24"/>
          <w:highlight w:val="none"/>
        </w:rPr>
        <w:t>完整公告内容详见：http://zfcg.szggzy.com:8081</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Style w:val="8"/>
        <w:pageBreakBefore w:val="0"/>
        <w:kinsoku/>
        <w:overflowPunct/>
        <w:topLinePunct w:val="0"/>
        <w:autoSpaceDE/>
        <w:autoSpaceDN/>
        <w:bidi w:val="0"/>
        <w:spacing w:beforeAutospacing="0" w:afterAutospacing="0" w:line="360" w:lineRule="auto"/>
        <w:ind w:left="0" w:leftChars="0" w:right="0" w:firstLine="0" w:firstLineChars="0"/>
        <w:jc w:val="righ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 xml:space="preserve">第二章 </w:t>
      </w:r>
      <w:bookmarkStart w:id="24" w:name="_Hlk71926094"/>
      <w:r>
        <w:rPr>
          <w:rFonts w:hint="eastAsia" w:ascii="宋体" w:hAnsi="宋体" w:eastAsia="宋体" w:cs="宋体"/>
          <w:sz w:val="28"/>
          <w:szCs w:val="28"/>
          <w:highlight w:val="none"/>
        </w:rPr>
        <w:t>对通用条款的补充内容及其他关键信息</w:t>
      </w:r>
      <w:bookmarkEnd w:id="24"/>
    </w:p>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25" w:name="_Toc60560625"/>
      <w:bookmarkStart w:id="26" w:name="_Toc101074876"/>
      <w:bookmarkStart w:id="27" w:name="_Toc73517639"/>
      <w:bookmarkStart w:id="28" w:name="_Toc60631620"/>
      <w:bookmarkStart w:id="29" w:name="_Toc73518117"/>
      <w:bookmarkStart w:id="30" w:name="_Toc100052364"/>
      <w:bookmarkStart w:id="31" w:name="_Toc73521635"/>
      <w:bookmarkStart w:id="32" w:name="_Toc73521547"/>
      <w:r>
        <w:rPr>
          <w:rFonts w:hint="eastAsia" w:ascii="宋体" w:hAnsi="宋体" w:eastAsia="宋体" w:cs="宋体"/>
          <w:szCs w:val="24"/>
          <w:highlight w:val="none"/>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3074"/>
        <w:gridCol w:w="4315"/>
      </w:tblGrid>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bookmarkStart w:id="33" w:name="_Hlk72218097"/>
            <w:r>
              <w:rPr>
                <w:rFonts w:hint="eastAsia" w:ascii="宋体" w:hAnsi="宋体" w:eastAsia="宋体" w:cs="宋体"/>
                <w:b/>
                <w:bCs/>
                <w:highlight w:val="none"/>
              </w:rPr>
              <w:t>通用条款序号</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涉及事项</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highlight w:val="none"/>
              </w:rPr>
            </w:pPr>
            <w:r>
              <w:rPr>
                <w:rFonts w:hint="eastAsia" w:ascii="宋体" w:hAnsi="宋体" w:eastAsia="宋体" w:cs="宋体"/>
                <w:b/>
                <w:bCs/>
                <w:highlight w:val="none"/>
              </w:rPr>
              <w:t>具  体  补  充  内  容</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3.1</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采购人</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cs="宋体"/>
                <w:highlight w:val="none"/>
                <w:lang w:eastAsia="zh-CN"/>
              </w:rPr>
              <w:t>深圳市公安局龙华分局</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3.2</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政府集中采购机构</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深圳公共资源交易中心（深圳交易集团有限公司龙华分公司）</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5.3</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联合体投标</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9</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踏勘现场</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10</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标前会议</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不组织</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12/13</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招标文件的澄清和修改</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20</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投标有效期</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22</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投标人的替代方案</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不接受</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25</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投标文件的大小</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val="en-US" w:eastAsia="zh-CN"/>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26</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34" w:name="_Hlk71664860"/>
            <w:r>
              <w:rPr>
                <w:rFonts w:hint="eastAsia" w:ascii="宋体" w:hAnsi="宋体" w:eastAsia="宋体" w:cs="宋体"/>
                <w:highlight w:val="none"/>
              </w:rPr>
              <w:t>样品、现场演示、方案讲解</w:t>
            </w:r>
            <w:bookmarkEnd w:id="34"/>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lang w:eastAsia="zh-CN"/>
              </w:rPr>
              <w:t>“无”</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37</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评审方法</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综合评分法</w:t>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38</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定标方法</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highlight w:val="none"/>
                <w:lang w:val="en-US" w:eastAsia="zh-CN"/>
              </w:rPr>
            </w:pPr>
            <w:commentRangeStart w:id="22"/>
            <w:r>
              <w:rPr>
                <w:rFonts w:hint="eastAsia" w:ascii="宋体" w:hAnsi="宋体" w:eastAsia="宋体" w:cs="宋体"/>
                <w:highlight w:val="none"/>
                <w:lang w:eastAsia="zh-CN"/>
              </w:rPr>
              <w:t>非评定分离</w:t>
            </w:r>
            <w:r>
              <w:rPr>
                <w:rFonts w:hint="eastAsia" w:ascii="宋体" w:hAnsi="宋体" w:cs="宋体"/>
                <w:highlight w:val="none"/>
                <w:lang w:val="en-US" w:eastAsia="zh-CN"/>
              </w:rPr>
              <w:t>/评定分离</w:t>
            </w:r>
            <w:commentRangeEnd w:id="22"/>
            <w:r>
              <w:commentReference w:id="22"/>
            </w:r>
          </w:p>
        </w:tc>
      </w:tr>
      <w:tr>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90" w:hRule="atLeast"/>
          <w:jc w:val="center"/>
        </w:trPr>
        <w:tc>
          <w:tcPr>
            <w:tcW w:w="97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46</w:t>
            </w:r>
          </w:p>
        </w:tc>
        <w:tc>
          <w:tcPr>
            <w:tcW w:w="307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履约担保</w:t>
            </w:r>
          </w:p>
        </w:tc>
        <w:tc>
          <w:tcPr>
            <w:tcW w:w="431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不需要</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szCs w:val="21"/>
          <w:highlight w:val="none"/>
        </w:rPr>
        <w:t>备注：本表是通用条款相关条款的补充和明确，如与通用条款内容相冲突的，以本表为准。</w:t>
      </w:r>
    </w:p>
    <w:bookmarkEnd w:id="33"/>
    <w:p>
      <w:pPr>
        <w:pStyle w:val="4"/>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4"/>
          <w:highlight w:val="none"/>
        </w:rPr>
      </w:pPr>
      <w:bookmarkStart w:id="35" w:name="_Hlk72218117"/>
      <w:r>
        <w:rPr>
          <w:rFonts w:hint="eastAsia" w:ascii="宋体" w:hAnsi="宋体" w:eastAsia="宋体" w:cs="宋体"/>
          <w:szCs w:val="24"/>
          <w:highlight w:val="none"/>
        </w:rPr>
        <w:t>二、其他关键信息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bookmarkStart w:id="36" w:name="_Hlk72579427"/>
      <w:r>
        <w:rPr>
          <w:rFonts w:hint="eastAsia" w:ascii="宋体" w:hAnsi="宋体" w:eastAsia="宋体" w:cs="宋体"/>
          <w:b/>
          <w:bCs/>
          <w:highlight w:val="none"/>
        </w:rPr>
        <w:t>（一）与“对通用条款的补充内容”章节相关的事项</w:t>
      </w:r>
    </w:p>
    <w:p>
      <w:pPr>
        <w:pageBreakBefore w:val="0"/>
        <w:kinsoku/>
        <w:overflowPunct/>
        <w:topLinePunct w:val="0"/>
        <w:bidi w:val="0"/>
        <w:spacing w:line="360" w:lineRule="auto"/>
        <w:ind w:firstLine="0" w:firstLineChars="0"/>
        <w:jc w:val="both"/>
        <w:rPr>
          <w:rFonts w:hint="eastAsia" w:eastAsia="宋体"/>
          <w:color w:val="auto"/>
          <w:lang w:val="en-US" w:eastAsia="zh-CN"/>
        </w:rPr>
      </w:pPr>
      <w:r>
        <w:rPr>
          <w:rFonts w:hint="eastAsia"/>
          <w:b/>
          <w:color w:val="auto"/>
          <w:lang w:val="en-US" w:eastAsia="zh-CN"/>
        </w:rPr>
        <w:t>1.非</w:t>
      </w:r>
      <w:r>
        <w:rPr>
          <w:rFonts w:hint="eastAsia"/>
          <w:b/>
          <w:color w:val="auto"/>
        </w:rPr>
        <w:t>评定分离项目</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pPr>
              <w:pageBreakBefore w:val="0"/>
              <w:widowControl w:val="0"/>
              <w:kinsoku/>
              <w:overflowPunct/>
              <w:topLinePunct w:val="0"/>
              <w:bidi w:val="0"/>
              <w:spacing w:line="360" w:lineRule="auto"/>
              <w:ind w:firstLine="0" w:firstLineChars="0"/>
              <w:jc w:val="center"/>
              <w:rPr>
                <w:color w:val="auto"/>
              </w:rPr>
            </w:pPr>
            <w:r>
              <w:rPr>
                <w:rFonts w:hint="eastAsia"/>
                <w:color w:val="auto"/>
              </w:rPr>
              <w:t>评标方法</w:t>
            </w:r>
          </w:p>
        </w:tc>
        <w:tc>
          <w:tcPr>
            <w:tcW w:w="4265" w:type="dxa"/>
            <w:noWrap w:val="0"/>
            <w:vAlign w:val="top"/>
          </w:tcPr>
          <w:p>
            <w:pPr>
              <w:pageBreakBefore w:val="0"/>
              <w:widowControl w:val="0"/>
              <w:kinsoku/>
              <w:overflowPunct/>
              <w:topLinePunct w:val="0"/>
              <w:bidi w:val="0"/>
              <w:spacing w:line="360" w:lineRule="auto"/>
              <w:ind w:firstLine="0" w:firstLineChars="0"/>
              <w:jc w:val="center"/>
              <w:rPr>
                <w:color w:val="auto"/>
              </w:rPr>
            </w:pPr>
            <w:r>
              <w:rPr>
                <w:rFonts w:hint="eastAsia"/>
                <w:color w:val="auto"/>
              </w:rPr>
              <w:t>综合评分法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4" w:type="dxa"/>
            <w:noWrap w:val="0"/>
            <w:vAlign w:val="top"/>
          </w:tcPr>
          <w:p>
            <w:pPr>
              <w:pageBreakBefore w:val="0"/>
              <w:widowControl w:val="0"/>
              <w:kinsoku/>
              <w:overflowPunct/>
              <w:topLinePunct w:val="0"/>
              <w:bidi w:val="0"/>
              <w:spacing w:line="360" w:lineRule="auto"/>
              <w:ind w:firstLine="0" w:firstLineChars="0"/>
              <w:jc w:val="center"/>
              <w:rPr>
                <w:color w:val="auto"/>
              </w:rPr>
            </w:pPr>
            <w:r>
              <w:rPr>
                <w:rFonts w:hint="eastAsia"/>
                <w:color w:val="auto"/>
              </w:rPr>
              <w:t>候选中标供应商家数</w:t>
            </w:r>
          </w:p>
        </w:tc>
        <w:tc>
          <w:tcPr>
            <w:tcW w:w="4265" w:type="dxa"/>
            <w:noWrap w:val="0"/>
            <w:vAlign w:val="top"/>
          </w:tcPr>
          <w:p>
            <w:pPr>
              <w:pageBreakBefore w:val="0"/>
              <w:widowControl w:val="0"/>
              <w:kinsoku/>
              <w:overflowPunct/>
              <w:topLinePunct w:val="0"/>
              <w:bidi w:val="0"/>
              <w:spacing w:line="360" w:lineRule="auto"/>
              <w:ind w:firstLine="0" w:firstLineChars="0"/>
              <w:jc w:val="center"/>
              <w:rPr>
                <w:rFonts w:hint="eastAsia" w:eastAsia="宋体"/>
                <w:color w:val="auto"/>
                <w:lang w:eastAsia="zh-CN"/>
              </w:rPr>
            </w:pPr>
            <w:r>
              <w:rPr>
                <w:rFonts w:hint="eastAsia"/>
                <w:color w:val="auto"/>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noWrap w:val="0"/>
            <w:vAlign w:val="top"/>
          </w:tcPr>
          <w:p>
            <w:pPr>
              <w:pageBreakBefore w:val="0"/>
              <w:widowControl w:val="0"/>
              <w:kinsoku/>
              <w:overflowPunct/>
              <w:topLinePunct w:val="0"/>
              <w:bidi w:val="0"/>
              <w:spacing w:line="360" w:lineRule="auto"/>
              <w:ind w:firstLine="0" w:firstLineChars="0"/>
              <w:jc w:val="center"/>
              <w:rPr>
                <w:color w:val="auto"/>
              </w:rPr>
            </w:pPr>
            <w:r>
              <w:rPr>
                <w:rFonts w:hint="eastAsia"/>
                <w:color w:val="auto"/>
              </w:rPr>
              <w:t>中标供应商家数</w:t>
            </w:r>
          </w:p>
        </w:tc>
        <w:tc>
          <w:tcPr>
            <w:tcW w:w="4265" w:type="dxa"/>
            <w:noWrap w:val="0"/>
            <w:vAlign w:val="top"/>
          </w:tcPr>
          <w:p>
            <w:pPr>
              <w:pageBreakBefore w:val="0"/>
              <w:widowControl w:val="0"/>
              <w:kinsoku/>
              <w:overflowPunct/>
              <w:topLinePunct w:val="0"/>
              <w:bidi w:val="0"/>
              <w:spacing w:line="360" w:lineRule="auto"/>
              <w:ind w:firstLine="0" w:firstLineChars="0"/>
              <w:jc w:val="center"/>
              <w:rPr>
                <w:color w:val="auto"/>
              </w:rPr>
            </w:pPr>
            <w:r>
              <w:rPr>
                <w:rFonts w:hint="eastAsia"/>
                <w:color w:val="auto"/>
              </w:rPr>
              <w:t>1</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（二）其他事项</w:t>
      </w:r>
      <w:bookmarkEnd w:id="3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r>
        <w:rPr>
          <w:rFonts w:hint="eastAsia" w:ascii="宋体" w:hAnsi="宋体" w:eastAsia="宋体" w:cs="宋体"/>
          <w:b/>
          <w:bCs/>
          <w:highlight w:val="none"/>
        </w:rPr>
        <w:t>1、关于享受优惠政策的主体及价格扣除比例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（1）投标人提供的货物（以招标文件用户需求书“货物清单明细”的“货物名称”一栏为准）全部均由优惠主体制造，则对其投标总价给予</w:t>
      </w:r>
      <w:commentRangeStart w:id="23"/>
      <w:r>
        <w:rPr>
          <w:rFonts w:hint="eastAsia" w:ascii="宋体" w:hAnsi="宋体" w:eastAsia="宋体" w:cs="宋体"/>
          <w:color w:val="FF0000"/>
          <w:highlight w:val="none"/>
          <w:lang w:eastAsia="zh-CN"/>
        </w:rPr>
        <w:t>【</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commentRangeEnd w:id="23"/>
      <w:r>
        <w:rPr>
          <w:rFonts w:hint="eastAsia" w:ascii="宋体" w:hAnsi="宋体" w:eastAsia="宋体" w:cs="宋体"/>
          <w:highlight w:val="none"/>
        </w:rPr>
        <w:commentReference w:id="23"/>
      </w:r>
      <w:r>
        <w:rPr>
          <w:rFonts w:hint="eastAsia" w:ascii="宋体" w:hAnsi="宋体" w:eastAsia="宋体" w:cs="宋体"/>
          <w:highlight w:val="none"/>
        </w:rPr>
        <w:t>的扣除，用扣除后的价格参与评审。满足多项优惠政策的企业，不重复享受多项价格扣除政策。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b)优惠主体制造是指货物由优惠主体生产且使用该优惠主体商号或者注册商标；投标人提供的货物既有优惠主体制造货物，又有非优惠主体制造货物的，不给予价格扣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（2）根据</w:t>
      </w:r>
      <w:r>
        <w:rPr>
          <w:rFonts w:hint="eastAsia" w:ascii="宋体" w:hAnsi="宋体" w:eastAsia="宋体" w:cs="宋体"/>
          <w:szCs w:val="22"/>
          <w:highlight w:val="none"/>
        </w:rPr>
        <w:t>《工业和信息化部、国家统计局、国家发展和改革委员会、财政部关于印发中小企业划型标准规定的通知》（工信部联企业〔2011〕300 号）</w:t>
      </w:r>
      <w:r>
        <w:rPr>
          <w:rFonts w:hint="eastAsia" w:ascii="宋体" w:hAnsi="宋体" w:eastAsia="宋体" w:cs="宋体"/>
          <w:highlight w:val="none"/>
        </w:rPr>
        <w:t>，</w:t>
      </w:r>
      <w:bookmarkStart w:id="37" w:name="_Hlk71970739"/>
      <w:r>
        <w:rPr>
          <w:rFonts w:hint="eastAsia" w:ascii="宋体" w:hAnsi="宋体" w:eastAsia="宋体" w:cs="宋体"/>
          <w:highlight w:val="none"/>
        </w:rPr>
        <w:t>本项目</w:t>
      </w:r>
      <w:bookmarkStart w:id="38" w:name="_Hlk71924718"/>
      <w:r>
        <w:rPr>
          <w:rFonts w:hint="eastAsia" w:ascii="宋体" w:hAnsi="宋体" w:eastAsia="宋体" w:cs="宋体"/>
          <w:highlight w:val="none"/>
        </w:rPr>
        <w:t>采购标的（货物）对应的中小企业划分标准所属行业</w:t>
      </w:r>
      <w:bookmarkEnd w:id="38"/>
      <w:r>
        <w:rPr>
          <w:rFonts w:hint="eastAsia" w:ascii="宋体" w:hAnsi="宋体" w:eastAsia="宋体" w:cs="宋体"/>
          <w:highlight w:val="none"/>
        </w:rPr>
        <w:t>为</w:t>
      </w:r>
      <w:commentRangeStart w:id="24"/>
      <w:r>
        <w:rPr>
          <w:rFonts w:hint="eastAsia" w:ascii="宋体" w:hAnsi="宋体" w:eastAsia="宋体" w:cs="宋体"/>
          <w:color w:val="FF0000"/>
          <w:highlight w:val="none"/>
          <w:lang w:eastAsia="zh-CN"/>
        </w:rPr>
        <w:t>【</w:t>
      </w:r>
      <w:r>
        <w:rPr>
          <w:rFonts w:hint="eastAsia" w:ascii="宋体" w:hAnsi="宋体" w:eastAsia="宋体" w:cs="宋体"/>
          <w:color w:val="FF0000"/>
          <w:highlight w:val="none"/>
          <w:u w:val="single"/>
        </w:rPr>
        <w:t xml:space="preserve"> </w:t>
      </w:r>
      <w:r>
        <w:rPr>
          <w:rFonts w:hint="eastAsia" w:ascii="宋体" w:hAnsi="宋体" w:eastAsia="宋体" w:cs="宋体"/>
          <w:color w:val="FF0000"/>
          <w:highlight w:val="none"/>
          <w:lang w:eastAsia="zh-CN"/>
        </w:rPr>
        <w:t>】</w:t>
      </w:r>
      <w:r>
        <w:rPr>
          <w:rFonts w:hint="eastAsia" w:ascii="宋体" w:hAnsi="宋体" w:eastAsia="宋体" w:cs="宋体"/>
          <w:color w:val="FF0000"/>
          <w:highlight w:val="none"/>
        </w:rPr>
        <w:t>业</w:t>
      </w:r>
      <w:commentRangeEnd w:id="24"/>
      <w:r>
        <w:commentReference w:id="24"/>
      </w:r>
      <w:r>
        <w:rPr>
          <w:rFonts w:hint="eastAsia" w:ascii="宋体" w:hAnsi="宋体" w:eastAsia="宋体" w:cs="宋体"/>
          <w:highlight w:val="none"/>
        </w:rPr>
        <w:t>。</w:t>
      </w:r>
      <w:bookmarkEnd w:id="3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highlight w:val="none"/>
        </w:rPr>
        <w:t>（4）享受价格扣除获得政府采购合同的，小微企业不得将合同分包给大中型企业。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lang w:val="en-US" w:eastAsia="zh-CN"/>
        </w:rPr>
      </w:pPr>
      <w:r>
        <w:rPr>
          <w:rFonts w:hint="eastAsia" w:ascii="宋体" w:hAnsi="宋体" w:eastAsia="宋体" w:cs="宋体"/>
          <w:b/>
          <w:bCs/>
          <w:highlight w:val="none"/>
          <w:lang w:val="en-US" w:eastAsia="zh-CN"/>
        </w:rPr>
        <w:t>2.</w:t>
      </w:r>
      <w:bookmarkStart w:id="39" w:name="_Hlk72594713"/>
      <w:r>
        <w:rPr>
          <w:rFonts w:hint="eastAsia" w:ascii="宋体" w:hAnsi="宋体" w:eastAsia="宋体" w:cs="宋体"/>
          <w:b/>
          <w:bCs/>
          <w:highlight w:val="none"/>
          <w:lang w:val="en-US" w:eastAsia="zh-CN"/>
        </w:rPr>
        <w:t>关于政府采购订单融资政策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val="en-US" w:eastAsia="zh-CN"/>
        </w:rPr>
      </w:pPr>
      <w:r>
        <w:rPr>
          <w:rFonts w:hint="eastAsia" w:ascii="宋体" w:hAnsi="宋体" w:eastAsia="宋体" w:cs="宋体"/>
          <w:highlight w:val="none"/>
          <w:lang w:val="en-US" w:eastAsia="zh-CN"/>
        </w:rPr>
        <w:t>为进一步拓宽企业融资渠道，降低企业融资成本，我市推出政府采购订单融资服务，中标（成交）供应商可以凭借中标（成交）通知书或政府采购合同向金融机构提出融资申请。订单融资具体流程可登录深圳交易集团融资服务平台（http://zfcg.szggzy.com:8081/financeplatform/），相关政策法规参阅深圳市政府采购监管网（http://zfcg.sz.gov.cn/）信息公开栏目。咨询电话：0755­88653386。</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cs="宋体"/>
          <w:b/>
          <w:bCs/>
          <w:color w:val="FF0000"/>
          <w:highlight w:val="none"/>
          <w:lang w:val="en-US" w:eastAsia="zh-CN"/>
        </w:rPr>
      </w:pPr>
      <w:r>
        <w:rPr>
          <w:rFonts w:hint="eastAsia" w:ascii="宋体" w:hAnsi="宋体" w:eastAsia="宋体" w:cs="宋体"/>
          <w:b/>
          <w:bCs/>
          <w:color w:val="FF0000"/>
          <w:highlight w:val="none"/>
          <w:lang w:val="en-US" w:eastAsia="zh-CN"/>
        </w:rPr>
        <w:t>3.</w:t>
      </w:r>
      <w:bookmarkEnd w:id="39"/>
      <w:bookmarkStart w:id="40" w:name="_Hlk72594729"/>
      <w:bookmarkStart w:id="41" w:name="_Hlk76855768"/>
      <w:r>
        <w:rPr>
          <w:rFonts w:hint="eastAsia" w:ascii="宋体" w:hAnsi="宋体" w:cs="宋体"/>
          <w:b/>
          <w:bCs/>
          <w:color w:val="FF0000"/>
          <w:highlight w:val="none"/>
          <w:lang w:val="en-US" w:eastAsia="zh-CN"/>
        </w:rPr>
        <w:t>本项目不向中标供应商收取代理服务费。</w:t>
      </w:r>
    </w:p>
    <w:bookmarkEnd w:id="40"/>
    <w:bookmarkEnd w:id="41"/>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highlight w:val="none"/>
          <w:lang w:val="en-US" w:eastAsia="zh-CN"/>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highlight w:val="none"/>
          <w:lang w:val="en-US" w:eastAsia="zh-CN"/>
        </w:rPr>
      </w:pPr>
    </w:p>
    <w:bookmarkEnd w:id="35"/>
    <w:p>
      <w:pPr>
        <w:pageBreakBefore w:val="0"/>
        <w:kinsoku/>
        <w:overflowPunct/>
        <w:topLinePunct w:val="0"/>
        <w:bidi w:val="0"/>
        <w:spacing w:line="360" w:lineRule="auto"/>
        <w:ind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第三章 用户需求书</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eastAsia="宋体" w:cs="宋体"/>
          <w:b/>
          <w:bCs/>
          <w:sz w:val="28"/>
          <w:szCs w:val="28"/>
          <w:highlight w:val="none"/>
        </w:rPr>
        <w:t>一、项目基本信息</w:t>
      </w:r>
    </w:p>
    <w:tbl>
      <w:tblPr>
        <w:tblStyle w:val="43"/>
        <w:tblW w:w="85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1503"/>
        <w:gridCol w:w="1332"/>
        <w:gridCol w:w="3276"/>
        <w:gridCol w:w="17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69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序号</w:t>
            </w:r>
          </w:p>
        </w:tc>
        <w:tc>
          <w:tcPr>
            <w:tcW w:w="150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采购计划编号</w:t>
            </w:r>
          </w:p>
        </w:tc>
        <w:tc>
          <w:tcPr>
            <w:tcW w:w="13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lang w:eastAsia="zh-CN"/>
              </w:rPr>
            </w:pPr>
            <w:r>
              <w:rPr>
                <w:rFonts w:hint="eastAsia" w:ascii="宋体" w:hAnsi="宋体" w:cs="宋体"/>
                <w:b/>
                <w:bCs w:val="0"/>
                <w:szCs w:val="21"/>
                <w:highlight w:val="none"/>
                <w:lang w:eastAsia="zh-CN"/>
              </w:rPr>
              <w:t>项目编号</w:t>
            </w:r>
          </w:p>
        </w:tc>
        <w:tc>
          <w:tcPr>
            <w:tcW w:w="32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szCs w:val="21"/>
                <w:highlight w:val="none"/>
              </w:rPr>
            </w:pPr>
            <w:r>
              <w:rPr>
                <w:rFonts w:hint="eastAsia" w:ascii="宋体" w:hAnsi="宋体" w:eastAsia="宋体" w:cs="宋体"/>
                <w:b/>
                <w:bCs w:val="0"/>
                <w:szCs w:val="21"/>
                <w:highlight w:val="none"/>
              </w:rPr>
              <w:t>采购项目名称</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val="0"/>
                <w:color w:val="FF0000"/>
                <w:szCs w:val="21"/>
                <w:highlight w:val="none"/>
              </w:rPr>
            </w:pPr>
            <w:r>
              <w:rPr>
                <w:rFonts w:hint="eastAsia" w:ascii="宋体" w:hAnsi="宋体" w:eastAsia="宋体" w:cs="宋体"/>
                <w:b/>
                <w:bCs w:val="0"/>
                <w:color w:val="FF0000"/>
                <w:szCs w:val="21"/>
                <w:highlight w:val="none"/>
              </w:rPr>
              <w:t>财政预算金额（元）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69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1</w:t>
            </w:r>
          </w:p>
        </w:tc>
        <w:tc>
          <w:tcPr>
            <w:tcW w:w="150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color w:val="FF0000"/>
                <w:szCs w:val="21"/>
                <w:highlight w:val="none"/>
              </w:rPr>
            </w:pPr>
            <w:r>
              <w:rPr>
                <w:rFonts w:hint="eastAsia" w:ascii="宋体" w:hAnsi="宋体" w:eastAsia="宋体" w:cs="宋体"/>
                <w:bCs/>
                <w:color w:val="FF0000"/>
                <w:szCs w:val="21"/>
                <w:highlight w:val="none"/>
              </w:rPr>
              <w:t>PLAN-******</w:t>
            </w:r>
          </w:p>
        </w:tc>
        <w:tc>
          <w:tcPr>
            <w:tcW w:w="133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c>
          <w:tcPr>
            <w:tcW w:w="32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lang w:eastAsia="zh-CN"/>
              </w:rPr>
            </w:pPr>
            <w:r>
              <w:rPr>
                <w:rFonts w:hint="eastAsia" w:ascii="宋体" w:hAnsi="宋体" w:cs="宋体"/>
                <w:b/>
                <w:bCs/>
                <w:color w:val="FF0000"/>
                <w:szCs w:val="21"/>
                <w:highlight w:val="none"/>
                <w:lang w:eastAsia="zh-CN"/>
              </w:rPr>
              <w:t>深圳市公安局龙华分局观澜派出所信息化建设项目</w:t>
            </w:r>
          </w:p>
        </w:tc>
        <w:tc>
          <w:tcPr>
            <w:tcW w:w="171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Cs/>
                <w:color w:val="FF0000"/>
                <w:szCs w:val="21"/>
                <w:highlight w:val="none"/>
                <w:lang w:val="en-US" w:eastAsia="zh-CN"/>
              </w:rPr>
            </w:pPr>
            <w:r>
              <w:rPr>
                <w:rFonts w:hint="eastAsia" w:ascii="宋体" w:hAnsi="宋体" w:eastAsia="宋体" w:cs="宋体"/>
                <w:bCs/>
                <w:color w:val="FF0000"/>
                <w:szCs w:val="21"/>
                <w:highlight w:val="none"/>
              </w:rPr>
              <w:t>14</w:t>
            </w:r>
            <w:r>
              <w:rPr>
                <w:rFonts w:hint="eastAsia" w:ascii="宋体" w:hAnsi="宋体" w:cs="宋体"/>
                <w:bCs/>
                <w:color w:val="FF0000"/>
                <w:szCs w:val="21"/>
                <w:highlight w:val="none"/>
                <w:lang w:val="en-US" w:eastAsia="zh-CN"/>
              </w:rPr>
              <w:t>,</w:t>
            </w:r>
            <w:r>
              <w:rPr>
                <w:rFonts w:hint="eastAsia" w:ascii="宋体" w:hAnsi="宋体" w:eastAsia="宋体" w:cs="宋体"/>
                <w:bCs/>
                <w:color w:val="FF0000"/>
                <w:szCs w:val="21"/>
                <w:highlight w:val="none"/>
              </w:rPr>
              <w:t>591</w:t>
            </w:r>
            <w:r>
              <w:rPr>
                <w:rFonts w:hint="eastAsia" w:ascii="宋体" w:hAnsi="宋体" w:cs="宋体"/>
                <w:bCs/>
                <w:color w:val="FF0000"/>
                <w:szCs w:val="21"/>
                <w:highlight w:val="none"/>
                <w:lang w:val="en-US" w:eastAsia="zh-CN"/>
              </w:rPr>
              <w:t>,</w:t>
            </w:r>
            <w:r>
              <w:rPr>
                <w:rFonts w:hint="eastAsia" w:ascii="宋体" w:hAnsi="宋体" w:eastAsia="宋体" w:cs="宋体"/>
                <w:bCs/>
                <w:color w:val="FF0000"/>
                <w:szCs w:val="21"/>
                <w:highlight w:val="none"/>
              </w:rPr>
              <w:t>7</w:t>
            </w:r>
            <w:r>
              <w:rPr>
                <w:rFonts w:hint="eastAsia" w:ascii="宋体" w:hAnsi="宋体" w:cs="宋体"/>
                <w:bCs/>
                <w:color w:val="FF0000"/>
                <w:szCs w:val="21"/>
                <w:highlight w:val="none"/>
                <w:lang w:val="en-US" w:eastAsia="zh-CN"/>
              </w:rPr>
              <w:t>00.00</w:t>
            </w:r>
          </w:p>
        </w:tc>
      </w:tr>
    </w:tbl>
    <w:p>
      <w:pPr>
        <w:pageBreakBefore w:val="0"/>
        <w:numPr>
          <w:ilvl w:val="0"/>
          <w:numId w:val="0"/>
        </w:numPr>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szCs w:val="21"/>
          <w:highlight w:val="none"/>
        </w:rPr>
      </w:pPr>
      <w:bookmarkStart w:id="42" w:name="_Hlk72258617"/>
      <w:r>
        <w:rPr>
          <w:rFonts w:hint="eastAsia" w:ascii="宋体" w:hAnsi="宋体" w:eastAsia="宋体" w:cs="宋体"/>
          <w:b/>
          <w:szCs w:val="21"/>
          <w:highlight w:val="none"/>
          <w:lang w:eastAsia="zh-CN"/>
        </w:rPr>
        <w:t>备注：</w:t>
      </w:r>
      <w:r>
        <w:rPr>
          <w:rFonts w:hint="eastAsia" w:ascii="宋体" w:hAnsi="宋体" w:eastAsia="宋体" w:cs="宋体"/>
          <w:b/>
          <w:szCs w:val="21"/>
          <w:highlight w:val="none"/>
        </w:rPr>
        <w:t>本项目的财政预算金额为人民币</w:t>
      </w:r>
      <w:r>
        <w:rPr>
          <w:rFonts w:hint="eastAsia" w:ascii="宋体" w:hAnsi="宋体" w:eastAsia="宋体" w:cs="宋体"/>
          <w:b/>
          <w:color w:val="FF0000"/>
          <w:szCs w:val="21"/>
          <w:highlight w:val="none"/>
        </w:rPr>
        <w:t>14,591,700.00元</w:t>
      </w:r>
      <w:r>
        <w:rPr>
          <w:rFonts w:hint="eastAsia" w:ascii="宋体" w:hAnsi="宋体" w:eastAsia="宋体" w:cs="宋体"/>
          <w:b/>
          <w:szCs w:val="21"/>
          <w:highlight w:val="none"/>
        </w:rPr>
        <w:t>。</w:t>
      </w:r>
    </w:p>
    <w:p>
      <w:pPr>
        <w:pStyle w:val="4"/>
        <w:keepNext w:val="0"/>
        <w:keepLines w:val="0"/>
        <w:pageBreakBefore w:val="0"/>
        <w:widowControl w:val="0"/>
        <w:kinsoku/>
        <w:wordWrap/>
        <w:overflowPunct/>
        <w:topLinePunct w:val="0"/>
        <w:autoSpaceDE/>
        <w:autoSpaceDN/>
        <w:bidi w:val="0"/>
        <w:snapToGrid/>
        <w:spacing w:beforeAutospacing="0" w:afterAutospacing="0" w:line="360" w:lineRule="auto"/>
        <w:ind w:left="0" w:leftChars="0" w:right="0" w:firstLine="0" w:firstLineChars="0"/>
        <w:jc w:val="left"/>
        <w:rPr>
          <w:rFonts w:hint="eastAsia" w:ascii="宋体" w:hAnsi="宋体" w:cs="宋体"/>
          <w:b/>
          <w:bCs/>
          <w:sz w:val="28"/>
          <w:szCs w:val="28"/>
          <w:highlight w:val="none"/>
          <w:lang w:eastAsia="zh-CN"/>
        </w:rPr>
      </w:pPr>
      <w:r>
        <w:rPr>
          <w:rFonts w:hint="eastAsia" w:ascii="宋体" w:hAnsi="宋体" w:eastAsia="宋体" w:cs="宋体"/>
          <w:b/>
          <w:bCs/>
          <w:sz w:val="28"/>
          <w:szCs w:val="28"/>
          <w:highlight w:val="none"/>
        </w:rPr>
        <w:t>二、</w:t>
      </w:r>
      <w:bookmarkStart w:id="43" w:name="_Hlk72073432"/>
      <w:r>
        <w:rPr>
          <w:rFonts w:hint="eastAsia" w:ascii="宋体" w:hAnsi="宋体" w:cs="宋体"/>
          <w:b/>
          <w:bCs/>
          <w:sz w:val="28"/>
          <w:szCs w:val="28"/>
          <w:highlight w:val="none"/>
          <w:lang w:eastAsia="zh-CN"/>
        </w:rPr>
        <w:t>项目背景</w:t>
      </w:r>
    </w:p>
    <w:p>
      <w:pPr>
        <w:keepNext w:val="0"/>
        <w:keepLines w:val="0"/>
        <w:pageBreakBefore w:val="0"/>
        <w:widowControl w:val="0"/>
        <w:kinsoku/>
        <w:wordWrap/>
        <w:overflowPunct/>
        <w:topLinePunct w:val="0"/>
        <w:autoSpaceDE/>
        <w:autoSpaceDN/>
        <w:bidi w:val="0"/>
        <w:snapToGrid/>
        <w:spacing w:line="360" w:lineRule="auto"/>
        <w:ind w:firstLine="0" w:firstLineChars="0"/>
        <w:rPr>
          <w:rFonts w:hint="eastAsia"/>
          <w:lang w:val="en-US" w:eastAsia="zh-CN"/>
        </w:rPr>
      </w:pPr>
      <w:r>
        <w:rPr>
          <w:rFonts w:hint="eastAsia"/>
          <w:lang w:val="en-US" w:eastAsia="zh-CN"/>
        </w:rPr>
        <w:t>以提升派出所警务实战效能和夯实基层基础工作为两大出发点，持续加大基层基础与科技信息化投入，做实做强派出所“打、防、管、控、服”五项工作内容，此次新建观澜派出所信息化建设项目，项目内容包含综合布线系统、网络及语音通讯系统、无线信号覆盖、安全防范系统、数据机房、多媒体会议系统、 档案室、 执法办案场所信息化、联合作战中心信息化、接警大厅信息化等，做到统一建设标准、统一设计风格，确保派出所满足指挥调度、服务群众、执法办案、日常办公、值班备勤、车辆停放、民（辅）警训练工作需要。</w:t>
      </w:r>
    </w:p>
    <w:p>
      <w:pPr>
        <w:pStyle w:val="4"/>
        <w:keepNext w:val="0"/>
        <w:keepLines w:val="0"/>
        <w:pageBreakBefore w:val="0"/>
        <w:widowControl w:val="0"/>
        <w:kinsoku/>
        <w:wordWrap/>
        <w:overflowPunct/>
        <w:topLinePunct w:val="0"/>
        <w:autoSpaceDE/>
        <w:autoSpaceDN/>
        <w:bidi w:val="0"/>
        <w:snapToGrid/>
        <w:spacing w:beforeAutospacing="0" w:afterAutospacing="0" w:line="360" w:lineRule="auto"/>
        <w:ind w:left="0" w:leftChars="0" w:right="0" w:firstLine="0" w:firstLineChars="0"/>
        <w:jc w:val="left"/>
        <w:rPr>
          <w:rFonts w:hint="eastAsia" w:ascii="宋体" w:hAnsi="宋体" w:eastAsia="宋体" w:cs="宋体"/>
          <w:b/>
          <w:bCs/>
          <w:sz w:val="28"/>
          <w:szCs w:val="28"/>
          <w:highlight w:val="none"/>
          <w:lang w:val="en-US" w:eastAsia="zh-CN"/>
        </w:rPr>
      </w:pPr>
      <w:r>
        <w:rPr>
          <w:rFonts w:hint="eastAsia" w:ascii="宋体" w:hAnsi="宋体" w:eastAsia="宋体" w:cs="宋体"/>
          <w:b/>
          <w:bCs/>
          <w:sz w:val="28"/>
          <w:szCs w:val="28"/>
          <w:highlight w:val="none"/>
          <w:lang w:eastAsia="zh-CN"/>
        </w:rPr>
        <w:t>三、</w:t>
      </w:r>
      <w:r>
        <w:rPr>
          <w:rFonts w:hint="eastAsia" w:ascii="宋体" w:hAnsi="宋体" w:eastAsia="宋体" w:cs="宋体"/>
          <w:b/>
          <w:bCs/>
          <w:sz w:val="28"/>
          <w:szCs w:val="28"/>
          <w:highlight w:val="none"/>
        </w:rPr>
        <w:t>货物需求</w:t>
      </w:r>
      <w:r>
        <w:rPr>
          <w:rFonts w:hint="eastAsia" w:ascii="宋体" w:hAnsi="宋体" w:eastAsia="宋体" w:cs="宋体"/>
          <w:b/>
          <w:bCs/>
          <w:sz w:val="28"/>
          <w:szCs w:val="28"/>
          <w:highlight w:val="none"/>
          <w:lang w:val="en-US" w:eastAsia="zh-CN"/>
        </w:rPr>
        <w:t>明细</w:t>
      </w:r>
      <w:bookmarkEnd w:id="43"/>
    </w:p>
    <w:p>
      <w:pPr>
        <w:pageBreakBefore w:val="0"/>
        <w:kinsoku/>
        <w:overflowPunct/>
        <w:topLinePunct w:val="0"/>
        <w:bidi w:val="0"/>
        <w:spacing w:line="360" w:lineRule="auto"/>
        <w:ind w:firstLine="0" w:firstLineChars="0"/>
        <w:rPr>
          <w:rFonts w:hint="default" w:ascii="宋体" w:hAnsi="宋体" w:eastAsia="宋体" w:cs="宋体"/>
          <w:b/>
          <w:kern w:val="2"/>
          <w:sz w:val="24"/>
          <w:szCs w:val="24"/>
          <w:highlight w:val="none"/>
          <w:lang w:val="en-US" w:eastAsia="zh-CN" w:bidi="ar-SA"/>
        </w:rPr>
      </w:pPr>
      <w:r>
        <w:rPr>
          <w:rFonts w:hint="eastAsia" w:ascii="宋体" w:hAnsi="宋体" w:eastAsia="宋体" w:cs="宋体"/>
          <w:b/>
          <w:kern w:val="2"/>
          <w:sz w:val="24"/>
          <w:szCs w:val="24"/>
          <w:highlight w:val="none"/>
          <w:lang w:val="en-US" w:eastAsia="zh-CN" w:bidi="ar-SA"/>
        </w:rPr>
        <w:t>3.1货物清单</w:t>
      </w:r>
    </w:p>
    <w:tbl>
      <w:tblPr>
        <w:tblStyle w:val="43"/>
        <w:tblW w:w="8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6"/>
        <w:gridCol w:w="1660"/>
        <w:gridCol w:w="2650"/>
        <w:gridCol w:w="753"/>
        <w:gridCol w:w="709"/>
        <w:gridCol w:w="18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sz w:val="21"/>
                <w:szCs w:val="21"/>
                <w:highlight w:val="none"/>
              </w:rPr>
            </w:pPr>
            <w:r>
              <w:rPr>
                <w:rFonts w:hint="eastAsia" w:asciiTheme="minorEastAsia" w:hAnsiTheme="minorEastAsia" w:eastAsiaTheme="minorEastAsia" w:cstheme="minorEastAsia"/>
                <w:b/>
                <w:bCs w:val="0"/>
                <w:sz w:val="21"/>
                <w:szCs w:val="21"/>
                <w:highlight w:val="none"/>
              </w:rPr>
              <w:t>序号</w:t>
            </w:r>
          </w:p>
        </w:tc>
        <w:tc>
          <w:tcPr>
            <w:tcW w:w="166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sz w:val="21"/>
                <w:szCs w:val="21"/>
                <w:highlight w:val="none"/>
              </w:rPr>
            </w:pPr>
            <w:r>
              <w:rPr>
                <w:rFonts w:hint="eastAsia" w:asciiTheme="minorEastAsia" w:hAnsiTheme="minorEastAsia" w:eastAsiaTheme="minorEastAsia" w:cstheme="minorEastAsia"/>
                <w:b/>
                <w:bCs w:val="0"/>
                <w:sz w:val="21"/>
                <w:szCs w:val="21"/>
                <w:highlight w:val="none"/>
              </w:rPr>
              <w:t>采购计划编号</w:t>
            </w:r>
          </w:p>
        </w:tc>
        <w:tc>
          <w:tcPr>
            <w:tcW w:w="265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sz w:val="21"/>
                <w:szCs w:val="21"/>
                <w:highlight w:val="none"/>
              </w:rPr>
            </w:pPr>
            <w:r>
              <w:rPr>
                <w:rFonts w:hint="eastAsia" w:asciiTheme="minorEastAsia" w:hAnsiTheme="minorEastAsia" w:eastAsiaTheme="minorEastAsia" w:cstheme="minorEastAsia"/>
                <w:b/>
                <w:bCs w:val="0"/>
                <w:sz w:val="21"/>
                <w:szCs w:val="21"/>
                <w:highlight w:val="none"/>
              </w:rPr>
              <w:t>货物名称（标的名称）</w:t>
            </w:r>
          </w:p>
        </w:tc>
        <w:tc>
          <w:tcPr>
            <w:tcW w:w="75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sz w:val="21"/>
                <w:szCs w:val="21"/>
                <w:highlight w:val="none"/>
              </w:rPr>
            </w:pPr>
            <w:r>
              <w:rPr>
                <w:rFonts w:hint="eastAsia" w:asciiTheme="minorEastAsia" w:hAnsiTheme="minorEastAsia" w:eastAsiaTheme="minorEastAsia" w:cstheme="minorEastAsia"/>
                <w:b/>
                <w:bCs w:val="0"/>
                <w:sz w:val="21"/>
                <w:szCs w:val="21"/>
                <w:highlight w:val="none"/>
              </w:rPr>
              <w:t>数量</w:t>
            </w:r>
          </w:p>
        </w:tc>
        <w:tc>
          <w:tcPr>
            <w:tcW w:w="709"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sz w:val="21"/>
                <w:szCs w:val="21"/>
                <w:highlight w:val="none"/>
              </w:rPr>
            </w:pPr>
            <w:r>
              <w:rPr>
                <w:rFonts w:hint="eastAsia" w:asciiTheme="minorEastAsia" w:hAnsiTheme="minorEastAsia" w:eastAsiaTheme="minorEastAsia" w:cstheme="minorEastAsia"/>
                <w:b/>
                <w:bCs w:val="0"/>
                <w:sz w:val="21"/>
                <w:szCs w:val="21"/>
                <w:highlight w:val="none"/>
              </w:rPr>
              <w:t>单位</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bCs w:val="0"/>
                <w:color w:val="FF0000"/>
                <w:sz w:val="21"/>
                <w:szCs w:val="21"/>
                <w:highlight w:val="none"/>
              </w:rPr>
            </w:pPr>
            <w:r>
              <w:rPr>
                <w:rFonts w:hint="eastAsia" w:asciiTheme="minorEastAsia" w:hAnsiTheme="minorEastAsia" w:eastAsiaTheme="minorEastAsia" w:cstheme="minorEastAsia"/>
                <w:b/>
                <w:bCs w:val="0"/>
                <w:color w:val="auto"/>
                <w:sz w:val="21"/>
                <w:szCs w:val="21"/>
                <w:highlight w:val="none"/>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1</w:t>
            </w:r>
          </w:p>
        </w:tc>
        <w:tc>
          <w:tcPr>
            <w:tcW w:w="1660"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PLAN-***</w:t>
            </w: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综合布线系统</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color w:val="FF000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2</w:t>
            </w:r>
          </w:p>
        </w:tc>
        <w:tc>
          <w:tcPr>
            <w:tcW w:w="166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网络及语音通讯</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color w:val="FF000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3</w:t>
            </w:r>
          </w:p>
        </w:tc>
        <w:tc>
          <w:tcPr>
            <w:tcW w:w="166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无线信号覆盖</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4</w:t>
            </w:r>
          </w:p>
        </w:tc>
        <w:tc>
          <w:tcPr>
            <w:tcW w:w="166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安全防范系统</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color w:val="FF000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5</w:t>
            </w:r>
          </w:p>
        </w:tc>
        <w:tc>
          <w:tcPr>
            <w:tcW w:w="166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数据机房</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color w:val="FF000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6</w:t>
            </w:r>
          </w:p>
        </w:tc>
        <w:tc>
          <w:tcPr>
            <w:tcW w:w="166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多媒体会议系统</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7</w:t>
            </w:r>
          </w:p>
        </w:tc>
        <w:tc>
          <w:tcPr>
            <w:tcW w:w="1660"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档案室</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8</w:t>
            </w:r>
          </w:p>
        </w:tc>
        <w:tc>
          <w:tcPr>
            <w:tcW w:w="1660"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执法办案场所</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9</w:t>
            </w:r>
          </w:p>
        </w:tc>
        <w:tc>
          <w:tcPr>
            <w:tcW w:w="1660"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联合作战中心</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76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r>
              <w:rPr>
                <w:rFonts w:hint="eastAsia" w:asciiTheme="minorEastAsia" w:hAnsiTheme="minorEastAsia" w:eastAsiaTheme="minorEastAsia" w:cstheme="minorEastAsia"/>
                <w:bCs/>
                <w:sz w:val="21"/>
                <w:szCs w:val="21"/>
                <w:highlight w:val="none"/>
              </w:rPr>
              <w:t>10</w:t>
            </w:r>
          </w:p>
        </w:tc>
        <w:tc>
          <w:tcPr>
            <w:tcW w:w="1660"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Cs/>
                <w:sz w:val="21"/>
                <w:szCs w:val="21"/>
                <w:highlight w:val="none"/>
              </w:rPr>
            </w:pPr>
          </w:p>
        </w:tc>
        <w:tc>
          <w:tcPr>
            <w:tcW w:w="2650"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接警大厅</w:t>
            </w:r>
          </w:p>
        </w:tc>
        <w:tc>
          <w:tcPr>
            <w:tcW w:w="753"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1</w:t>
            </w:r>
          </w:p>
        </w:tc>
        <w:tc>
          <w:tcPr>
            <w:tcW w:w="709" w:type="dxa"/>
            <w:vAlign w:val="top"/>
          </w:tcPr>
          <w:p>
            <w:pPr>
              <w:pageBreakBefore w:val="0"/>
              <w:kinsoku/>
              <w:overflowPunct/>
              <w:topLinePunct w:val="0"/>
              <w:bidi w:val="0"/>
              <w:spacing w:line="360" w:lineRule="auto"/>
              <w:ind w:firstLine="0" w:firstLineChars="0"/>
              <w:jc w:val="center"/>
              <w:rPr>
                <w:rFonts w:hint="eastAsia" w:asciiTheme="minorEastAsia" w:hAnsiTheme="minorEastAsia" w:eastAsiaTheme="minorEastAsia" w:cstheme="minorEastAsia"/>
                <w:bCs/>
                <w:kern w:val="2"/>
                <w:sz w:val="21"/>
                <w:szCs w:val="21"/>
                <w:lang w:val="en-US" w:eastAsia="zh-CN" w:bidi="ar-SA"/>
              </w:rPr>
            </w:pPr>
            <w:r>
              <w:rPr>
                <w:rFonts w:hint="eastAsia" w:asciiTheme="minorEastAsia" w:hAnsiTheme="minorEastAsia" w:eastAsiaTheme="minorEastAsia" w:cstheme="minorEastAsia"/>
                <w:bCs/>
                <w:sz w:val="21"/>
                <w:szCs w:val="21"/>
              </w:rPr>
              <w:t>项</w:t>
            </w:r>
          </w:p>
        </w:tc>
        <w:tc>
          <w:tcPr>
            <w:tcW w:w="181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b w:val="0"/>
                <w:bCs w:val="0"/>
                <w:sz w:val="21"/>
                <w:szCs w:val="21"/>
                <w:highlight w:val="none"/>
              </w:rPr>
            </w:pPr>
            <w:r>
              <w:rPr>
                <w:rFonts w:hint="eastAsia" w:asciiTheme="minorEastAsia" w:hAnsiTheme="minorEastAsia" w:eastAsiaTheme="minorEastAsia" w:cstheme="minorEastAsia"/>
                <w:b w:val="0"/>
                <w:bCs w:val="0"/>
                <w:sz w:val="21"/>
                <w:szCs w:val="21"/>
                <w:highlight w:val="none"/>
              </w:rPr>
              <w:t>拒绝进口</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1</w:t>
      </w:r>
      <w:r>
        <w:rPr>
          <w:rFonts w:hint="eastAsia" w:ascii="宋体" w:hAnsi="宋体" w:eastAsia="宋体" w:cs="宋体"/>
          <w:b/>
          <w:color w:val="FF0000"/>
          <w:szCs w:val="21"/>
          <w:highlight w:val="none"/>
          <w:lang w:eastAsia="zh-CN"/>
        </w:rPr>
        <w:t>、</w:t>
      </w:r>
      <w:r>
        <w:rPr>
          <w:rFonts w:hint="eastAsia" w:ascii="宋体" w:hAnsi="宋体" w:eastAsia="宋体" w:cs="宋体"/>
          <w:b/>
          <w:color w:val="FF0000"/>
          <w:szCs w:val="21"/>
          <w:highlight w:val="none"/>
        </w:rPr>
        <w:t xml:space="preserve">备注栏注明“拒绝进口”的产品不接受投标人选用进口产品参与投标；注明“接受进口”的产品允许投标人选用进口产品参与投标，但不排斥国内产品。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3、本项目核心产品为：</w:t>
      </w:r>
      <w:r>
        <w:rPr>
          <w:rFonts w:hint="eastAsia" w:ascii="宋体" w:hAnsi="宋体" w:eastAsia="宋体" w:cs="宋体"/>
          <w:b/>
          <w:color w:val="FF0000"/>
          <w:szCs w:val="21"/>
          <w:highlight w:val="none"/>
          <w:u w:val="single"/>
        </w:rPr>
        <w:t xml:space="preserve"> </w:t>
      </w:r>
      <w:commentRangeStart w:id="25"/>
      <w:r>
        <w:rPr>
          <w:rFonts w:hint="eastAsia" w:ascii="宋体" w:hAnsi="宋体" w:eastAsia="宋体" w:cs="宋体"/>
          <w:b/>
          <w:color w:val="FF0000"/>
          <w:szCs w:val="21"/>
          <w:highlight w:val="none"/>
          <w:u w:val="single"/>
        </w:rPr>
        <w:t>智能联网储物柜</w:t>
      </w:r>
      <w:commentRangeEnd w:id="25"/>
      <w:r>
        <w:commentReference w:id="25"/>
      </w:r>
      <w:r>
        <w:rPr>
          <w:rFonts w:hint="eastAsia" w:ascii="宋体" w:hAnsi="宋体" w:eastAsia="宋体" w:cs="宋体"/>
          <w:b/>
          <w:color w:val="FF0000"/>
          <w:szCs w:val="21"/>
          <w:highlight w:val="none"/>
          <w:u w:val="single"/>
        </w:rPr>
        <w:t xml:space="preserve">  </w:t>
      </w:r>
      <w:r>
        <w:rPr>
          <w:rFonts w:hint="eastAsia" w:ascii="宋体" w:hAnsi="宋体" w:eastAsia="宋体" w:cs="宋体"/>
          <w:b/>
          <w:color w:val="FF0000"/>
          <w:szCs w:val="21"/>
          <w:highlight w:val="none"/>
        </w:rPr>
        <w:t>。</w:t>
      </w:r>
      <w:bookmarkEnd w:id="42"/>
    </w:p>
    <w:p>
      <w:pPr>
        <w:pageBreakBefore w:val="0"/>
        <w:kinsoku/>
        <w:overflowPunct/>
        <w:topLinePunct w:val="0"/>
        <w:bidi w:val="0"/>
        <w:spacing w:line="360" w:lineRule="auto"/>
        <w:ind w:firstLine="0" w:firstLineChars="0"/>
        <w:rPr>
          <w:rFonts w:hint="default" w:ascii="宋体" w:hAnsi="宋体" w:eastAsia="宋体" w:cs="宋体"/>
          <w:b/>
          <w:kern w:val="2"/>
          <w:sz w:val="24"/>
          <w:szCs w:val="24"/>
          <w:highlight w:val="none"/>
          <w:lang w:val="en-US" w:eastAsia="zh-CN" w:bidi="ar-SA"/>
        </w:rPr>
      </w:pPr>
      <w:bookmarkStart w:id="44" w:name="_Toc128884461"/>
      <w:r>
        <w:rPr>
          <w:rFonts w:hint="eastAsia" w:ascii="宋体" w:hAnsi="宋体" w:eastAsia="宋体" w:cs="宋体"/>
          <w:b/>
          <w:kern w:val="2"/>
          <w:sz w:val="24"/>
          <w:szCs w:val="24"/>
          <w:highlight w:val="none"/>
          <w:lang w:val="en-US" w:eastAsia="zh-CN" w:bidi="ar-SA"/>
        </w:rPr>
        <w:t>3.</w:t>
      </w:r>
      <w:r>
        <w:rPr>
          <w:rFonts w:hint="eastAsia" w:ascii="宋体" w:hAnsi="宋体" w:cs="宋体"/>
          <w:b/>
          <w:kern w:val="2"/>
          <w:sz w:val="24"/>
          <w:szCs w:val="24"/>
          <w:highlight w:val="none"/>
          <w:lang w:val="en-US" w:eastAsia="zh-CN" w:bidi="ar-SA"/>
        </w:rPr>
        <w:t>2</w:t>
      </w:r>
      <w:commentRangeStart w:id="26"/>
      <w:r>
        <w:rPr>
          <w:rFonts w:hint="eastAsia" w:ascii="宋体" w:hAnsi="宋体" w:eastAsia="宋体" w:cs="宋体"/>
          <w:b/>
          <w:kern w:val="2"/>
          <w:sz w:val="24"/>
          <w:szCs w:val="24"/>
          <w:highlight w:val="none"/>
          <w:lang w:val="en-US" w:eastAsia="zh-CN" w:bidi="ar-SA"/>
        </w:rPr>
        <w:t>货物</w:t>
      </w:r>
      <w:r>
        <w:rPr>
          <w:rFonts w:hint="eastAsia" w:ascii="宋体" w:hAnsi="宋体" w:cs="宋体"/>
          <w:b/>
          <w:kern w:val="2"/>
          <w:sz w:val="24"/>
          <w:szCs w:val="24"/>
          <w:highlight w:val="none"/>
          <w:lang w:val="en-US" w:eastAsia="zh-CN" w:bidi="ar-SA"/>
        </w:rPr>
        <w:t>详细</w:t>
      </w:r>
      <w:r>
        <w:rPr>
          <w:rFonts w:hint="eastAsia" w:ascii="宋体" w:hAnsi="宋体" w:eastAsia="宋体" w:cs="宋体"/>
          <w:b/>
          <w:kern w:val="2"/>
          <w:sz w:val="24"/>
          <w:szCs w:val="24"/>
          <w:highlight w:val="none"/>
          <w:lang w:val="en-US" w:eastAsia="zh-CN" w:bidi="ar-SA"/>
        </w:rPr>
        <w:t>清单</w:t>
      </w:r>
      <w:commentRangeEnd w:id="26"/>
      <w:r>
        <w:commentReference w:id="26"/>
      </w:r>
    </w:p>
    <w:tbl>
      <w:tblPr>
        <w:tblStyle w:val="43"/>
        <w:tblW w:w="817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8"/>
        <w:gridCol w:w="3745"/>
        <w:gridCol w:w="1478"/>
        <w:gridCol w:w="14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478" w:type="dxa"/>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序号</w:t>
            </w:r>
          </w:p>
        </w:tc>
        <w:tc>
          <w:tcPr>
            <w:tcW w:w="3745"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设备名称</w:t>
            </w:r>
          </w:p>
        </w:tc>
        <w:tc>
          <w:tcPr>
            <w:tcW w:w="1478" w:type="dxa"/>
            <w:tcBorders>
              <w:top w:val="single" w:color="000000" w:sz="8" w:space="0"/>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数量</w:t>
            </w:r>
          </w:p>
        </w:tc>
        <w:tc>
          <w:tcPr>
            <w:tcW w:w="1478" w:type="dxa"/>
            <w:tcBorders>
              <w:top w:val="single" w:color="000000" w:sz="8" w:space="0"/>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单位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 综合布线系统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（一）综合布线系统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工作区子系统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双口面板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单口面板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电视面板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86底盒</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902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六类非屏蔽模块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1136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非屏蔽数据跳线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非屏蔽语音跳线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水平区子系统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非屏蔽6类双绞线（网络）</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31000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非屏蔽6类双绞线（设备）</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18820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有线电视线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PVC线管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21975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镀锌铁管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弱电镀锌线槽</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拾音器电源线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门禁主机电源线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门禁控制线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门禁、报警控制信号线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报警主机电源线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管理区子系统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24口网络配线架（含满配模块）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理线架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6类非屏蔽数据跳线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24口光纤配线架（含满配耦合器）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FC-LC双芯跳线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电视1分6分配器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网络机柜（含PDU)</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壁挂机柜(含PDU)</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24口语音配线架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干线系统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50对大对数电缆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780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4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有线电视线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电视信号放大器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12芯室内单模光缆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24口光纤配线架（含满配耦合器）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FC-LC双芯跳线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110配线架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6类非屏蔽数据跳线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 网络及语音通讯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（一）互联网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网络安全部分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互联网-出口路由器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交换设备部分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互联网-核心交换机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48口POE接入交换机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（二）公安网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公安网核心交换机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核心板卡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48口接入交换机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（三）视频监控专网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核心板卡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（四）政务网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政务网核心交换机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（五）技侦网/网警网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网核心交换机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（六）智能化设备网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设备网核心交换机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24口接入交换机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24口全千兆非网管POE交换机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（七）网络安全部分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国密身份认证网关</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图形数据准入系统</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国密SSL VPN</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漏洞扫描系统</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防火墙</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（八）服务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搬迁改造服务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（九）程控电话</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座机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语音网关</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三、无线信号覆盖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直放站近端机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直放站远端机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功分器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耦合器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定向天线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全向天线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1/2射频电缆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1860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天馈系统接头及配件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信号测试及优化</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其它辅材辅料</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 安全防范系统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（一）视频监控系统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大厅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网络防爆半球型摄像机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拾音器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32路高清硬盘录像机（8盘位）</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8T企业硬盘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枪弹库监控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网络防爆半球型摄像机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32路高清硬盘录像机（8盘位）</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8T企业硬盘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PDU</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机柜</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公共区内部监控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网络防爆半球型摄像机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高清网络枪机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64路高清硬盘录像机（16盘位）</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128路高清硬盘录像机（24盘位）</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8T企业硬盘</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执法办案场所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高清全景摄像机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网络硬盘录像机（24盘位）NVR</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拾音器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执法管理室、涉案财物室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高清全景摄像机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网络硬盘录像机（24盘位）NVR</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拾音器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档案室保密室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高清全景摄像机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拾音器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网络硬盘录像机（16盘位）NVR</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联合作战中心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高清全景摄像机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网络硬盘录像机（16盘位）NVR</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后台管理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后台管理平台硬件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监视器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管理系统软件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（二）人脸门禁系统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执法办案区域门禁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人脸识别门禁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门禁管控与状态显示一体机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门禁控制设备—电磁锁版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AB门门禁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门禁控制主机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电插锁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人脸门禁一体机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闭门器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门铃</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人脸门禁一体机电源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执法管理室、涉案财物室、档案室门禁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人脸识别门禁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门禁控制设备—电磁锁版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接警大厅门禁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人脸门禁一体机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开门按钮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人脸门禁一体机电源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公共区域门禁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人脸识别门禁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开门按钮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门禁控制设备—电磁锁版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（三）出入口与访客管理系统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民警、辅警食堂出入口管理系统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速通门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双目平板人脸刷卡一体机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IC卡发卡器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音视频显示终端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车牌识别管理系统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智能快速道闸（椭圆胶条直杆）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四行屏车牌识别系统（含软件）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（四）报警系统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1F接警窗口、大厅各1套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控制键盘</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主机蓄电池</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声光报警器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紧急求助按钮</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单防区模块</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1F枪弹库</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控制键盘</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主机蓄电池</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声光报警器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单防区模块</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探测器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五、数据机房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机房装修工程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机房天面基础工程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机房天面防潮漆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机房天面保温处理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保温棉胶水、胶带</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微孔铝扣天花板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天花龙骨及收边</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机房地面基础工程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机房地面防潮漆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机房地面保温处理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保温棉胶水、胶带</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防静电架高地板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地板支架地板支架及收边处理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地板开孔及保护</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不锈钢地脚线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吸板器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防水围堰</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排水管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给水管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机房墙面基础工程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机房墙面防潮漆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机房墙面保温处理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保温棉胶水、胶带</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机房墙面彩钢板装饰</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彩钢板配件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彩钢板墙面支架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砌墙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墙体砌筑</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墙体批荡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门洞开挖</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机房防火门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防火门及配件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玻璃隔墙</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机房承重基础工程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微模块机柜散力架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主机房精密空调承重散力架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配电柜散力架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UPS散力架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电池承重散力架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房间级精密空调散力架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室外机墩位砌筑或支架制作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机房其它基础工程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机房入口制作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机房内宣传展板定制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移动液晶显示器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防鼠封堵板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储物柜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微模块系统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双排微模块A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IT机柜</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网络机柜</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通道组件（双排微模块）</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微模块强电电缆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微模块信号电缆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双排微模块B</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IT机柜</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网络机柜</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通道组件（双排微模块）</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微模块强电电缆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微模块信号电缆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供配电系统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配电柜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市电配电柜1</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市电配电柜2</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UPS输出配电柜</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动力配电柜</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排烟风机控制箱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UPS供电系统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模块化UPS</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电池柜及电池</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列头柜</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机房照明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LED机房照明灯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LED应急照明灯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安全出口指示灯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应急疏散指示灯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开关面板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维修插座</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电缆辅材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电气管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电缆材料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主干电缆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回路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配电间内部市电柜、UPS输出柜线缆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电池开关箱输入输出电缆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列头柜IT输入电缆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行级精密空调输入电缆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室外机空调输入电缆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机房内强电桥架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电气管</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机房空调系统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行级精密空调-单冷</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行级精密空调-带加热加湿</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精密空调安装辅材1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房间级精密空调</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精密空调安装辅材2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控制线缆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室外机和室内机管路连接保护</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新排风系统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新风空调机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排烟机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防火阀</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外墙百叶风口</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风管制作</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m²</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单摆风口</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打墙孔及封堵</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气体消防系统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设备</w:t>
            </w:r>
            <w:ins w:id="220" w:author="Administrator" w:date="2023-03-31T11:51:21Z">
              <w:r>
                <w:rPr>
                  <w:rFonts w:hint="eastAsia" w:ascii="宋体" w:hAnsi="宋体" w:cs="宋体"/>
                  <w:b/>
                  <w:bCs/>
                  <w:i w:val="0"/>
                  <w:iCs w:val="0"/>
                  <w:color w:val="000000"/>
                  <w:kern w:val="0"/>
                  <w:sz w:val="18"/>
                  <w:szCs w:val="18"/>
                  <w:u w:val="none"/>
                  <w:lang w:val="en-US" w:eastAsia="zh-CN" w:bidi="ar"/>
                </w:rPr>
                <w:t>部分</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灭火装置1</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灭火装置2</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驱动机构及瓶架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电器材料</w:t>
            </w:r>
            <w:ins w:id="221" w:author="Administrator" w:date="2023-03-31T11:51:22Z">
              <w:r>
                <w:rPr>
                  <w:rFonts w:hint="eastAsia" w:ascii="宋体" w:hAnsi="宋体" w:cs="宋体"/>
                  <w:b/>
                  <w:bCs/>
                  <w:i w:val="0"/>
                  <w:iCs w:val="0"/>
                  <w:color w:val="000000"/>
                  <w:kern w:val="0"/>
                  <w:sz w:val="18"/>
                  <w:szCs w:val="18"/>
                  <w:u w:val="none"/>
                  <w:lang w:val="en-US" w:eastAsia="zh-CN" w:bidi="ar"/>
                </w:rPr>
                <w:t>部分</w:t>
              </w:r>
            </w:ins>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泄压口</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气体灭火系统控制盘</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点型光电感烟火灾探测器</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点型感温火灾探测器</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输出模块（智能型）</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火灾声光警报器（智能型）</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气体释放警报器（智能型）</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警铃</w:t>
            </w:r>
          </w:p>
        </w:tc>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紧急启动/停止盒（智能型）</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辅材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安防系统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监控系统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高清半球摄像机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硬盘录像机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专用硬盘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POE交换机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非屏蔽双绞线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电气管</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动环系统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微模块动环监控组件</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微模块视频监控组件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微模块通道门禁组件</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运维硬件</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运维软件平台</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液晶面板温湿度传感器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非屏蔽双绞线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电气管</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开槽</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附件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综合布线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理线器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24芯光纤配线架</w:t>
            </w:r>
          </w:p>
        </w:tc>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光纤耦合器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1米LC/PC多模万兆尾纤</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12芯室内光纤</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光纤熔接</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光纤测试</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上走线梯形桥架（弱电）</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2米六类网络跳线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10米六类网络跳线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3米光纤跳线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10米光纤跳线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防雷接地系统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接地紫铜排</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等电位接地箱</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绝缘接地端子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铜芯阻燃聚乙烯绝缘电缆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铜芯阻燃聚乙烯绝缘电缆</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防雷接地接入</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辅材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旧机房光纤汇聚割接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旧机房光缆割接</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gridSpan w:val="4"/>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 多媒体会议系统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三层小会议室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交互智能平板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操作终端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发射器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红外智能笔</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移动支架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四层中会议室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投影机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电动幕</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无线传屏器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2、扩声系统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专业功放</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专业音箱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天花喇叭</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调音台</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nil"/>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nil"/>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音频处理器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000000" w:sz="8" w:space="0"/>
              <w:left w:val="single" w:color="000000" w:sz="8" w:space="0"/>
              <w:bottom w:val="nil"/>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single" w:color="000000" w:sz="8" w:space="0"/>
              <w:left w:val="nil"/>
              <w:bottom w:val="nil"/>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无线话筒</w:t>
            </w:r>
          </w:p>
        </w:tc>
        <w:tc>
          <w:tcPr>
            <w:tcW w:w="0" w:type="auto"/>
            <w:tcBorders>
              <w:top w:val="nil"/>
              <w:left w:val="nil"/>
              <w:bottom w:val="nil"/>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nil"/>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充电器</w:t>
            </w:r>
          </w:p>
        </w:tc>
        <w:tc>
          <w:tcPr>
            <w:tcW w:w="0" w:type="auto"/>
            <w:tcBorders>
              <w:top w:val="single" w:color="000000" w:sz="8" w:space="0"/>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single" w:color="000000" w:sz="8" w:space="0"/>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电源管理器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3、数字会讨系统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会议系统主机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会议话筒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会议话筒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抑制器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连接线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插座</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4、集中控制系统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网络中控主机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影音控制终端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无线路由器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5、视频会议系统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高清视频终端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摄像机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全向智能有线阵列麦克风</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四层小会议室（01）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交互智能平板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操作终端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发射器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红外智能笔</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移动支架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四层大会议室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LED主屏体部分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全彩LED显示屏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13.18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平方米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发送卡</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配电箱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多屏拼接处理器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辅材及线缆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钢架结构</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13.18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屏体包边</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13.18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安装调试</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13.18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平米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2、扩声系统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专业功放</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专业音箱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专业音箱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调音台</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音频处理器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无线话筒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天线分配器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话筒天线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电源管理器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3、WIFI会讨系统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会议系统主机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会议话筒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会议话筒</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发射器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充电箱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交换机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抑制器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4、集中控制系统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网络中控主机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影音控制终端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无线路由器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5、视频会议系统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高清视频终端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摄像机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全向智能有线阵列麦克风</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五层小会议室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1、显示系统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交互智能平板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操作终端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发射器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红外智能笔</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移动支架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辅助材料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音箱线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卡侬转卡侬音频信号线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50欧通讯同轴线缆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音箱壁挂支架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音箱吊挂件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地面信息盒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桌面信息盒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镀锌线槽</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镀锌线管</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辅材</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  档案室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（1）档案室（三楼）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超高频RFID标签读写卡器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智能联网储物柜（24门、工控机）(含软件)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智能联网储物柜（16门副柜）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异常出库监测设备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高拍仪</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二维码、面单打印机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无线二维码扫描器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智能物品密集货架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智能印控机（公章管理系统）</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智能钥匙柜</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八、  执法办案场所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（1）办案大厅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执法办案一体机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智能交互终端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刻录机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可打印专用光盘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音视频小型终端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视频红外体温测量系统</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（二）轮候区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（三）人身检查区、物品登记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金属探测安检门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手持金属探测器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人身安全检查规范器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伤痕拍照摄像头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高拍仪</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智能联网储物柜（24门、工控机）(含软件)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（四）女士检查区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（五）物证室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人脸单机储物主柜（8门）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人脸单机储物副柜（8门）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（六）信息采集区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标准化人员信息采集系统-警采通</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（七）缉毒检查室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毒品检测箱</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恒温冷藏柜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（八）辨认室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辨认对讲设备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（九）侯问室x5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（十）看守区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（十一）监控室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音视频大型终端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音视频解码器（单路）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可视对讲系统主机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（十二）讯问室x6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智能集成审讯桌（翻转屏版）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控制侧耳机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高清审讯主机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智能分析摄像机（含电源）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不锈钢软包审讯椅</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（十三）特殊讯问室x1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智能集成审讯桌（翻转屏版）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控制侧耳机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高清审讯主机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智能分析摄像机（含电源）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不锈钢软包审讯椅</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隔离审讯对讲设备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紫外线消毒车</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（十四）卫生间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（十五）办案区走廊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人脸摄像头</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（十六）信息采集室</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智能交互终端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标准化人员信息采集系统-警采通</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报警按钮</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（十七）询问室x2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软包审讯桌</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高清审讯主机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询问椅(软包)</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（十八）纠纷调解室*1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专用调解一体桌</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高清审讯主机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4T监控级硬盘</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声光警示灯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总线制单防区模块</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（十九）其它配套设备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智能行为分析服务器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数据网关服务器（含办案区数据采集服务软件）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报警主机（含办案区报警联动功能软件接口）</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UPS不间断电源</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人脸轨迹算法服务器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服务器网络机柜42U</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（二十）执法管理室（三层）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异常出库监测设备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超高频RFID标签读写卡器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智能联网储物柜（24门、工控机）(含软件)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智能联网储物柜（16门副柜）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高拍仪</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高速扫描仪</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二维码、面单复刻机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无线二维码扫描器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（二十一）涉案财物室（三层）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异常出库监测设备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RFID库位标签（抗金属）</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RFID物品标签-防撕毁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无线二维码扫描器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物管一体桌（增强版）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保险柜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防磁信息安全柜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冷冻柜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智能联网储物柜（24门、工控机）(含软件)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智能联网储物柜（16门副柜）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智能物品密集货架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（二十一）涉案物品室（二层）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异常出库监测设备</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RFID库位标签（抗金属）</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RFID物品标签-防撕毁</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无线二维码扫描器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物管一体桌（增强版）</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智能物品密集货架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温湿度显示屏</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九、  联合作战中心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情报中心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大屏部分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55寸液晶拼接屏单元</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拼接控制器主机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配电柜</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钢结构</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KVM坐席节点</w:t>
            </w: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18"/>
                <w:szCs w:val="18"/>
                <w:u w:val="none"/>
              </w:rPr>
            </w:pP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KVM输入节点</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显控拼接节点</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KVM坐席输出节点</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控制终端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网络中控主机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音响系统</w:t>
            </w: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18"/>
                <w:szCs w:val="18"/>
                <w:u w:val="none"/>
              </w:rPr>
            </w:pP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专业音箱</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支架</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专业功放</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音频处理器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调音台</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电源管理器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会议系统主机</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主席会议话筒</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会议话筒</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连接线1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连接线2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抑制器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合成作战中心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86寸触摸一体机</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线材与配件及辅材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音箱线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网络机柜</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PDU电源</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安装辅材</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装饰工程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地面工程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地面找平</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防静电地毯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门槛石铺贴</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踢脚线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地面刷防尘漆处理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地面保温处理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抗静电地板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天花工程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铝单板吊顶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微孔铝合金活动天花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石膏板吊顶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窗帘盒</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遮光卷帘</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附加式灯槽</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天花面乳胶漆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墙面工程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砌体隔墙</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303.8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墙面铝单板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135.36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墙面吸音板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90.72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墙面硬包</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133.92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墙面乳胶漆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323.6</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背景广告字</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窗台石</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铝合金推拉窗</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单开木门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双开木门</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安装工程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配管</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258.63</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电缆</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电缆头</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配电箱</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桥架</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灯具</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筒灯</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开关</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插座</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空调安装工程</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w:t>
            </w:r>
          </w:p>
        </w:tc>
        <w:tc>
          <w:tcPr>
            <w:tcW w:w="6701" w:type="dxa"/>
            <w:gridSpan w:val="3"/>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家私工程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办公卡座</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三抽活动柜(配拉手）</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办公椅</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研判室条桌</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研判室工作椅</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会议桌</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会议椅</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保密室工作椅</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保密室工作台</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3.9</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保密室三抽活动柜(配拉手）</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gridSpan w:val="4"/>
            <w:tcBorders>
              <w:top w:val="single" w:color="000000" w:sz="8" w:space="0"/>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  接警大厅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8179" w:type="dxa"/>
            <w:gridSpan w:val="4"/>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（一）信息发布系统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屏体部分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音视频终端</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w:t>
            </w:r>
          </w:p>
        </w:tc>
        <w:tc>
          <w:tcPr>
            <w:tcW w:w="0" w:type="auto"/>
            <w:gridSpan w:val="3"/>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支架及布线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电源线</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300</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音箱线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HDMI线</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w:t>
            </w:r>
          </w:p>
        </w:tc>
        <w:tc>
          <w:tcPr>
            <w:tcW w:w="0" w:type="auto"/>
            <w:tcBorders>
              <w:top w:val="nil"/>
              <w:left w:val="nil"/>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gridSpan w:val="4"/>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（二）体温测量系统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0" w:type="auto"/>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视频红外体温测量系统</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5" w:hRule="atLeast"/>
        </w:trPr>
        <w:tc>
          <w:tcPr>
            <w:tcW w:w="0" w:type="auto"/>
            <w:gridSpan w:val="2"/>
            <w:tcBorders>
              <w:top w:val="nil"/>
              <w:left w:val="single" w:color="000000" w:sz="8" w:space="0"/>
              <w:bottom w:val="single" w:color="000000" w:sz="8" w:space="0"/>
              <w:right w:val="single" w:color="000000" w:sz="8"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（三）安全检测系统</w:t>
            </w: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sz w:val="18"/>
                <w:szCs w:val="18"/>
                <w:u w:val="none"/>
              </w:rPr>
            </w:pPr>
          </w:p>
        </w:tc>
        <w:tc>
          <w:tcPr>
            <w:tcW w:w="1478" w:type="dxa"/>
            <w:tcBorders>
              <w:top w:val="nil"/>
              <w:left w:val="nil"/>
              <w:bottom w:val="single" w:color="000000" w:sz="8" w:space="0"/>
              <w:right w:val="single" w:color="000000" w:sz="8" w:space="0"/>
            </w:tcBorders>
            <w:shd w:val="clear" w:color="auto" w:fill="auto"/>
            <w:vAlign w:val="center"/>
          </w:tcPr>
          <w:p>
            <w:pPr>
              <w:jc w:val="center"/>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金属探测安检门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78" w:type="dxa"/>
            <w:tcBorders>
              <w:top w:val="nil"/>
              <w:left w:val="single" w:color="000000" w:sz="8" w:space="0"/>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w:t>
            </w:r>
          </w:p>
        </w:tc>
        <w:tc>
          <w:tcPr>
            <w:tcW w:w="3745"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手持金属探测器</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w:t>
            </w:r>
          </w:p>
        </w:tc>
        <w:tc>
          <w:tcPr>
            <w:tcW w:w="1478" w:type="dxa"/>
            <w:tcBorders>
              <w:top w:val="nil"/>
              <w:left w:val="nil"/>
              <w:bottom w:val="single" w:color="000000" w:sz="8" w:space="0"/>
              <w:right w:val="single" w:color="000000" w:sz="8"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把</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四</w:t>
      </w:r>
      <w:r>
        <w:rPr>
          <w:rFonts w:hint="eastAsia" w:ascii="宋体" w:hAnsi="宋体" w:eastAsia="宋体" w:cs="宋体"/>
          <w:b/>
          <w:bCs/>
          <w:sz w:val="28"/>
          <w:szCs w:val="28"/>
          <w:highlight w:val="none"/>
        </w:rPr>
        <w:t>、实质性条款</w:t>
      </w:r>
    </w:p>
    <w:tbl>
      <w:tblPr>
        <w:tblStyle w:val="43"/>
        <w:tblW w:w="8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74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序号</w:t>
            </w:r>
          </w:p>
        </w:tc>
        <w:tc>
          <w:tcPr>
            <w:tcW w:w="7483"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实质性条款具体内容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投标文件载明的交货期不超过招标文件规定的期限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投标文件载明的免费保修期不低于招标文件规定的期限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w:t>
            </w:r>
          </w:p>
        </w:tc>
        <w:tc>
          <w:tcPr>
            <w:tcW w:w="7483"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 w:val="21"/>
                <w:szCs w:val="21"/>
                <w:highlight w:val="none"/>
                <w:lang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pPr>
        <w:pStyle w:val="6"/>
        <w:pageBreakBefore w:val="0"/>
        <w:tabs>
          <w:tab w:val="left" w:pos="765"/>
        </w:tabs>
        <w:kinsoku/>
        <w:overflowPunct/>
        <w:topLinePunct w:val="0"/>
        <w:autoSpaceDE/>
        <w:autoSpaceDN/>
        <w:bidi w:val="0"/>
        <w:spacing w:before="0" w:beforeAutospacing="0" w:after="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val="0"/>
          <w:kern w:val="0"/>
          <w:sz w:val="21"/>
          <w:szCs w:val="21"/>
          <w:highlight w:val="none"/>
        </w:rPr>
        <w:t>注：上表所列内容为不可负偏离条款</w:t>
      </w:r>
      <w:bookmarkEnd w:id="44"/>
      <w:r>
        <w:rPr>
          <w:rFonts w:hint="eastAsia" w:ascii="宋体" w:hAnsi="宋体" w:eastAsia="宋体" w:cs="宋体"/>
          <w:b w:val="0"/>
          <w:kern w:val="0"/>
          <w:sz w:val="21"/>
          <w:szCs w:val="21"/>
          <w:highlight w:val="none"/>
        </w:rPr>
        <w:t>，负偏离将视为未实质性满足招标文件要求作投标无效处理。</w:t>
      </w:r>
    </w:p>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五</w:t>
      </w:r>
      <w:r>
        <w:rPr>
          <w:rFonts w:hint="eastAsia" w:ascii="宋体" w:hAnsi="宋体" w:eastAsia="宋体" w:cs="宋体"/>
          <w:b/>
          <w:bCs/>
          <w:sz w:val="28"/>
          <w:szCs w:val="28"/>
          <w:highlight w:val="none"/>
        </w:rPr>
        <w:t>、技术要求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highlight w:val="none"/>
        </w:rPr>
      </w:pPr>
      <w:r>
        <w:rPr>
          <w:rFonts w:hint="eastAsia" w:ascii="宋体" w:hAnsi="宋体" w:eastAsia="宋体" w:cs="宋体"/>
          <w:b/>
          <w:szCs w:val="21"/>
          <w:highlight w:val="none"/>
        </w:rPr>
        <w:t xml:space="preserve">说明： </w:t>
      </w:r>
      <w:r>
        <w:rPr>
          <w:rFonts w:hint="eastAsia" w:ascii="宋体" w:hAnsi="宋体" w:eastAsia="宋体" w:cs="宋体"/>
          <w:b/>
          <w:highlight w:val="none"/>
        </w:rPr>
        <w:t>1、评分时，如对一项招标技术要求（以划分框为准）中的内容存在两处（或以上）负偏离的，在评分时只作一项负偏离扣分。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”指标项为重要参数条款，负偏离时依相关评分准则内容作重点扣分处理。</w:t>
      </w:r>
    </w:p>
    <w:tbl>
      <w:tblPr>
        <w:tblStyle w:val="43"/>
        <w:tblW w:w="5015" w:type="pct"/>
        <w:tblInd w:w="0" w:type="dxa"/>
        <w:tblLayout w:type="fixed"/>
        <w:tblCellMar>
          <w:top w:w="0" w:type="dxa"/>
          <w:left w:w="108" w:type="dxa"/>
          <w:bottom w:w="0" w:type="dxa"/>
          <w:right w:w="108" w:type="dxa"/>
        </w:tblCellMar>
      </w:tblPr>
      <w:tblGrid>
        <w:gridCol w:w="743"/>
        <w:gridCol w:w="158"/>
        <w:gridCol w:w="1342"/>
        <w:gridCol w:w="6312"/>
        <w:tblGridChange w:id="222">
          <w:tblGrid>
            <w:gridCol w:w="743"/>
            <w:gridCol w:w="158"/>
            <w:gridCol w:w="1342"/>
            <w:gridCol w:w="6312"/>
          </w:tblGrid>
        </w:tblGridChange>
      </w:tblGrid>
      <w:tr>
        <w:tblPrEx>
          <w:tblCellMar>
            <w:top w:w="0" w:type="dxa"/>
            <w:left w:w="108" w:type="dxa"/>
            <w:bottom w:w="0" w:type="dxa"/>
            <w:right w:w="108" w:type="dxa"/>
          </w:tblCellMar>
        </w:tblPrEx>
        <w:trPr>
          <w:trHeight w:val="270" w:hRule="atLeast"/>
        </w:trPr>
        <w:tc>
          <w:tcPr>
            <w:tcW w:w="434" w:type="pc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序号</w:t>
            </w:r>
          </w:p>
        </w:tc>
        <w:tc>
          <w:tcPr>
            <w:tcW w:w="876" w:type="pct"/>
            <w:gridSpan w:val="2"/>
            <w:tcBorders>
              <w:top w:val="single" w:color="auto" w:sz="4" w:space="0"/>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设备名称</w:t>
            </w:r>
          </w:p>
        </w:tc>
        <w:tc>
          <w:tcPr>
            <w:tcW w:w="3689" w:type="pct"/>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招标参数</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 综合布线系统</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（一）综合布线系统</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工作区子系统</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双口面板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六类非屏蔽双口面板；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单口面板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六类非屏蔽单口面板；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电视面板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86型 TV面板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86底盒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塑料暗盒，</w:t>
            </w:r>
            <w:commentRangeStart w:id="27"/>
            <w:r>
              <w:rPr>
                <w:rFonts w:hint="eastAsia" w:ascii="宋体" w:hAnsi="宋体" w:cs="宋体"/>
                <w:color w:val="000000"/>
                <w:kern w:val="0"/>
                <w:sz w:val="18"/>
                <w:szCs w:val="18"/>
              </w:rPr>
              <w:t>86型</w:t>
            </w:r>
            <w:commentRangeEnd w:id="27"/>
            <w:r>
              <w:commentReference w:id="27"/>
            </w:r>
            <w:r>
              <w:rPr>
                <w:rFonts w:hint="eastAsia" w:ascii="宋体" w:hAnsi="宋体" w:cs="宋体"/>
                <w:color w:val="000000"/>
                <w:kern w:val="0"/>
                <w:sz w:val="18"/>
                <w:szCs w:val="18"/>
              </w:rPr>
              <w:t>通用明装暗装底盒开关插座面板底盒，白色</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六类非屏蔽模块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带宽：≥ 250MHz，绝缘阻抗：≥500ＭΩ，连接部镀金层 ≥50 微英寸，接触电阻：≤20mW，电流：1.5A，直流电阻：≤0.1W，接头承受力≥89N，卡接线规范围：实心 23-26AWG，插拔寿命≥750 次；</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非屏蔽数据跳线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规格：六类，非屏蔽，RJ45-RJ45，不少于2米，采用多股铜导体，插头带彩色护套；标准：ANSI/TIA/EIA-568-B.2-1，ISO/IEC 11801</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非屏蔽语音跳线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2芯单股纯铜座机跳线，带电话水晶头成品线，不少于2米</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水平区子系统</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非屏蔽6类双绞线（网络）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6类非屏蔽双绞线， 23AWG</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非屏蔽6类双绞线（设备）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6类非屏蔽双绞线， 23AWG</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有线电视线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同轴电缆SYWV-75-5(RG6)/48+96</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PVC线管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白色，D=25±0.5，S（圆管壁厚）=1.7±0.4，长2±0.01米/根</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镀锌铁管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KBG25镀锌线管(含配套直通、弯头、等配件）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弱电镀锌线槽</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commentRangeStart w:id="28"/>
            <w:r>
              <w:rPr>
                <w:rFonts w:hint="eastAsia" w:ascii="宋体" w:hAnsi="宋体" w:cs="宋体"/>
                <w:color w:val="000000"/>
                <w:kern w:val="0"/>
                <w:sz w:val="18"/>
                <w:szCs w:val="18"/>
              </w:rPr>
              <w:t>200*100mm</w:t>
            </w:r>
            <w:commentRangeEnd w:id="28"/>
            <w:r>
              <w:commentReference w:id="28"/>
            </w:r>
            <w:r>
              <w:rPr>
                <w:rFonts w:hint="eastAsia" w:ascii="宋体" w:hAnsi="宋体" w:cs="宋体"/>
                <w:color w:val="000000"/>
                <w:kern w:val="0"/>
                <w:sz w:val="18"/>
                <w:szCs w:val="18"/>
              </w:rPr>
              <w:t>镀锌线槽(含桥架槽夹、弯头等配件)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拾音器电源线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RVV3*1.5²电源线，为拾音器供电</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门禁主机电源线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RVVP3*1.5²电源线，为门禁主机供电</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门禁控制线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RVVP2*0.5门禁控制箱线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门禁、报警控制信号线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RVVP4*0.5平方门禁、报警控制信号线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报警主机电源线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RVVP3*1.5电源线，为报警主机电源线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-3</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管理区子系统</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24口网络配线架（含满配模块）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材质：镀金；工艺：组装；插拔次数：不低于1000（次）；类型：六类</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理线架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规格：24口；材质：铁；工艺：金属冲压</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6类非屏蔽数据跳线 </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规格：六类，非屏蔽，RJ45-RJ45，不少于2米，采用多股铜导体，插头带彩色护套；标准：ANSI/TIA/EIA-568-B.2-1，ISO/IEC 11801</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24口光纤配线架（含满配耦合器）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机架式，结构牢固；涂覆层表面光洁，采用冷轧钢板静电喷塑制成；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FC-LC双芯跳线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9/125μ单模尾纤 LC-FC 3米</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电视1分6分配器</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表面镀镍处理、5-1000MHZ带宽-130dB</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网络机柜（含PDU)</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42U服务器机柜，黑色，尺寸：</w:t>
            </w:r>
            <w:commentRangeStart w:id="29"/>
            <w:r>
              <w:rPr>
                <w:rFonts w:hint="eastAsia" w:ascii="宋体" w:hAnsi="宋体" w:cs="宋体"/>
                <w:color w:val="000000"/>
                <w:kern w:val="0"/>
                <w:sz w:val="18"/>
                <w:szCs w:val="18"/>
              </w:rPr>
              <w:t>600*600*2055mm</w:t>
            </w:r>
            <w:commentRangeEnd w:id="29"/>
            <w:r>
              <w:commentReference w:id="29"/>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壁挂机柜(含PDU)</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12U壁挂机柜</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24口语音配线架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一体式语音配线架  </w:t>
            </w:r>
            <w:commentRangeStart w:id="30"/>
            <w:r>
              <w:rPr>
                <w:rFonts w:hint="eastAsia" w:ascii="宋体" w:hAnsi="宋体" w:cs="宋体"/>
                <w:color w:val="000000"/>
                <w:kern w:val="0"/>
                <w:sz w:val="18"/>
                <w:szCs w:val="18"/>
              </w:rPr>
              <w:t>24口</w:t>
            </w:r>
            <w:commentRangeEnd w:id="30"/>
            <w:r>
              <w:commentReference w:id="30"/>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-4</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干线系统</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50对大对数电缆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符合国际YD/T 1019-2001; ANSI/EIA/TIA-568-B.2-2001; ISO/IEC11801，导体由26AWG单股裸铜线组成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有线电视线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同轴电缆SYWV-75-5(RG6)/48+96</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电视信号放大器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(1)双向功率放大器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(2)频率范围4-2200MHZ,双模块</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12芯室内单模光缆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12芯单模光纤</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24口光纤配线架（含满配耦合器）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机架式，结构牢固；涂覆层表面光洁，采用冷轧钢板静电喷塑制成；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FC-LC双芯跳线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9/125μ单模尾纤 LC-FC </w:t>
            </w:r>
            <w:ins w:id="223" w:author="Administrator" w:date="2023-03-31T11:51:54Z">
              <w:r>
                <w:rPr>
                  <w:rFonts w:hint="eastAsia" w:ascii="宋体" w:hAnsi="宋体" w:cs="宋体"/>
                  <w:color w:val="000000"/>
                  <w:kern w:val="0"/>
                  <w:sz w:val="18"/>
                  <w:szCs w:val="18"/>
                  <w:lang w:eastAsia="zh-CN"/>
                </w:rPr>
                <w:t>不少于</w:t>
              </w:r>
            </w:ins>
            <w:r>
              <w:rPr>
                <w:rFonts w:hint="eastAsia" w:ascii="宋体" w:hAnsi="宋体" w:cs="宋体"/>
                <w:color w:val="000000"/>
                <w:kern w:val="0"/>
                <w:sz w:val="18"/>
                <w:szCs w:val="18"/>
              </w:rPr>
              <w:t>3米</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110配线架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110型语音配线架 100对/含模块</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6类非屏蔽数据跳线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规格：六类，非屏蔽，RJ45-RJ45，不少于3米，采用多股铜导体，插头带彩色护套；标准：ANSI/TIA/EIA-568-B.2-1，ISO/IEC 11801</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 网络及语音通讯</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（一）互联网</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default" w:ascii="宋体" w:hAnsi="宋体" w:eastAsia="宋体" w:cs="宋体"/>
                <w:b/>
                <w:bCs/>
                <w:color w:val="000000"/>
                <w:kern w:val="0"/>
                <w:sz w:val="18"/>
                <w:szCs w:val="18"/>
                <w:lang w:val="en-US" w:eastAsia="zh-CN"/>
              </w:rPr>
            </w:pPr>
            <w:r>
              <w:rPr>
                <w:rFonts w:hint="eastAsia" w:ascii="宋体" w:hAnsi="宋体" w:cs="宋体"/>
                <w:b/>
                <w:bCs/>
                <w:color w:val="000000"/>
                <w:kern w:val="0"/>
                <w:sz w:val="18"/>
                <w:szCs w:val="18"/>
                <w:lang w:val="en-US" w:eastAsia="zh-CN"/>
              </w:rPr>
              <w:t>-1</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网络安全部分</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互联网-出口路由器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1、整机交换容量≥640Gbps，转发性能≥60Mpps；端口数量：不少于14*10GE光+10*GE电；USB接口≥1；</w:t>
            </w:r>
          </w:p>
        </w:tc>
      </w:tr>
      <w:tr>
        <w:tblPrEx>
          <w:tblCellMar>
            <w:top w:w="0" w:type="dxa"/>
            <w:left w:w="108" w:type="dxa"/>
            <w:bottom w:w="0" w:type="dxa"/>
            <w:right w:w="108" w:type="dxa"/>
          </w:tblCellMar>
        </w:tblPrEx>
        <w:trPr>
          <w:trHeight w:val="675"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▲2、</w:t>
            </w:r>
            <w:commentRangeStart w:id="31"/>
            <w:r>
              <w:rPr>
                <w:rFonts w:hint="eastAsia" w:ascii="宋体" w:hAnsi="宋体" w:cs="宋体"/>
                <w:color w:val="FF0000"/>
                <w:kern w:val="0"/>
                <w:sz w:val="18"/>
                <w:szCs w:val="18"/>
              </w:rPr>
              <w:t>芯片CPU支持国产自研</w:t>
            </w:r>
            <w:commentRangeEnd w:id="31"/>
            <w:r>
              <w:commentReference w:id="31"/>
            </w:r>
            <w:r>
              <w:rPr>
                <w:rFonts w:hint="eastAsia" w:ascii="宋体" w:hAnsi="宋体" w:cs="宋体"/>
                <w:color w:val="FF0000"/>
                <w:kern w:val="0"/>
                <w:sz w:val="18"/>
                <w:szCs w:val="18"/>
              </w:rPr>
              <w:t>，</w:t>
            </w:r>
            <w:commentRangeStart w:id="32"/>
            <w:r>
              <w:rPr>
                <w:rFonts w:hint="eastAsia" w:ascii="宋体" w:hAnsi="宋体" w:cs="宋体"/>
                <w:color w:val="FF0000"/>
                <w:kern w:val="0"/>
                <w:sz w:val="18"/>
                <w:szCs w:val="18"/>
              </w:rPr>
              <w:t>提供通过第三方权威检测机构出具的或具有CMA或CNAS标识的且体现上述内容的有效检测报告扫描件并加盖投标人或制造商公章</w:t>
            </w:r>
            <w:commentRangeEnd w:id="32"/>
            <w:r>
              <w:commentReference w:id="32"/>
            </w:r>
            <w:r>
              <w:rPr>
                <w:rFonts w:hint="eastAsia" w:ascii="宋体" w:hAnsi="宋体" w:cs="宋体"/>
                <w:color w:val="FF0000"/>
                <w:kern w:val="0"/>
                <w:sz w:val="18"/>
                <w:szCs w:val="18"/>
              </w:rPr>
              <w:t>，原件备查。</w:t>
            </w:r>
          </w:p>
        </w:tc>
      </w:tr>
      <w:tr>
        <w:tblPrEx>
          <w:tblCellMar>
            <w:top w:w="0" w:type="dxa"/>
            <w:left w:w="108" w:type="dxa"/>
            <w:bottom w:w="0" w:type="dxa"/>
            <w:right w:w="108" w:type="dxa"/>
          </w:tblCellMar>
          <w:tblPrExChange w:id="224" w:author="Administrator" w:date="2023-04-03T14:37:50Z">
            <w:tblPrEx>
              <w:tblCellMar>
                <w:top w:w="0" w:type="dxa"/>
                <w:left w:w="108" w:type="dxa"/>
                <w:bottom w:w="0" w:type="dxa"/>
                <w:right w:w="108" w:type="dxa"/>
              </w:tblCellMar>
            </w:tblPrEx>
          </w:tblPrExChange>
        </w:tblPrEx>
        <w:trPr>
          <w:trHeight w:val="90" w:hRule="atLeast"/>
          <w:trPrChange w:id="224" w:author="Administrator" w:date="2023-04-03T14:37:50Z">
            <w:trPr>
              <w:trHeight w:val="270" w:hRule="atLeast"/>
            </w:trPr>
          </w:trPrChange>
        </w:trPr>
        <w:tc>
          <w:tcPr>
            <w:tcW w:w="434" w:type="pct"/>
            <w:vMerge w:val="continue"/>
            <w:tcBorders>
              <w:left w:val="single" w:color="auto" w:sz="4" w:space="0"/>
              <w:right w:val="single" w:color="auto" w:sz="4" w:space="0"/>
            </w:tcBorders>
            <w:vAlign w:val="center"/>
            <w:tcPrChange w:id="225" w:author="Administrator" w:date="2023-04-03T14:37:50Z">
              <w:tcPr>
                <w:tcW w:w="434" w:type="pct"/>
                <w:vMerge w:val="continue"/>
                <w:tcBorders>
                  <w:left w:val="single" w:color="auto" w:sz="4" w:space="0"/>
                  <w:right w:val="single" w:color="auto" w:sz="4" w:space="0"/>
                </w:tcBorders>
                <w:vAlign w:val="center"/>
                <w:tcPrChange w:id="226" w:author="Administrator" w:date="2023-04-03T14:37:50Z">
                  <w:tcPr>
                    <w:tcW w:w="434"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227" w:author="Administrator" w:date="2023-04-03T14:37:50Z">
              <w:tcPr>
                <w:tcW w:w="876" w:type="pct"/>
                <w:gridSpan w:val="2"/>
                <w:vMerge w:val="continue"/>
                <w:tcBorders>
                  <w:left w:val="single" w:color="auto" w:sz="4" w:space="0"/>
                  <w:right w:val="single" w:color="auto" w:sz="4" w:space="0"/>
                </w:tcBorders>
                <w:vAlign w:val="center"/>
                <w:tcPrChange w:id="228" w:author="Administrator" w:date="2023-04-03T14:37:50Z">
                  <w:tcPr>
                    <w:tcW w:w="876"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229" w:author="Administrator" w:date="2023-04-03T14:37:50Z">
              <w:tcPr>
                <w:tcW w:w="3689" w:type="pct"/>
                <w:tcBorders>
                  <w:top w:val="nil"/>
                  <w:left w:val="nil"/>
                  <w:bottom w:val="single" w:color="auto" w:sz="4" w:space="0"/>
                  <w:right w:val="single" w:color="auto" w:sz="4" w:space="0"/>
                </w:tcBorders>
                <w:shd w:val="clear" w:color="auto" w:fill="auto"/>
                <w:vAlign w:val="center"/>
                <w:tcPrChange w:id="230" w:author="Administrator" w:date="2023-04-03T14:37:50Z">
                  <w:tcPr>
                    <w:tcW w:w="3689" w:type="pct"/>
                    <w:tcBorders>
                      <w:top w:val="nil"/>
                      <w:left w:val="nil"/>
                      <w:bottom w:val="single" w:color="auto" w:sz="4" w:space="0"/>
                      <w:right w:val="single" w:color="auto" w:sz="4" w:space="0"/>
                    </w:tcBorders>
                    <w:shd w:val="clear" w:color="auto" w:fill="auto"/>
                    <w:vAlign w:val="center"/>
                  </w:tcPr>
                </w:tcPrChange>
              </w:tcPr>
            </w:tcPrChange>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3、支持主控冗余，支持电源冗余，业务插槽≥10个；支持板卡热插拔，保证业务连续稳定；</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4、支持国密算法，SAC应用阻断，URL过滤，防火墙功能。</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5、整机高度≤3U；</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6、支持路由策略，静态路由，RIP，OSPF，IS-IS，BGP；</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7、支持高性能多核处理器，支持高速WAN连接；</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8、实配：≥2个万兆多模模块，≥2个万兆单模模块；</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hint="default" w:ascii="宋体" w:hAnsi="宋体" w:eastAsia="宋体" w:cs="宋体"/>
                <w:b/>
                <w:bCs/>
                <w:color w:val="000000"/>
                <w:kern w:val="0"/>
                <w:sz w:val="18"/>
                <w:szCs w:val="18"/>
                <w:lang w:val="en-US" w:eastAsia="zh-CN"/>
              </w:rPr>
            </w:pPr>
            <w:r>
              <w:rPr>
                <w:rFonts w:hint="eastAsia" w:ascii="宋体" w:hAnsi="宋体" w:cs="宋体"/>
                <w:b/>
                <w:bCs/>
                <w:color w:val="000000"/>
                <w:kern w:val="0"/>
                <w:sz w:val="18"/>
                <w:szCs w:val="18"/>
                <w:lang w:val="en-US" w:eastAsia="zh-CN"/>
              </w:rPr>
              <w:t>-2</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交换设备部分</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互联网-核心交换机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1、交换容量≥70Tbps，包转发率≥8000Mpps：</w:t>
            </w:r>
          </w:p>
        </w:tc>
      </w:tr>
      <w:tr>
        <w:tblPrEx>
          <w:tblCellMar>
            <w:top w:w="0" w:type="dxa"/>
            <w:left w:w="108" w:type="dxa"/>
            <w:bottom w:w="0" w:type="dxa"/>
            <w:right w:w="108" w:type="dxa"/>
          </w:tblCellMar>
        </w:tblPrEx>
        <w:trPr>
          <w:trHeight w:val="91"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▲2、主控引擎≥2，整机业务板槽位数≥6；</w:t>
            </w:r>
            <w:commentRangeStart w:id="33"/>
            <w:r>
              <w:rPr>
                <w:rFonts w:hint="eastAsia" w:ascii="宋体" w:hAnsi="宋体" w:cs="宋体"/>
                <w:color w:val="FF0000"/>
                <w:kern w:val="0"/>
                <w:sz w:val="18"/>
                <w:szCs w:val="18"/>
              </w:rPr>
              <w:t>芯片CPU支持国产自研。投标文件中须提供通过第三方权威检测机构出具的或具有CMA或CNAS标识的且体现上述内容的有效检测报告扫描件并加盖投标人或制造商公章，原件备查</w:t>
            </w:r>
            <w:commentRangeEnd w:id="33"/>
            <w:r>
              <w:commentReference w:id="33"/>
            </w:r>
            <w:r>
              <w:rPr>
                <w:rFonts w:hint="eastAsia" w:ascii="宋体" w:hAnsi="宋体" w:cs="宋体"/>
                <w:color w:val="FF0000"/>
                <w:kern w:val="0"/>
                <w:sz w:val="18"/>
                <w:szCs w:val="18"/>
              </w:rPr>
              <w:t>。</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3、支持静态路由、RIP、RIPng、OSPF、OSPFv3、BGP、BGP4+、ISIS、ISISv6；支持路由协议多实例；支持路由协议多实例；支持独立的硬件监控板卡, 控制平面和监控平面物理槽位分离，支持1+1备份，能集中监控风扇、电源等模块，能调节能耗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▲4、支持颗粒化电源，整机电源槽位数≥4。投标文件须提供</w:t>
            </w:r>
            <w:commentRangeStart w:id="34"/>
            <w:r>
              <w:rPr>
                <w:rFonts w:hint="eastAsia" w:ascii="宋体" w:hAnsi="宋体" w:cs="宋体"/>
                <w:color w:val="FF0000"/>
                <w:kern w:val="0"/>
                <w:sz w:val="18"/>
                <w:szCs w:val="18"/>
              </w:rPr>
              <w:t>设备功能界面截图</w:t>
            </w:r>
            <w:commentRangeEnd w:id="34"/>
            <w:r>
              <w:commentReference w:id="34"/>
            </w:r>
            <w:r>
              <w:rPr>
                <w:rFonts w:hint="eastAsia" w:ascii="宋体" w:hAnsi="宋体" w:cs="宋体"/>
                <w:color w:val="FF0000"/>
                <w:kern w:val="0"/>
                <w:sz w:val="18"/>
                <w:szCs w:val="18"/>
              </w:rPr>
              <w:t>并</w:t>
            </w:r>
            <w:commentRangeStart w:id="35"/>
            <w:r>
              <w:rPr>
                <w:rFonts w:hint="eastAsia" w:ascii="宋体" w:hAnsi="宋体" w:cs="宋体"/>
                <w:color w:val="FF0000"/>
                <w:kern w:val="0"/>
                <w:sz w:val="18"/>
                <w:szCs w:val="18"/>
              </w:rPr>
              <w:t>加盖制造商公章</w:t>
            </w:r>
            <w:commentRangeEnd w:id="35"/>
            <w:r>
              <w:commentReference w:id="35"/>
            </w:r>
            <w:r>
              <w:rPr>
                <w:rFonts w:hint="eastAsia" w:ascii="宋体" w:hAnsi="宋体" w:cs="宋体"/>
                <w:color w:val="FF0000"/>
                <w:kern w:val="0"/>
                <w:sz w:val="18"/>
                <w:szCs w:val="18"/>
              </w:rPr>
              <w:t>，原件备查。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5、支持整机MAC地址≥512K；MAC学习速率&gt;8000/s；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6、支持IPv4路由转发FIB表项≥512K；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7、支持横向虚拟化技术，将多台设备虚拟为一台设备；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8、实配：双主控，双电源，≥24个千兆光口，≥24个万兆光口，≥48个千兆电口，≥8个千兆单模模块，≥8个万兆单模模块；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48口POE接入交换机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1.交换容量≥1.28Tbps，包转发率≥400Mpps；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2、支持48个10/100/1000BASE-T以太网端口（PoE++），4个万兆SFP+；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3、支持802.3at POE++功能，单端口最大输出90W；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4、支持RIP.RIPng.OSPF.OSPFv3路由协议；设备要求支持4核CPU。</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5、实配：≥2个万兆单模模块；</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（二）公安网</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公安网核心交换机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1、交换容量≥70Tbps，包转发率≥8000Mpps：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2、主控引擎≥2，整机业务板槽位数≥6；</w:t>
            </w:r>
            <w:commentRangeStart w:id="36"/>
            <w:r>
              <w:rPr>
                <w:rFonts w:hint="eastAsia" w:ascii="宋体" w:hAnsi="宋体" w:cs="宋体"/>
                <w:color w:val="000000"/>
                <w:kern w:val="0"/>
                <w:sz w:val="18"/>
                <w:szCs w:val="18"/>
              </w:rPr>
              <w:t>芯片CPU支持国产自研。</w:t>
            </w:r>
            <w:commentRangeEnd w:id="36"/>
            <w:r>
              <w:commentReference w:id="36"/>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3、支持静态路由、RIP、RIPng、OSPF、OSPFv3、BGP、BGP4+、ISIS、ISISv6；支持路由协议多实例；支持独立的硬件监控板卡, 控制平面和监控平面物理槽位分离，支持1+1备份，能集中监控风扇、电源等模块，能调节能耗。</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4、支持颗粒化电源，整机电源槽位数≥4。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5、支持整机MAC地址≥512K；MAC学习速率&gt;8000/s；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6、支持IPv4路由转发FIB表项≥512K；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7、支持横向虚拟化技术，将多台设备虚拟为一台设备；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8、实配：双主控，双电源，≥24个千兆光口，≥24个万兆光口，≥48个千兆电口，≥8个千兆单模模块，≥8个万兆单模模块；</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核心板卡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1块光接口板（24端口万兆以太网光接口和24端口千兆以太网光接口板）、1张电口板（48端口十兆/百兆/千兆以太网电接口板)，与现网S7706兼容</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1、交换容量≥330Gbps，包转发率≥100Mpps；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w:t>
            </w:r>
            <w:ins w:id="231" w:author="Administrator" w:date="2023-03-31T11:57:04Z">
              <w:r>
                <w:rPr>
                  <w:rFonts w:hint="eastAsia" w:ascii="宋体" w:hAnsi="宋体" w:cs="宋体"/>
                  <w:color w:val="000000"/>
                  <w:kern w:val="0"/>
                  <w:sz w:val="18"/>
                  <w:szCs w:val="18"/>
                  <w:lang w:eastAsia="zh-CN"/>
                </w:rPr>
                <w:t>不少于</w:t>
              </w:r>
            </w:ins>
            <w:r>
              <w:rPr>
                <w:rFonts w:hint="eastAsia" w:ascii="宋体" w:hAnsi="宋体" w:cs="宋体"/>
                <w:color w:val="000000"/>
                <w:kern w:val="0"/>
                <w:sz w:val="18"/>
                <w:szCs w:val="18"/>
              </w:rPr>
              <w:t>24个10/100/1000BASE-T以太网端口，</w:t>
            </w:r>
            <w:ins w:id="232" w:author="Administrator" w:date="2023-03-31T11:57:07Z">
              <w:r>
                <w:rPr>
                  <w:rFonts w:hint="eastAsia" w:ascii="宋体" w:hAnsi="宋体" w:cs="宋体"/>
                  <w:color w:val="000000"/>
                  <w:kern w:val="0"/>
                  <w:sz w:val="18"/>
                  <w:szCs w:val="18"/>
                  <w:lang w:eastAsia="zh-CN"/>
                </w:rPr>
                <w:t>不少于</w:t>
              </w:r>
            </w:ins>
            <w:r>
              <w:rPr>
                <w:rFonts w:hint="eastAsia" w:ascii="宋体" w:hAnsi="宋体" w:cs="宋体"/>
                <w:color w:val="000000"/>
                <w:kern w:val="0"/>
                <w:sz w:val="18"/>
                <w:szCs w:val="18"/>
              </w:rPr>
              <w:t>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3、支持MAC地址≥16K，支持ARP表项≥4K；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5、实配：≥4个万兆单模模块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48口接入交换机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1、交换容量≥400Gbps，包转发率≥144Mpps；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w:t>
            </w:r>
            <w:ins w:id="233" w:author="Administrator" w:date="2023-03-31T11:57:54Z">
              <w:r>
                <w:rPr>
                  <w:rFonts w:hint="eastAsia" w:ascii="宋体" w:hAnsi="宋体" w:cs="宋体"/>
                  <w:color w:val="000000"/>
                  <w:kern w:val="0"/>
                  <w:sz w:val="18"/>
                  <w:szCs w:val="18"/>
                  <w:lang w:eastAsia="zh-CN"/>
                </w:rPr>
                <w:t>不少于</w:t>
              </w:r>
            </w:ins>
            <w:r>
              <w:rPr>
                <w:rFonts w:hint="eastAsia" w:ascii="宋体" w:hAnsi="宋体" w:cs="宋体"/>
                <w:color w:val="000000"/>
                <w:kern w:val="0"/>
                <w:sz w:val="18"/>
                <w:szCs w:val="18"/>
              </w:rPr>
              <w:t>48个10/100/1000BASE-T以太网端口,</w:t>
            </w:r>
            <w:ins w:id="234" w:author="Administrator" w:date="2023-03-31T11:57:58Z">
              <w:r>
                <w:rPr>
                  <w:rFonts w:hint="eastAsia" w:ascii="宋体" w:hAnsi="宋体" w:cs="宋体"/>
                  <w:color w:val="000000"/>
                  <w:kern w:val="0"/>
                  <w:sz w:val="18"/>
                  <w:szCs w:val="18"/>
                  <w:lang w:eastAsia="zh-CN"/>
                </w:rPr>
                <w:t>不少于</w:t>
              </w:r>
            </w:ins>
            <w:r>
              <w:rPr>
                <w:rFonts w:hint="eastAsia" w:ascii="宋体" w:hAnsi="宋体" w:cs="宋体"/>
                <w:color w:val="000000"/>
                <w:kern w:val="0"/>
                <w:sz w:val="18"/>
                <w:szCs w:val="18"/>
              </w:rPr>
              <w:t>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3、支持MAC地址≥16K，支持ARP表项≥4K；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5、实配：≥4个万兆单模模块</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（三）视频监控专网</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核心板卡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1、1块光接口板（24端口万兆以太网光接口和24端口千兆以太网光接口板），与现网S7706兼容</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（四）政务网</w:t>
            </w:r>
          </w:p>
        </w:tc>
      </w:tr>
      <w:tr>
        <w:tblPrEx>
          <w:tblCellMar>
            <w:top w:w="0" w:type="dxa"/>
            <w:left w:w="108" w:type="dxa"/>
            <w:bottom w:w="0" w:type="dxa"/>
            <w:right w:w="108" w:type="dxa"/>
          </w:tblCellMar>
        </w:tblPrEx>
        <w:trPr>
          <w:trHeight w:val="42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政务网核心交换机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1、交换容量≥2Tbps，包转发率≥700Mpps；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2、支持24个万兆SFP+，6个40/100GE QSFP28；</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3、为了提高设备可靠性，支持模块化可插拔双电源；为了提高设备散热性能，支持可插拔风扇框，风扇框个数≥4。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5、实配：≥2个万兆单模模块；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1、交换容量≥330Gbps，包转发率≥100Mpps；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2、支持24个10/100/1000BASE-T以太网端口，4个万兆SFP+；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3、支持MAC地址≥16K，支持ARP表项≥4K；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5、实配：≥4个万兆单模模块</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（五）技侦网/网警网</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网核心交换机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1、交换容量≥2Tbps，包转发率≥700Mpps；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2、支持24个万兆SFP+，6个40/100GE QSFP28；</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3、为了提高设备可靠性，支持模块化可插拔双电源；为了提高设备散热性能，支持可插拔风扇框，风扇框个数≥4。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5、实配：≥2个万兆单模模块；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1、交换容量≥330Gbps，包转发率≥100Mpps；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2、支持24个10/100/1000BASE-T以太网端口，4个万兆SFP+；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3、支持MAC地址≥16K，支持ARP表项≥4K；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5、实配：≥4个万兆单模模块</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（六）智能化设备网</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设备网核心交换机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1、交换容量≥2Tbps，包转发率≥700Mpps；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2、支持24个万兆SFP+，6个40/100GE QSFP28；</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3、为了提高设备可靠性，支持模块化可插拔双电源；为了提高设备散热性能，支持可插拔风扇框，风扇框个数≥4。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5、实配：≥2个万兆单模模块；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24口接入交换机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1、交换容量≥330Gbps，包转发率≥100Mpps；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2、支持24个10/100/1000BASE-T以太网端口，4个万兆SFP+；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3、支持MAC地址≥16K，支持ARP表项≥4K；</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4、支持RIP、RIPng、OSPF、OSPFv3路由协议；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5、实配：≥4个万兆单模模块</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24口全千兆非网管POE交换机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24口全千兆二层WEB网管POE企业级网络交换机。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传输速率 10/100/1000Mbps。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交换容量： 192Gbps。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包转发率:42Mpps。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整机最大输出:190W.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24个千兆电口+4个千兆光口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（七）网络安全部分</w:t>
            </w:r>
          </w:p>
        </w:tc>
      </w:tr>
      <w:tr>
        <w:tblPrEx>
          <w:tblCellMar>
            <w:top w:w="0" w:type="dxa"/>
            <w:left w:w="108" w:type="dxa"/>
            <w:bottom w:w="0" w:type="dxa"/>
            <w:right w:w="108" w:type="dxa"/>
          </w:tblCellMar>
          <w:tblPrExChange w:id="235" w:author="Administrator" w:date="2023-04-03T14:19:35Z">
            <w:tblPrEx>
              <w:tblCellMar>
                <w:top w:w="0" w:type="dxa"/>
                <w:left w:w="108" w:type="dxa"/>
                <w:bottom w:w="0" w:type="dxa"/>
                <w:right w:w="108" w:type="dxa"/>
              </w:tblCellMar>
            </w:tblPrEx>
          </w:tblPrExChange>
        </w:tblPrEx>
        <w:trPr>
          <w:trHeight w:val="90" w:hRule="atLeast"/>
          <w:trPrChange w:id="235" w:author="Administrator" w:date="2023-04-03T14:19:35Z">
            <w:trPr>
              <w:trHeight w:val="2250" w:hRule="atLeast"/>
            </w:trPr>
          </w:trPrChange>
        </w:trPr>
        <w:tc>
          <w:tcPr>
            <w:tcW w:w="434" w:type="pct"/>
            <w:tcBorders>
              <w:top w:val="nil"/>
              <w:left w:val="single" w:color="auto" w:sz="4" w:space="0"/>
              <w:bottom w:val="single" w:color="auto" w:sz="4" w:space="0"/>
              <w:right w:val="single" w:color="auto" w:sz="4" w:space="0"/>
            </w:tcBorders>
            <w:shd w:val="clear" w:color="auto" w:fill="auto"/>
            <w:noWrap/>
            <w:vAlign w:val="center"/>
            <w:tcPrChange w:id="236"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37"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38"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39"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40"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41"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42"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Change w:id="243" w:author="Administrator" w:date="2023-04-03T14:19:35Z">
                                          <w:tcPr>
                                            <w:tcW w:w="434" w:type="pct"/>
                                            <w:tcBorders>
                                              <w:top w:val="nil"/>
                                              <w:left w:val="single" w:color="auto" w:sz="4" w:space="0"/>
                                              <w:bottom w:val="single" w:color="auto" w:sz="4" w:space="0"/>
                                              <w:right w:val="single" w:color="auto" w:sz="4" w:space="0"/>
                                            </w:tcBorders>
                                            <w:shd w:val="clear" w:color="auto" w:fill="auto"/>
                                            <w:noWrap/>
                                            <w:vAlign w:val="center"/>
                                          </w:tcPr>
                                        </w:tcPrChange>
                                      </w:tcPr>
                                    </w:tcPrChange>
                                  </w:tcPr>
                                </w:tcPrChange>
                              </w:tcPr>
                            </w:tcPrChange>
                          </w:tcPr>
                        </w:tcPrChange>
                      </w:tcPr>
                    </w:tcPrChange>
                  </w:tcPr>
                </w:tcPrChange>
              </w:tcPr>
            </w:tcPrChange>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noWrap/>
            <w:vAlign w:val="center"/>
            <w:tcPrChange w:id="244" w:author="Administrator" w:date="2023-04-03T14:19:35Z">
              <w:tcPr>
                <w:tcW w:w="876" w:type="pct"/>
                <w:gridSpan w:val="2"/>
                <w:tcBorders>
                  <w:top w:val="nil"/>
                  <w:left w:val="nil"/>
                  <w:bottom w:val="single" w:color="auto" w:sz="4" w:space="0"/>
                  <w:right w:val="single" w:color="auto" w:sz="4" w:space="0"/>
                </w:tcBorders>
                <w:shd w:val="clear" w:color="auto" w:fill="auto"/>
                <w:noWrap/>
                <w:vAlign w:val="center"/>
                <w:tcPrChange w:id="245"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46"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47"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48"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49"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50" w:author="Administrator" w:date="2023-04-03T14:19:35Z">
                                      <w:tcPr>
                                        <w:tcW w:w="876" w:type="pct"/>
                                        <w:tcBorders>
                                          <w:top w:val="nil"/>
                                          <w:left w:val="nil"/>
                                          <w:bottom w:val="single" w:color="auto" w:sz="4" w:space="0"/>
                                          <w:right w:val="single" w:color="auto" w:sz="4" w:space="0"/>
                                        </w:tcBorders>
                                        <w:shd w:val="clear" w:color="auto" w:fill="auto"/>
                                        <w:noWrap/>
                                        <w:vAlign w:val="center"/>
                                        <w:tcPrChange w:id="251" w:author="Administrator" w:date="2023-04-03T14:19:35Z">
                                          <w:tcPr>
                                            <w:tcW w:w="876" w:type="pct"/>
                                            <w:tcBorders>
                                              <w:top w:val="nil"/>
                                              <w:left w:val="nil"/>
                                              <w:bottom w:val="single" w:color="auto" w:sz="4" w:space="0"/>
                                              <w:right w:val="single" w:color="auto" w:sz="4" w:space="0"/>
                                            </w:tcBorders>
                                            <w:shd w:val="clear" w:color="auto" w:fill="auto"/>
                                            <w:noWrap/>
                                            <w:vAlign w:val="center"/>
                                          </w:tcPr>
                                        </w:tcPrChange>
                                      </w:tcPr>
                                    </w:tcPrChange>
                                  </w:tcPr>
                                </w:tcPrChange>
                              </w:tcPr>
                            </w:tcPrChange>
                          </w:tcPr>
                        </w:tcPrChange>
                      </w:tcPr>
                    </w:tcPrChange>
                  </w:tcPr>
                </w:tcPrChange>
              </w:tcPr>
            </w:tcPrChange>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国密身份认证网关</w:t>
            </w:r>
          </w:p>
        </w:tc>
        <w:tc>
          <w:tcPr>
            <w:tcW w:w="3689" w:type="pct"/>
            <w:tcBorders>
              <w:top w:val="nil"/>
              <w:left w:val="nil"/>
              <w:bottom w:val="single" w:color="auto" w:sz="4" w:space="0"/>
              <w:right w:val="single" w:color="auto" w:sz="4" w:space="0"/>
            </w:tcBorders>
            <w:shd w:val="clear" w:color="auto" w:fill="auto"/>
            <w:vAlign w:val="center"/>
            <w:tcPrChange w:id="252" w:author="Administrator" w:date="2023-04-03T14:19:35Z">
              <w:tcPr>
                <w:tcW w:w="3689" w:type="pct"/>
                <w:tcBorders>
                  <w:top w:val="nil"/>
                  <w:left w:val="nil"/>
                  <w:bottom w:val="single" w:color="auto" w:sz="4" w:space="0"/>
                  <w:right w:val="single" w:color="auto" w:sz="4" w:space="0"/>
                </w:tcBorders>
                <w:shd w:val="clear" w:color="auto" w:fill="auto"/>
                <w:vAlign w:val="center"/>
                <w:tcPrChange w:id="253" w:author="Administrator" w:date="2023-04-03T14:19:35Z">
                  <w:tcPr>
                    <w:tcW w:w="3689" w:type="pct"/>
                    <w:tcBorders>
                      <w:top w:val="nil"/>
                      <w:left w:val="nil"/>
                      <w:bottom w:val="single" w:color="auto" w:sz="4" w:space="0"/>
                      <w:right w:val="single" w:color="auto" w:sz="4" w:space="0"/>
                    </w:tcBorders>
                    <w:shd w:val="clear" w:color="auto" w:fill="auto"/>
                    <w:vAlign w:val="center"/>
                    <w:tcPrChange w:id="254" w:author="Administrator" w:date="2023-04-03T14:19:35Z">
                      <w:tcPr>
                        <w:tcW w:w="3689" w:type="pct"/>
                        <w:tcBorders>
                          <w:top w:val="nil"/>
                          <w:left w:val="nil"/>
                          <w:bottom w:val="single" w:color="auto" w:sz="4" w:space="0"/>
                          <w:right w:val="single" w:color="auto" w:sz="4" w:space="0"/>
                        </w:tcBorders>
                        <w:shd w:val="clear" w:color="auto" w:fill="auto"/>
                        <w:vAlign w:val="center"/>
                        <w:tcPrChange w:id="255" w:author="Administrator" w:date="2023-04-03T14:19:35Z">
                          <w:tcPr>
                            <w:tcW w:w="3689" w:type="pct"/>
                            <w:tcBorders>
                              <w:top w:val="nil"/>
                              <w:left w:val="nil"/>
                              <w:bottom w:val="single" w:color="auto" w:sz="4" w:space="0"/>
                              <w:right w:val="single" w:color="auto" w:sz="4" w:space="0"/>
                            </w:tcBorders>
                            <w:shd w:val="clear" w:color="auto" w:fill="auto"/>
                            <w:vAlign w:val="center"/>
                            <w:tcPrChange w:id="256" w:author="Administrator" w:date="2023-04-03T14:19:35Z">
                              <w:tcPr>
                                <w:tcW w:w="3689" w:type="pct"/>
                                <w:tcBorders>
                                  <w:top w:val="nil"/>
                                  <w:left w:val="nil"/>
                                  <w:bottom w:val="single" w:color="auto" w:sz="4" w:space="0"/>
                                  <w:right w:val="single" w:color="auto" w:sz="4" w:space="0"/>
                                </w:tcBorders>
                                <w:shd w:val="clear" w:color="auto" w:fill="auto"/>
                                <w:vAlign w:val="center"/>
                                <w:tcPrChange w:id="257" w:author="Administrator" w:date="2023-04-03T14:19:35Z">
                                  <w:tcPr>
                                    <w:tcW w:w="3689" w:type="pct"/>
                                    <w:tcBorders>
                                      <w:top w:val="nil"/>
                                      <w:left w:val="nil"/>
                                      <w:bottom w:val="single" w:color="auto" w:sz="4" w:space="0"/>
                                      <w:right w:val="single" w:color="auto" w:sz="4" w:space="0"/>
                                    </w:tcBorders>
                                    <w:shd w:val="clear" w:color="auto" w:fill="auto"/>
                                    <w:vAlign w:val="center"/>
                                    <w:tcPrChange w:id="258" w:author="Administrator" w:date="2023-04-03T14:19:35Z">
                                      <w:tcPr>
                                        <w:tcW w:w="3689" w:type="pct"/>
                                        <w:tcBorders>
                                          <w:top w:val="nil"/>
                                          <w:left w:val="nil"/>
                                          <w:bottom w:val="single" w:color="auto" w:sz="4" w:space="0"/>
                                          <w:right w:val="single" w:color="auto" w:sz="4" w:space="0"/>
                                        </w:tcBorders>
                                        <w:shd w:val="clear" w:color="auto" w:fill="auto"/>
                                        <w:vAlign w:val="center"/>
                                        <w:tcPrChange w:id="259" w:author="Administrator" w:date="2023-04-03T14:19:35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tcPrChange>
                  </w:tcPr>
                </w:tcPrChange>
              </w:tcPr>
            </w:tcPrChange>
          </w:tcPr>
          <w:p>
            <w:pPr>
              <w:widowControl/>
              <w:jc w:val="left"/>
              <w:rPr>
                <w:rFonts w:ascii="宋体" w:hAnsi="宋体" w:cs="宋体"/>
                <w:kern w:val="0"/>
                <w:sz w:val="18"/>
                <w:szCs w:val="18"/>
              </w:rPr>
            </w:pPr>
            <w:r>
              <w:rPr>
                <w:rFonts w:hint="eastAsia" w:ascii="宋体" w:hAnsi="宋体" w:cs="宋体"/>
                <w:kern w:val="0"/>
                <w:sz w:val="18"/>
                <w:szCs w:val="18"/>
              </w:rPr>
              <w:t>1.可以同时支持国密标准 SM2 算法以及 RSA1024~2048 算法。支持 SHA1、SHA256 等算法，支持 SM3、SM4 国密算法</w:t>
            </w:r>
            <w:r>
              <w:rPr>
                <w:rFonts w:hint="eastAsia" w:ascii="宋体" w:hAnsi="宋体" w:cs="宋体"/>
                <w:kern w:val="0"/>
                <w:sz w:val="18"/>
                <w:szCs w:val="18"/>
              </w:rPr>
              <w:br w:type="textWrapping"/>
            </w:r>
            <w:r>
              <w:rPr>
                <w:rFonts w:hint="eastAsia" w:ascii="宋体" w:hAnsi="宋体" w:cs="宋体"/>
                <w:kern w:val="0"/>
                <w:sz w:val="18"/>
                <w:szCs w:val="18"/>
              </w:rPr>
              <w:t>2.支持验证不同 CA 的用户证书，兼容支持国际通用、国内商密厂商密产品数字证书及权威第三方 CA 运营商标准</w:t>
            </w:r>
            <w:r>
              <w:rPr>
                <w:rFonts w:hint="eastAsia" w:ascii="宋体" w:hAnsi="宋体" w:cs="宋体"/>
                <w:kern w:val="0"/>
                <w:sz w:val="18"/>
                <w:szCs w:val="18"/>
              </w:rPr>
              <w:br w:type="textWrapping"/>
            </w:r>
            <w:r>
              <w:rPr>
                <w:rFonts w:hint="eastAsia" w:ascii="宋体" w:hAnsi="宋体" w:cs="宋体"/>
                <w:kern w:val="0"/>
                <w:sz w:val="18"/>
                <w:szCs w:val="18"/>
              </w:rPr>
              <w:t>3.支持链路加密功能，支持创建多个链路加密服务，保护不同的应用服务，也可支持通过客户端建立加密链路，保护多个应用服务</w:t>
            </w:r>
            <w:r>
              <w:rPr>
                <w:rFonts w:hint="eastAsia" w:ascii="宋体" w:hAnsi="宋体" w:cs="宋体"/>
                <w:kern w:val="0"/>
                <w:sz w:val="18"/>
                <w:szCs w:val="18"/>
              </w:rPr>
              <w:br w:type="textWrapping"/>
            </w:r>
            <w:r>
              <w:rPr>
                <w:rFonts w:hint="eastAsia" w:ascii="宋体" w:hAnsi="宋体" w:cs="宋体"/>
                <w:kern w:val="0"/>
                <w:sz w:val="18"/>
                <w:szCs w:val="18"/>
              </w:rPr>
              <w:t>4.应用支持：支持 B/S 应用，支持 FTP、Telnet、远程桌面以及通用的 C/S 应用；系统可以创建多个 SSL 服务，保护不同的应用服务，也可以采用同一个 SSL 服务保护多个应用服务（支持客户端）；</w:t>
            </w:r>
            <w:r>
              <w:rPr>
                <w:rFonts w:hint="eastAsia" w:ascii="宋体" w:hAnsi="宋体" w:cs="宋体"/>
                <w:kern w:val="0"/>
                <w:sz w:val="18"/>
                <w:szCs w:val="18"/>
              </w:rPr>
              <w:br w:type="textWrapping"/>
            </w:r>
            <w:r>
              <w:rPr>
                <w:rFonts w:hint="eastAsia" w:ascii="宋体" w:hAnsi="宋体" w:cs="宋体"/>
                <w:kern w:val="0"/>
                <w:sz w:val="18"/>
                <w:szCs w:val="18"/>
              </w:rPr>
              <w:t>5.吞吐率:800Mbps;接口:4千兆电口</w:t>
            </w:r>
          </w:p>
        </w:tc>
      </w:tr>
      <w:tr>
        <w:tblPrEx>
          <w:tblCellMar>
            <w:top w:w="0" w:type="dxa"/>
            <w:left w:w="108" w:type="dxa"/>
            <w:bottom w:w="0" w:type="dxa"/>
            <w:right w:w="108" w:type="dxa"/>
          </w:tblCellMar>
        </w:tblPrEx>
        <w:trPr>
          <w:trHeight w:val="382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图形数据准入系统</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1、视频网吞吐量：5Gb；每秒新建连接数：3万；最大并发连接数：180万;接口:4千兆电口，硬盘:128G SSD</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2、网络功能 支持静态路由功能、本地DNS配置、支持源地址转换，端口映射，一对一映射。</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3、单向通信控制 支持基于状态监测的防火墙，不仅保障网关设备安全，还能保护组织内网安全，控制视频单向传输。</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4、NVR接入管理 支持主流品牌的NVR接入设备，进行NVR视频接入通道管理</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5、非标接入转码 支持海康，大华等主流品牌私有编码、行标编码向GB28181/GB35114编码转换</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6、视频终端黑/白名单 支持根据VLAN、IP网段、时效等对视频终端进行黑白名单设置。</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7、资产链路质量探测功能检查 支持对终端网络延时和丢包率进行探测</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8、视频终端漏洞扫描 内置可在线或本地升级的视频终端漏洞库，支持主动扫描发现视频监控终端的安全漏洞，能够扫描出大华，海康威视等主流品牌的安全漏洞</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9、视频终端弱口令扫描 支持FTP，TELNET，SSH，RTP等协议的弱口令扫描</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10、▲病毒防护支持对FTP、HTTP、POP3、SMTP下载，上传中的文件进行病毒查杀防护；历史数据重放检测，支持对存在历史数据重放攻击的终端进行阻断；服务端漏洞防护，支持对服务器漏洞进行防护、加固。投标文件中须提供通过第三方权威检测机构出具的或具有CMA或CNAS标识的且体现上述内容的有效检测报告扫描件并加盖投标人或制造商公章，原件备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11、WEB防护 支持对提供WEB服务的NVR/CVR/监控中心平台/摄像头等进行Web安全防护。</w:t>
            </w:r>
          </w:p>
        </w:tc>
      </w:tr>
      <w:tr>
        <w:tblPrEx>
          <w:tblCellMar>
            <w:top w:w="0" w:type="dxa"/>
            <w:left w:w="108" w:type="dxa"/>
            <w:bottom w:w="0" w:type="dxa"/>
            <w:right w:w="108" w:type="dxa"/>
          </w:tblCellMar>
        </w:tblPrEx>
        <w:trPr>
          <w:trHeight w:val="7339"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国密SSL VPN</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1、标准2U机架式设备，6千兆电口+4千兆光口SFP+2万兆光口SFP，,设备标配提供冗余电源，内存大小：8G，硬盘容量：64GB SSD</w:t>
            </w:r>
            <w:r>
              <w:rPr>
                <w:rFonts w:hint="eastAsia" w:ascii="宋体" w:hAnsi="宋体" w:cs="宋体"/>
                <w:kern w:val="0"/>
                <w:sz w:val="18"/>
                <w:szCs w:val="18"/>
              </w:rPr>
              <w:br w:type="textWrapping"/>
            </w:r>
            <w:r>
              <w:rPr>
                <w:rFonts w:hint="eastAsia" w:ascii="宋体" w:hAnsi="宋体" w:cs="宋体"/>
                <w:color w:val="FF0000"/>
                <w:kern w:val="0"/>
                <w:sz w:val="18"/>
                <w:szCs w:val="18"/>
              </w:rPr>
              <w:t>2、▲架构要求：完全自主研发、设计加密卡，内置密码卡厂家与设备厂家一致，并提供密码卡商用密码产品型号证书并加盖原厂公章，原件备查。支持对设备日志信息和访问控制信息，进行基于商用密码算法的完整性保护，并提供密钥、算法的配置功能截图加盖原厂公章，原件备查。</w:t>
            </w:r>
            <w:r>
              <w:rPr>
                <w:rFonts w:hint="eastAsia" w:ascii="宋体" w:hAnsi="宋体" w:cs="宋体"/>
                <w:color w:val="FF0000"/>
                <w:kern w:val="0"/>
                <w:sz w:val="18"/>
                <w:szCs w:val="18"/>
              </w:rPr>
              <w:br w:type="textWrapping"/>
            </w:r>
            <w:r>
              <w:rPr>
                <w:rFonts w:hint="eastAsia" w:ascii="宋体" w:hAnsi="宋体" w:cs="宋体"/>
                <w:kern w:val="0"/>
                <w:sz w:val="18"/>
                <w:szCs w:val="18"/>
              </w:rPr>
              <w:t>3、支持国密SM1/SM2/SM3/SM4算法</w:t>
            </w:r>
            <w:r>
              <w:rPr>
                <w:rFonts w:hint="eastAsia" w:ascii="宋体" w:hAnsi="宋体" w:cs="宋体"/>
                <w:kern w:val="0"/>
                <w:sz w:val="18"/>
                <w:szCs w:val="18"/>
              </w:rPr>
              <w:br w:type="textWrapping"/>
            </w:r>
            <w:r>
              <w:rPr>
                <w:rFonts w:hint="eastAsia" w:ascii="宋体" w:hAnsi="宋体" w:cs="宋体"/>
                <w:kern w:val="0"/>
                <w:sz w:val="18"/>
                <w:szCs w:val="18"/>
              </w:rPr>
              <w:t>4、支持多种认证方式(账号+口令、USBkey、数字证书等)</w:t>
            </w:r>
            <w:r>
              <w:rPr>
                <w:rFonts w:hint="eastAsia" w:ascii="宋体" w:hAnsi="宋体" w:cs="宋体"/>
                <w:kern w:val="0"/>
                <w:sz w:val="18"/>
                <w:szCs w:val="18"/>
              </w:rPr>
              <w:br w:type="textWrapping"/>
            </w:r>
            <w:r>
              <w:rPr>
                <w:rFonts w:hint="eastAsia" w:ascii="宋体" w:hAnsi="宋体" w:cs="宋体"/>
                <w:kern w:val="0"/>
                <w:sz w:val="18"/>
                <w:szCs w:val="18"/>
              </w:rPr>
              <w:t>5、负载均衡及热备：支持双活部署模式,支持负载均衡，支持多种均衡模式</w:t>
            </w:r>
            <w:r>
              <w:rPr>
                <w:rFonts w:hint="eastAsia" w:ascii="宋体" w:hAnsi="宋体" w:cs="宋体"/>
                <w:kern w:val="0"/>
                <w:sz w:val="18"/>
                <w:szCs w:val="18"/>
              </w:rPr>
              <w:br w:type="textWrapping"/>
            </w:r>
            <w:r>
              <w:rPr>
                <w:rFonts w:hint="eastAsia" w:ascii="宋体" w:hAnsi="宋体" w:cs="宋体"/>
                <w:kern w:val="0"/>
                <w:sz w:val="18"/>
                <w:szCs w:val="18"/>
              </w:rPr>
              <w:t>6、支持在客户端与服务端建立国密https安全通道，提供国密SSL卸载服务，保证数据传输的机密性与完整性</w:t>
            </w:r>
            <w:r>
              <w:rPr>
                <w:rFonts w:hint="eastAsia" w:ascii="宋体" w:hAnsi="宋体" w:cs="宋体"/>
                <w:kern w:val="0"/>
                <w:sz w:val="18"/>
                <w:szCs w:val="18"/>
              </w:rPr>
              <w:br w:type="textWrapping"/>
            </w:r>
            <w:r>
              <w:rPr>
                <w:rFonts w:hint="eastAsia" w:ascii="宋体" w:hAnsi="宋体" w:cs="宋体"/>
                <w:kern w:val="0"/>
                <w:sz w:val="18"/>
                <w:szCs w:val="18"/>
              </w:rPr>
              <w:t>7、支持IPSEC隧道和传输模式</w:t>
            </w:r>
            <w:r>
              <w:rPr>
                <w:rFonts w:hint="eastAsia" w:ascii="宋体" w:hAnsi="宋体" w:cs="宋体"/>
                <w:kern w:val="0"/>
                <w:sz w:val="18"/>
                <w:szCs w:val="18"/>
              </w:rPr>
              <w:br w:type="textWrapping"/>
            </w:r>
            <w:r>
              <w:rPr>
                <w:rFonts w:hint="eastAsia" w:ascii="宋体" w:hAnsi="宋体" w:cs="宋体"/>
                <w:kern w:val="0"/>
                <w:sz w:val="18"/>
                <w:szCs w:val="18"/>
              </w:rPr>
              <w:t>8、支持远程管理软件，管理软件采用C/S或B/S架构模式</w:t>
            </w:r>
            <w:r>
              <w:rPr>
                <w:rFonts w:hint="eastAsia" w:ascii="宋体" w:hAnsi="宋体" w:cs="宋体"/>
                <w:kern w:val="0"/>
                <w:sz w:val="18"/>
                <w:szCs w:val="18"/>
              </w:rPr>
              <w:br w:type="textWrapping"/>
            </w:r>
            <w:r>
              <w:rPr>
                <w:rFonts w:hint="eastAsia" w:ascii="宋体" w:hAnsi="宋体" w:cs="宋体"/>
                <w:kern w:val="0"/>
                <w:sz w:val="18"/>
                <w:szCs w:val="18"/>
              </w:rPr>
              <w:t>9、具有完善的系统监测功能，可监测硬件及软件的运行状态，至少包括运行状态显示、CPU温度、风扇转速、CPU占用率等状态，并可对故障进行自动恢复或者报警</w:t>
            </w:r>
            <w:r>
              <w:rPr>
                <w:rFonts w:hint="eastAsia" w:ascii="宋体" w:hAnsi="宋体" w:cs="宋体"/>
                <w:color w:val="000000"/>
                <w:kern w:val="0"/>
                <w:sz w:val="18"/>
                <w:szCs w:val="18"/>
              </w:rPr>
              <w:t>（提供证明文件截图）</w:t>
            </w:r>
            <w:r>
              <w:rPr>
                <w:rFonts w:hint="eastAsia" w:ascii="宋体" w:hAnsi="宋体" w:cs="宋体"/>
                <w:kern w:val="0"/>
                <w:sz w:val="18"/>
                <w:szCs w:val="18"/>
              </w:rPr>
              <w:br w:type="textWrapping"/>
            </w:r>
            <w:r>
              <w:rPr>
                <w:rFonts w:hint="eastAsia" w:ascii="宋体" w:hAnsi="宋体" w:cs="宋体"/>
                <w:kern w:val="0"/>
                <w:sz w:val="18"/>
                <w:szCs w:val="18"/>
              </w:rPr>
              <w:t>10、具备客户端访问密码机IP地址过滤功能(白名单),并支持IP、端口组合过滤</w:t>
            </w:r>
            <w:r>
              <w:rPr>
                <w:rFonts w:hint="eastAsia" w:ascii="宋体" w:hAnsi="宋体" w:cs="宋体"/>
                <w:kern w:val="0"/>
                <w:sz w:val="18"/>
                <w:szCs w:val="18"/>
              </w:rPr>
              <w:br w:type="textWrapping"/>
            </w:r>
            <w:r>
              <w:rPr>
                <w:rFonts w:hint="eastAsia" w:ascii="宋体" w:hAnsi="宋体" w:cs="宋体"/>
                <w:kern w:val="0"/>
                <w:sz w:val="18"/>
                <w:szCs w:val="18"/>
              </w:rPr>
              <w:t>11、SSL最大并发用户数≥3000 个</w:t>
            </w:r>
            <w:r>
              <w:rPr>
                <w:rFonts w:hint="eastAsia" w:ascii="宋体" w:hAnsi="宋体" w:cs="宋体"/>
                <w:kern w:val="0"/>
                <w:sz w:val="18"/>
                <w:szCs w:val="18"/>
              </w:rPr>
              <w:br w:type="textWrapping"/>
            </w:r>
            <w:r>
              <w:rPr>
                <w:rFonts w:hint="eastAsia" w:ascii="宋体" w:hAnsi="宋体" w:cs="宋体"/>
                <w:kern w:val="0"/>
                <w:sz w:val="18"/>
                <w:szCs w:val="18"/>
              </w:rPr>
              <w:t>12、SSL最大并发连接数≥150000个</w:t>
            </w:r>
            <w:r>
              <w:rPr>
                <w:rFonts w:hint="eastAsia" w:ascii="宋体" w:hAnsi="宋体" w:cs="宋体"/>
                <w:kern w:val="0"/>
                <w:sz w:val="18"/>
                <w:szCs w:val="18"/>
              </w:rPr>
              <w:br w:type="textWrapping"/>
            </w:r>
            <w:r>
              <w:rPr>
                <w:rFonts w:hint="eastAsia" w:ascii="宋体" w:hAnsi="宋体" w:cs="宋体"/>
                <w:kern w:val="0"/>
                <w:sz w:val="18"/>
                <w:szCs w:val="18"/>
              </w:rPr>
              <w:t>13、SSL每秒新建连接数≥4000 个/秒</w:t>
            </w:r>
            <w:r>
              <w:rPr>
                <w:rFonts w:hint="eastAsia" w:ascii="宋体" w:hAnsi="宋体" w:cs="宋体"/>
                <w:kern w:val="0"/>
                <w:sz w:val="18"/>
                <w:szCs w:val="18"/>
              </w:rPr>
              <w:br w:type="textWrapping"/>
            </w:r>
            <w:r>
              <w:rPr>
                <w:rFonts w:hint="eastAsia" w:ascii="宋体" w:hAnsi="宋体" w:cs="宋体"/>
                <w:kern w:val="0"/>
                <w:sz w:val="18"/>
                <w:szCs w:val="18"/>
              </w:rPr>
              <w:t>14、SSL加密吞吐率≥950Mbps</w:t>
            </w:r>
            <w:r>
              <w:rPr>
                <w:rFonts w:hint="eastAsia" w:ascii="宋体" w:hAnsi="宋体" w:cs="宋体"/>
                <w:kern w:val="0"/>
                <w:sz w:val="18"/>
                <w:szCs w:val="18"/>
              </w:rPr>
              <w:br w:type="textWrapping"/>
            </w:r>
            <w:r>
              <w:rPr>
                <w:rFonts w:hint="eastAsia" w:ascii="宋体" w:hAnsi="宋体" w:cs="宋体"/>
                <w:kern w:val="0"/>
                <w:sz w:val="18"/>
                <w:szCs w:val="18"/>
              </w:rPr>
              <w:t>15、IPSEC加密速率≥950Mbps</w:t>
            </w:r>
            <w:r>
              <w:rPr>
                <w:rFonts w:hint="eastAsia" w:ascii="宋体" w:hAnsi="宋体" w:cs="宋体"/>
                <w:kern w:val="0"/>
                <w:sz w:val="18"/>
                <w:szCs w:val="18"/>
              </w:rPr>
              <w:br w:type="textWrapping"/>
            </w:r>
            <w:r>
              <w:rPr>
                <w:rFonts w:hint="eastAsia" w:ascii="宋体" w:hAnsi="宋体" w:cs="宋体"/>
                <w:kern w:val="0"/>
                <w:sz w:val="18"/>
                <w:szCs w:val="18"/>
              </w:rPr>
              <w:t>16、IPSEC最大并发隧道数≥3000 个</w:t>
            </w:r>
            <w:r>
              <w:rPr>
                <w:rFonts w:hint="eastAsia" w:ascii="宋体" w:hAnsi="宋体" w:cs="宋体"/>
                <w:kern w:val="0"/>
                <w:sz w:val="18"/>
                <w:szCs w:val="18"/>
              </w:rPr>
              <w:br w:type="textWrapping"/>
            </w:r>
            <w:r>
              <w:rPr>
                <w:rFonts w:hint="eastAsia" w:ascii="宋体" w:hAnsi="宋体" w:cs="宋体"/>
                <w:color w:val="000000"/>
                <w:kern w:val="0"/>
                <w:sz w:val="18"/>
                <w:szCs w:val="18"/>
              </w:rPr>
              <w:t>17、具备国家密码管理局颁发的商用密码产品认证证书，且生产企业和申请型号的企业保持一致，并提供非OEM产品、非联合申报产品承诺函。</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18、具备公安部颁发的《计算机信息系统安全专用产品销售许可证》。</w:t>
            </w:r>
          </w:p>
        </w:tc>
      </w:tr>
      <w:tr>
        <w:tblPrEx>
          <w:tblCellMar>
            <w:top w:w="0" w:type="dxa"/>
            <w:left w:w="108" w:type="dxa"/>
            <w:bottom w:w="0" w:type="dxa"/>
            <w:right w:w="108" w:type="dxa"/>
          </w:tblCellMar>
        </w:tblPrEx>
        <w:trPr>
          <w:trHeight w:val="60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漏洞扫描系统</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FF0000"/>
                <w:kern w:val="0"/>
                <w:sz w:val="18"/>
                <w:szCs w:val="18"/>
              </w:rPr>
              <w:t>▲1、产品应该是被广泛应用的成熟产品，在国内市场具有较高的市场份额，近三年市场占有率排名在不应低于前3名。须提供知名第三方机构（如IDC）出具的市场占有率排名有效证明材料并加盖原厂公章。</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2、公安部颁发的《计算机信息系统安全专用产品销售许可证(增强级)》，提供产品有效证书的复印件。</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3、中国信息安全认证中心颁发的《中国国家信息安全产品认证证书(增强级)》(CCC证书)，提供产品有效证书的复印件。</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4、中国信息安全测评中心颁发的《国家信息安全测评信息技术产品安全测评证书(EAL3+级)》，提供产品有效证书的复印件。</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5、产品需使用专门的硬件，有自主知识产权的安全操作系统，采用B/S设计架构，并采用SSL加密通信方式，无须安装客户端，用户可通过浏览器远程方便的对产品进行管理。</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6、1U机架式设备，含1个RJ45串口，4个10M/100M/1000M自适应以太网电口扫描口，1个网络接口扩展槽位，1T硬盘，可配千兆光口。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7、支持检测的漏洞数大于240000条，兼容CVE、CNCVE、CNNVD、CNVD、Bugtraq等主流标准</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8、提供高级漏洞模板过滤器，支持将符合筛选条件的漏洞自动加入到自定义漏洞模板中，及后续插件升级包中的漏洞也可以自动加入到模板中。</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9、支持扫描国产操作系统、应用及软件的安全漏洞，如红旗、麒麟、起点操作系统，提供详细漏洞列表。</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10、支持专门针对DNS服务的安全漏洞检测，包括DNS投毒等漏洞检测能力；支持“幽灵木马”检测</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11、支持专门针对已有攻击利用代码的漏洞检测，检测用户资产是否存在可利用的漏洞；提供通过资产树对资产进行分级管理，支持设备权重设置和可信设备登记，支持将资产信息批量导入到资产树，可在资产树上直接指定主机开展扫描任务；支持智能端口挖掘，可以智能发现非默认端口启动的服务。请提供功能截图并加盖原厂公章，原件备查。</w:t>
            </w:r>
            <w:r>
              <w:rPr>
                <w:rFonts w:hint="eastAsia" w:ascii="宋体" w:hAnsi="宋体" w:cs="宋体"/>
                <w:color w:val="0070C0"/>
                <w:kern w:val="0"/>
                <w:sz w:val="18"/>
                <w:szCs w:val="18"/>
              </w:rPr>
              <w:br w:type="textWrapping"/>
            </w:r>
            <w:r>
              <w:rPr>
                <w:rFonts w:hint="eastAsia" w:ascii="宋体" w:hAnsi="宋体" w:cs="宋体"/>
                <w:color w:val="000000"/>
                <w:kern w:val="0"/>
                <w:sz w:val="18"/>
                <w:szCs w:val="18"/>
              </w:rPr>
              <w:t>12、支持扫描时间段控制，只在指定时间段内执行任务，未完成任务在下一时间段自动继续执行。</w:t>
            </w:r>
            <w:r>
              <w:rPr>
                <w:rFonts w:hint="eastAsia" w:ascii="宋体" w:hAnsi="宋体" w:cs="宋体"/>
                <w:color w:val="0070C0"/>
                <w:kern w:val="0"/>
                <w:sz w:val="18"/>
                <w:szCs w:val="18"/>
              </w:rPr>
              <w:br w:type="textWrapping"/>
            </w:r>
            <w:r>
              <w:rPr>
                <w:rFonts w:hint="eastAsia" w:ascii="宋体" w:hAnsi="宋体" w:cs="宋体"/>
                <w:color w:val="000000"/>
                <w:kern w:val="0"/>
                <w:sz w:val="18"/>
                <w:szCs w:val="18"/>
              </w:rPr>
              <w:t>13、支持断点续扫，可对已完成的扫描任务中没有被覆盖到的目标重新下发扫描任务，请提供功能截图。</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14、具备应急漏洞响应能力，可在紧急漏洞爆发后第一时间提供检测插件个。请提供截图和链接。</w:t>
            </w:r>
          </w:p>
        </w:tc>
      </w:tr>
      <w:tr>
        <w:tblPrEx>
          <w:tblCellMar>
            <w:top w:w="0" w:type="dxa"/>
            <w:left w:w="108" w:type="dxa"/>
            <w:bottom w:w="0" w:type="dxa"/>
            <w:right w:w="108" w:type="dxa"/>
          </w:tblCellMar>
        </w:tblPrEx>
        <w:trPr>
          <w:trHeight w:val="2117"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防火墙</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1、具有中国信息安全测评中心颁发的《信息技术产品安全测评证书－EAL4+（千兆）》；（提供证书扫描件，原件备查）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2、具备国家信息安全漏洞库（CNNVD） 技术支撑一级单位；（提供认证证书扫描件，原件备查）</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▲3、具备《IECQ证书有害物质过程管理》证书（符合IECQ QC 080000标准）（提供证书扫描件并加盖原厂公章，原件备查。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4、千兆电口≥4个，千兆光口≥2个，扩展槽位≥2个；配置冗余双电源；防火墙吞吐量≥10Gbps，每秒新建连接数≥5万，最大并发连接数≥300万；</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▲5、支持统一管理平台自动生成的安全策略下发给防火墙的功能；设备在特征库升级时不影响系统的转发；支持MPLS组网环境；支持ipV4 internet访问IPV6网络内部服务器与 IpV6 internet访问IPV4；支持虚拟化功能、安全防护、组网能力、设备维护、ipv4和ipv6互通。投标文件中须提供通过第三方权威检测机构出具的或具有CMA或CNAS标识的且体现上述内容的有效检测报告扫描件并加盖投标人或制造商公章，原件备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6、支持对安全策略进行冗余分析，并支持按不同时间段筛选未匹配的策略功能，且可以对其进行禁/启用或者删除操作。</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7、支持通过命令行的方式对设备内部数据流进行分析，可快速定位造成故障的防火墙内部功能模块，便于进行故障排查。</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（八）服务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搬迁改造服务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1.搬迁辅助材料准备；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2.工勘复核，与各方签订三授权；</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3.制订应急预案（提前部署好迁移环境无缝割接）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4.新旧机房搬迁手续办理，含物资准备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5.搬迁后服务协助各项检查工作</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（九）程控电话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座机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1.入门级黑白屏SIP话机(默认含电源)</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2.2 SIP账号，128*64 显示， 4个可编程键，自动配置，双网口，可接耳机RJ9口、支持TR069/三方会议</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语音网关</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支持不少于32路电话接入，支持标准SIP/MGCP协议，支持语音协议G.711A、G.729A，支持静音检测、舒适噪音生成、回声抑制、丢包补偿，支持注册服务器主备含电源模块及2条16路ADSL屏蔽-10m-0.4mm-32芯配套线缆</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三、无线信号覆盖</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直放站近端机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频率范围：350-370MHz；增益调节范围：上行：≥30dB、下行：≥30dB；上行噪声系数：NF≤5dB（最大增益）；驻波比：≤1.5</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直放站远端机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频率范围：350-370MHz；增益调节范围：上行：≥30dB、下行：≥30dB；上行噪声系数：NF≤5dB（最大增益）；驻波比：≤1.5</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功分器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350兆频段专用，阻抗：50Ω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耦合器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350兆频段专用，阻抗：50Ω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定向天线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350兆频段专用，方向角：定向，驻波比：≤1.5</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全向天线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350兆频段专用，方向角：全向，驻波比：≤1.5</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1/2射频电缆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护套：低烟无卤阻燃；电压驻波比：≤1.3</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天馈系统接头及配件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含天线支架、馈线接头、馈线夹等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含电表、电源箱、电源线、光缆、接地线、接地卡等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信号测试及优化</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对覆盖区域进行信号测试及优化</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其它辅材辅料</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包括ODB、接地线、接地铜排、避雷器、3M胶带、PVC线槽等</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四、 安全防范系统</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（一）视频监控系统</w:t>
            </w:r>
          </w:p>
        </w:tc>
      </w:tr>
      <w:tr>
        <w:tblPrEx>
          <w:tblCellMar>
            <w:top w:w="0" w:type="dxa"/>
            <w:left w:w="108" w:type="dxa"/>
            <w:bottom w:w="0" w:type="dxa"/>
            <w:right w:w="108" w:type="dxa"/>
          </w:tblCellMar>
        </w:tblPrEx>
        <w:trPr>
          <w:trHeight w:val="270" w:hRule="atLeast"/>
        </w:trPr>
        <w:tc>
          <w:tcPr>
            <w:tcW w:w="526" w:type="pct"/>
            <w:gridSpan w:val="2"/>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473"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大厅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网络防爆半球型摄像机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 1/3" CMOS 变焦半球型网络摄像机</w:t>
            </w:r>
          </w:p>
        </w:tc>
      </w:tr>
      <w:tr>
        <w:tblPrEx>
          <w:tblCellMar>
            <w:top w:w="0" w:type="dxa"/>
            <w:left w:w="108" w:type="dxa"/>
            <w:bottom w:w="0" w:type="dxa"/>
            <w:right w:w="108" w:type="dxa"/>
          </w:tblCellMar>
        </w:tblPrEx>
        <w:trPr>
          <w:trHeight w:val="108"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Smart侦测：场景变更侦测，区域入侵侦测，越界侦测，进入区域侦测，离开区域侦测，物品遗留侦测，物品拿取侦测，徘徊侦测，停车侦测，人员聚集侦测，快速移动侦测，音频异常侦测，音频陡升侦测，音频陡降侦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3.焦距&amp;视场角: 2.7~12 mm：水平视场角：97°~30°；支持电动变焦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4.补光灯类型: 红外灯；补光距离: 最远可达30 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5.最大图像尺寸: 2688 × 1520（默认2560 × 1440）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6.视频压缩标准: 主码流：H.265/H.264</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7.网络存储: 支持NAS（NFS，SMB/CIFS均支持），支持MicroSD(即TF卡)/MicroSDHC/MicroSDXC卡（最大256 GB），断网本地录像存储及断网续传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9.音频: 1路输入（Line in）；1路输出（Line out）；1个内置麦克风</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10.报警: 1路输入，1路输出（报警输出最大支持DC12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1.全向数字降噪拾音器，音频传输距离3000米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2.拾音器据声源5米距离声音采集清晰，能够有效监听70平方米范围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3.内置DSP降噪处理技术，降噪能力不小于10dB；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4.电源DC12V（9V-18V）；推荐电源：DC12V/1A，两线；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5.安装方式：吸顶安装（自带底座转接盘）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6.连接方式 3芯导线（红-电源  黑-公共地  黄-音频）</w:t>
            </w:r>
          </w:p>
        </w:tc>
      </w:tr>
      <w:tr>
        <w:tblPrEx>
          <w:tblCellMar>
            <w:top w:w="0" w:type="dxa"/>
            <w:left w:w="108" w:type="dxa"/>
            <w:bottom w:w="0" w:type="dxa"/>
            <w:right w:w="108" w:type="dxa"/>
          </w:tblCellMar>
        </w:tblPrEx>
        <w:trPr>
          <w:trHeight w:val="2475"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32路高清硬盘录像机（8盘位）</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1.2U标准机架式8盘位网络硬盘录像机，ATX电源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2.2个HDMI接口、2个VGA接口，双异源输出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3.2个10M/100M/1000Mbps网口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4.2个USB2.0接口、1个USB3.0接口、1个eSATA接口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5.报警IO接口：16路报警输入，4路报警输出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6.串行接口：1路全双工485接口 ，1路标准RS-232接口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7.输入带宽：320Mbps，输出带宽：256Mbps</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8.接入能力：32路H.264、H.265格式高清码流接入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9.解码能力：最大支持16×1080P</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10.▲具有存储安全保障功能，当存储压力过高或硬盘出现性能不足时，可优先录像业务存储。投标文件须提供公安部所属检测机构出具的检验报告关键页复印件证明并加盖原厂公章，原件备查。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8T企业硬盘</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枪弹库监控</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网络防爆半球型摄像机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 1/3" CMOS 变焦半球型网络摄像机</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Smart侦测：场景变更侦测，区域入侵侦测，越界侦测，进入区域侦测，离开区域侦测，物品遗留侦测，物品拿取侦测，徘徊侦测，停车侦测，人员聚集侦测，快速移动侦测，音频异常侦测，音频陡升侦测，音频陡降侦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3.焦距&amp;视场角: 2.7~12 mm：水平视场角：97°~30°；支持电动变焦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4.补光灯类型: 红外灯；补光距离: 最远可达30 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5.最大图像尺寸: 2688 × 1520（默认2560 × 1440）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6.视频压缩标准: 主码流：H.265/H.264</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7.网络存储: 支持NAS（NFS，SMB/CIFS均支持），支持MicroSD(即TF卡)/MicroSDHC/MicroSDXC卡（最大256 GB），断网本地录像存储及断网续传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9.音频: 1路输入（Line in）；1路输出（Line out）；1个内置麦克风</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10.报警: 1路输入，1路输出（报警输出最大支持DC12 V，30 mA）</w:t>
            </w:r>
          </w:p>
        </w:tc>
      </w:tr>
      <w:tr>
        <w:tblPrEx>
          <w:tblCellMar>
            <w:top w:w="0" w:type="dxa"/>
            <w:left w:w="108" w:type="dxa"/>
            <w:bottom w:w="0" w:type="dxa"/>
            <w:right w:w="108" w:type="dxa"/>
          </w:tblCellMar>
        </w:tblPrEx>
        <w:trPr>
          <w:trHeight w:val="22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32路高清硬盘录像机（8盘位）</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1.2U标准机架式8盘位网络硬盘录像机，ATX电源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2.2个HDMI接口、2个VGA接口，双异源输出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3.2个10M/100M/1000Mbps网口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4.2个USB2.0接口、1个USB3.0接口、1个eSATA接口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5.报警IO接口：16路报警输入，4路报警输出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6.串行接口：1路全双工485接口 ，1路标准RS-232接口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7.输入带宽：320Mbps，输出带宽：256Mbps</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8.接入能力：32路H.264、H.265格式高清码流接入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9.解码能力：最大支持16×1080P</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10.具有存储安全保障功能，当存储压力过高或硬盘出现性能不足时，可优先录像业务存储。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8T企业硬盘</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PDU</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8位国标五孔10A插座</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尺寸：宽:600mm,深度:600mm,高:637mm；容量：12U，壁挂</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-3</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公共区内部监控</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网络防爆半球型摄像机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 1/3" CMOS 变焦半球型网络摄像机</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Smart侦测：场景变更侦测，区域入侵侦测，越界侦测，进入区域侦测，离开区域侦测，物品遗留侦测，物品拿取侦测，徘徊侦测，停车侦测，人员聚集侦测，快速移动侦测，音频异常侦测，音频陡升侦测，音频陡降侦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3.焦距&amp;视场角: 2.7~12 mm：水平视场角：97°~30°；支持电动变焦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4.补光灯类型: 红外灯；补光距离: 最远可达30 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5.最大图像尺寸: 2688 × 1520（默认2560 × 1440）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6.视频压缩标准: 主码流：H.265/H.264</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7.网络存储: 支持NAS（NFS，SMB/CIFS均支持），支持MicroSD(即TF卡)/MicroSDHC/MicroSDXC卡（最大256 GB），断网本地录像存储及断网续传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9.音频: 1路输入（Line in）；1路输出（Line out）；1个内置麦克风</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10.报警: 1路输入，1路输出（报警输出最大支持DC12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高清网络枪机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1.传感器类型：1/2.7" Progressive Scan CMOS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2.最大支持分辨率2560*1440、帧率在1fps~30fps可调</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3.设备内置电动变焦镜头，镜头焦距不小于2.7mm~13.5mm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4.支持开放型网络视频接口，ISAPI，GB/T28181-2016，ISUP5.0，视图库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5.支持标准的256 GB MicroSD/MicroSDHC/MicroSDXC卡存储，支持10 M/100 M自适应网口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6.标配2个内置麦克风</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7.视频压缩标准：H.265/H.264/MJPEG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8.具有1个RS485接口、1个报警输入接口、1个报警输出接口（报警输出最大支持DC12 V，30 mA）、1个音频输入接口、1个音频输出接口</w:t>
            </w:r>
          </w:p>
        </w:tc>
      </w:tr>
      <w:tr>
        <w:tblPrEx>
          <w:tblCellMar>
            <w:top w:w="0" w:type="dxa"/>
            <w:left w:w="108" w:type="dxa"/>
            <w:bottom w:w="0" w:type="dxa"/>
            <w:right w:w="108" w:type="dxa"/>
          </w:tblCellMar>
        </w:tblPrEx>
        <w:trPr>
          <w:trHeight w:val="416"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9.▲摄像机采用鳞镜式补光灯，补光灯开启后，正面不可见补光灯灯珠，补光亮度均匀，无明显波纹状、圆环状、麻点状、条纹状及不规则亮斑；设备具有耀光抑制功能，耀光区域≤1%。投标文件须提供公安部所属检测机构出具的检验报告关键页复印件证明并加盖原厂公章，原件备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10.补光距离：暖白光：最远可达30 m，红外灯：最远可达50 m</w:t>
            </w:r>
          </w:p>
        </w:tc>
      </w:tr>
      <w:tr>
        <w:tblPrEx>
          <w:tblCellMar>
            <w:top w:w="0" w:type="dxa"/>
            <w:left w:w="108" w:type="dxa"/>
            <w:bottom w:w="0" w:type="dxa"/>
            <w:right w:w="108" w:type="dxa"/>
          </w:tblCellMar>
        </w:tblPrEx>
        <w:trPr>
          <w:trHeight w:val="292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64路高清硬盘录像机（16盘位）</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1.3U标准机架式16盘位网络硬盘录像机，ATX电源</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2.2个HDMI接口，2个VGA接口，异源输出，可支持8K+1080P 或 双4K输出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3.2个10M/100M/1000Mbps网口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4.2个USB2.0接口，2个USB3.0接口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5.1个eSATA接口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6.报警IO接口：16路报警输入，9路报警输出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7.串行接口：1路全双工485接口，1路标准RS-232接口</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8.输入带宽：384Mbps，输出带宽：256Mbps</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9.接入能力：64路H.264、H.265格式高清码流接入</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10.解码能力：最大支持24×1080P</w:t>
            </w:r>
            <w:r>
              <w:rPr>
                <w:rFonts w:hint="eastAsia" w:ascii="宋体" w:hAnsi="宋体" w:cs="宋体"/>
                <w:color w:val="000000"/>
                <w:kern w:val="0"/>
                <w:sz w:val="18"/>
                <w:szCs w:val="18"/>
              </w:rPr>
              <w:br w:type="textWrapping"/>
            </w:r>
            <w:r>
              <w:rPr>
                <w:rFonts w:hint="eastAsia" w:ascii="宋体" w:hAnsi="宋体" w:cs="宋体"/>
                <w:color w:val="FF0000"/>
                <w:kern w:val="0"/>
                <w:sz w:val="18"/>
                <w:szCs w:val="18"/>
              </w:rPr>
              <w:t>11.▲HDMI接口最大支持8K输出，当一路输出8K时，另一路最高支持1080P输出；两个HDMI接口可同时支持双4K异源输出。投标文件须提供公安部所属检测机构出具的检验报告关键页复印件证明并加盖原厂公章，原件备查。</w:t>
            </w:r>
          </w:p>
        </w:tc>
      </w:tr>
      <w:tr>
        <w:tblPrEx>
          <w:tblCellMar>
            <w:top w:w="0" w:type="dxa"/>
            <w:left w:w="108" w:type="dxa"/>
            <w:bottom w:w="0" w:type="dxa"/>
            <w:right w:w="108" w:type="dxa"/>
          </w:tblCellMar>
        </w:tblPrEx>
        <w:trPr>
          <w:trHeight w:val="24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128路高清硬盘录像机（24盘位）</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1.4U机箱  24盘位，1+1冗余电源，1+1冗余风扇，支持前置硬盘热插拔</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2.2路HDMI，1路VGA，2路DP，2路V-DP，四异源输出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3.4个10M/100M/1000Mbps</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4.2个USB2.0接口、4个USB3.0接口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5.1个eSATA接口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6.报警IO接口：16路报警输入，8路报警输出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7.串行接口：1路全双工485接口 ，1路标准RS-232接口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8.输入带宽：1024Mbps，输出带宽：1024Mbps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9.接入能力：128路H.264、H.265格式高清码流接入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 xml:space="preserve">10.解码能力：最大支持36×1080P </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11.RAID模式：RAID0、RAID1、RAID5、RAID6、RAID10，支持全局热备盘</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8T企业硬盘</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-4</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执法办案场所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高清全景摄像机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3.具有耀光抑制功能，耀光区域≤1%。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网络硬盘录像机（24盘位）NVR</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1.4U机箱  24盘位，1+1冗余电源，1+1冗余风扇，支持前置硬盘热插拔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2.2路HDMI，1路VGA，2路DP，2路V-DP，四异源输出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3.4个10M/100M/1000Mbps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4.2个USB2.0接口、4个USB3.0接口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5.1个eSATA接口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6.报警IO接口：16路报警输入，8路报警输出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7.串行接口：1路全双工485接口 ，1路标准RS-232接口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8.输入带宽：1024Mbps，输出带宽：1024Mbps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9.接入能力：128路H.264、H.265格式高清码流接入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10.解码能力：最大支持36×1080P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11.RAID模式：RAID0、RAID1、RAID5、RAID6、RAID10，支持全局热备盘</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1.全向数字降噪拾音器，音频传输距离3000米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2.拾音器据声源5米距离声音采集清晰，能够有效监听70平方米范围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3.内置DSP降噪处理技术，降噪能力不小于10dB；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4.电源DC12V（9V-18V）；推荐电源：DC12V/1A，两线；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5.安装方式：吸顶安装（自带底座转接盘）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6.连接方式 3芯导线（红-电源  黑-公共地  黄-音频）</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-5</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执法管理室、涉案财物室</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高清全景摄像机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3.具有耀光抑制功能，耀光区域≤1%。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网络硬盘录像机（24盘位）NVR</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1.4U机箱  24盘位，1+1冗余电源，1+1冗余风扇，支持前置硬盘热插拔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2.2路HDMI，1路VGA，2路DP，2路V-DP，四异源输出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3.4个10M/100M/1000Mbps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4.2个USB2.0接口、4个USB3.0接口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5.1个eSATA接口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6.报警IO接口：16路报警输入，8路报警输出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7.串行接口：1路全双工485接口 ，1路标准RS-232接口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8.输入带宽：1024Mbps，输出带宽：1024Mbps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9.接入能力：128路H.264、H.265格式高清码流接入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10.解码能力：最大支持36×1080P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11.RAID模式：RAID0、RAID1、RAID5、RAID6、RAID10，支持全局热备盘</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1.全向数字降噪拾音器，音频传输距离3000米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2.拾音器据声源5米距离声音采集清晰，能够有效监听70平方米范围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3.内置DSP降噪处理技术，降噪能力不小于10dB；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4.电源DC12V（9V-18V）；推荐电源：DC12V/1A，两线；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5.安装方式：吸顶安装（自带底座转接盘）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6.连接方式 3芯导线（红-电源  黑-公共地  黄-音频）</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-6</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档案室保密室</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高清全景摄像机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3.具有耀光抑制功能，耀光区域≤1%。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1.全向数字降噪拾音器，音频传输距离3000米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2.拾音器据声源5米距离声音采集清晰，能够有效监听70平方米范围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3.内置DSP降噪处理技术，降噪能力不小于10dB；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4.电源DC12V（9V-18V）；推荐电源：DC12V/1A，两线；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5.安装方式：吸顶安装（自带底座转接盘）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6.连接方式 3芯导线（红-电源  黑-公共地  黄-音频）</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网络硬盘录像机（16盘位）NVR</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1.3U标准机架式16盘位网络硬盘录像机，ATX电源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2.2个HDMI接口，2个VGA接口，异源输出，可支持8K+1080P 或 双4K输出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3.2个10M/100M/1000Mbps网口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4.2个USB2.0接口，2个USB3.0接口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5.1个eSATA接口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6.报警IO接口：16路报警输入，9路报警输出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7.串行接口：1路全双工485接口，1路标准RS-232接口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8.输入带宽：384Mbps，输出带宽：256Mbps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9.接入能力：64路H.264、H.265格式高清码流接入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10.解码能力：最大支持24×1080P</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11.HDMI接口最大支持8K输出，当一路输出8K时，另一路最高支持1080P输出；两个HDMI接口可同时支持双4K异源输出。</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-7</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联合作战中心</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高清全景摄像机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3.具有耀光抑制功能，耀光区域≤1%。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网络硬盘录像机（16盘位）NVR</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1.3U标准机架式16盘位网络硬盘录像机，ATX电源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2.2个HDMI接口，2个VGA接口，异源输出，可支持8K+1080P 或 双4K输出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3.2个10M/100M/1000Mbps网口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4.2个USB2.0接口，2个USB3.0接口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5.1个eSATA接口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6.报警IO接口：16路报警输入，9路报警输出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7.串行接口：1路全双工485接口，1路标准RS-232接口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8.输入带宽：384Mbps，输出带宽：256Mbps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9.接入能力：64路H.264、H.265格式高清码流接入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10.解码能力：最大支持24×1080P</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11.HDMI接口最大支持8K输出，当一路输出8K时，另一路最高支持1080P输出；两个HDMI接口可同时支持双4K异源输出。</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8TB，7200RPM，3.5寸，SATA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-8</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后台管理</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后台管理平台硬件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1.2U双路标准机架式服务器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2.CPU：配置1颗intel至强4210R处理器，核数≥10核，主频≥2.4GHz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3.内存：配置32G DDR4，具备16根内存插槽最大支持扩展至2TB内存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4.硬盘：配置4块600G 10K 2.5寸 SAS硬盘；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5.阵列卡：配置SAS_HBA卡，支持RAID 0/1/10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6.PCIE扩展：支持6个PCIE扩展插槽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7.网口：板载2个千兆电口;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8.其他接口：1个RJ45管理接口，后置2个USB 3.0接口，前置2个USB2.0接口，1个VGA接口</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监视器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1.55寸3.5mm拼缝低亮液晶拼接屏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2.物理分辨率≥1920 × 1080。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3.亮度：500 cd/m²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4.可视角：178°(水平) / 178°(垂直)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5.边框宽度：3.5 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6.对比度：1200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7.音视频输入接口：HDMI × 1, DVI × 1, VGA × 1, USB ×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8.音视频输出接口：无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9.控制接口：RS-232 IN × 1, RS-232 OUT ×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10.电源：100～240 VAC，50/60 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11.功耗：≤ 190 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12.待机功耗：≤ 0.5 W </w:t>
            </w:r>
          </w:p>
        </w:tc>
      </w:tr>
      <w:tr>
        <w:tblPrEx>
          <w:tblCellMar>
            <w:top w:w="0" w:type="dxa"/>
            <w:left w:w="108" w:type="dxa"/>
            <w:bottom w:w="0" w:type="dxa"/>
            <w:right w:w="108" w:type="dxa"/>
          </w:tblCellMar>
        </w:tblPrEx>
        <w:trPr>
          <w:trHeight w:val="675" w:hRule="atLeast"/>
        </w:trPr>
        <w:tc>
          <w:tcPr>
            <w:tcW w:w="434" w:type="pct"/>
            <w:vMerge w:val="restart"/>
            <w:tcBorders>
              <w:top w:val="nil"/>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000000"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管理系统软件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系统基础信息管理：系统基础信息管理提供了系统业务应用依赖的基础资源，包括安保用户管理、安保基础数据管理、安保区域管理、安保系统配置、物联设备管理，统一管理了组织、区域、人员、卡片、车辆和物联设备等资源，并提供人车、人卡的关联关系配置能力。</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2.图上监控：图上监控应用以地图可视化模式为各类设备资源提供可视化展示及控制操作，在地图上可展示各类资源点的地理位置，通过接收资源点报警事件，实现报警信息可视化展示。</w:t>
            </w:r>
          </w:p>
        </w:tc>
      </w:tr>
      <w:tr>
        <w:tblPrEx>
          <w:tblCellMar>
            <w:top w:w="0" w:type="dxa"/>
            <w:left w:w="108" w:type="dxa"/>
            <w:bottom w:w="0" w:type="dxa"/>
            <w:right w:w="108" w:type="dxa"/>
          </w:tblCellMar>
        </w:tblPrEx>
        <w:trPr>
          <w:trHeight w:val="900" w:hRule="atLeast"/>
        </w:trPr>
        <w:tc>
          <w:tcPr>
            <w:tcW w:w="434"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事件联动：事件联动提供系统报警事件接收、事件处理、事件联动、事件检索能力，提供场景化的事件联动应用（在“特定条件”下执行“特定动作”），报警事件产生时，可以通过多种方式、多种联动场景提醒安保人员，保障报警事件通知的及时性，包括多种联动方式：视频弹窗、视频上墙、录像联动、云台联动、短信联动、邮箱联动、IO联动、抓图联动、门禁反控联动等。</w:t>
            </w:r>
          </w:p>
        </w:tc>
      </w:tr>
      <w:tr>
        <w:tblPrEx>
          <w:tblCellMar>
            <w:top w:w="0" w:type="dxa"/>
            <w:left w:w="108" w:type="dxa"/>
            <w:bottom w:w="0" w:type="dxa"/>
            <w:right w:w="108" w:type="dxa"/>
          </w:tblCellMar>
        </w:tblPrEx>
        <w:trPr>
          <w:trHeight w:val="900" w:hRule="atLeast"/>
        </w:trPr>
        <w:tc>
          <w:tcPr>
            <w:tcW w:w="434"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监控应用提供视频管理服务，支持编码设备通过海康设备网络SDK协议、海康Ehome协议、海康ISUP5.0协议、GB28181协议、ONVIF协议、大华设备网络SDK协议、萤石协议接入平台，实现视频预览、录像回放、视频上墙、视频事件监控服务能力，并且在网络带宽不足、有流量限制的网络环境下可以通过以图片替代视频的模式提供监控服务。</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000000"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基础门禁管理通过接入多种门禁设备，利用卡片、人脸、指纹介质，实现人员身份识别、出入管控等智能应用，主要提供门禁权限管理、事件管理、门禁状态查看、门禁远程控制、人员出入记录实时展示、远程呼叫对讲等应用。</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（二）人脸门禁系统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执法办案区域门禁</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人脸识别门禁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4.认证方式：支持人脸认证方式；可外接身份证、指纹、二维码功能模块；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 6000 人脸库、6000 张卡，5 万条事件记录；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7.硬件接口：LAN*1、RS485*1、Wiegand * 1(支持双向)、USB*1、电锁*1、门磁*1、报警输入*2、报警输出*1、开门按钮*1；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8.通信方式及网络协议：有线网络；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10.安装方式：壁挂安装（标配挂板，适配86底盒）；</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门禁管控与状态显示一体机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1.设备外观：采用≥10.1英寸LCD触摸显示屏，200万像素星光级双目摄像头，面部识别距离0.3m-1.5m，支持照片视频防假；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2.设备容量：支持20000张人脸白名单，1：N人脸比对时间＜0.2S/人，支持50000张卡片，50000条记录；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3.认证方式：支持人脸、刷卡、密码（指工号+密码）及其组合的认证方式，支持多人同时识别（3人）；可读取Mifare卡（IC卡）卡号及内容、CPU序列号、身份证序列号；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4.通讯方式：上行通讯为TCP/IP；支持外接RS485，Wiegand副读卡器（不支持外接指纹读卡器）；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5.视频对讲：支持与云平台、客户端、主副室内分机、管理机的视频对讲功能；支持远程视频预览功能，可以通过RTSP协议输出视频码流，编码格式H.264；</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6.输入接口：RS485*1、wiegand26/34 * 1(支持双向)、USB*1、门磁*1、报警输入*2、防拆*1、开门按钮*1；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7.输出接口：电锁*1个，报警输出*1个；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8.安装方式：标配金属安装挂板，支持明装、86底盒安装；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门禁控制设备—电磁锁版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1.锁体主体颜色为：氧化银。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2.最大静态直线拉力：280kg ± 5%*2；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3.断电开锁，满足消防要求；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4.具有电锁状态指示灯（红灯为开锁状态， 绿灯为上锁状态）；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5.支持锁状态侦测信号(门磁)输出：NO/NC/COM接点；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6.工作电压：12V/1040mA 或 24V/520mA；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7.锁体尺寸：长480*宽48.8*厚27.5(mm)；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8.吸板尺寸：长180*宽38.8*高13(mm)；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9.使用环境：室内（不防水）；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10.适用门型：木门、玻璃门、金属门、防火门；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AB门门禁</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门禁控制主机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1.处理器：32位处理器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2.管控门数：2门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3.通讯方式：上行TCP/IP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4.读卡器接口：RS485和Wiegand双通讯接口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5.存储容量：10万张卡和30万记录存储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6.支持多门互锁、反潜回、多重卡认证等高级功能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7.支持消防功能，支持蓄电池功能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8.工作电压：自带机箱和供电电源（AC220V输入），工作电压DC 12V，功耗≤4W（不带负载）</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电插锁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1.断电开锁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2.锁体205x35x40mm  短板90x25x2mm  锁芯16mm长×16mm直径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3.支持延时0,3,6,9秒可调</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4.锁状态信号输出:NO/NC/COM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5.门状态信号输出:NO/COM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6.使用环境：室内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人脸门禁一体机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4.认证方式：支持人脸认证方式；可外接身份证、指纹、二维码功能模块；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 6000 人脸库、6000 张卡，5 万条事件记录；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7.硬件接口：LAN*1、RS485*1、Wiegand * 1(支持双向)、USB*1、电锁*1、门磁*1、报警输入*2、报警输出*1、开门按钮*1；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8.通信方式及网络协议：有线网络；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10.安装方式：壁挂安装（标配挂板，适配86底盒）；</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闭门器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1.适装门重：60-85KG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2.适装门宽 ≤ 1100mm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3.闭门力量：EN4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4.开门角度 ≤ 180°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5.尺寸：长宽高 248x44.5x72mm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6.双段速度可调：锁门速度：0°--15°范围内可调，闭门速度：15°--180°范围内可调</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7.建议闭门速度在180°至15°时略快，在15°至0°时放慢，以门扇充分关闭为准。防止关门速度过快导致门扇与门框发生撞击。</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门铃</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人脸门禁一体机电源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1.输入电压：100-240VAC；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2.输出电压：12VDC；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3.输出电流：4.17A；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4.输出功率：50W；</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-3</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执法管理室、涉案财物室、档案室门禁</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人脸识别门禁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4.认证方式：支持人脸认证方式；可外接身份证、指纹、二维码功能模块；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 6000 人脸库、6000 张卡，5 万条事件记录；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7.硬件接口：LAN*1、RS485*1、Wiegand * 1(支持双向)、USB*1、电锁*1、门磁*1、报警输入*2、报警输出*1、开门按钮*1；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8.通信方式及网络协议：有线网络；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10.安装方式：壁挂安装（标配挂板，适配86底盒）；</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门禁控制设备—电磁锁版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1.锁体主体颜色为：氧化银。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2.最大静态直线拉力：280kg ± 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3.断电开锁，满足消防要求；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4.具有电锁状态指示灯（红灯为开锁状态， 绿灯为上锁状态）；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5.支持锁状态侦测信号(门磁)输出：NO/NC/COM接点；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6.工作电压：12V/500mA 或 24V/250mA；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7.锁体尺寸：长240*宽48.8*厚27.5(mm)；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8.吸板尺寸：长180*宽38.8*高13(mm)；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9.使用环境：室内（不防水）；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10.适用门型：木门、玻璃门、金属门、防火门；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-4</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接警大厅门禁</w:t>
            </w:r>
          </w:p>
        </w:tc>
      </w:tr>
      <w:tr>
        <w:tblPrEx>
          <w:tblCellMar>
            <w:top w:w="0" w:type="dxa"/>
            <w:left w:w="108" w:type="dxa"/>
            <w:bottom w:w="0" w:type="dxa"/>
            <w:right w:w="108" w:type="dxa"/>
          </w:tblCellMar>
        </w:tblPrEx>
        <w:trPr>
          <w:trHeight w:val="51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人脸门禁一体机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4.认证方式：支持人脸认证方式；可外接身份证、指纹、二维码功能模块；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 6000 人脸库、6000 张卡，5 万条事件记录；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7.硬件接口：LAN*1、RS485*1、Wiegand * 1(支持双向)、USB*1、电锁*1、门磁*1、报警输入*2、报警输出*1、开门按钮*1；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8.通信方式及网络协议：有线网络；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10.安装方式：壁挂安装（标配挂板，适配86底盒）；</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1.锁体主体颜色为：氧化银。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2.最大静态直线拉力：280kg ± 5%*2；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3.断电开锁，满足消防要求；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4.具有电锁状态指示灯（红灯为开锁状态， 绿灯为上锁状态）；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5.支持锁状态侦测信号(门磁)输出：NO/NC/COM接点；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6.工作电压：12V/1040mA 或 24V/520mA；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7.锁体尺寸：长480*宽48.8*厚27.5(mm)；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8.吸板尺寸：长180*宽38.8*高13(mm)；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9.使用环境：室内（不防水）；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10.适用门型：木门、玻璃门、金属门、防火门；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开门按钮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1.结构：塑料面板；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2.性能：最大耐电流1.25A，电压250V；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3.输出：常开；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4.类型：适合埋入式电器盒使用；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5.尺寸：86*86mm，安装后露出13mm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人脸门禁一体机电源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1.输入电压：100-240VAC；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2.输出电压：12VDC；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3.输出电流：4.17A；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4.输出功率：50W；</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-5</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公共区域门禁</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人脸识别门禁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4.认证方式：支持人脸认证方式；可外接身份证、指纹、二维码功能模块；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 6000 人脸库、6000 张卡，5 万条事件记录；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7.硬件接口：LAN*1、RS485*1、Wiegand * 1(支持双向)、USB*1、电锁*1、门磁*1、报警输入*2、报警输出*1、开门按钮*1；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8.通信方式及网络协议：有线网络；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10.安装方式：壁挂安装（标配挂板，适配86底盒）；</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开门按钮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1.结构：塑料面板；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2.性能：最大耐电流1.25A，电压250V；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3.输出：常开；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4.类型：适合埋入式电器盒使用；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5.尺寸：86*86mm，安装后露出13mm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门禁控制设备—电磁锁版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1.锁体主体颜色为：氧化银。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2.最大静态直线拉力：280kg ± 5%*2；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3.断电开锁，满足消防要求；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4.具有电锁状态指示灯（红灯为开锁状态， 绿灯为上锁状态）；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5.支持锁状态侦测信号(门磁)输出：NO/NC/COM接点；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6.工作电压：12V/1040mA 或 24V/520mA；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7.锁体尺寸：长480*宽48.8*厚27.5(mm)；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8.吸板尺寸：长180*宽38.8*高13(mm)；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9.使用环境：室内（不防水）；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10.适用门型：木门、玻璃门、金属门、防火门；</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（三）出入口与访客管理系统</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民警、辅警食堂出入口管理系统</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速通门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综合性能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1.设备采用直流有刷电机加编码盘，通过自研算法有效保障设备稳定可靠运行，最少支持300万次无故障通行；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2.设备集成门禁主控板，可扩展人脸识别组件、读卡器、二维码、指纹等多种认证方式；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通行控制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1.设备支持进出方向通行状态（受控、自由通行、禁止通行）的灵活配置；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2.设备支持记忆模式，可实现连续快速通行；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3.设备支持跨主机反潜回功能，有效防止未授权人员尾随进入；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4.设备支持分时间段（最多支持8个时间段）常开、常闭模式灵活选择；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安全设计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上置式电机设计，最大程度降低电机进水的风险，提升产品使用可靠性；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设备具有消防联动接口，当消防信号触发时，门翼自动打开，快速引导人员疏散；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设备支持断电通行，断电时门翼自动打开，人员可自由通行，防止恐慌；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1、产品尺寸：≥1200mm*200mm*1020mm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2、通道宽度：550mm-1400mm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3、箱体材质：1.2mm  304不锈钢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4、门翼材质：不锈钢圆管/有机玻璃(可选)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5、电机类型：有刷电机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6、红外对数：6对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7、使用环境：IP54 室内外</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8、设备容量：支持6万张普通卡、3千张来宾卡、18万条事件记录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9、通行速度：20-60人每分钟，受人员情况和通行模式影响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10、电压功率：AC 100~240V/50~60HZ/  单通道（一组通道）额定功率：150W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11、物理接口：TCP/IP,I/O,RS232,RS485</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双目平板人脸刷卡一体机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2.屏幕参数： ≥7英寸LCD触摸显示屏，屏幕比例9:16，屏幕分辨率600*1024；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3.摄像头参数：采用宽动态200万双目摄像头；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4.认证方式：支持人脸认证方式；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5.人脸识别：采用深度学习算法，支持照片、视频防假；1:N人脸识别速度≤0.2s，人脸验证准确率≥99%；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6.存储容量：本地支持50000张人脸、50000张卡（外接读卡器），100000条事件记录；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7.硬件接口：LAN*1、RS485*1、韦根*1（双向 26/34）、USB*1、电锁*1、门磁*1、报警输入*2、报警输出*1、开门按钮*1；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8.通信方式：有线网络、WiFi；</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9.使用环境：IP65，室内外环境（室外使用必须搭配遮阳罩）；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10.安装方式：配合人员通道安装；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IC卡发卡器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1.≥3.97英寸触摸显示屏，屏幕分辨率800*480；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2.采用200万双目摄像头，有照片视频防假功能；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3.支持人脸采集、指纹采集、卡片录入（Mifare/普通CPU/国密CPU卡/二三代身份证序列号）、身份证采集；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4.支持有线网络、无线WiFi、USB口通信；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5.支持在线采集，通过网络协议或USB口对接到平台，平台进行在线采集，采集信息实时上传；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6.工作电压：DC12V/1.5A (自带电源适配器）；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音视频显示终端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1.物理分辨率：≥3840 × 2160 @60 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2.显示尺寸：≥55 inch LED背光源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3.对比度：≥4500：1（Typ.）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4.CPU：≥A72*2+A53*4，主频≥1.8 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5.内置存储：≥64 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6.内存：≥4 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7.操作系统：Android 11.0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8.网卡：内置千兆网卡，支持路由功能</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车牌识别管理系统</w:t>
            </w:r>
          </w:p>
        </w:tc>
      </w:tr>
      <w:tr>
        <w:tblPrEx>
          <w:tblCellMar>
            <w:top w:w="0" w:type="dxa"/>
            <w:left w:w="108" w:type="dxa"/>
            <w:bottom w:w="0" w:type="dxa"/>
            <w:right w:w="108" w:type="dxa"/>
          </w:tblCellMar>
        </w:tblPrEx>
        <w:trPr>
          <w:trHeight w:val="51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智能快速道闸（椭圆胶条直杆）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1.全向道闸：不区分左右向，场景适应性强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2.快速开闸，最快可达0.6/0.9/1.5S（2/3/4米）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3.支持红外，地感，雷达等多种防砸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4.手动开闸功能：停电情况下可使用辅助工具使道闸保持打开状态</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5.接口参数：开/关到位输出接口：各1组，485控制接口：1组，开/关/停控制信号接口：各1组，红外/地感防砸信号接口：1组，保护接口（外接压力电波等保护设备）：1组，手柄控制接口：1组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6.尺寸(mm)：≥299*349*1028</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7.运行速度：0.9s、1.2s、2s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8.机箱材质：SECC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9.工作电压：AC220V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10.电机类型：直流无刷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11.杆子类型：直杆</w:t>
            </w:r>
          </w:p>
        </w:tc>
      </w:tr>
      <w:tr>
        <w:tblPrEx>
          <w:tblCellMar>
            <w:top w:w="0" w:type="dxa"/>
            <w:left w:w="108" w:type="dxa"/>
            <w:bottom w:w="0" w:type="dxa"/>
            <w:right w:w="108" w:type="dxa"/>
          </w:tblCellMar>
        </w:tblPrEx>
        <w:trPr>
          <w:trHeight w:val="51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四行屏车牌识别系统（含软件）</w:t>
            </w: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1.集摄像机、LED显示屏、补光灯、镜头、拾音器、喇叭功放于一体，有效节省施工布线成本；</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2.车牌识别种类：支持识别的号牌类型包括大（小）型汽车、使领馆汽车、警用汽车、教练汽车、新能源汽车、军车等；2019式武警车牌等国标车牌；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3.黑白名单控制：支持黑、白名单的导入及对比，可直接联动道闸开闸，支持脱机运行；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4.支持智能化视频检测抓拍，实现机动车精准抓拍识别，捕获率99.9%以上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5.镜头：3.1~6mm电动变焦镜头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7.视频压缩标准：H.264/H.265/MJPEG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8.支持协议：TCP/IP,HTTP,DHCP,DNS,RTP,RTSP,NTP,支持FTP上传图片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9.通用功能：心跳,密码保护,NTP校时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10.图片格式：采用JPEG编码,图片质量可设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11.通讯接口：1 个RJ45 10M/100M 自适应以太网口，1个RS-232接口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12.补光灯：内置9颗LED补光灯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13.功耗：≤38W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【显示屏参数】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 xml:space="preserve">14.显示分辨率 ：64*64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 xml:space="preserve">15.显示亮度： 最大1000cd/m2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 xml:space="preserve">16.屏幕类型： LED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noWrap/>
            <w:vAlign w:val="center"/>
          </w:tcPr>
          <w:p>
            <w:pPr>
              <w:widowControl/>
              <w:rPr>
                <w:rFonts w:ascii="宋体" w:hAnsi="宋体" w:cs="宋体"/>
                <w:color w:val="000000"/>
                <w:kern w:val="0"/>
                <w:sz w:val="18"/>
                <w:szCs w:val="18"/>
              </w:rPr>
            </w:pPr>
            <w:r>
              <w:rPr>
                <w:rFonts w:hint="eastAsia" w:ascii="宋体" w:hAnsi="宋体" w:cs="宋体"/>
                <w:color w:val="000000"/>
                <w:kern w:val="0"/>
                <w:sz w:val="18"/>
                <w:szCs w:val="18"/>
              </w:rPr>
              <w:t>17.显示屏尺寸：≥256mm*256mm</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（四）报警系统</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1F接警窗口、大厅各1套</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1.总线式网络报警主机（支持新国标GB12663-2019）；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2.8个板载有线防区，可扩展至256个（其中64个可以为无线防区）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3.4个板载触发器输出，可扩展至256个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4.支持40000条日志记录，包括32000条报警事件记录，5000条操作日志和3000条管理记录，支持远程搜索查询事件日志，支持定时布撤防（日常计划、优先计划）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5.支持CID 报告，支持话机复用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6.支持防区报警、系统状态事件联动输出，发生/恢复事件和时间可灵活配置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7.支持32个LCD键盘包括1个全局键盘和31个子系统键盘，键盘总线总长度不得大于1.2km（Φ1.5mm）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8.支持外置蓄电池，蓄电池电压实时监测，主辅电源可自动切换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9.支持远程升级,远程导入导出配置参数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10.支持两条总线，总线无极性，支持手牵手总线拓扑，每条可达2400m（RVV2*1.5mm2）</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控制键盘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1.LCD报警键盘；（可通过遥控器和刷卡布撤防） 连接到报警主机，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2.可以对报警主机进行操作和编程，通过指示灯和报警音提示报警；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3.支持连接遥控器进行远程布撤防，支持双向遥控器，遥控器LED显示操作结果；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4.键盘最多所能支持的无线遥控器数量由主机决定，最多支持32个遥控器；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5.支持刷卡布撤防，但刷卡不支持消警功能，卡片数量由主机限制，目前网络主机最大可添加32张卡片；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6.主机状态指示灯：系统故障（橙色），网络链接状态（绿色），报警（红色），布撤防（蓝色），配置状态（红绿双色） 功能键：8个，工程、查询，旁路，一键，火警，紧急，左键，右键；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7.防拆功能：支持；与主机通讯：485；键盘警情输出：蜂鸣器；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8.功能特性：对主机编程、撤布防、消警、旁路/旁路恢复、工程测试、子系统操作、继电器操作、主机状态查询；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主机蓄电池</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1.充电后备电池（12V7AH，报警主机专用），尺寸：151mm（长）*65mm（宽）*94mm（高）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2.标准电压 12V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3.额定容量 7.0Ah</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声光报警器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6.外壳材质：PC+ABS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7.尺寸(宽x高x深)：≥140*134*33mm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紧急求助按钮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1F枪弹库</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1.总线式网络报警主机（支持新国标GB12663-2019）；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2.8个板载有线防区，可扩展至256个（其中64个可以为无线防区）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3.4个板载触发器输出，可扩展至256个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4.支持40000条日志记录，包括32000条报警事件记录，5000条操作日志和3000条管理记录，支持远程搜索查询事件日志，支持定时布撤防（日常计划、优先计划）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5.支持CID 报告，支持话机复用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6.支持防区报警、系统状态事件联动输出，发生/恢复事件和时间可灵活配置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7.支持32个LCD键盘包括1个全局键盘和31个子系统键盘，键盘总线总长度不得大于1.2km（Φ1.5mm）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8.支持外置蓄电池，蓄电池电压实时监测，主辅电源可自动切换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9.支持远程升级,远程导入导出配置参数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10.支持两条总线，总线无极性，支持手牵手总线拓扑，每条可达2400m（RVV2*1.5mm2）</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控制键盘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1.LCD报警键盘；（可通过遥控器和刷卡布撤防） 连接到报警主机，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2.可以对报警主机进行操作和编程，通过指示灯和报警音提示报警；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3.支持连接遥控器进行远程布撤防，支持双向遥控器，遥控器LED显示操作结果；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4.键盘最多所能支持的无线遥控器数量由主机决定，最多支持32个遥控器；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5.支持刷卡布撤防，但刷卡不支持消警功能，卡片数量由主机限制，目前网络主机最大可添加32张卡片；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6.主机状态指示灯：系统故障（橙色），网络链接状态（绿色），报警（红色），布撤防（蓝色），配置状态（红绿双色） 功能键：8个，工程、查询，旁路，一键，火警，紧急，左键，右键；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7.防拆功能：支持；与主机通讯：485；键盘警情输出：蜂鸣器；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8.功能特性：对主机编程、撤布防、消警、旁路/旁路恢复、工程测试、子系统操作、继电器操作、主机状态查询；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主机蓄电池</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1.充电后备电池（12V7AH，报警主机专用），尺寸：151mm（长）*65mm（宽）*94mm（高）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2.标准电压 12V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3.额定容量 7.0Ah</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声光报警器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探测器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1.三鉴移动探测器(红外+微波+智能芯片)，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2.吸顶安装,探测范围:360°，直径12米(安装高度3.6米)，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bottom"/>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3.CCC认证，自动脉冲计数，采用多普勒(效应)+ 能量分析，全范围自动温度补偿，超强抗误报能力</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五、数据机房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机房装修工程</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机房天面基础工程</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机房天面防潮漆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机房天面刷涂防尘、防潮乳胶漆（≥三遍）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机房天面保温处理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≥15mm厚橡塑保温棉保温装饰处理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保温棉胶水、胶带</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保温棉粘贴使用胶水及拼缝粘贴胶带</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微孔铝扣天花板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机房专用金属微孔铝扣天花板，尺寸≥600×600×0.8mm，标准孔，带吸音纸</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天花龙骨及收边</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天花配套龙骨，吊杆，角铁等安装辅材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机房地面基础工程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机房地面防潮漆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机房地面刷涂防尘、防潮乳胶漆（≥三遍）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机房地面保温处理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≥15mm厚橡塑保温棉保温装饰处理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保温棉胶水、胶带</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保温棉粘贴使用胶水及拼缝粘贴胶带</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防静电架高地板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600×600×35mm全钢制防静电架高地板，地板架高高度250mm</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地板支架地板支架及收边处理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配套地板支架及横担、收边</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地板开孔及保护</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地板开孔及护套保护，根据设计图纸施工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不锈钢地脚线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不锈钢地脚线,根据设计图纸进行施工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吸板器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三爪立防静电通用型吸板器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防水围堰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尺寸≥宽度100mm×厚度50mm，根据设计图纸进行施工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排水管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不小于32mm排水管，国产优质管路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给水管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不小于20mm给水管，国产优质管路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三、</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机房墙面基础工程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机房墙面防潮漆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机房墙面刷涂防尘、防潮乳胶漆（≥三遍）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机房墙面保温处理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≥20mm厚橡塑保温棉保温装饰处理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保温棉胶水、胶带</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保温棉粘贴使用胶水及拼缝粘贴胶带</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机房墙面彩钢板装饰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彩钢板，单片规格：≥1200×3000mm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彩钢板配件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彩钢板配套安装龙骨及支架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彩钢板墙面支架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槽钢定制地面安装支架，支架表面三防处理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四、</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砌墙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墙体砌筑</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轻质砖，水泥沙浆批荡处理。墙体3米处用水泥钢筋倒注横梁立柱，内侧封堵等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墙体批荡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定制，水泥沙浆批荡处理。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门洞开挖</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双开门门洞开挖</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机房防火门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钢制双开防火门，规格：≥1500×2100mm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防火门及配件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玻璃隔墙</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走廊区域及配电室,12mm铯钾防火+12A+(6+PVB+6mm铯钾防火)中空玻璃</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五、</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机房承重基础工程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微模块机柜散力架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材料规格≥50×40mm方钢按照产品规程进行现场制作焊接，尺寸约600mm×1200mm×250mm,具体根据实际尺寸调整。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主机房精密空调承重散力架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材料规格≥50×40mm方钢按照产品规程进行现场制作焊接，尺寸,600×1200×250mm,具体根据实际尺寸调整。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配电柜散力架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材料规格≥50×40mm方钢按照产品规程进行现场制作焊接，尺寸约800mm×850mm×250mm,具体根据实际尺寸调整。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UPS散力架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材料规格≥50×40mm方钢按照产品规程进行现场制作焊接，尺寸约1200mm×850mm×200mm,具体根据实际尺寸调整。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电池承重散力架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材料规格≥50×40mm方钢按照产品规程进行现场制作焊接，电池柜尺寸约定制具体根据实际尺寸调整。高度250mm,具体根据实际尺寸调整。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房间级精密空调散力架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材料规格≥50×40mm方钢按照产品规程进行现场制作焊接，尺寸约900mm×900mm×200mm,具体根据实际尺寸调整。</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室外机墩位砌筑或支架制作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现场砌筑空调室外机水泥墩位或者焊接支架固定、含四周简易金属围挡栅栏制作安装，包括配电间精密空调室外机和主机房区域精密空调室外机。</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六、</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机房其它基础工程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机房入口制作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货物出入口为斜坡口，人员进出口为阶梯，根据实际情况定制。</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机房内宣传展板定制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根据需要定制机房内宣传展板，包括机房管理制度展板、信息安全管理制度展板、机房分布展板、机房管理联系人展板、机房名称标识铭牌等。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移动液晶显示器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用于机房运维，屏幕≥23英寸，含移动工作架，键盘和鼠标。</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防鼠封堵板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机房出入门均需安装不低于600mm的封堵板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储物柜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定制。根据场地条件定制日常工具储藏柜。</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微模块系统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双排微模块A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IT机柜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1、服务器机柜规格（W×D×H）：600mm×1200mm×2000mm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2、机柜预制密封底板，盲板，侧板，束线圈，轻载滑轨，水平理线架，固定托盘等。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3、机柜可支持带底座安装、水泥地板安装，防静电地板安装。</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4、机柜应采用高强度A级优质碳素冷轧钢板和镀锌板，表面喷涂厚度应不小于60μm ,采用黑色砂纹工艺，满足防腐、防锈、光洁、色泽均匀、无流挂、不露底、无起泡、无裂纹、金属件无毛刺锈蚀要求。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5、机柜门和侧板为可拆卸式结构。前后门应采用外开门方式，前门单开，后门双开，以满足设备的安装要求。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6、机柜可以并列安装，随机应配有并柜连接件。并柜连接件可在无需拆卸机柜门的情况下，实现机柜快速并柜功能，简化安装流程。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7、</w:t>
            </w:r>
            <w:r>
              <w:rPr>
                <w:rFonts w:hint="eastAsia" w:ascii="宋体" w:hAnsi="宋体" w:cs="宋体"/>
                <w:color w:val="000000"/>
                <w:kern w:val="0"/>
                <w:sz w:val="18"/>
                <w:szCs w:val="18"/>
              </w:rPr>
              <w:t>机架内应设置统一接地装置或横截面积不小于36mm2的接地铜排。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8、单柜含两条标准配电排，输入32A/1P，输出20×10A+4×16A，共24个接口。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 xml:space="preserve">9、▲要求静态承载能力不小于1800kg，要求带载500kg测试连续通过9级烈度结构抗地震考核。需提供CMA或CNAS标识的第三方权威机构检验报告。检测报告复印件加盖供应商或原厂公章，原件备查。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1、网络机柜规格（W×D×H）：600mm×1200mm×2000mm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2、机柜预制密封底板，盲板，侧板，束线圈，轻载滑轨，水平理线架，固定托盘等。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3、机柜可支持带底座安装、水泥地板安装，防静电地板安装。</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4、机柜应采用高强度A级优质碳素冷轧钢板和镀锌板，表面喷涂厚度应不小于60μm ,采用黑色砂纹工艺，满足防腐、防锈、光洁、色泽均匀、无流挂、不露底、无起泡、无裂纹、金属件无毛刺锈蚀要求。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5、机柜门和侧板为可拆卸式结构。前后门应采用外开门方式，前门单开，后门双开，以满足设备的安装要求。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6、机柜可以并列安装，随机应配有并柜连接件。并柜连接件可在无需拆卸机柜门的情况下，实现机柜快速并柜功能，简化安装流程。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7、</w:t>
            </w:r>
            <w:r>
              <w:rPr>
                <w:rFonts w:hint="eastAsia" w:ascii="宋体" w:hAnsi="宋体" w:cs="宋体"/>
                <w:color w:val="000000"/>
                <w:kern w:val="0"/>
                <w:sz w:val="18"/>
                <w:szCs w:val="18"/>
              </w:rPr>
              <w:t>机架内应设置统一接地装置或横截面积不小于36mm2的接地铜排。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8、要求静态承载能力不小于1800kg。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9、要求带载500kg测试连续通过8、9级烈度结构抗地震考核。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10、单柜含两条标准配电排，输入32A/1P，输出20×10A+4×16A，共24个接口。</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通道组件（双排微模块）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1、与机柜系统同一品牌，外观保持一致风格。密闭通道由端门、天窗、密封板及其他安装附件构成。密闭通道为1200mm。</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顶部隔板采用可开启式结构，并可实现与消防告警信号联动。正常状态下，旋转天窗密封。当消防系统启动时，电磁铁通电使旋转天窗开启，以实现消防气体喷放的要求。顶部天窗开启后应不妨碍冷通道内人员通行。</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3、微模块通道端门需采用自动平移门设计，并与门禁联动，门禁识别通过后可自动开启。通道门框架结构应采用高强度A级优质碳素冷轧型材，其型材厚度应不小于1.5mm，保证门框结构的整体强度。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4、固定型天窗和翻转型天窗透光材质应使用覆膜钢化玻璃，厚度不小于5mm。同时为保证通道亮度及美观性，要求钢化玻璃透光率应不小于90%。</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微模块采用密闭冷通道方案。密封通道由机柜、密封侧板、天窗以及通道端门组成，形成良好的密封效果，避免冷热气流混合造成能量损失。通道地面（地板）上应保证通过性优异，不允许有地轨、门槛等，以便人员设备进出便利。</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6、微模块通道内照明应采用LED灯管，满足GB50174《数据中心设计规范》中对机房照明的要求。机房通道照明灯应沿通道方向布置，通道照明灯首尾相连，以达到最佳照明效果。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7、走线方式：机柜同时支持上下两种走线方式。</w:t>
            </w:r>
          </w:p>
        </w:tc>
      </w:tr>
      <w:tr>
        <w:tblPrEx>
          <w:tblCellMar>
            <w:top w:w="0" w:type="dxa"/>
            <w:left w:w="108" w:type="dxa"/>
            <w:bottom w:w="0" w:type="dxa"/>
            <w:right w:w="108" w:type="dxa"/>
          </w:tblCellMar>
        </w:tblPrEx>
        <w:trPr>
          <w:trHeight w:val="1062"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8、▲密闭冷通道模块整体支架产品抗震强度要求，应符合《电信设备抗地震性能检测规范》(YD5083-2005) 的要求，抗震烈度为8、9烈度。需提供CMA或CNAS标识的第三方权威机构检验报告。检测报告复印件加盖供应商或原厂公章，原件备查。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微模块强电电缆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模块内的精密配电柜到IT输出电缆、接地电缆等</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微模块信号电缆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模块内系统监控电缆（智能插座、烟感、温湿度、门禁、照明、PAD电源线、天窗等部件连接信号电缆）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双排微模块B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IT机柜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1、服务器机柜规格（W×D×H）：600mm×1200mm×2000mm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2、机柜预制密封底板，盲板，侧板，束线圈，轻载滑轨，水平理线架，固定托盘等。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3、机柜可支持带底座安装、水泥地板安装，防静电地板安装。</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4、机柜应采用高强度A级优质碳素冷轧钢板和镀锌板，表面喷涂厚度应不小于60μm ,采用黑色砂纹工艺，满足防腐、防锈、光洁、色泽均匀、无流挂、不露底、无起泡、无裂纹、金属件无毛刺锈蚀要求。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5、机柜门和侧板为可拆卸式结构。前后门应采用外开门方式，前门单开，后门双开，以满足设备的安装要求。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6、机柜可以并列安装，随机应配有并柜连接件。并柜连接件可在无需拆卸机柜门的情况下，实现机柜快速并柜功能，简化安装流程。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7、</w:t>
            </w:r>
            <w:r>
              <w:rPr>
                <w:rFonts w:hint="eastAsia" w:ascii="宋体" w:hAnsi="宋体" w:cs="宋体"/>
                <w:color w:val="000000"/>
                <w:kern w:val="0"/>
                <w:sz w:val="18"/>
                <w:szCs w:val="18"/>
              </w:rPr>
              <w:t>机架内应设置统一接地装置或横截面积不小于36mm2的接地铜排。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8、单柜含两条标准配电排，输入32A/1P，输出20×10A+4×16A，共24个接口。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9、要求静态承载能力不小于1800kg。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10、要求带载500kg测试连续通过8、9级烈度结构抗地震考核。</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1、网络机柜规格（W×D×H）：600mm×1200mm×2000mm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2、机柜预制密封底板，盲板，侧板，束线圈，轻载滑轨，水平理线架，固定托盘等。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3、机柜可支持带底座安装、水泥地板安装，防静电地板安装。</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4、机柜应采用高强度A级优质碳素冷轧钢板和镀锌板，表面喷涂厚度应不小于60μm ,采用黑色砂纹工艺，满足防腐、防锈、光洁、色泽均匀、无流挂、不露底、无起泡、无裂纹、金属件无毛刺锈蚀要求。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5、机柜门和侧板为可拆卸式结构。前后门应采用外开门方式，前门单开，后门双开，以满足设备的安装要求。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6、机柜可以并列安装，随机应配有并柜连接件。并柜连接件可在无需拆卸机柜门的情况下，实现机柜快速并柜功能，简化安装流程。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7、</w:t>
            </w:r>
            <w:r>
              <w:rPr>
                <w:rFonts w:hint="eastAsia" w:ascii="宋体" w:hAnsi="宋体" w:cs="宋体"/>
                <w:color w:val="000000"/>
                <w:kern w:val="0"/>
                <w:sz w:val="18"/>
                <w:szCs w:val="18"/>
              </w:rPr>
              <w:t>机架内应设置统一接地装置或横截面积不小于36mm2的接地铜排。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8、要求静态承载能力不小于1800kg。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9、要求带载500kg测试连续通过8、9级烈度结构抗地震考核。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10、单柜含两条标准配电排，输入32A/1P，输出20×10A+4×16A，共24个接口。</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通道组件（双排微模块）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1、与机柜系统同一品牌，外观保持一致风格。密闭通道由端门、天窗、密封板及其他安装附件构成。密闭通道为1200mm。</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顶部隔板采用可开启式结构，并可实现与消防告警信号联动。正常状态下，旋转天窗密封。当消防系统启动时，电磁铁通电使旋转天窗开启，以实现消防气体喷放的要求。顶部天窗开启后应不妨碍冷通道内人员通行。</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3、微模块通道端门需采用自动平移门设计，并与门禁联动，门禁识别通过后可自动开启。通道门框架结构应采用高强度A级优质碳素冷轧型材，其型材厚度应不小于1.5mm，保证门框结构的整体强度。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4、固定型天窗和翻转型天窗透光材质应使用覆膜钢化玻璃，厚度不小于5mm。同时为保证通道亮度及美观性，要求钢化玻璃透光率应不小于90%。</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微模块采用密闭冷通道方案。密封通道由机柜、密封侧板、天窗以及通道端门组成，形成良好的密封效果，避免冷热气流混合造成能量损失。通道地面（地板）上应保证通过性优异，不允许有地轨、门槛等，以便人员设备进出便利。</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6、微模块通道内照明应采用LED灯管，满足GB50174《数据中心设计规范》中对机房照明的要求。机房通道照明灯应沿通道方向布置，通道照明灯首尾相连，以达到最佳照明效果。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7、走线方式：机柜同时支持上下两种走线方式。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8、密闭冷通道模块整体支架产品抗震强度要求，应符合《电信设备抗地震性能检测规范》(YD5083-2005) 的要求，抗震烈度为8、9烈度。</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微模块强电电缆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模块内的精密配电柜到IT输出电缆、接地电缆等</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微模块信号电缆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模块内系统监控电缆（智能插座、烟感、温湿度、门禁、照明、PAD电源线、天窗等部件连接信号电缆）</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供配电系统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配电柜</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市电配电柜1</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尺寸：≥800×600×2000，不少于ATS 1000A输入,2个400A输出，按设计图定制，含各类仪表、防雷，项目所必须的连接件、辅助件。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1.柜体表面喷粉,采用黑色砂纹工艺，满足防腐、防锈、防火、光洁、色泽均匀、无流挂、不露底、无起泡、无裂。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2.双层门结构使带电母排与操作空间有效隔离，以保障人身安全。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3.柜体应具有中性线排和保护接地排，两者应单独设置。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4.柜体内部配线应布局整齐合理，在接线端口处不应露出裸露的导体，保证使用安全。</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市电配电柜2</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尺寸：≥800×600×2000，不少于4路800A，含旁路，按设计图定制，含项目所必须的连接件、辅助件。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1.柜体表面喷粉,采用黑色砂纹工艺，满足防腐、防锈、防火、光洁、色泽均匀、无流挂、不露底、无起泡、无裂。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2.双层门结构使带电母排与操作空间有效隔离，以保障人身安全。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3.柜体应具有中性线排和保护接地排，两者应单独设置。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4.柜体内部配线应布局整齐合理，在接线端口处不应露出裸露的导体，保证使用安全。</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UPS输出配电柜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尺寸：≥600×600×2000，不少于1路800A/3P输入，3路250A输出，输出至列头柜，按设计图定制，含各类仪表、防雷，项目所必须的连接件、辅助件。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1.柜体表面喷粉,采用黑色砂纹工艺，满足防腐、防锈、防火、光洁、色泽均匀、无流挂、不露底、无起泡、无裂。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2.双层门结构使带电母排与操作空间有效隔离，以保障人身安全。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3.柜体应具有中性线排和保护接地排，两者应单独设置。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4.柜体内部配线应布局整齐合理，在接线端口处不应露出裸露的导体，保证使用安全。</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动力配电柜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尺寸：≥600×600×2000，不少于1路400A/3P输入，多路63A3P、403P等输出至精密空调，按设计图定制，含各类仪表、防雷，项目所必须的连接件、辅助件。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1.柜体表面喷粉,采用黑色砂纹工艺，满足防腐、防锈、防火、光洁、色泽均匀、无流挂、不露底、无起泡、无裂。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2.双层门结构使带电母排与操作空间有效隔离，以保障人身安全。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3.柜体应具有中性线排和保护接地排，两者应单独设置。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4.柜体内部配线应布局整齐合理，在接线端口处不应露出裸露的导体，保证使用安全。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排烟风机控制箱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定制，排烟机房控制箱,按设计图定制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UPS供电系统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模块化UPS</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500KVA 高频模块化结构。所配功率模块不少于350KVA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1、500KVA主机外形尺寸高×宽×深(mm）：2000mm×1200mm×850mm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2、模块化UPS类型应为在线式双变换式 ，制式为三相输入，三相输出。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3、模块化UPS系统可支持多机架并联；单功率模块的额定输出功率应介于30kVA-50kVA之间，并支持热插拔，当功率模块故障时，应及时退出系统而不能影响其他模块正常工作，不允许输出中断。</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4、模块化UPS系统应采用集中旁路方式 ，旁路模块应支持热插拔 ，应内置维修旁路。应支持SELF-LOAD功能，以便在未接到设备之前实现自测。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5、市电模式下，UPS系统效率在50%负载时应达到96% 。ECO模式下，UPS系统效率应达到99%。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6、风扇故障时应发出声光告警，并且模块的风扇有冗错设计。</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系统可用性（MTBF与MTTR）应满足如下要求:系统平均无故障间隔时间：UPS系统在正常使用环境条件下，平均无故障间隔时间（MTBF）应不小于43万小时（不含蓄电池）。系统平均维修时间（MTTR）：UPS系统在正常使用环境条件下，平均维修时间应不大于小于5min（不含蓄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8、输入方式:三相四线+PE；额定频率（Hz）:50Hz/60Hz；输入电压范围vac:138-485VAC。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9、输出功率因数：1。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10、负载适应性：对于PF&gt;0.5的感性容性负载不降额。</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UPS系统应支持电池节数可调；电池冷启动：具备电池冷启动功能；12、UPS系统应具备RS232或RS485/422、FE(SNMP通讯口)、干接点接口及环境监控传感器接口，并提供与通信接口配套使用的通信线缆和各种告警信号输出端子，通信协议应符合YD/T 1363.3的要求</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13、当UPS系统输入电压超出允许变化范围时，UPS系统应自动转为电池供电；当输入电压恢复到正常范围之内时，UPS系统应自动从电池逆变转为正常工作方式。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14、功率模块内部温度达到保护设定值时，功率模块应能自动告警并保护而退出系统，当故障排除后应能自动恢复工作。</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机箱镀层牢固，漆面匀称，无剥落、锈蚀及裂痕等现象；机箱表面平整，所有标牌、标记、文字符号应清晰、正确、整齐；各种开关便于操作，灵活可靠，重要开关如旁路控制开关、紧急关机开关要有防护装置和警示标志。</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16、▲市电模式下，UPS模块在线模式下效率在50%负载时系统效率应该达到96%。ECO模式下，UPS系统效率应达到99%。需提供CMA或CNAS标识的第三方权威机构检验报告。检测报告复印件加盖供应商或原厂公章，原件备查。</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电池柜及电池</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1.电池模块规格为：48V80AH，每套不少于8个电池模块。</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电池柜尺寸：外形尺寸600mm(W)×850mm(D)×2000mm(H)。电池柜应由电池模块、智能电池管理模块、配电柜组成，电池组之间的充电、放电控制以及电池的自管理。电池柜配电单元提供系统输出断路器，以方便电池接入或断开，并实现电池可靠保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3、电池电芯材料应为磷酸铁锂，确保电芯的稳定性。</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4、电池模块应自带监控，负责电池采样、均压、通信等功能，支持多个电池模块串联。电池模块为自然散热设计。电池模块支持多个串联以调整系统电压，模块所有对外接口位于前面，便于安装和维护。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5、智能电池管理模块支持拔插功能，提供电池组和BMS管理。</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6、电池柜分带显示屏和不带显示屏两种，单柜时带显示屏，多柜并联时只有主机柜带显示屏。所有并联电池柜的信息通过一个显示屏进行显示和告警，北向通讯由主柜实现。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7、监控显示和通信信息</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PS监控显示：锂电系统信息（系统电芯电压极值等模拟量）、机架系统信息（机架电芯电压极值等模拟量）、电池系统各机架内各BMU告警（故障定位到最小可更换模块）；电池监控显示：单体电芯数据、电池模块数据、电池柜数据、系统数据。</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电池柜消防：需标配柜内消防组件，确保在失火情况下能够快速精准灭火，防止火灾扩散到柜外。且消防动作或者失效可监控，确保消防可靠；消防组件应采用感温式火探管，在温度上升到动作阈值时能够自动破裂，释放消防气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9、电芯具备针刺测试，并提供TUV等知名第三方报告；</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列头柜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支持IT双路MCCB输入，外形尺寸600×1200×2000（42U）</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1、满足输入电压380/400/415VAC，频率：50Hz/60Hz。规格（W×D×H）：600mm×1200mm×2000mm，颜色与机柜保持一致。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2、支持双路电源输入，需配置指示灯指示电源输入状态。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3、精密配电柜通过9烈度抗震测试。</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4、母排应采用高电导率纯铜导体，表面需镀镍处理，含铜量不低于 99.90%,需提供第三方检测报告以证明铜排纯度符合要求。</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智能监控板：投标方应提供对精密配电柜主路、支路等多回路进行监控的智能监控板。监控板需能够实现可视化界面，触摸屏展示系统模拟图，系统模拟图可显示各开关和防雷器的实时状态，可显示所有主回路及支回路的电量信息。智能监控板应支持MODBUS或SNMP协议，支持被第三方网管集成。</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进线主断路器应采用知名品牌的塑壳断路器，采用ABB、施耐德、西门子品牌，分断能力不低于36kA。支路断路器应采用知名品牌的微型塑壳断路器，采用ABB、施耐德、西门子品牌，分断能力不低于6kA。</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7、浪涌保护器采用C级浪涌保护器，耐冲击过电压额定值＜1.8kV，标称放电电流≥20KA，并配置后备保护。</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多回路智能监控，采用彩色触摸屏，触摸屏可显示系统模拟图，系统模拟图可显示各开关和防雷器的实时状态，可显示所有主回路及支回路的电量信息。双母线系统柜体中，两条母线共用一套人机操作显示系统。</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9、母线监测参数：三相输入电压、电流、频率、视在功率、有功功率、功率因数、谐波百分比、电量、三相不平衡度、零地电压、零线电流。</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10、主路开关状态、负载百分比；主回路电压、电流测量精度不低于0.5%，有功/视在功率测量精度不低于1%，电能测量精度不低于1%</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11、支路监测参数：支路额定电流、实际电流，支路负载百分比，支路开关状态，支路温度测量。 支路电压、电流测量精度不低于0.5%，有功/视在功率测量精度不低于2%，电能测量精度不低于2%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12、报警信号：支持LCD显示屏声光告警，触摸屏消音。</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13、表面处理：柜体表面喷粉厚度不小于60μm ,采用黑色砂纹工艺，满足防腐、防锈、防火、光洁、色泽均匀、无流挂、不露底、无起泡、无裂。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14、柜体采用A级优质碳素冷轧钢板和无锌花热镀锌钢板。所有面板支持单独拆卸和拼装。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三、</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机房照明</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LED机房照明灯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机房专用，LED直发光平板灯，正白光，尺寸：1200×600</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LED应急照明灯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机房专用，LED直发光平板灯，正白光，尺寸：1200×600</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安全出口指示灯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安全出口指示灯，LED光源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应急疏散指示灯 </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全铝壁挂，功率≥3W</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开关面板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单控或三控，根据现场实际需求定制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维修插座</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GB二三插、10A</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电缆辅材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ZC-RVV-3×2.5mm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电气电缆管φ20</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四、</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电缆材料</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主干电缆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3×ZR-YJV-4×240+1×120mm</w:t>
            </w:r>
            <w:r>
              <w:rPr>
                <w:rFonts w:hint="eastAsia" w:ascii="宋体" w:hAnsi="宋体" w:cs="宋体"/>
                <w:color w:val="000000"/>
                <w:kern w:val="0"/>
                <w:sz w:val="18"/>
                <w:szCs w:val="18"/>
                <w:vertAlign w:val="superscript"/>
              </w:rPr>
              <w:t xml:space="preserve">2 </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配电间内部市电柜、UPS输出柜线缆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市电柜到UPS电缆、UPS到输出柜电缆、市电柜到动力配电柜电缆等，实际规格数量根据现场情况定制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电池开关箱输入输出电缆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BVR-1×185mm²</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列头柜IT输入电缆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ZA-YJV-4×120+1×70mm</w:t>
            </w:r>
            <w:r>
              <w:rPr>
                <w:rFonts w:hint="eastAsia" w:ascii="宋体" w:hAnsi="宋体" w:cs="宋体"/>
                <w:color w:val="000000"/>
                <w:kern w:val="0"/>
                <w:sz w:val="18"/>
                <w:szCs w:val="18"/>
                <w:vertAlign w:val="superscript"/>
              </w:rPr>
              <w:t xml:space="preserve">2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行级精密空调输入电缆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YJV-5×10mm²</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室外机空调输入电缆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RVV-5×2.5mm²，含室外保护管路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机房内强电桥架</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根据电缆配套配置，含材料和施工。≥400×100mm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电气管</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电气电缆管φ25</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空调系统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机房空调系统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行级精密空调-单冷</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1.精密空调安装在机柜排当中，采用水平送风方式，支持深度及高度可调节，以保持和机柜搭配的美观度安装需要。精密空调通过增加选配组件，可兼容T1/T3工况，能在≤95%RH的工况下正常工作；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2.单台精密空调总冷量≥46kW，显冷量≥46kW，风量≥9000m³/h；</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3、▲可以实现最低10%的IT负载及95%以上室内高湿度的情况下的稳定除湿功能；支持提供冷媒容量预警功能，对冷媒容量进行自动检测并能提供泄漏状态告警。投标文件中须提供具有CMA或CNAS标识的且体现上述内容的有效检测报告扫描件并加盖供应商或原厂公章，原件备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4.精密空调室内机应由直流变频压缩机、蒸发器、EC风机、控制器、电子膨胀阀、油分 、视液镜、干燥过滤器等主要部件组成。可支持制冷量20%~100%无极调节，按需输出冷量，大幅降低能耗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5.精密空调蒸发器应采用内螺纹铜管和蓝色亲水铝箔设计，防止冷凝水聚集造成吹水，同时提高换热性能。 蒸发器形式宜采用”V”型设计，气流组织更合理风阻更小。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6.精密空调控制器应采用7英寸LCD触摸真彩屏，人机交互好，界面生动，一步到位界面切换，简单灵活. 能显示最多30天温湿度彩色曲线，具有图形显示机组内各组件运行状态的功能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7.机组具备联动与群控功能，群控采用高速、灵活的CAN通讯协议，同一区域可以将≥32套机组进行统一控制管理；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8.精密空调应可前后维护，且可在距前、后门600mm的空间内完成部件维护，部署灵活，维护方便。；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与机柜尺寸匹配600×1200×2000mm(W×D×H)，兼容上下走管，双路市电输入，单冷。含室外机。</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行级精密空调-带加热加湿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1.精密空调安装在机柜排当中，采用水平送风方式，支持深度及高度可调节，以保持和机柜搭配的美观度安装需要。精密空调通过增加选配组件，可兼容T1/T3工况，能在≤95%RH的工况下正常工作；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2.单台精密空调总冷量≥46kW，显冷量≥46kW，风量≥9000m³/h；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3、可以实现最低10%的IT负载及95%以上室内高湿度的情况下的稳定除湿功能。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4.精密空调室内机应由直流变频压缩机、蒸发器、EC风机、控制器、电子膨胀阀、油分 、视液镜、干燥过滤器等主要部件组成。可支持制冷量20%~100%无极调节，按需输出冷量，大幅降低能耗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5.精密空调蒸发器应采用内螺纹铜管和蓝色亲水铝箔设计，防止冷凝水聚集造成吹水，同时提高换热性能。 蒸发器形式宜采用”V”型设计，气流组织更合理风阻更小。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6.精密空调控制器应采用7英寸LCD触摸真彩屏，人机交互好，界面生动，一步到位界面切换，简单灵活. 能显示最多30天温湿度彩色曲线，具有图形显示机组内各组件运行状态的功能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7.机组具备联动与群控功能，群控采用高速、灵活的CAN通讯协议，同一区域可以将≥32套机组进行统一控制管理；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8.精密空调应可前后维护，且可在距前、后门600mm的空间内完成部件维护，部署灵活，维护方便。；</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 xml:space="preserve">9.▲带加热加湿功能的精密空调应采用PTC电加热器，作低温热补偿用，提高系统可靠性，加热器功率应不小于4kW。采用节能型的加湿器 ，具备显著的节能效果，加湿量不小于1.5kg/h，投标文件中须提供具有CMA或CNAS标识的且体现上述内容的有效检测报告扫描件并加盖供应商或原厂公章，原件备查。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10.支持提供冷媒容量预警功能，对冷媒容量进行自动检测并能提供泄漏状态告警。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12. 与机柜尺寸匹配600×1200×2000mm(W×D×H)，兼容上下走管，双路市电输入，支持加热加湿，含室外机。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精密空调安装辅材1</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精密空调内外机连接铜管（路由距离预估），R410A制冷剂、保温棉等安装辅材</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房间级精密空调</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1.精密空调必须通过ISO9001,14001, 27001 和OHSAS 18001系列认证，并提供认证证书。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2.风冷房间级上送风精密空调，要求风量≥11250 m3/h，室内机尺寸≤900×900×2000（mm，W×D×H），制冷量≥45KW。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5.产品符合8~9级抗震要求。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6.产品符合中国节能产品认证。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7.要求机组平均无故障时间要达到MTBF≥10万小时。整机连续运行设计寿命不小于10年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8.输入电压允许波动范围：380~415V 10%， 频率：50/60Hz  3Hz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9.温度调节范围：+18℃~ +40℃</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10.空调室内机应由直流变频压缩机、EC风机、电子膨胀阀、控制器、干燥过滤器、蒸发器、加湿器（可选）、加热器（可选）等主要部件组成。</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11.为提高机组能效，精密空调应采用直流变频涡旋压缩机，支持制冷量10%~100%无极调节，按需输出冷量，大幅降低能耗。</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12.空调蒸发器应采用铜管和亲水铝箔设计，防止冷凝水聚集造成吹水，同时提高换热性能。 蒸发器形式宜采用”V”型设计，气流组织更合理风阻更小。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13.空气过滤器应便于更换，所安装的过滤器应保证机房的洁净度，具备不低于G4的过滤等级。空气过滤器应具有脏堵检测及报警功能。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14.配置加热功能机组应采用PTC电阻型电加热器，可自适应调节加热量，提高系统可靠性。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15.精密空调控制器应采用不低于7英寸LCD屏，人机交互好。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16.应具有大容量的故障报警记录储存的功能，存储历史告警信息不小于1500条</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17.具有故障自诊断功能 ，故障发生后可通过此功能自动判断故障根因，智能排除无关故障原因，指导运维人员快速完成维护，大幅降低运维难度，缩短故障排查时间。</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18.空调产品应具有RS485接口，对系统进行远程巡检和参数的设置，及提供Modbus放协议，以接入机房环境监控系统，降低服务成本。</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精密空调安装辅材2</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45KW精密空调内外机连接铜管（路由距离预估），R410A制冷剂、保温棉等安装辅材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控制线缆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室外机和室内机通信控制电缆</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室外机和室内机管路连接保护</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室外机和室内机连接保护，含开孔，立柱，油弯等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新排风系统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新风空调机</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风量≥2000m³/h，三级过滤，标配安装附件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排烟机</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风量≥800m³/h，标配安装附件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控制器</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支持RS485接口和协议，控制新风等机器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防火阀</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≥500×350mm；24V；70℃常开，消防联动；手动复位；无硬性认证，可根据指导手册选用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外墙百叶风口</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≥500×350mm，可根据指导手册选用，可根据各厂家指导手册选用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风管制作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材质：镀锌钢板，尺寸：500×350mm，保温：20橡塑板，可根据指导手册选用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单摆风口</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≥300×300mm，可根据指导手册选用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打墙孔及封堵</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根据现场情况，进行打墙孔及封堵，含封堵、管道辅材</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气体消防系统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设备</w:t>
            </w:r>
            <w:del w:id="260" w:author="Administrator" w:date="2023-03-31T11:51:20Z">
              <w:r>
                <w:rPr>
                  <w:rFonts w:hint="eastAsia" w:ascii="宋体" w:hAnsi="宋体" w:cs="宋体"/>
                  <w:b/>
                  <w:bCs/>
                  <w:color w:val="000000"/>
                  <w:kern w:val="0"/>
                  <w:sz w:val="18"/>
                  <w:szCs w:val="18"/>
                </w:rPr>
                <w:delText>部份</w:delText>
              </w:r>
            </w:del>
            <w:ins w:id="261" w:author="Administrator" w:date="2023-03-31T11:51:20Z">
              <w:r>
                <w:rPr>
                  <w:rFonts w:hint="eastAsia" w:ascii="宋体" w:hAnsi="宋体" w:cs="宋体"/>
                  <w:b/>
                  <w:bCs/>
                  <w:color w:val="000000"/>
                  <w:kern w:val="0"/>
                  <w:sz w:val="18"/>
                  <w:szCs w:val="18"/>
                  <w:lang w:eastAsia="zh-CN"/>
                </w:rPr>
                <w:t>部分</w:t>
              </w:r>
            </w:ins>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灭火装置1</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1、120L灭火装置，含根据设计填充的HFC-227ea；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2、灭火剂充装密度：≤1120kg/m³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3、贮存压力（20℃）：2.5Mpa；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4、工作压力（50℃）：4.2Mpa；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5、启动电压/电流：DC24V/1.8A；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6、工作温度范围：0℃~50℃；</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灭火装置2</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1、90L灭火装置，根据设计填充HFC-227ea；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2、灭火剂充装密度：≤1120kg/m³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3、贮存压力（20℃）：2.5Mpa；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4、工作压力（50℃）：4.2Mpa；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5、启动电压/电流：DC24V/1.8A；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6、工作温度范围：0℃~50℃；</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驱动机构及瓶架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根据现场，定制，驱动机构及瓶架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电器材料</w:t>
            </w:r>
            <w:del w:id="262" w:author="Administrator" w:date="2023-03-31T11:51:21Z">
              <w:r>
                <w:rPr>
                  <w:rFonts w:hint="eastAsia" w:ascii="宋体" w:hAnsi="宋体" w:cs="宋体"/>
                  <w:b/>
                  <w:bCs/>
                  <w:color w:val="000000"/>
                  <w:kern w:val="0"/>
                  <w:sz w:val="18"/>
                  <w:szCs w:val="18"/>
                </w:rPr>
                <w:delText>部份</w:delText>
              </w:r>
            </w:del>
            <w:ins w:id="263" w:author="Administrator" w:date="2023-03-31T11:51:21Z">
              <w:r>
                <w:rPr>
                  <w:rFonts w:hint="eastAsia" w:ascii="宋体" w:hAnsi="宋体" w:cs="宋体"/>
                  <w:b/>
                  <w:bCs/>
                  <w:color w:val="000000"/>
                  <w:kern w:val="0"/>
                  <w:sz w:val="18"/>
                  <w:szCs w:val="18"/>
                  <w:lang w:eastAsia="zh-CN"/>
                </w:rPr>
                <w:t>部分</w:t>
              </w:r>
            </w:ins>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泄压口</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配套定制泄压装置，开口尺寸：≥400×400mm，可根据指导手册选用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气体灭火系统控制盘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1、保护区气体灭火控制器；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2、烟感/温感探测器同时探测报警；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3、对电磁阀连接线进行短路、断路故障检测；</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保护现场可连接手动立即启动和手动/自动切换盒，保证在紧急情况发生或现场维护时系统工作完全受控；</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点型光电感烟火灾探测器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适用于火灾发生时有烟雾产生，正常情况下无烟雾的场所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接线方式：无极性二线制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安装方式：天花板外露式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工作指示：红色LED指示，巡检时闪烁，报警时常亮</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点型感温火灾探测器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接线方式：无极性二线制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安装方式：天花板外露式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工作指示：红色LED指示，巡检时闪烁，报警时常亮</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输出模块（智能型）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工作电压--总线24V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接线方式：四线制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状态：巡检闪亮，动作常亮</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火灾声光警报器（智能型）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无极性智能二总线工作模式（编码型）；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用于报警时发出区域声/光报警信号；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采用超高亮红色发光二极管作为光源，醒目、功耗低；</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气体释放警报器（智能型）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当气体灭火系统放气时，警示现场人员不要进入放气保护区；安装在气体保护现场的出口外面。底边距门楣高度0.2m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警铃</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外壳为钢制红色喷涂件；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输出声级：﹥90db；</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紧急启动/停止盒（智能型）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气体灭火控制器提供紧急启动/停止控制信号，同时具有运行指示和火警指示的功能</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辅材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消防系统所涉及的阻燃电线、镀锌铁线管、金属软管、接线盒等辅材</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安防系统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监控系统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4"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高清半球摄像机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1.400万 1/3" CMOS 变焦半球型网络摄像机</w:t>
            </w:r>
            <w:r>
              <w:rPr>
                <w:rFonts w:hint="eastAsia" w:ascii="宋体" w:hAnsi="宋体" w:cs="宋体"/>
                <w:kern w:val="0"/>
                <w:sz w:val="18"/>
                <w:szCs w:val="18"/>
              </w:rPr>
              <w:br w:type="textWrapping"/>
            </w:r>
            <w:r>
              <w:rPr>
                <w:rFonts w:hint="eastAsia" w:ascii="宋体" w:hAnsi="宋体" w:cs="宋体"/>
                <w:kern w:val="0"/>
                <w:sz w:val="18"/>
                <w:szCs w:val="18"/>
              </w:rPr>
              <w:t>2.支持Smart侦测：场景变更侦测，区域入侵侦测，越界侦测，进入区域侦测，离开区域侦测，物品遗留侦测，物品拿取侦测，徘徊侦测，停车侦测，人员聚集侦测，快速移动侦测，音频异常侦测，音频陡升侦测，音频陡降侦测</w:t>
            </w:r>
            <w:r>
              <w:rPr>
                <w:rFonts w:hint="eastAsia" w:ascii="宋体" w:hAnsi="宋体" w:cs="宋体"/>
                <w:kern w:val="0"/>
                <w:sz w:val="18"/>
                <w:szCs w:val="18"/>
              </w:rPr>
              <w:br w:type="textWrapping"/>
            </w:r>
            <w:r>
              <w:rPr>
                <w:rFonts w:hint="eastAsia" w:ascii="宋体" w:hAnsi="宋体" w:cs="宋体"/>
                <w:kern w:val="0"/>
                <w:sz w:val="18"/>
                <w:szCs w:val="18"/>
              </w:rPr>
              <w:t>3.焦距&amp;视场角: 2.7~12 mm：水平视场角：97°~30°；支持电动变焦</w:t>
            </w:r>
            <w:r>
              <w:rPr>
                <w:rFonts w:hint="eastAsia" w:ascii="宋体" w:hAnsi="宋体" w:cs="宋体"/>
                <w:kern w:val="0"/>
                <w:sz w:val="18"/>
                <w:szCs w:val="18"/>
              </w:rPr>
              <w:br w:type="textWrapping"/>
            </w:r>
            <w:r>
              <w:rPr>
                <w:rFonts w:hint="eastAsia" w:ascii="宋体" w:hAnsi="宋体" w:cs="宋体"/>
                <w:kern w:val="0"/>
                <w:sz w:val="18"/>
                <w:szCs w:val="18"/>
              </w:rPr>
              <w:t>4.补光灯类型: 红外灯；补光距离: 最远可达30 m</w:t>
            </w:r>
            <w:r>
              <w:rPr>
                <w:rFonts w:hint="eastAsia" w:ascii="宋体" w:hAnsi="宋体" w:cs="宋体"/>
                <w:kern w:val="0"/>
                <w:sz w:val="18"/>
                <w:szCs w:val="18"/>
              </w:rPr>
              <w:br w:type="textWrapping"/>
            </w:r>
            <w:r>
              <w:rPr>
                <w:rFonts w:hint="eastAsia" w:ascii="宋体" w:hAnsi="宋体" w:cs="宋体"/>
                <w:kern w:val="0"/>
                <w:sz w:val="18"/>
                <w:szCs w:val="18"/>
              </w:rPr>
              <w:t>5.最大图像尺寸: 2688 × 1520（默认2560 × 1440）</w:t>
            </w:r>
            <w:r>
              <w:rPr>
                <w:rFonts w:hint="eastAsia" w:ascii="宋体" w:hAnsi="宋体" w:cs="宋体"/>
                <w:kern w:val="0"/>
                <w:sz w:val="18"/>
                <w:szCs w:val="18"/>
              </w:rPr>
              <w:br w:type="textWrapping"/>
            </w:r>
            <w:r>
              <w:rPr>
                <w:rFonts w:hint="eastAsia" w:ascii="宋体" w:hAnsi="宋体" w:cs="宋体"/>
                <w:kern w:val="0"/>
                <w:sz w:val="18"/>
                <w:szCs w:val="18"/>
              </w:rPr>
              <w:t>6.视频压缩标准: 主码流：H.265/H.264</w:t>
            </w:r>
            <w:r>
              <w:rPr>
                <w:rFonts w:hint="eastAsia" w:ascii="宋体" w:hAnsi="宋体" w:cs="宋体"/>
                <w:kern w:val="0"/>
                <w:sz w:val="18"/>
                <w:szCs w:val="18"/>
              </w:rPr>
              <w:br w:type="textWrapping"/>
            </w:r>
            <w:r>
              <w:rPr>
                <w:rFonts w:hint="eastAsia" w:ascii="宋体" w:hAnsi="宋体" w:cs="宋体"/>
                <w:kern w:val="0"/>
                <w:sz w:val="18"/>
                <w:szCs w:val="18"/>
              </w:rPr>
              <w:t>7.网络存储: 支持NAS（NFS，SMB/CIFS均支持），支持MicroSD(即TF卡)/MicroSDHC/MicroSDXC卡（最大256 GB），断网本地录像存储及断网续传</w:t>
            </w:r>
            <w:r>
              <w:rPr>
                <w:rFonts w:hint="eastAsia" w:ascii="宋体" w:hAnsi="宋体" w:cs="宋体"/>
                <w:kern w:val="0"/>
                <w:sz w:val="18"/>
                <w:szCs w:val="18"/>
              </w:rPr>
              <w:br w:type="textWrapping"/>
            </w:r>
            <w:r>
              <w:rPr>
                <w:rFonts w:hint="eastAsia" w:ascii="宋体" w:hAnsi="宋体" w:cs="宋体"/>
                <w:kern w:val="0"/>
                <w:sz w:val="18"/>
                <w:szCs w:val="18"/>
              </w:rPr>
              <w:t>8.网络: 1个RJ45 10 M/100 M自适应以太网口</w:t>
            </w:r>
            <w:r>
              <w:rPr>
                <w:rFonts w:hint="eastAsia" w:ascii="宋体" w:hAnsi="宋体" w:cs="宋体"/>
                <w:kern w:val="0"/>
                <w:sz w:val="18"/>
                <w:szCs w:val="18"/>
              </w:rPr>
              <w:br w:type="textWrapping"/>
            </w:r>
            <w:r>
              <w:rPr>
                <w:rFonts w:hint="eastAsia" w:ascii="宋体" w:hAnsi="宋体" w:cs="宋体"/>
                <w:kern w:val="0"/>
                <w:sz w:val="18"/>
                <w:szCs w:val="18"/>
              </w:rPr>
              <w:t>9.音频: 1路输入（Line in）；1路输出（Line out）；1个内置麦克风</w:t>
            </w:r>
            <w:r>
              <w:rPr>
                <w:rFonts w:hint="eastAsia" w:ascii="宋体" w:hAnsi="宋体" w:cs="宋体"/>
                <w:kern w:val="0"/>
                <w:sz w:val="18"/>
                <w:szCs w:val="18"/>
              </w:rPr>
              <w:br w:type="textWrapping"/>
            </w:r>
            <w:r>
              <w:rPr>
                <w:rFonts w:hint="eastAsia" w:ascii="宋体" w:hAnsi="宋体" w:cs="宋体"/>
                <w:kern w:val="0"/>
                <w:sz w:val="18"/>
                <w:szCs w:val="18"/>
              </w:rPr>
              <w:t>10.报警: 1路输入，1路输出（报警输出最大支持DC12 V，30 mA）</w:t>
            </w:r>
          </w:p>
        </w:tc>
      </w:tr>
      <w:tr>
        <w:tblPrEx>
          <w:tblCellMar>
            <w:top w:w="0" w:type="dxa"/>
            <w:left w:w="108" w:type="dxa"/>
            <w:bottom w:w="0" w:type="dxa"/>
            <w:right w:w="108" w:type="dxa"/>
          </w:tblCellMar>
        </w:tblPrEx>
        <w:trPr>
          <w:trHeight w:val="270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硬盘录像机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1.3U标准机架式16盘位网络硬盘录像机，ATX电源</w:t>
            </w:r>
            <w:r>
              <w:rPr>
                <w:rFonts w:hint="eastAsia" w:ascii="宋体" w:hAnsi="宋体" w:cs="宋体"/>
                <w:kern w:val="0"/>
                <w:sz w:val="18"/>
                <w:szCs w:val="18"/>
              </w:rPr>
              <w:br w:type="textWrapping"/>
            </w:r>
            <w:r>
              <w:rPr>
                <w:rFonts w:hint="eastAsia" w:ascii="宋体" w:hAnsi="宋体" w:cs="宋体"/>
                <w:kern w:val="0"/>
                <w:sz w:val="18"/>
                <w:szCs w:val="18"/>
              </w:rPr>
              <w:t>2.2个HDMI接口，2个VGA接口，异源输出，可支持8K+1080P 或 双4K输出</w:t>
            </w:r>
            <w:r>
              <w:rPr>
                <w:rFonts w:hint="eastAsia" w:ascii="宋体" w:hAnsi="宋体" w:cs="宋体"/>
                <w:kern w:val="0"/>
                <w:sz w:val="18"/>
                <w:szCs w:val="18"/>
              </w:rPr>
              <w:br w:type="textWrapping"/>
            </w:r>
            <w:r>
              <w:rPr>
                <w:rFonts w:hint="eastAsia" w:ascii="宋体" w:hAnsi="宋体" w:cs="宋体"/>
                <w:kern w:val="0"/>
                <w:sz w:val="18"/>
                <w:szCs w:val="18"/>
              </w:rPr>
              <w:t>3.2个10M/100M/1000Mbps网口</w:t>
            </w:r>
            <w:r>
              <w:rPr>
                <w:rFonts w:hint="eastAsia" w:ascii="宋体" w:hAnsi="宋体" w:cs="宋体"/>
                <w:kern w:val="0"/>
                <w:sz w:val="18"/>
                <w:szCs w:val="18"/>
              </w:rPr>
              <w:br w:type="textWrapping"/>
            </w:r>
            <w:r>
              <w:rPr>
                <w:rFonts w:hint="eastAsia" w:ascii="宋体" w:hAnsi="宋体" w:cs="宋体"/>
                <w:kern w:val="0"/>
                <w:sz w:val="18"/>
                <w:szCs w:val="18"/>
              </w:rPr>
              <w:t>4.2个USB2.0接口，2个USB3.0接口</w:t>
            </w:r>
            <w:r>
              <w:rPr>
                <w:rFonts w:hint="eastAsia" w:ascii="宋体" w:hAnsi="宋体" w:cs="宋体"/>
                <w:kern w:val="0"/>
                <w:sz w:val="18"/>
                <w:szCs w:val="18"/>
              </w:rPr>
              <w:br w:type="textWrapping"/>
            </w:r>
            <w:r>
              <w:rPr>
                <w:rFonts w:hint="eastAsia" w:ascii="宋体" w:hAnsi="宋体" w:cs="宋体"/>
                <w:kern w:val="0"/>
                <w:sz w:val="18"/>
                <w:szCs w:val="18"/>
              </w:rPr>
              <w:t>5.1个eSATA接口</w:t>
            </w:r>
            <w:r>
              <w:rPr>
                <w:rFonts w:hint="eastAsia" w:ascii="宋体" w:hAnsi="宋体" w:cs="宋体"/>
                <w:kern w:val="0"/>
                <w:sz w:val="18"/>
                <w:szCs w:val="18"/>
              </w:rPr>
              <w:br w:type="textWrapping"/>
            </w:r>
            <w:r>
              <w:rPr>
                <w:rFonts w:hint="eastAsia" w:ascii="宋体" w:hAnsi="宋体" w:cs="宋体"/>
                <w:kern w:val="0"/>
                <w:sz w:val="18"/>
                <w:szCs w:val="18"/>
              </w:rPr>
              <w:t>6.报警IO接口：16路报警输入，9路报警输出</w:t>
            </w:r>
            <w:r>
              <w:rPr>
                <w:rFonts w:hint="eastAsia" w:ascii="宋体" w:hAnsi="宋体" w:cs="宋体"/>
                <w:kern w:val="0"/>
                <w:sz w:val="18"/>
                <w:szCs w:val="18"/>
              </w:rPr>
              <w:br w:type="textWrapping"/>
            </w:r>
            <w:r>
              <w:rPr>
                <w:rFonts w:hint="eastAsia" w:ascii="宋体" w:hAnsi="宋体" w:cs="宋体"/>
                <w:kern w:val="0"/>
                <w:sz w:val="18"/>
                <w:szCs w:val="18"/>
              </w:rPr>
              <w:t>7.串行接口：1路全双工485接口，1路标准RS-232接口</w:t>
            </w:r>
            <w:r>
              <w:rPr>
                <w:rFonts w:hint="eastAsia" w:ascii="宋体" w:hAnsi="宋体" w:cs="宋体"/>
                <w:kern w:val="0"/>
                <w:sz w:val="18"/>
                <w:szCs w:val="18"/>
              </w:rPr>
              <w:br w:type="textWrapping"/>
            </w:r>
            <w:r>
              <w:rPr>
                <w:rFonts w:hint="eastAsia" w:ascii="宋体" w:hAnsi="宋体" w:cs="宋体"/>
                <w:kern w:val="0"/>
                <w:sz w:val="18"/>
                <w:szCs w:val="18"/>
              </w:rPr>
              <w:t>8.输入带宽：384Mbps，输出带宽：256Mbps</w:t>
            </w:r>
            <w:r>
              <w:rPr>
                <w:rFonts w:hint="eastAsia" w:ascii="宋体" w:hAnsi="宋体" w:cs="宋体"/>
                <w:kern w:val="0"/>
                <w:sz w:val="18"/>
                <w:szCs w:val="18"/>
              </w:rPr>
              <w:br w:type="textWrapping"/>
            </w:r>
            <w:r>
              <w:rPr>
                <w:rFonts w:hint="eastAsia" w:ascii="宋体" w:hAnsi="宋体" w:cs="宋体"/>
                <w:kern w:val="0"/>
                <w:sz w:val="18"/>
                <w:szCs w:val="18"/>
              </w:rPr>
              <w:t>9.接入能力：64路H.264、H.265格式高清码流接入</w:t>
            </w:r>
            <w:r>
              <w:rPr>
                <w:rFonts w:hint="eastAsia" w:ascii="宋体" w:hAnsi="宋体" w:cs="宋体"/>
                <w:kern w:val="0"/>
                <w:sz w:val="18"/>
                <w:szCs w:val="18"/>
              </w:rPr>
              <w:br w:type="textWrapping"/>
            </w:r>
            <w:r>
              <w:rPr>
                <w:rFonts w:hint="eastAsia" w:ascii="宋体" w:hAnsi="宋体" w:cs="宋体"/>
                <w:kern w:val="0"/>
                <w:sz w:val="18"/>
                <w:szCs w:val="18"/>
              </w:rPr>
              <w:t>10.解码能力：最大支持24×1080P</w:t>
            </w:r>
            <w:r>
              <w:rPr>
                <w:rFonts w:hint="eastAsia" w:ascii="宋体" w:hAnsi="宋体" w:cs="宋体"/>
                <w:kern w:val="0"/>
                <w:sz w:val="18"/>
                <w:szCs w:val="18"/>
              </w:rPr>
              <w:br w:type="textWrapping"/>
            </w:r>
            <w:r>
              <w:rPr>
                <w:rFonts w:hint="eastAsia" w:ascii="宋体" w:hAnsi="宋体" w:cs="宋体"/>
                <w:color w:val="000000"/>
                <w:kern w:val="0"/>
                <w:sz w:val="18"/>
                <w:szCs w:val="18"/>
              </w:rPr>
              <w:t>11.HDMI接口最大支持8K输出，当一路输出8K时，另一路最高支持1080P输出；两个HDMI接口可同时支持双4K异源输出。</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专用硬盘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8T专用硬盘，总容量不小于40T即可</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POE交换机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1.提供24个千兆PoE电口，1个千兆电口，1个千兆光口</w:t>
            </w:r>
            <w:r>
              <w:rPr>
                <w:rFonts w:hint="eastAsia" w:ascii="宋体" w:hAnsi="宋体" w:cs="宋体"/>
                <w:kern w:val="0"/>
                <w:sz w:val="18"/>
                <w:szCs w:val="18"/>
              </w:rPr>
              <w:br w:type="textWrapping"/>
            </w:r>
            <w:r>
              <w:rPr>
                <w:rFonts w:hint="eastAsia" w:ascii="宋体" w:hAnsi="宋体" w:cs="宋体"/>
                <w:kern w:val="0"/>
                <w:sz w:val="18"/>
                <w:szCs w:val="18"/>
              </w:rPr>
              <w:t>2.交换容量 ≥52 Gbps</w:t>
            </w:r>
            <w:r>
              <w:rPr>
                <w:rFonts w:hint="eastAsia" w:ascii="宋体" w:hAnsi="宋体" w:cs="宋体"/>
                <w:kern w:val="0"/>
                <w:sz w:val="18"/>
                <w:szCs w:val="18"/>
              </w:rPr>
              <w:br w:type="textWrapping"/>
            </w:r>
            <w:r>
              <w:rPr>
                <w:rFonts w:hint="eastAsia" w:ascii="宋体" w:hAnsi="宋体" w:cs="宋体"/>
                <w:kern w:val="0"/>
                <w:sz w:val="18"/>
                <w:szCs w:val="18"/>
              </w:rPr>
              <w:t>3.包转发率 ≥38.688 Mpps</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非屏蔽双绞线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6类非屏蔽双绞线， 23AWG</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电气管</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电气电缆管φ25</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动环系统　</w:t>
            </w:r>
          </w:p>
        </w:tc>
      </w:tr>
      <w:tr>
        <w:tblPrEx>
          <w:tblCellMar>
            <w:top w:w="0" w:type="dxa"/>
            <w:left w:w="108" w:type="dxa"/>
            <w:bottom w:w="0" w:type="dxa"/>
            <w:right w:w="108" w:type="dxa"/>
          </w:tblCellMar>
        </w:tblPrEx>
        <w:trPr>
          <w:trHeight w:val="90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微模块动环监控组件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要求每个微模块提供一个整体的环境和动力监控接口，实现对模块内供配电、空调、温湿度、漏水检测、烟雾、视频等设备的不间断监控，发现部件故障或参数异常，即时采取颜色、E-mail、SMS和声音告警等多种报警方式，记录历史数据和报警事件，所有监控信息提供标准的北向SNMP接口给管理平台集成接入。支持PAD和手机APP实时查看设备信息，移动运维。</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为保证系统通讯和供电的可靠性，管理系统通信总线具备容错能力，单点故障应不影响其他设备；管理系统电源总线应具有热备份，具备支持热插拔，在线更换功能，请提供组网系统图和权威机构第三方测试报告证明。</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为满足网络安全要求，监控系统的软件、采集器硬件可以满足网络安全的要求，可以通过行业主流的病毒与漏洞软件的安全扫描，通过智能联网产品网络安全认证。需要提供公安部直属单位出具的产品安全认证证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4、为了保证微模块的统一规划、管理、调试，微模块监控系统须与微模块同一品牌。</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5、为提升监控系统可靠性，智能节点信号传输和传感器供电全部采用Ethernet环形总线组网，请提供微模块监控系统组网图。</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供电链路可视：设备应具备供电全链路显示功能：从微模块的总输入到IT机柜的PDU，整个配电拓扑展示、开关状态、能量流图、设备故障状态、支路对应关系、关键信号参数（电压、电流等），提供功能截图和第三方测试报告证明</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微模块视频监控组件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可选集成管理卡，集成智能检测功能，实现微模块内部视频监控、空调、门禁、天窗、照明等功能监控与模块内部核心控制器之间的组网监控，实现强、弱电融合管理，简化监控组网。</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微模块通道门禁组件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1、为简化运维，提升客户体验，微模块通道门禁还可选配支持人脸识别认证功能，通过人脸识别认证登录本地管理系统，并根据人脸用户的门禁关联配置，决定是开启通道端门。</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微模块通道两端应设置门禁系统，运维人员须通过识别身份方可进入微模块内部进行相应操作。模块级门禁系统由门禁机、门禁控制器、出门按钮、磁力锁、紧急按钮组成，门禁机应能满足指纹、IC卡、密码等多种识别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3、微模块门禁系统应支持指纹、IC卡的权限设置，保证机房设备的安全性。</w:t>
            </w:r>
          </w:p>
        </w:tc>
      </w:tr>
      <w:tr>
        <w:tblPrEx>
          <w:tblCellMar>
            <w:top w:w="0" w:type="dxa"/>
            <w:left w:w="108" w:type="dxa"/>
            <w:bottom w:w="0" w:type="dxa"/>
            <w:right w:w="108" w:type="dxa"/>
          </w:tblCellMar>
        </w:tblPrEx>
        <w:trPr>
          <w:trHeight w:val="675"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运维硬件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1、服务器参数应不低于 CPU：2*Intel XEON SLIVER 4208, 8核, 2.1GHz主频；内存：≥2*32GB DDR4 RDIMM；硬盘：≥2T，HDD，10000RPM；具备RAID备份；电源性能：2路900W热插拔电源，支持1+1冗余备份；支持100~240V AC，240V DC；产品尺寸：2U机架式；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2、含服务器、数据库许可、汇聚交换机、数据采集器及底部传感器等</w:t>
            </w:r>
          </w:p>
        </w:tc>
      </w:tr>
      <w:tr>
        <w:tblPrEx>
          <w:tblCellMar>
            <w:top w:w="0" w:type="dxa"/>
            <w:left w:w="108" w:type="dxa"/>
            <w:bottom w:w="0" w:type="dxa"/>
            <w:right w:w="108" w:type="dxa"/>
          </w:tblCellMar>
        </w:tblPrEx>
        <w:trPr>
          <w:trHeight w:val="90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运维软件平台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要求每个微模块提供一个整体的环境和动力监控接口，实现对模块内供配电、空调、温湿度、漏水检测、烟雾、视频等设备的不间断监控，发现部件故障或参数异常，即时采取颜色、E-mail、SMS和声音告警等多种报警方式，记录历史数据和报警事件，所有监控信息提供标准的北向SNMP接口给管理平台集成接入。支持PAD和手机APP实时查看设备信息，移动运维</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系统应提供有详细巡检内容的巡检模板和巡检条目，以供日常巡检使用。提供不少于10种常用模板，包括但不限于UPS、空调、变压器、配电柜等设备类巡检，以及地板、机房等机房类巡检；提供常用巡检项条目，数量至少500条。</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3、管理系统通信总线具备容错能力，单点故障应不影响其他设备；管理系统电源总线应具有热备份，具备支持热插拔，在线更换功能。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4、微模块监控系统须与微模块同一品牌。</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5、供电链路可视：设备应具备供电全链路显示功能：从微模块的总输入到IT机柜的PDU，整个配电拓扑展示、开关状态、能量流图、设备故障状态、支路对应关系、关键信号参数（电压、电流等）</w:t>
            </w:r>
          </w:p>
        </w:tc>
      </w:tr>
      <w:tr>
        <w:tblPrEx>
          <w:tblCellMar>
            <w:top w:w="0" w:type="dxa"/>
            <w:left w:w="108" w:type="dxa"/>
            <w:bottom w:w="0" w:type="dxa"/>
            <w:right w:w="108" w:type="dxa"/>
          </w:tblCellMar>
        </w:tblPrEx>
        <w:trPr>
          <w:trHeight w:val="739"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7、系统应对以上内容进行测试，提供中国国家认证认可监督管理委员会批准的公安部直属机构的测试合格报告并加盖原厂公章，原件备查。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8、▲使用至少3种主流杀毒软件对系统进行病毒扫描，并提供扫描报告并加盖原厂公章，原件备查。（例如：AppScan、Nessus、BurpSuite、NGS、Symantec、McAfee等）。</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9、支持40英寸以上的大屏显示，使用安卓或ios等智能系统并自带本地管理系统APP，并通过APP可对数据机房设备和环境参数进行实时监测。</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液晶面板温湿度传感器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多功能传感器是集成烟雾传感器、温湿度传感器于一体的多参数检测传感器，支持通过FE、无线通信接入到数据采集器。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RVVP4×0.5</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非屏蔽双绞线</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6类非屏蔽双绞线， 23AWG</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电气管</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20线管</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开槽</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室内开槽30×40mm，含恢复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附件</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螺丝、端子、连接件等</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综合布线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理线器</w:t>
            </w:r>
          </w:p>
        </w:tc>
        <w:tc>
          <w:tcPr>
            <w:tcW w:w="3689" w:type="pct"/>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1U理线架 金属/机架式</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24芯光纤配线架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1U，抽屉式配线架，选用冷扎钢板，表面喷涂塑粉，防锈美观；模块式设计，组合式结构，适用SC、ST、LC等适配器，安装操作方便；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1U可实现24芯SC/ST光纤接入；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光纤耦合器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配套光纤耦合器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1米LC/PC多模万兆尾纤</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1米LC/PC多模万兆尾纤</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12芯室内光纤</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12芯室内光纤</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光纤熔接</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定制，光纤熔接</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光纤测试</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定制，光纤测试</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上走线梯形桥架（弱电）</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配电房UPS输入输出电缆采用上走线，梯形桥架≥400mm，符合国标要求</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2米六类网络跳线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2米六类网络跳线，成品跳线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10米六类网络跳线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10米六类网络跳线，成品跳线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3米光纤跳线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3米光纤跳线，LC-LC成品跳线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10米光纤跳线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10米光纤跳线，LC-LC成品跳线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防雷接地系统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接地紫铜排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规格30×3mm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等电位接地箱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尺寸：≥200mm×300mm×80mm,含端子排</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绝缘接地端子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配套绝缘接地端子</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铜芯阻燃聚乙烯绝缘电缆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BVR 16mm</w:t>
            </w:r>
            <w:r>
              <w:rPr>
                <w:rFonts w:hint="eastAsia" w:ascii="宋体" w:hAnsi="宋体" w:cs="宋体"/>
                <w:color w:val="000000"/>
                <w:kern w:val="0"/>
                <w:sz w:val="18"/>
                <w:szCs w:val="18"/>
                <w:vertAlign w:val="superscript"/>
              </w:rPr>
              <w:t>2</w:t>
            </w:r>
            <w:r>
              <w:rPr>
                <w:rFonts w:hint="eastAsia" w:ascii="宋体" w:hAnsi="宋体" w:cs="宋体"/>
                <w:color w:val="000000"/>
                <w:kern w:val="0"/>
                <w:sz w:val="18"/>
                <w:szCs w:val="18"/>
              </w:rPr>
              <w:t>，主干接地线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铜芯阻燃聚乙烯绝缘电缆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BVR 6mm</w:t>
            </w:r>
            <w:r>
              <w:rPr>
                <w:rFonts w:hint="eastAsia" w:ascii="宋体" w:hAnsi="宋体" w:cs="宋体"/>
                <w:color w:val="000000"/>
                <w:kern w:val="0"/>
                <w:sz w:val="18"/>
                <w:szCs w:val="18"/>
                <w:vertAlign w:val="superscript"/>
              </w:rPr>
              <w:t>2</w:t>
            </w:r>
            <w:r>
              <w:rPr>
                <w:rFonts w:hint="eastAsia" w:ascii="宋体" w:hAnsi="宋体" w:cs="宋体"/>
                <w:color w:val="000000"/>
                <w:kern w:val="0"/>
                <w:sz w:val="18"/>
                <w:szCs w:val="18"/>
              </w:rPr>
              <w:t>，防静电地板、钢架、彩钢板及门接地线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防雷接地接入</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根据机房实际情况定制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辅材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螺丝、铜耳等辅材</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旧机房光纤汇聚割接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旧机房光缆割接</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旧机房光纤链路资源割接至新机房，根据运营商设计实施，机房割接，设备利旧</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六、 多媒体会议系统</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三层小会议室</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1、显示系统</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交互智能平板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1.处理器：Quad-Core A55四核 1.9GHz</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2.系统版本：Android 9.0</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3.内存：4GB</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4.存储空间：32GB</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5.显示屏尺寸：75英寸（16：9）</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6.画面显示尺寸：1652.5（H）×930.5（V）mm</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7.物理分辨率：3840（H）×2160（V）</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8.响应时间：8ms</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9.对比度：1200：1</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10.背光灯寿命：≥50000h</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11.摄像头像素：≥1200W</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12.摄像头数量：1个</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13.麦克风拾音距离：≥8m</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14.麦克风数量：8个</w:t>
            </w:r>
          </w:p>
        </w:tc>
      </w:tr>
      <w:tr>
        <w:tblPrEx>
          <w:tblCellMar>
            <w:top w:w="0" w:type="dxa"/>
            <w:left w:w="108" w:type="dxa"/>
            <w:bottom w:w="0" w:type="dxa"/>
            <w:right w:w="108" w:type="dxa"/>
          </w:tblCellMar>
        </w:tblPrEx>
        <w:trPr>
          <w:trHeight w:val="45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15.输入端口：HDMI端口:3组；VGA端口:1组；USB端口:4组；TOUCH端口：1组；RJ45端口:1组；AUDIO端口:1组；(Mini)CVBS/AUDIO IN端口：1组；(Mini)YPbPr端口：1组；</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16.触摸感应技术：红外感应识别触摸技术：PC：20点/安卓：16点（5点书写）</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17.书写方式：手指、触摸笔等不透光物体（最小识别物2mm）</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18.标准功耗：≤320W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操作终端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1.操作系统：Windows®7.0/Windows®8.1/Windows®10/linux</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2.处理器：≥I5八代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3.内存：≥DDR4-8G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4.硬盘：≥SSD-256G</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1.操作系统：Windows7/8/8.1/10; mac OS 10.12及以上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2.最大连接数量：1个接收端能同时连接4个发射端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3.连接距离：30m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4.传输延迟：30ms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5.输入输出接口：USB 2.0*2，HDMI out*1,Audio out*1,RJ45*1,5V DC*1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6.频率：2.4GHz/5GHz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7.电源：DC 5V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8.功耗：≤0.8W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红外智能笔</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1.电源：内置150mAh锂电池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2.通讯距离：15m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3.接收器支持的操作系统：XP/WIN7/WIN8/WIN10，Android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4.笔身长度：160±2mm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5.笔身直径：14±0.5mm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移动支架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1、尺寸：1172mm*663mm*1602mm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2.最大承重：100kg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3.适用安装：65-86英寸交互平板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四层中会议室</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1、显示系统</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投影机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1、分辨率：（物理）实际分辨率≥1920×1200；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2、光源技术：激光二极管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3、产品技术：驱动模式：多晶硅TFT有源矩阵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4、成像系统：3LCD液晶技术,液晶面板尺寸≤0.67英寸，含微透镜；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5、亮度：白色亮度≥4000流明（ISO21118标准），色彩亮度≥4000流明（未标识色彩亮度的视为不满足）；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6、对比度≥2,500,000:1；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7、镜头焦距:1.35倍数字变焦，手动聚焦，F=1.60，f=4.2mm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8、整机最大功耗:标准模式下≤423W,ECO模式下≤322W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9、内置扬声器声音输出：功率≥16w；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10、光源使用寿命20,000*3小时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11、输入接口：VGA输入 x 1；HDMIx3 （注：HDMI1=MHL），USB-Ax2，USB-Bx1，RJ-45x1，RS-232C×1；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12、内置反射镜投射方式；投射出130寸画面镜头离屏幕距离≤78cm；</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13、1路HDMI接口适用于MHL，可连接Andriod系统智能手机和操作终端，轻松实现高清视频的传输；可选配无线网卡，实现无线投影功能；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14、直接开关机功能；启动时间≤9秒；快速启动模式≤5秒；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15、其他功能：支持智能设备网络化管理；通过直接操作智能设备即可调整投影机的设置；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16、支持无PC投影，只需将USB存储设备插入投影机接口，无需连接电脑即可播放图片、视频等文件。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电动幕</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正投光学融合幕，150寸投影幕布16:9，3321×1868</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无线传屏器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1.支持系统类型：Windows 7/8/10,Apple Mac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2.整体延迟：100~200ms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3.传输距离：无遮挡的情况下30m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4.显示模式：支持扩展桌面（Windows 7/8/10）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5.触摸反控：支持10点触摸回传（Windows 7/8/10）；支持鼠标模式回传（Mac）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6.无线传输协议：IEEE 802.11 a/g/n/ac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7.会议模式：主持人模式：主持人可以触摸屏幕列表选择指定PC传屏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8.与会人员模式：当前非主持人传屏时，谁按下传屏按钮谁就获取传屏控制权</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2、扩声系统</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专业功放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1.输出功率（20Hz-20KHz/THD≤1％）：立体声/并联8Ω×2：200W×2；立体声/并联4Ω×2：300W×2；桥接8Ω：600W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2.连接座：RCA接口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3.输入灵敏度：500mv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4.输入阻抗：10K Ω 非平衡、20KΩ 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5.保护方式：过流保护、直流保护、短路保护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6.指示灯：电源 、保护、失真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7.冷却方式：风扇冷却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8.最大功耗：≤900W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专业音箱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1.阻抗：8Ω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2.频响：70Hz~20KHz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3.额定功率：150W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4.峰值功率：600W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5.灵敏度：95dB/W/M</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固定面板固定孔尺寸（长*宽）：34mm*34mm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箱体固定面板固定孔尺寸：110mm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天花喇叭</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1.额定功率：120W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2.阻抗：8Ω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3.灵敏度(1W/1M)：92dB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4.频率响应(-10dB)：60Hz-20KHz</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调音台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1.麦克风输入：10路（10个XLR接口）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2.线路输入：6路单插单声道/立体声自动切换混合接口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3.立体声输入通道：2组（4路单声道）、4路RCA输入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4.输出通道：2组立体主输出、4路编组输出、4路辅助输出、1组立体声监听输出、1个耳机监听输出、2个效果输出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5.INSERT：1组主混音断点插入、6个断点插入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6.USB接口：外接U盘播放音乐</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7.效果器：24位DSP效果器（包括人声、小房子、大厅、回声、回声+回响、盘子、声乐板、合唱GTR，旋转GTR、颤音GTR类型），100种预设效果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8.USB声卡端口：支持电脑播放/录音，通过CH11/12通道回放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9.幻象电源：+48V带开关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10.频率响应：20Hz-20kHz，±2dB</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nil"/>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音频处理器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输入通道：前级放大、信号发生器、扩展器、压缩器、5段参量均衡、AM自动混音功能、AFC自适应反馈消除、AEC回声消除、ANC噪声消除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输出通道：31段参量均衡器、延时器、分频器、高低通滤波器、限幅器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幻象供电：DC 48V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频率响应：20Hz-20KHz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输入阻抗(平衡式)：20KΩ；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6.最大输出阻抗（平衡式)：100Ω；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7.最大输出电平：+24dBu，平衡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8.最大输入电平：+24dBu，平衡</w:t>
            </w:r>
          </w:p>
        </w:tc>
      </w:tr>
      <w:tr>
        <w:tblPrEx>
          <w:tblCellMar>
            <w:top w:w="0" w:type="dxa"/>
            <w:left w:w="108" w:type="dxa"/>
            <w:bottom w:w="0" w:type="dxa"/>
            <w:right w:w="108" w:type="dxa"/>
          </w:tblCellMar>
        </w:tblPrEx>
        <w:trPr>
          <w:trHeight w:val="282" w:hRule="atLeast"/>
        </w:trPr>
        <w:tc>
          <w:tcPr>
            <w:tcW w:w="434" w:type="pct"/>
            <w:vMerge w:val="restart"/>
            <w:tcBorders>
              <w:top w:val="single" w:color="auto" w:sz="4" w:space="0"/>
              <w:left w:val="single" w:color="auto" w:sz="4" w:space="0"/>
              <w:bottom w:val="nil"/>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single" w:color="auto" w:sz="4" w:space="0"/>
              <w:left w:val="single" w:color="auto" w:sz="4" w:space="0"/>
              <w:bottom w:val="nil"/>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系统指标</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1.频率指标：470-510M 540-590M 640-690M 740-790M 807-830MHz 五段 共900个频率</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2.频道数目：100-200个在每个频率段</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3.频道间隔：25KHz的倍数</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4.动态范围：100dB</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5.工作距离：约100m（工作距离取决于很多因素，包括RF信号的吸收、反射和干扰等）直线无障碍</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接收机指标</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1．接收机方式：二次变频超外差</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2．中频频率：110MHz，10.7MHz</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3．无线接口：BNC/50Ω</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4．灵敏度：12dB μV（80dBS/N)</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5．灵敏度调节范围：12-32dB μV</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6．离散抑制：≥75dB</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7．最大输出电平：+10dBV</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发射机指标</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1.音头：动圈式麦克风（双手持话筒）</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2.天线：手持麦克风内置螺旋天线，佩挂发射机采用1/4波长鞭状天线</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3.输出功率：高功率30mW；低功率3mW</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4.功能特点：采用真分集接收方式、有效避免断频现象和延长接收距离</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nil"/>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5.插入式高能量聚合物电池，每只话筒配2只电池，可交替充电使用。</w:t>
            </w:r>
          </w:p>
        </w:tc>
      </w:tr>
      <w:tr>
        <w:tblPrEx>
          <w:tblCellMar>
            <w:top w:w="0" w:type="dxa"/>
            <w:left w:w="108" w:type="dxa"/>
            <w:bottom w:w="0" w:type="dxa"/>
            <w:right w:w="108" w:type="dxa"/>
          </w:tblCellMar>
        </w:tblPrEx>
        <w:trPr>
          <w:trHeight w:val="282" w:hRule="atLeast"/>
        </w:trPr>
        <w:tc>
          <w:tcPr>
            <w:tcW w:w="434"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充电器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1.电池规格：锂电池</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2.输入电源：DC 3.7V / 500mA</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3.充电方式：恒压PWM方式和涓流方式</w:t>
            </w:r>
          </w:p>
        </w:tc>
      </w:tr>
      <w:tr>
        <w:tblPrEx>
          <w:tblCellMar>
            <w:top w:w="0" w:type="dxa"/>
            <w:left w:w="108" w:type="dxa"/>
            <w:bottom w:w="0" w:type="dxa"/>
            <w:right w:w="108" w:type="dxa"/>
          </w:tblCellMar>
        </w:tblPrEx>
        <w:trPr>
          <w:trHeight w:val="270" w:hRule="atLeast"/>
        </w:trPr>
        <w:tc>
          <w:tcPr>
            <w:tcW w:w="434" w:type="pct"/>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4.充电电流：约500mA</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电源管理器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1.额定输出电压：AC~220V50Hz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2.额定输出电流：30A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3.可控制电源：8路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4.每路动作延时时间：1秒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5.供电电源：VAC，220V50/60Hz，30A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6.单路额定输出电源：10A</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3、数字会讨系统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会议系统主机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1.话筒容量：有线单元支持4096台、无线单元支持300台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2.通道数量：16CH（默认）、32CH、64CH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3.频率响应：20Hz~20KHz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4.信噪比：&gt;85dB(A)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5.动态范围：&gt;80dB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6.总谐波失真：&lt;0.05%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7.功放输出：2×25W/4Ω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8.连接方式：专用电缆（6芯）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9.接头可靠性：可靠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10.触屏控制：≥4.3英寸TFT触控彩屏</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1.麦克风类型：心型指向性驻极体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2.频率响应：80Hz-16KHz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3.麦克风输入阻抗：≥1KΩ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4.信噪比：&gt;80dB(A)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5.耳机接口：3.5mm插口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6.连接头：自带1.8米航空6芯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7.供电方式：主机供电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8.颜色：黑色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9.签到功能：触摸按键签到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10.咪杆高度：409mm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1.麦克风类型：心型指向性驻极体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2.频率响应：80Hz-16KHz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3.麦克风输入阻抗：≥1KΩ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4.信噪比：&gt;80dB(A)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5.耳机接口：3.5mm插口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6.连接头：自带1.8米航空6芯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7.供电方式：主机供电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8.颜色：黑色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9.签到功能：触摸按键签到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10.咪杆高度：409mm</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抑制器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1.输入通道及插座：2路XLR母座+2路TRS母座 模拟输入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2.输出通道及插座：2路XLR公座+2路TRS公座 模拟输出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3.输入阻抗：平衡：10KΩ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4.输出阻抗：平衡：470Ω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5.动态范围：110dB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6.信噪比：103dB @1kHz 0dBu</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7.频率响应：20Hz-20KHz±0.5dB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8.通讯接口：RS-485，双RJ45插座并联，波特率：115200</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连接线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20米延长线（一公一母）</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插座</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1.采用铝合金材料，独特的外观设计。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2.防锈处理。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3.美观实用。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4.一进三出。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5.采用100M 网络传输，可以实现手拉手级联。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6.开孔尺寸：102*102*80mm</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kern w:val="0"/>
                <w:sz w:val="18"/>
                <w:szCs w:val="18"/>
              </w:rPr>
            </w:pPr>
            <w:r>
              <w:rPr>
                <w:rFonts w:hint="eastAsia" w:ascii="宋体" w:hAnsi="宋体" w:cs="宋体"/>
                <w:b/>
                <w:bCs/>
                <w:color w:val="000000"/>
                <w:kern w:val="0"/>
                <w:sz w:val="18"/>
                <w:szCs w:val="18"/>
              </w:rPr>
              <w:t>4、集中控制系统</w:t>
            </w:r>
            <w:r>
              <w:rPr>
                <w:rFonts w:hint="eastAsia" w:ascii="宋体" w:hAnsi="宋体" w:cs="宋体"/>
                <w:b/>
                <w:bCs/>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网络中控主机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1.处理器：32位Cortex-A8 ARM架构微处理器，主频高达720MHZ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2.存储器：256MByte DDR3 RAM，8 GByte EMMC Flash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3.串口端口：8个终端模块，每个模块7PIN排针，支持RS-232，RS-485及RS-422信号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4.红外IR端口：8个终端模块，16PIN排针</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5.I/O端口：8个终端模块，9PIN排针，带保护电路，支持 0-5V 数字输入信号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6.弱电继电器端口：8个终端模块，16PIN排针，，常开型独立继电器，额定 1A/5V 数字信号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7.NET端口：1个终端模块，4PIN排针，支持NET控制总线，提供DC24V/2A输出电源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8.封装方式：金属机箱，支持机架安装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9.软件：Control System Builder,中英文界面</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影音控制终端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≥10.4英寸影音控制终端4GB+128GB WIFI</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无线路由器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全千兆无线路由器，支持双宽带，无线速率：1200M，5G双频智能无线路由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1.面板按键：8路独立电源开关控制（手动）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2.载入容量：单路电流20A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3.电源：宽电压通用电源（AC110V - AC240V）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4.控制方法：通过RS-232或网络接口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5.RS-232接口：3PIN排针；波特率：9600，数据位：8，停止位：1，校验位：无。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6.网络接口：RJ-45，100M</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5、视频会议系统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高清视频终端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1.采用国产自主编解码芯片，嵌入式操作系统，非PC、工控机架构。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支持ITU-T H.323、IETF SIP协议，具有良好的兼容性和开放性。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支持并提供64Kbps-8Mbps接入速率。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4.支持H.265、H.264 HP、H.264 BP、H.263、H.264 SVC等图像编码协议。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5.支持4K30fps、1080P 50/60 fps、1080P 25/30 fps、720P 50/ 60 fps、720P 25/30 fps、4CIF、 CIF等分辨率。本次项目所投终端要求配置1080P30fps对称编解码能力。</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支持G.711、G.722、G.722.1C、G.729A、ACC-LD、Opus等音频协议，支持双声道立体声功能。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支持H.239和BFCP双流协议。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支持在H.264会议下，支持主流达到1080P60fps情况下，辅流同时达到1080P60fps；在H.265会议下，支持主流达到4K30fps情况下，辅流同时达到4K30fps。</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支持无线双流功能，兼容Windows、MAC操作系统，PC可通过Wi-Fi或有线网络将桌面内容作为双流发送给远端会场，视频清晰度不少于1080P，支持音频共享。</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提供至少4路高清视频输入接口、至少3路高清视频输出接口。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提供至少5路音频输入接口、至少7路音频输出接口，至少具备卡侬头、RCA等音频接口。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支持2.4GHz、5GHz双频接入，同时支持Wi- Fi热点及客户端模式，满足通过无线网络进行视音频通信。</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1.支持图像倒转功能，方便摄像机安装在天花板上。支持不小于851万像素1/2.5英寸CMOS成像芯片。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支持4K30fps、1080P 50/60fps、1080i 50/60、1080p 25/30、720P50/60fps视频输出。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支持不小于12倍光学变焦。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支持≥80°水平视角，增加外置广角镜视为不满足。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水平转动范围：≥+/-110°，垂直转动范围：≥+/- 30°。</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全向智能有线阵列麦克风</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采样率：48kHz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频响：100Hz – 22kHz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灵敏度：38±2dB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拾音距离：6m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拾音范围 ：360°</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四层小会议室（01）　</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1、显示系统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交互智能平板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1.处理器：Quad-Core A55四核 1.9GHz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2.系统版本：Android 9.0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3.内存：4GB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4.存储空间：32GB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5.显示屏尺寸：75英寸（16：9）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6.画面显示尺寸：1652.5（H）×930.5（V）mm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7.物理分辨率：3840（H）×2160（V）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8.响应时间：8ms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9.对比度：1200：1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10.背光灯寿命：≥50000h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11.摄像头像素：≥1200W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12.摄像头数量：1个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13.麦克风拾音距离：≥8m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14.麦克风数量：8个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15.输入端口：HDMI端口:3组；VGA端口:1组；USB端口:4组；TOUCH端口：1组；RJ45端口:1组；AUDIO端口:1组；(Mini)CVBS/AUDIO IN端口：1组；(Mini)YPbPr端口：1组；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16.触摸感应技术：红外感应识别触摸技术：PC：20点/安卓：16点（5点书写）</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17.书写方式：手指、触摸笔等不透光物体（最小识别物2mm）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18.标准功耗：≤320W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操作终端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1.操作系统：Windows®7.0/Windows®8.1/Windows®10/linux</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2.处理器：≥I5八代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3.内存：≥DDR4-8G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4.硬盘：≥SSD-256G</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1.操作系统：Windows7/8/8.1/10; mac OS 10.12及以上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2.最大连接数量：1个接收端能同时连接4个发射端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3.连接距离：30m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4.传输延迟：30ms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5.输入输出接口：USB 2.0*2，HDMI out*1,Audio out*1,RJ45*1,5V DC*1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6.频率：2.4GHz/5GHz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7.电源：DC 5V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8.功耗：≤0.8W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红外智能笔</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1.电源：内置150mAh锂电池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2.通讯距离：15m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3.接收器支持的操作系统：XP/WIN7/WIN8/WIN10，Android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4.笔身长度：160±2mm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5.笔身直径：14±0.5mm</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移动支架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1、尺寸：1172mm*663mm*1602mm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2.最大承重：≥100kg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3.适用安装：65-86英寸交互平板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四层大会议室　</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1、显示系统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LED主屏体部分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全彩LED显示屏   </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1、P1.906全彩LED显示屏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2、大屏幕显示系统拼接墙以7（行）×9（列）的方式拼接而成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3、单屏面积：610mm(宽) *343mm(高)≈ 0.2092㎡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4、整屏面积：610mm(宽) ×9×343mm(高) ×7=5490mm(宽) ×2401mm(高)≈13.18㎡,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 、整屏实现分辨率：2880*1260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6、前维护</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发送卡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标准1u机箱;4网口输出 最大支持2560X960显卡分辨率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单卡带载像素面积230万像素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15KW配电箱</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多屏拼接处理器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4路输入4路输出，支持网络、串口、面板按键、红外、中控，IPAD及平板等多种控制方式；支持HDMI,DVI,SDI,VGA,CVBS等各种信号源，可自定义输出分辨率，单口输出最高1920×1200@60Hz及4画面。</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辅材及线缆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工程线缆</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钢架结构</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钢材，钢制材料组成的结构</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屏体包边</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铝塑板或根据现场包边</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安装调试</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大屏及配套设备安装及调试</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2、扩声系统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专业功放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1.输出功率（20Hz-20KHz/THD≤1％）：立体声/并联8Ω×2：600W×2；立体声/并联4Ω×2：100W×2；桥接8Ω：1800W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2.连接座：XLR 、TRS接口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3.电压增益 (@1KHz)：36.2dB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4.输入灵敏度：0.775V/1V/1.44V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5.输入阻抗：10K Ω 非平衡、20KΩ 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6.频率响应(@1W功率下）：20Hz-20KHz/+0/-2dB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7.THD+N(@1/8功率下）：≤0.05％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8.信噪比 (A计权)：≥95dB</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专业音箱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1.阻抗：8Ω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2.频响：55Hz-20KHz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3.额定功率：300W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4.峰值功率：1200W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5.灵敏度：98dB/W/M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整体伸缩长度：760mm~1260mm（每节增减50mm）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角度调节：170度~370度（每孔位调节10度）</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专业音箱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1.阻抗：8Ω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2.频响：55Hz-20KHz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3.额定功率：300W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4.峰值功率：1200W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5.灵敏度：98dB/W/M</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调音台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1.麦克风输入：10路（10个卡侬接口）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2.线路输入：8路单插单声道/立体声自动切换混合接口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3.立体声输入通道：2组（4路单声道）、4路RCA输入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4.输出通路：2组立体主输出、4路编组输出、4路辅助输出、1组立体声监听输出、1个耳机监听输出、2个效果输出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5.INSERT：1组主混音断点插入、8个断点插入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6.USB接口：接U盘播放音乐</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7.效果器：24位DSP效果器（包括人声、小房子、大厅、回声、回声+回响、盘子、声乐板、合唱GTR，旋转GTR、颤音GTR类型），100种预设效果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8.USB声卡端口：支持电脑录音/播放，通过CH13/14通道回放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9.幻象电源：+48V带开关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10.频率响应：20Hz-20kHz，±2dB</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音频处理器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输入通道：前级放大、信号发生器、扩展器、压缩器、5段参量均衡、AM自动混音功能、AFC自适应反馈消除、AEC回声消除、ANC噪声消除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输出通道：31段参量均衡器、延时器、分频器、高低通滤波器、限幅器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幻象供电：DC 48V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频率响应：20Hz-20KHz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输入阻抗(平衡式)：20KΩ；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6.最大输出阻抗（平衡式)：100Ω；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7.最大输出电平：+24dBu，平衡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8.最大输入电平：+24dBu，平衡</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系统指标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1.频率指标：470-510M 540-590M 640-690M 740-790M 807-830MHz 五段 共900个频率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2.频道数目：100-200个在每个频率段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3.频道间隔：25KHz的倍数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4.动态范围：100dB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5.工作距离：约100m（工作距离取决于很多因素，包括RF信号的吸收、反射和干扰等）直线无障碍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接收机指标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1．接收机方式：二次变频超外差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2．中频频率：110MHz，10.7MHz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3．无线接口：BNC/50Ω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4．灵敏度：12dB μV（80dBS/N)</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5．灵敏度调节范围：12-32dB μV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6．离散抑制：≥75dB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7．最大输出电平：+10dBV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发射机指标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1.音头：动圈式麦克风（双手持话筒）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2.天线：手持麦克风内置螺旋天线，佩挂发射机采用1/4波长鞭状天线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3.输出功率：高功率30mW；低功率3mW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4.功能特点：采用真分集接收方式、有效避免断频现象和延长接收距离</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5.插入式高能量聚合物电池，每只话筒配2只电池，可交替充电使用。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天线分配器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1.提供4台一拖二真分集话筒自动选讯接收机的多频道系统，共用一对天线和一个电源。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2.简化天线装配工程，提升接收距离及效能。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3.频带范围：640~960MHz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4.输出/入增益：+1.0dB(频段中心)</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5.输出/入阻抗：50Ω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6.频宽：320MHz</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话筒天线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1.频率范围：550MHz～850MHz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2.极化方式：45°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3.增益：8dBi</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5.前后比：≥23dB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6.输入阻抗：50Ω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7.最大功率：≤50W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8.雷电保护：直流接地DC</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9.电缆长度：0.3米</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电源管理器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1.额定输出电压：AC~220V50Hz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2.额定输出电流：30A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3.可控制电源：8路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4.每路动作延时时间：1秒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5.供电电源：VAC，220V50/60Hz，30A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6.单路额定输出电源：10A</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3、WIFI会讨系统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会议系统主机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1.话筒容量：有线单元支持4096台、无线单元支持300台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2.通道数量：5CH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3.频率响应：20Hz~20KHz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4.信噪比：&gt;85dB(A)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5.动态范围：&gt;80dB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6.总谐波失真：&lt;0.05%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7.音频输入：LINE IN1:350mV平衡；LINE IN2:350mV非平衡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8.音频输出：LINE OUT1:1V平衡；LINE OUT2:1V非平衡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9.功放输出：2×25W/4Ω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10.连接方式：专用电缆（6芯）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11.触屏控制：≥4.3英寸TFT触控彩屏</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1.麦克风类型：心型指向性驻极体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2.频率响应：70Hz~12KHz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3.灵敏度：-36±1.5dB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4.最大SPL：100dB(THD&gt;3%)</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5.信噪比：&gt;80dB(A)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6.串扰：&gt;70dB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7.动态范围：&gt;80dB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8.5个表决操作功能按键，配合会议系统专用管理软件具有投票、表决类功能；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9.显示屏：LCD屏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10.咪杆长度：380mm（黑色）</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1.麦克风类型：心型指向性驻极体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2.频率响应：70Hz~12KHz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3.灵敏度：-36±1.5dB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4.最大SPL：100dB(THD&gt;3%)</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5.信噪比：&gt;80dB(A)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6.串扰：&gt;70dB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7.动态范围：&gt;80dB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8.5个表决操作功能按键，配合会议系统专用管理软件具有投票、表决类功能；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9.显示屏：LCD屏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10.咪杆长度：380mm（黑色）</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1.供电/安装：POE（IEEE 802.3at）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2.安装方式：吸顶、放装、壁挂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3.功耗：&lt;13W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充电箱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1．输入电压：100-240V AC 50/60Hz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2．充电接口（USB）：16</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3．充电电压：5V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4．充电电流：2A（最大）</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交换机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1.端口描述：8个10/100/1000Mbps 以太网端口，支持PoE功能；1个千兆上行端口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2.交换容量≥18Gbps,包转发率≥13.39Mpps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3.整机最大PoE输出功率≥70W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抑制器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1.输入通道及插座：2路XLR母座+2路TRS母座 模拟输入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2.输出通道及插座：2路XLR公座+2路TRS公座 模拟输出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3.输入阻抗：平衡：10KΩ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4.输出阻抗：平衡：470Ω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5.动态范围：110dB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6.信噪比：103dB @1kHz 0dBu</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7.频率响应：20Hz-20KHz±0.5dB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8.通讯接口：RS-485，双RJ45插座并联，波特率：115200</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4、集中控制系统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网络中控主机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1.处理器：32位Cortex-A8 ARM架构微处理器，主频高达720MHZ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2.存储器：256MByte DDR3 RAM，8 GByte EMMC Flash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3.串口端口：8个终端模块，每个模块7PIN排针，支持RS-232，RS-485及RS-422信号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4.红外IR端口：8个终端模块，16PIN排针</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5.I/O端口：8个终端模块，9PIN排针，带保护电路，支持 0-5V 数字输入信号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6.弱电继电器端口：8个终端模块，16PIN排针，，常开型独立继电器，额定 1A/5V 数字信号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7.NET端口：1个终端模块，4PIN排针，支持NET控制总线，提供DC24V/2A输出电源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8.封装方式：金属机箱，支持机架安装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9.软件：Control System Builder,中英文界面</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影音控制终端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≥10.4英寸影音控制终端4GB+128GB WIFI</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无线路由器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全千兆无线路由器，支持双宽带，无线速率：1200M，5G双频智能无线路由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1.面板按键：8路独立电源开关控制（手动）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2.载入容量：单路电流20A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3.电源：宽电压通用电源（AC110V - AC240V）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4.控制方法：通过RS-232或网络接口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5.RS-232接口：3PIN排针；波特率：9600，数据位：8，停止位：1，校验位：无。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6.网络接口：RJ-45，100M</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5、视频会议系统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高清视频终端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1.采用国产自主编解码芯片，嵌入式操作系统，非PC、工控机架构。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支持ITU-T H.323、IETF SIP协议，具有良好的兼容性和开放性。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支持并提供64Kbps-8Mbps接入速率。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4.支持H.265、H.264 HP、H.264 BP、H.263、H.264 SVC等图像编码协议。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5.支持4K30fps、1080P 50/60 fps、1080P 25/30 fps、720P 50/ 60 fps、720P 25/30 fps、4CIF、 CIF等分辨率。本次项目所投终端要求配置1080P30fps对称编解码能力。</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支持G.711、G.722、G.722.1C、G.729A、ACC-LD、Opus等音频协议，支持双声道立体声功能。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支持H.239和BFCP双流协议。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支持在H.264会议下，支持主流达到1080P60fps情况下，辅流同时达到1080P60fps；在H.265会议下，支持主流达到4K30fps情况下，辅流同时达到4K30fps。</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支持无线双流功能，兼容Windows、MAC操作系统，PC可通过Wi-Fi或有线网络将桌面内容作为双流发送给远端会场，视频清晰度不少于1080P，支持音频共享。</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提供至少4路高清视频输入接口、至少3路高清视频输出接口。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提供至少5路音频输入接口、至少7路音频输出接口，至少具备卡侬头、RCA等音频接口。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支持2.4GHz、5GHz双频接入，同时支持Wi- Fi热点及客户端模式，满足通过无线网络进行视音频通信。</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摄像机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1.支持图像倒转功能，方便摄像机安装在天花板上。支持不小于851万像素1/2.5英寸CMOS成像芯片。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支持4K30fps、1080P 50/60fps、1080i 50/60、1080p 25/30、720P50/60fps视频输出。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支持不小于12倍光学变焦。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支持≥80°水平视角，增加外置广角镜视为不满足。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水平转动范围：≥+/-110°，垂直转动范围：≥+/- 30°。</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全向智能有线阵列麦克风</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1.采样率：48kHz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2.频响：100Hz – 22kHz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3.灵敏度：38±2dB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4.拾音距离：6m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5.拾音范围 ：360°</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五层小会议室　</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1、显示系统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交互智能平板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1.处理器：Quad-Core A55四核 1.9GHz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2.系统版本：Android 9.0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3.内存：4GB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4.存储空间：32GB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5.显示屏尺寸：75英寸（16：9）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6.画面显示尺寸：1652.5（H）×930.5（V）mm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7.物理分辨率：3840（H）×2160（V）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8.响应时间：8ms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9.对比度：1200：1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10.背光灯寿命：≥50000h</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11.摄像头像素：≥1200W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12.摄像头数量：1个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13.麦克风拾音距离：≥8m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14.麦克风数量：8个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15.输入端口：HDMI端口:3组；VGA端口:1组；USB端口:4组；TOUCH端口：1组；RJ45端口:1组；AUDIO端口:1组；(Mini)CVBS/AUDIO IN端口：1组；(Mini)YPbPr端口：1组；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16.触摸感应技术：红外感应识别触摸技术：PC：20点/安卓：16点（5点书写）</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17.书写方式：手指、触摸笔等不透光物体（最小识别物2mm）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18.标准功耗：≤320W</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操作终端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1.操作系统：Windows®7.0/Windows®8.1/Windows®10/linux</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2.处理器：≥I5八代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3.内存：≥DDR4-8G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4.硬盘：≥SSD-256G</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发射器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1.操作系统：Windows7/8/8.1/10; mac OS 10.12及以上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2.最大连接数量：1个接收端能同时连接4个发射端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3.连接距离：30m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4.传输延迟：30ms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5.输入输出接口：USB 2.0*2，HDMI out*1,Audio out*1,RJ45*1,5V DC*1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6.频率：2.4GHz/5GHz</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红外智能笔</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1.电源：内置150mAh锂电池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2.通讯距离：15m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3.接收器支持的操作系统：XP/WIN7/WIN8/WIN10，Android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4.笔身长度：160±2mm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5.笔身直径：14±0.5mm</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移动支架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1.尺寸：1172mm*663mm*1602mm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2.最大承重：≥100kg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3.适用安装：65-86英寸交互平板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辅助材料</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42U机柜，尺寸不小于600*800*2055mm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32U机柜，尺寸不小于600*800*1610mm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ZR-RVV3*4.0电源线，为音响和会议系统供电</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音箱线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RVV2*2.5双芯双层护套专业音箱线，无氧铜多芯软线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卡侬转卡侬音频信号线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不锈钢外壳，纯铜镀金触点，防氧化处理，双芯双层屏蔽无氧铜芯线，长度按现场实际需求定制</w:t>
            </w:r>
          </w:p>
        </w:tc>
      </w:tr>
      <w:tr>
        <w:tblPrEx>
          <w:tblCellMar>
            <w:top w:w="0" w:type="dxa"/>
            <w:left w:w="108" w:type="dxa"/>
            <w:bottom w:w="0" w:type="dxa"/>
            <w:right w:w="108" w:type="dxa"/>
          </w:tblCellMar>
        </w:tblPrEx>
        <w:trPr>
          <w:trHeight w:val="282"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50欧通讯同轴线缆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50欧通讯用纯铜同轴线缆，长度按现场实际需求定制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音箱壁挂支架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专业隐藏式壁挂音箱支架，水平和垂直方向角度可调</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音箱吊挂件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大功率吸顶音箱吊挂装置</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地面信息盒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多媒体信息盒、HDMI、音频、网络、电源等，根据现场实际需求定制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桌面信息盒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多媒体信息盒、HDMI、音频、网络、电源等，根据现场实际需求定制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镀锌线槽</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200*100mm镀锌线槽(含桥架槽夹、弯头等配件)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镀锌线管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KBG20镀锌线管(含配套直通、弯头、等配件）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辅材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含信息面板、模块、网线等</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七、  档案室</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（1）档案室（三楼）</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超高频RFID标签读写卡器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1、读写单个电子标签EPC码及用户区；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2、良好的防冲撞性能，可同时读取多个电子标签；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3、物理接口可实现供电和USB/串口通信方式；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4、电源及工作状态指示；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5、超高频（840~960MHz，多国频率标准可按需要定制）默认频率920~925MHz；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6、通讯方式：USB；</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900 MHzRFID无源电子标签,普通涉案物品用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智能联网储物柜（24门、工控机）(含软件)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1、整体尺寸1890（高）×830（宽）×390（深）mm，高×宽×深误差≤5mm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2、单体柜子存储位不少于6格，格子尺寸（高×宽×深）275×300×370mm，高×宽×深误差≤5mm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3、配备触控面板≥21.5寸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4、主板：工业主板，≥4核CPU，内存≥4GB DDR3 硬盘≥64GB SSD</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智能联网储物柜（16门副柜）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1、整体尺寸1890（高）×870（宽）×390（深）mm，高×宽×深误差≤5mm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2、单体格子存储位≥12格，单格尺寸（高×宽×深）275×300×370mm，高×宽×深误差≤5mm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3、开门方向：水平</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异常出库监测设备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1、通讯方式：韦根 26 / 34、RS485；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2、尺寸：280mm*280mm*40mm；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3、安装方式：万向墙装支架立杆安装卡具；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4、电源输入：DC12V，1.5A；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5、功耗：15W（典型）；</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高拍仪</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1.主摄像头：500W像素（支持升级到1000W像素），定焦；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2.副摄像头：200W像素，广角镜头自动变焦，支持水平270度和上下45度旋转；</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3.感光元件：CMOS传感器，符合UVC标准；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4.补光光源：5颗LED补光灯，支持三级触控调节亮度；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5.扫描方式：定时/手动扫描；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6.拍照速度：1秒；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7.拍摄尺寸：A3、A4及以下；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8.图片格式：JPG、PNG、GIF、BMP、TIF、PDF、TGA、PCX、RAS；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9.视频格式：AVI、WMV；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10.兼容系统：Windows2013、Windows XP、Windows7、8、10，UOS、中标麒麟；</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二维码、面单打印机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1.高速打印，经久耐用、可靠性高、撕纸方便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2.打印方式： 热转印及热敏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3.字符集：中文GB18030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4.分辨率：203dpi</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5.打印宽度： 108mm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6.进纸宽度： 120mm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7.条形码：二维码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8.纸卷外径：127mm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9.碳带长度：74m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10.标配接口：USB接口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11.含打印机碳带（碳带 110mm*70m）以及标签纸（70mm*40mm  1000张/卷）*5</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无线二维码扫描器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分辨率：640 X 480；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光源：白光LED；</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扫描介质：PDF417、QR Code、Data Matrix Code128, UCC/EAN-128, AIM128, EAN-8, EAN-13, ISBN/ISSN, UPC-E, UPC-A, Interleaved 2 of 5, ITF-6, ITF-4, Matrix 2 of5,Industrial 25, Standard 25, Code39, Codabar, Code 93, Code 11；</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智能物品密集货架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单组货架尺寸：≥2400高*955宽*600深（毫米），单组体积1.375m³。底盘3.0mm冷轧钢板；立柱1.5mm冷轧钢板；挂板、隔板、侧挡板为1.2mm冷轧钢板；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基本功能：架体手动操作、电动控制、智能控制互相不影响，自动切换。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集中控制：固定列中可以控制每一列移动列。</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远程控制：在局域网内任何一台电脑都可以对密集架控制和档案位置查询。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系统节电功能：在长时间无操作屏幕进入待机模式。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屏幕保护功能：架体在设定的时间内没有人操作就会进入屏保状态，可延长屏幕的寿命。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智能灯光：每一列移动列上都安装照明灯，照明灯采用24V LED冷光源条状照明灯，该灯在架体打开时自动点亮, 人员离开或关闭架体时自动关闭。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系统模块自检：开机过程中系统自动检测每一个模块接口的使用状态。</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电子锁保护：每区的边列上装有机械锁，可把整个区锁住，防止旁人误操作，造成安全事故，使档案达到专人专管的目的。</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电机安全保护：电机由于机械故障而卡住或架体超载，保护装置会切断电机的电源进入保护，当电机的温度过高时，控制系统切断电机的电源，直到恢复故障。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测速、调速：密集架在移动时必须要达到匀速运行避免发生碰撞现象，用调速电机使其达到缓启动缓着陆效果。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电机驱动方式：电机的控制方式是采用全封闭式继电器的驱动，在整个控制系统中无明火产生，控制可靠、稳定保证了档案安全。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 触摸液晶屏：每列移动列上都配置有7吋触摸液晶彩色显示屏。固定列上配置11吋液晶彩色显示屏，显示密集架的状态和档案的查询信息。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智能印控机（公章管理系统）</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满足公安需求</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智能钥匙柜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1.24位置的智能钥匙柜体：钥匙系统机柜需采用钢制的坚固外壳和智能化控制系统可以保证钥匙的安全；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2.RFID智能钥匙栓：智能钥匙栓需内置独有的RFID射频感应智能芯片能对所保管的钥匙具有记忆功能。并且被管理的钥匙通过一次性铅封扣入智能钥匙栓上,便不能取出,从而保证钥匙不被替换。</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3.智能控制模块：智能控制模块由独立的CPU\flash存储器\射频感应线圈\电插锁等元器件组成。主要用来识别电子标签，通过验证后驱动电插锁工作，并记录下来每次工作数据信息。</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智能控制终端：智能控制终端采用中文液晶显示（人员姓名、钥匙名称、工作状态等）、防水触摸键盘设计。具有刷卡、密码、指纹(采用高端活体指纹模块)三种身份识别方式，尤其是指纹技术采用的是生物活体指纹采集仪。单认证、多认证自由组合。</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（1）办案大厅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执法办案一体机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264" w:author="Administrator" w:date="2023-04-03T14:20:38Z">
              <w:r>
                <w:rPr>
                  <w:rFonts w:hint="eastAsia" w:ascii="宋体" w:hAnsi="宋体" w:cs="宋体"/>
                  <w:color w:val="000000"/>
                  <w:kern w:val="0"/>
                  <w:sz w:val="16"/>
                  <w:szCs w:val="18"/>
                  <w:lang w:eastAsia="zh-CN"/>
                </w:rPr>
                <w:t>、</w:t>
              </w:r>
            </w:ins>
            <w:ins w:id="265" w:author="ZP" w:date="2023-04-03T10:32:49Z">
              <w:r>
                <w:rPr>
                  <w:rFonts w:hint="eastAsia" w:ascii="宋体" w:hAnsi="宋体" w:cs="宋体"/>
                  <w:color w:val="000000"/>
                  <w:kern w:val="0"/>
                  <w:sz w:val="16"/>
                  <w:szCs w:val="18"/>
                </w:rPr>
                <w:t>不小于</w:t>
              </w:r>
            </w:ins>
            <w:r>
              <w:rPr>
                <w:rFonts w:hint="eastAsia" w:ascii="宋体" w:hAnsi="宋体" w:cs="宋体"/>
                <w:color w:val="000000"/>
                <w:kern w:val="0"/>
                <w:sz w:val="16"/>
                <w:szCs w:val="18"/>
              </w:rPr>
              <w:t>21.5寸1080P高清显示，电容触摸屏，支持触摸操作；</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6"/>
                <w:szCs w:val="18"/>
                <w:lang w:val="en-US" w:eastAsia="zh-CN" w:bidi="ar-SA"/>
              </w:rPr>
            </w:pPr>
            <w:r>
              <w:rPr>
                <w:rFonts w:hint="eastAsia" w:ascii="宋体" w:hAnsi="宋体" w:cs="宋体"/>
                <w:color w:val="000000"/>
                <w:kern w:val="0"/>
                <w:sz w:val="16"/>
                <w:szCs w:val="18"/>
              </w:rPr>
              <w:t>2</w:t>
            </w:r>
            <w:ins w:id="266" w:author="Administrator" w:date="2023-04-03T14:20:39Z">
              <w:r>
                <w:rPr>
                  <w:rFonts w:hint="eastAsia" w:ascii="宋体" w:hAnsi="宋体" w:cs="宋体"/>
                  <w:color w:val="000000"/>
                  <w:kern w:val="0"/>
                  <w:sz w:val="16"/>
                  <w:szCs w:val="18"/>
                  <w:lang w:eastAsia="zh-CN"/>
                </w:rPr>
                <w:t>、</w:t>
              </w:r>
            </w:ins>
            <w:ins w:id="267" w:author="ZP" w:date="2023-04-03T10:32:49Z">
              <w:r>
                <w:rPr>
                  <w:rFonts w:hint="eastAsia" w:ascii="宋体" w:hAnsi="宋体" w:cs="宋体"/>
                  <w:color w:val="000000"/>
                  <w:kern w:val="0"/>
                  <w:sz w:val="16"/>
                  <w:szCs w:val="18"/>
                </w:rPr>
                <w:t>不小于</w:t>
              </w:r>
            </w:ins>
            <w:r>
              <w:rPr>
                <w:rFonts w:hint="eastAsia" w:ascii="宋体" w:hAnsi="宋体" w:cs="宋体"/>
                <w:color w:val="000000"/>
                <w:kern w:val="0"/>
                <w:sz w:val="16"/>
                <w:szCs w:val="18"/>
              </w:rPr>
              <w:t>200万双目</w:t>
            </w:r>
            <w:ins w:id="268" w:author="ZP" w:date="2023-04-03T10:32:49Z">
              <w:r>
                <w:rPr>
                  <w:rFonts w:hint="eastAsia" w:ascii="宋体" w:hAnsi="宋体" w:cs="宋体"/>
                  <w:color w:val="000000"/>
                  <w:kern w:val="0"/>
                  <w:sz w:val="16"/>
                  <w:szCs w:val="18"/>
                </w:rPr>
                <w:t>人脸</w:t>
              </w:r>
            </w:ins>
            <w:r>
              <w:rPr>
                <w:rFonts w:hint="eastAsia" w:ascii="宋体" w:hAnsi="宋体" w:cs="宋体"/>
                <w:color w:val="000000"/>
                <w:kern w:val="0"/>
                <w:sz w:val="16"/>
                <w:szCs w:val="18"/>
              </w:rPr>
              <w:t>摄像头，支持</w:t>
            </w:r>
            <w:ins w:id="269" w:author="ZP" w:date="2023-04-03T10:32:49Z">
              <w:r>
                <w:rPr>
                  <w:rFonts w:hint="eastAsia" w:ascii="宋体" w:hAnsi="宋体" w:cs="宋体"/>
                  <w:color w:val="000000"/>
                  <w:kern w:val="0"/>
                  <w:sz w:val="16"/>
                  <w:szCs w:val="18"/>
                </w:rPr>
                <w:t>人脸</w:t>
              </w:r>
            </w:ins>
            <w:r>
              <w:rPr>
                <w:rFonts w:hint="eastAsia" w:ascii="宋体" w:hAnsi="宋体" w:cs="宋体"/>
                <w:color w:val="000000"/>
                <w:kern w:val="0"/>
                <w:sz w:val="16"/>
                <w:szCs w:val="18"/>
              </w:rPr>
              <w:t>识别；</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6"/>
                <w:szCs w:val="18"/>
                <w:lang w:val="en-US" w:eastAsia="zh-CN" w:bidi="ar-SA"/>
              </w:rPr>
            </w:pPr>
            <w:r>
              <w:rPr>
                <w:rFonts w:hint="eastAsia" w:ascii="宋体" w:hAnsi="宋体" w:cs="宋体"/>
                <w:color w:val="000000"/>
                <w:kern w:val="0"/>
                <w:sz w:val="16"/>
                <w:szCs w:val="18"/>
              </w:rPr>
              <w:t>3</w:t>
            </w:r>
            <w:ins w:id="270" w:author="Administrator" w:date="2023-04-03T14:20:40Z">
              <w:r>
                <w:rPr>
                  <w:rFonts w:hint="eastAsia" w:ascii="宋体" w:hAnsi="宋体" w:cs="宋体"/>
                  <w:color w:val="000000"/>
                  <w:kern w:val="0"/>
                  <w:sz w:val="16"/>
                  <w:szCs w:val="18"/>
                  <w:lang w:eastAsia="zh-CN"/>
                </w:rPr>
                <w:t>、</w:t>
              </w:r>
            </w:ins>
            <w:ins w:id="271" w:author="ZP" w:date="2023-04-03T10:32:49Z">
              <w:r>
                <w:rPr>
                  <w:rFonts w:hint="eastAsia" w:ascii="宋体" w:hAnsi="宋体" w:cs="宋体"/>
                  <w:color w:val="000000"/>
                  <w:kern w:val="0"/>
                  <w:sz w:val="16"/>
                  <w:szCs w:val="18"/>
                </w:rPr>
                <w:t>支持二代身份证读取，</w:t>
              </w:r>
            </w:ins>
            <w:ins w:id="272" w:author="ZP" w:date="2023-04-03T10:32:50Z">
              <w:r>
                <w:rPr>
                  <w:rFonts w:hint="eastAsia" w:ascii="宋体" w:hAnsi="宋体" w:cs="宋体"/>
                  <w:color w:val="000000"/>
                  <w:kern w:val="0"/>
                  <w:sz w:val="16"/>
                  <w:szCs w:val="18"/>
                </w:rPr>
                <w:t>可读取身份证信息</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6"/>
                <w:szCs w:val="18"/>
                <w:lang w:val="en-US" w:eastAsia="zh-CN" w:bidi="ar-SA"/>
              </w:rPr>
            </w:pPr>
            <w:r>
              <w:rPr>
                <w:rFonts w:hint="eastAsia" w:ascii="宋体" w:hAnsi="宋体" w:cs="宋体"/>
                <w:color w:val="000000"/>
                <w:kern w:val="0"/>
                <w:sz w:val="16"/>
                <w:szCs w:val="18"/>
              </w:rPr>
              <w:t>4</w:t>
            </w:r>
            <w:ins w:id="273" w:author="Administrator" w:date="2023-04-03T14:20:41Z">
              <w:r>
                <w:rPr>
                  <w:rFonts w:hint="eastAsia" w:ascii="宋体" w:hAnsi="宋体" w:cs="宋体"/>
                  <w:color w:val="000000"/>
                  <w:kern w:val="0"/>
                  <w:sz w:val="16"/>
                  <w:szCs w:val="18"/>
                  <w:lang w:eastAsia="zh-CN"/>
                </w:rPr>
                <w:t>、</w:t>
              </w:r>
            </w:ins>
            <w:ins w:id="274" w:author="ZP" w:date="2023-04-03T10:32:50Z">
              <w:r>
                <w:rPr>
                  <w:rFonts w:hint="eastAsia" w:ascii="宋体" w:hAnsi="宋体" w:cs="宋体"/>
                  <w:color w:val="000000"/>
                  <w:kern w:val="0"/>
                  <w:sz w:val="16"/>
                  <w:szCs w:val="18"/>
                </w:rPr>
                <w:t>触摸屏交互方式，方便办理业务</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6"/>
                <w:szCs w:val="18"/>
                <w:lang w:val="en-US" w:eastAsia="zh-CN" w:bidi="ar-SA"/>
              </w:rPr>
            </w:pPr>
            <w:r>
              <w:rPr>
                <w:rFonts w:hint="eastAsia" w:ascii="宋体" w:hAnsi="宋体" w:cs="宋体"/>
                <w:color w:val="000000"/>
                <w:kern w:val="0"/>
                <w:sz w:val="16"/>
                <w:szCs w:val="18"/>
              </w:rPr>
              <w:t>5</w:t>
            </w:r>
            <w:ins w:id="275" w:author="Administrator" w:date="2023-04-03T14:20:42Z">
              <w:r>
                <w:rPr>
                  <w:rFonts w:hint="eastAsia" w:ascii="宋体" w:hAnsi="宋体" w:cs="宋体"/>
                  <w:color w:val="000000"/>
                  <w:kern w:val="0"/>
                  <w:sz w:val="16"/>
                  <w:szCs w:val="18"/>
                  <w:lang w:eastAsia="zh-CN"/>
                </w:rPr>
                <w:t>、</w:t>
              </w:r>
            </w:ins>
            <w:r>
              <w:rPr>
                <w:rFonts w:hint="eastAsia" w:ascii="宋体" w:hAnsi="宋体" w:cs="宋体"/>
                <w:color w:val="000000"/>
                <w:kern w:val="0"/>
                <w:sz w:val="16"/>
                <w:szCs w:val="18"/>
              </w:rPr>
              <w:t>支持</w:t>
            </w:r>
            <w:ins w:id="276" w:author="ZP" w:date="2023-04-03T10:32:50Z">
              <w:r>
                <w:rPr>
                  <w:rFonts w:hint="eastAsia" w:ascii="宋体" w:hAnsi="宋体" w:cs="宋体"/>
                  <w:color w:val="000000"/>
                  <w:kern w:val="0"/>
                  <w:sz w:val="16"/>
                  <w:szCs w:val="18"/>
                </w:rPr>
                <w:t>远程语音协助指导</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277" w:author="Administrator" w:date="2023-04-03T14:20:43Z">
              <w:r>
                <w:rPr>
                  <w:rFonts w:hint="eastAsia" w:ascii="宋体" w:hAnsi="宋体" w:cs="宋体"/>
                  <w:color w:val="000000"/>
                  <w:kern w:val="0"/>
                  <w:sz w:val="16"/>
                  <w:szCs w:val="18"/>
                  <w:lang w:eastAsia="zh-CN"/>
                </w:rPr>
                <w:t>、</w:t>
              </w:r>
            </w:ins>
            <w:ins w:id="278" w:author="ZP" w:date="2023-04-03T10:32:50Z">
              <w:r>
                <w:rPr>
                  <w:rFonts w:hint="eastAsia" w:ascii="宋体" w:hAnsi="宋体" w:cs="宋体"/>
                  <w:color w:val="000000"/>
                  <w:kern w:val="0"/>
                  <w:sz w:val="16"/>
                  <w:szCs w:val="18"/>
                </w:rPr>
                <w:t>双网口设计，</w:t>
              </w:r>
            </w:ins>
            <w:r>
              <w:rPr>
                <w:rFonts w:hint="eastAsia" w:ascii="宋体" w:hAnsi="宋体" w:cs="宋体"/>
                <w:color w:val="000000"/>
                <w:kern w:val="0"/>
                <w:sz w:val="16"/>
                <w:szCs w:val="18"/>
              </w:rPr>
              <w:t>支持</w:t>
            </w:r>
            <w:ins w:id="279" w:author="ZP" w:date="2023-04-03T10:32:50Z">
              <w:r>
                <w:rPr>
                  <w:rFonts w:hint="eastAsia" w:ascii="宋体" w:hAnsi="宋体" w:cs="宋体"/>
                  <w:color w:val="000000"/>
                  <w:kern w:val="0"/>
                  <w:sz w:val="16"/>
                  <w:szCs w:val="18"/>
                </w:rPr>
                <w:t>局域网或互联网通信接入</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45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280" w:author="Administrator" w:date="2023-04-03T14:20:43Z">
              <w:r>
                <w:rPr>
                  <w:rFonts w:hint="eastAsia" w:ascii="宋体" w:hAnsi="宋体" w:cs="宋体"/>
                  <w:color w:val="000000"/>
                  <w:kern w:val="0"/>
                  <w:sz w:val="16"/>
                  <w:szCs w:val="18"/>
                  <w:lang w:eastAsia="zh-CN"/>
                </w:rPr>
                <w:t>、</w:t>
              </w:r>
            </w:ins>
            <w:r>
              <w:rPr>
                <w:rFonts w:hint="eastAsia" w:ascii="宋体" w:hAnsi="宋体" w:cs="宋体"/>
                <w:color w:val="000000"/>
                <w:kern w:val="0"/>
                <w:sz w:val="16"/>
                <w:szCs w:val="18"/>
              </w:rPr>
              <w:t>支持</w:t>
            </w:r>
            <w:ins w:id="281" w:author="ZP" w:date="2023-04-03T10:32:50Z">
              <w:r>
                <w:rPr>
                  <w:rFonts w:hint="eastAsia" w:ascii="宋体" w:hAnsi="宋体" w:cs="宋体"/>
                  <w:color w:val="000000"/>
                  <w:kern w:val="0"/>
                  <w:sz w:val="16"/>
                  <w:szCs w:val="18"/>
                </w:rPr>
                <w:t>打印服务，</w:t>
              </w:r>
            </w:ins>
            <w:r>
              <w:rPr>
                <w:rFonts w:hint="eastAsia" w:ascii="宋体" w:hAnsi="宋体" w:cs="宋体"/>
                <w:color w:val="000000"/>
                <w:kern w:val="0"/>
                <w:sz w:val="16"/>
                <w:szCs w:val="18"/>
              </w:rPr>
              <w:t>支持</w:t>
            </w:r>
            <w:ins w:id="282" w:author="ZP" w:date="2023-04-03T10:32:50Z">
              <w:r>
                <w:rPr>
                  <w:rFonts w:hint="eastAsia" w:ascii="宋体" w:hAnsi="宋体" w:cs="宋体"/>
                  <w:color w:val="000000"/>
                  <w:kern w:val="0"/>
                  <w:sz w:val="16"/>
                  <w:szCs w:val="18"/>
                </w:rPr>
                <w:t>热敏凭条和A4激光打印</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283" w:author="Administrator" w:date="2023-04-03T14:20:44Z">
              <w:r>
                <w:rPr>
                  <w:rFonts w:hint="eastAsia" w:ascii="宋体" w:hAnsi="宋体" w:cs="宋体"/>
                  <w:color w:val="000000"/>
                  <w:kern w:val="0"/>
                  <w:sz w:val="16"/>
                  <w:szCs w:val="18"/>
                  <w:lang w:eastAsia="zh-CN"/>
                </w:rPr>
                <w:t>、</w:t>
              </w:r>
            </w:ins>
            <w:ins w:id="284" w:author="ZP" w:date="2023-04-03T10:32:50Z">
              <w:r>
                <w:rPr>
                  <w:rFonts w:hint="eastAsia" w:ascii="宋体" w:hAnsi="宋体" w:cs="宋体"/>
                  <w:color w:val="000000"/>
                  <w:kern w:val="0"/>
                  <w:sz w:val="16"/>
                  <w:szCs w:val="18"/>
                </w:rPr>
                <w:t>人脸登录：</w:t>
              </w:r>
            </w:ins>
            <w:r>
              <w:rPr>
                <w:rFonts w:hint="eastAsia" w:ascii="宋体" w:hAnsi="宋体" w:cs="宋体"/>
                <w:color w:val="000000"/>
                <w:kern w:val="0"/>
                <w:sz w:val="16"/>
                <w:szCs w:val="18"/>
              </w:rPr>
              <w:t>支持</w:t>
            </w:r>
            <w:ins w:id="285" w:author="ZP" w:date="2023-04-03T10:32:50Z">
              <w:r>
                <w:rPr>
                  <w:rFonts w:hint="eastAsia" w:ascii="宋体" w:hAnsi="宋体" w:cs="宋体"/>
                  <w:color w:val="000000"/>
                  <w:kern w:val="0"/>
                  <w:sz w:val="16"/>
                  <w:szCs w:val="18"/>
                </w:rPr>
                <w:t>民警刷脸登录终端</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286" w:author="Administrator" w:date="2023-04-03T14:20:45Z">
              <w:r>
                <w:rPr>
                  <w:rFonts w:hint="eastAsia" w:ascii="宋体" w:hAnsi="宋体" w:cs="宋体"/>
                  <w:color w:val="000000"/>
                  <w:kern w:val="0"/>
                  <w:sz w:val="16"/>
                  <w:szCs w:val="18"/>
                  <w:lang w:eastAsia="zh-CN"/>
                </w:rPr>
                <w:t>、</w:t>
              </w:r>
            </w:ins>
            <w:ins w:id="287" w:author="ZP" w:date="2023-04-03T10:32:50Z">
              <w:r>
                <w:rPr>
                  <w:rFonts w:hint="eastAsia" w:ascii="宋体" w:hAnsi="宋体" w:cs="宋体"/>
                  <w:color w:val="000000"/>
                  <w:kern w:val="0"/>
                  <w:sz w:val="16"/>
                  <w:szCs w:val="18"/>
                </w:rPr>
                <w:t>入区登记（搭配执法办案平台使用）</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ins w:id="288" w:author="Administrator" w:date="2023-04-03T14:20:05Z"/>
        </w:trPr>
        <w:tc>
          <w:tcPr>
            <w:tcW w:w="434" w:type="pct"/>
            <w:vMerge w:val="continue"/>
            <w:tcBorders>
              <w:left w:val="single" w:color="auto" w:sz="4" w:space="0"/>
              <w:right w:val="single" w:color="auto" w:sz="4" w:space="0"/>
            </w:tcBorders>
            <w:vAlign w:val="center"/>
          </w:tcPr>
          <w:p>
            <w:pPr>
              <w:widowControl/>
              <w:jc w:val="left"/>
              <w:rPr>
                <w:ins w:id="289" w:author="Administrator" w:date="2023-04-03T14:20:05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290" w:author="Administrator" w:date="2023-04-03T14:20:05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ins w:id="291" w:author="Administrator" w:date="2023-04-03T14:20:05Z"/>
                <w:rFonts w:hint="eastAsia" w:ascii="宋体" w:hAnsi="宋体" w:eastAsia="宋体" w:cs="宋体"/>
                <w:color w:val="000000"/>
                <w:kern w:val="0"/>
                <w:sz w:val="18"/>
                <w:szCs w:val="18"/>
                <w:lang w:val="en-US" w:eastAsia="zh-CN" w:bidi="ar-SA"/>
              </w:rPr>
            </w:pPr>
            <w:ins w:id="292" w:author="ZP" w:date="2023-04-03T10:32:50Z">
              <w:r>
                <w:rPr>
                  <w:rFonts w:hint="eastAsia" w:ascii="宋体" w:hAnsi="宋体" w:cs="宋体"/>
                  <w:color w:val="000000"/>
                  <w:kern w:val="0"/>
                  <w:sz w:val="16"/>
                  <w:szCs w:val="18"/>
                </w:rPr>
                <w:t>10</w:t>
              </w:r>
            </w:ins>
            <w:ins w:id="293" w:author="Administrator" w:date="2023-04-03T14:20:46Z">
              <w:r>
                <w:rPr>
                  <w:rFonts w:hint="eastAsia" w:ascii="宋体" w:hAnsi="宋体" w:cs="宋体"/>
                  <w:color w:val="000000"/>
                  <w:kern w:val="0"/>
                  <w:sz w:val="16"/>
                  <w:szCs w:val="18"/>
                  <w:lang w:eastAsia="zh-CN"/>
                </w:rPr>
                <w:t>、</w:t>
              </w:r>
            </w:ins>
            <w:ins w:id="294" w:author="ZP" w:date="2023-04-03T10:32:50Z">
              <w:r>
                <w:rPr>
                  <w:rFonts w:hint="eastAsia" w:ascii="宋体" w:hAnsi="宋体" w:cs="宋体"/>
                  <w:color w:val="000000"/>
                  <w:kern w:val="0"/>
                  <w:sz w:val="16"/>
                  <w:szCs w:val="18"/>
                </w:rPr>
                <w:t>出区登记（搭配执法办案平台使用）；</w:t>
              </w:r>
            </w:ins>
          </w:p>
        </w:tc>
      </w:tr>
      <w:tr>
        <w:tblPrEx>
          <w:tblCellMar>
            <w:top w:w="0" w:type="dxa"/>
            <w:left w:w="108" w:type="dxa"/>
            <w:bottom w:w="0" w:type="dxa"/>
            <w:right w:w="108" w:type="dxa"/>
          </w:tblCellMar>
        </w:tblPrEx>
        <w:trPr>
          <w:trHeight w:val="270" w:hRule="atLeast"/>
          <w:ins w:id="295" w:author="Administrator" w:date="2023-04-03T14:20:05Z"/>
        </w:trPr>
        <w:tc>
          <w:tcPr>
            <w:tcW w:w="434" w:type="pct"/>
            <w:vMerge w:val="continue"/>
            <w:tcBorders>
              <w:left w:val="single" w:color="auto" w:sz="4" w:space="0"/>
              <w:right w:val="single" w:color="auto" w:sz="4" w:space="0"/>
            </w:tcBorders>
            <w:vAlign w:val="center"/>
          </w:tcPr>
          <w:p>
            <w:pPr>
              <w:widowControl/>
              <w:jc w:val="left"/>
              <w:rPr>
                <w:ins w:id="296" w:author="Administrator" w:date="2023-04-03T14:20:05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297" w:author="Administrator" w:date="2023-04-03T14:20:05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ins w:id="298" w:author="Administrator" w:date="2023-04-03T14:20:05Z"/>
                <w:rFonts w:hint="eastAsia" w:ascii="宋体" w:hAnsi="宋体" w:eastAsia="宋体" w:cs="宋体"/>
                <w:color w:val="000000"/>
                <w:kern w:val="0"/>
                <w:sz w:val="18"/>
                <w:szCs w:val="18"/>
                <w:lang w:val="en-US" w:eastAsia="zh-CN" w:bidi="ar-SA"/>
              </w:rPr>
            </w:pPr>
            <w:ins w:id="299" w:author="ZP" w:date="2023-04-03T10:32:50Z">
              <w:r>
                <w:rPr>
                  <w:rFonts w:hint="eastAsia" w:ascii="宋体" w:hAnsi="宋体" w:cs="宋体"/>
                  <w:color w:val="000000"/>
                  <w:kern w:val="0"/>
                  <w:sz w:val="16"/>
                  <w:szCs w:val="18"/>
                </w:rPr>
                <w:t>11</w:t>
              </w:r>
            </w:ins>
            <w:ins w:id="300" w:author="Administrator" w:date="2023-04-03T14:20:47Z">
              <w:r>
                <w:rPr>
                  <w:rFonts w:hint="eastAsia" w:ascii="宋体" w:hAnsi="宋体" w:cs="宋体"/>
                  <w:color w:val="000000"/>
                  <w:kern w:val="0"/>
                  <w:sz w:val="16"/>
                  <w:szCs w:val="18"/>
                  <w:lang w:eastAsia="zh-CN"/>
                </w:rPr>
                <w:t>、</w:t>
              </w:r>
            </w:ins>
            <w:ins w:id="301" w:author="ZP" w:date="2023-04-03T10:32:50Z">
              <w:r>
                <w:rPr>
                  <w:rFonts w:hint="eastAsia" w:ascii="宋体" w:hAnsi="宋体" w:cs="宋体"/>
                  <w:color w:val="000000"/>
                  <w:kern w:val="0"/>
                  <w:sz w:val="16"/>
                  <w:szCs w:val="18"/>
                </w:rPr>
                <w:t>登记表打印（搭配执法办案平台使用）；</w:t>
              </w:r>
            </w:ins>
          </w:p>
        </w:tc>
      </w:tr>
      <w:tr>
        <w:tblPrEx>
          <w:tblCellMar>
            <w:top w:w="0" w:type="dxa"/>
            <w:left w:w="108" w:type="dxa"/>
            <w:bottom w:w="0" w:type="dxa"/>
            <w:right w:w="108" w:type="dxa"/>
          </w:tblCellMar>
        </w:tblPrEx>
        <w:trPr>
          <w:trHeight w:val="270" w:hRule="atLeast"/>
          <w:ins w:id="302" w:author="Administrator" w:date="2023-04-03T14:20:05Z"/>
        </w:trPr>
        <w:tc>
          <w:tcPr>
            <w:tcW w:w="434" w:type="pct"/>
            <w:vMerge w:val="continue"/>
            <w:tcBorders>
              <w:left w:val="single" w:color="auto" w:sz="4" w:space="0"/>
              <w:right w:val="single" w:color="auto" w:sz="4" w:space="0"/>
            </w:tcBorders>
            <w:vAlign w:val="center"/>
          </w:tcPr>
          <w:p>
            <w:pPr>
              <w:widowControl/>
              <w:jc w:val="left"/>
              <w:rPr>
                <w:ins w:id="303" w:author="Administrator" w:date="2023-04-03T14:20:05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304" w:author="Administrator" w:date="2023-04-03T14:20:05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ins w:id="305" w:author="Administrator" w:date="2023-04-03T14:20:05Z"/>
                <w:rFonts w:hint="eastAsia" w:ascii="宋体" w:hAnsi="宋体" w:eastAsia="宋体" w:cs="宋体"/>
                <w:color w:val="000000"/>
                <w:kern w:val="0"/>
                <w:sz w:val="18"/>
                <w:szCs w:val="18"/>
                <w:lang w:val="en-US" w:eastAsia="zh-CN" w:bidi="ar-SA"/>
              </w:rPr>
            </w:pPr>
            <w:ins w:id="306" w:author="ZP" w:date="2023-04-03T10:32:50Z">
              <w:r>
                <w:rPr>
                  <w:rFonts w:hint="eastAsia" w:ascii="宋体" w:hAnsi="宋体" w:cs="宋体"/>
                  <w:color w:val="000000"/>
                  <w:kern w:val="0"/>
                  <w:sz w:val="16"/>
                  <w:szCs w:val="18"/>
                </w:rPr>
                <w:t>12</w:t>
              </w:r>
            </w:ins>
            <w:ins w:id="307" w:author="Administrator" w:date="2023-04-03T14:20:48Z">
              <w:r>
                <w:rPr>
                  <w:rFonts w:hint="eastAsia" w:ascii="宋体" w:hAnsi="宋体" w:cs="宋体"/>
                  <w:color w:val="000000"/>
                  <w:kern w:val="0"/>
                  <w:sz w:val="16"/>
                  <w:szCs w:val="18"/>
                  <w:lang w:eastAsia="zh-CN"/>
                </w:rPr>
                <w:t>、</w:t>
              </w:r>
            </w:ins>
            <w:ins w:id="308" w:author="ZP" w:date="2023-04-03T10:32:50Z">
              <w:r>
                <w:rPr>
                  <w:rFonts w:hint="eastAsia" w:ascii="宋体" w:hAnsi="宋体" w:cs="宋体"/>
                  <w:color w:val="000000"/>
                  <w:kern w:val="0"/>
                  <w:sz w:val="16"/>
                  <w:szCs w:val="18"/>
                </w:rPr>
                <w:t>信息展示：支持显示当前在区涉案人数，当前讯问室个数及正在使用的讯问室个数（搭配执法办案平台使用）；</w:t>
              </w:r>
            </w:ins>
          </w:p>
        </w:tc>
      </w:tr>
      <w:tr>
        <w:tblPrEx>
          <w:tblCellMar>
            <w:top w:w="0" w:type="dxa"/>
            <w:left w:w="108" w:type="dxa"/>
            <w:bottom w:w="0" w:type="dxa"/>
            <w:right w:w="108" w:type="dxa"/>
          </w:tblCellMar>
          <w:tblPrExChange w:id="310" w:author="Administrator" w:date="2023-04-03T14:21:18Z">
            <w:tblPrEx>
              <w:tblCellMar>
                <w:top w:w="0" w:type="dxa"/>
                <w:left w:w="108" w:type="dxa"/>
                <w:bottom w:w="0" w:type="dxa"/>
                <w:right w:w="108" w:type="dxa"/>
              </w:tblCellMar>
            </w:tblPrEx>
          </w:tblPrExChange>
        </w:tblPrEx>
        <w:trPr>
          <w:trHeight w:val="90" w:hRule="atLeast"/>
          <w:ins w:id="309" w:author="Administrator" w:date="2023-04-03T14:20:05Z"/>
          <w:trPrChange w:id="310" w:author="Administrator" w:date="2023-04-03T14:21:18Z">
            <w:trPr>
              <w:trHeight w:val="550" w:hRule="atLeast"/>
            </w:trPr>
          </w:trPrChange>
        </w:trPr>
        <w:tc>
          <w:tcPr>
            <w:tcW w:w="434" w:type="pct"/>
            <w:vMerge w:val="continue"/>
            <w:tcBorders>
              <w:left w:val="single" w:color="auto" w:sz="4" w:space="0"/>
              <w:right w:val="single" w:color="auto" w:sz="4" w:space="0"/>
            </w:tcBorders>
            <w:vAlign w:val="center"/>
            <w:tcPrChange w:id="311" w:author="Administrator" w:date="2023-04-03T14:21:18Z">
              <w:tcPr>
                <w:tcW w:w="434" w:type="pct"/>
                <w:vMerge w:val="continue"/>
                <w:tcBorders>
                  <w:left w:val="single" w:color="auto" w:sz="4" w:space="0"/>
                  <w:right w:val="single" w:color="auto" w:sz="4" w:space="0"/>
                </w:tcBorders>
                <w:vAlign w:val="center"/>
                <w:tcPrChange w:id="312" w:author="Administrator" w:date="2023-04-03T14:21:18Z">
                  <w:tcPr>
                    <w:tcW w:w="434" w:type="pct"/>
                    <w:vMerge w:val="continue"/>
                    <w:tcBorders>
                      <w:left w:val="single" w:color="auto" w:sz="4" w:space="0"/>
                      <w:right w:val="single" w:color="auto" w:sz="4" w:space="0"/>
                    </w:tcBorders>
                    <w:vAlign w:val="center"/>
                    <w:tcPrChange w:id="313" w:author="Administrator" w:date="2023-04-03T14:21:18Z">
                      <w:tcPr>
                        <w:tcW w:w="434" w:type="pct"/>
                        <w:vMerge w:val="continue"/>
                        <w:tcBorders>
                          <w:left w:val="single" w:color="auto" w:sz="4" w:space="0"/>
                          <w:right w:val="single" w:color="auto" w:sz="4" w:space="0"/>
                        </w:tcBorders>
                        <w:vAlign w:val="center"/>
                        <w:tcPrChange w:id="314" w:author="Administrator" w:date="2023-04-03T14:21:18Z">
                          <w:tcPr>
                            <w:tcW w:w="434" w:type="pct"/>
                            <w:vMerge w:val="continue"/>
                            <w:tcBorders>
                              <w:left w:val="single" w:color="auto" w:sz="4" w:space="0"/>
                              <w:right w:val="single" w:color="auto" w:sz="4" w:space="0"/>
                            </w:tcBorders>
                            <w:vAlign w:val="center"/>
                            <w:tcPrChange w:id="315" w:author="Administrator" w:date="2023-04-03T14:21:18Z">
                              <w:tcPr>
                                <w:tcW w:w="434" w:type="pct"/>
                                <w:vMerge w:val="continue"/>
                                <w:tcBorders>
                                  <w:left w:val="single" w:color="auto" w:sz="4" w:space="0"/>
                                  <w:right w:val="single" w:color="auto" w:sz="4" w:space="0"/>
                                </w:tcBorders>
                                <w:vAlign w:val="center"/>
                                <w:tcPrChange w:id="316" w:author="Administrator" w:date="2023-04-03T14:21:18Z">
                                  <w:tcPr>
                                    <w:tcW w:w="434" w:type="pct"/>
                                    <w:vMerge w:val="continue"/>
                                    <w:tcBorders>
                                      <w:left w:val="single" w:color="auto" w:sz="4" w:space="0"/>
                                      <w:right w:val="single" w:color="auto" w:sz="4" w:space="0"/>
                                    </w:tcBorders>
                                    <w:vAlign w:val="center"/>
                                    <w:tcPrChange w:id="317" w:author="Administrator" w:date="2023-04-03T14:21:18Z">
                                      <w:tcPr>
                                        <w:tcW w:w="434" w:type="pct"/>
                                        <w:vMerge w:val="continue"/>
                                        <w:tcBorders>
                                          <w:left w:val="single" w:color="auto" w:sz="4" w:space="0"/>
                                          <w:right w:val="single" w:color="auto" w:sz="4" w:space="0"/>
                                        </w:tcBorders>
                                        <w:vAlign w:val="center"/>
                                      </w:tcPr>
                                    </w:tcPrChange>
                                  </w:tcPr>
                                </w:tcPrChange>
                              </w:tcPr>
                            </w:tcPrChange>
                          </w:tcPr>
                        </w:tcPrChange>
                      </w:tcPr>
                    </w:tcPrChange>
                  </w:tcPr>
                </w:tcPrChange>
              </w:tcPr>
            </w:tcPrChange>
          </w:tcPr>
          <w:p>
            <w:pPr>
              <w:widowControl/>
              <w:jc w:val="left"/>
              <w:rPr>
                <w:ins w:id="318" w:author="Administrator" w:date="2023-04-03T14:20:05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319" w:author="Administrator" w:date="2023-04-03T14:21:18Z">
              <w:tcPr>
                <w:tcW w:w="876" w:type="pct"/>
                <w:gridSpan w:val="2"/>
                <w:vMerge w:val="continue"/>
                <w:tcBorders>
                  <w:left w:val="single" w:color="auto" w:sz="4" w:space="0"/>
                  <w:right w:val="single" w:color="auto" w:sz="4" w:space="0"/>
                </w:tcBorders>
                <w:vAlign w:val="center"/>
                <w:tcPrChange w:id="320" w:author="Administrator" w:date="2023-04-03T14:21:18Z">
                  <w:tcPr>
                    <w:tcW w:w="876" w:type="pct"/>
                    <w:vMerge w:val="continue"/>
                    <w:tcBorders>
                      <w:left w:val="single" w:color="auto" w:sz="4" w:space="0"/>
                      <w:right w:val="single" w:color="auto" w:sz="4" w:space="0"/>
                    </w:tcBorders>
                    <w:vAlign w:val="center"/>
                    <w:tcPrChange w:id="321" w:author="Administrator" w:date="2023-04-03T14:21:18Z">
                      <w:tcPr>
                        <w:tcW w:w="876" w:type="pct"/>
                        <w:vMerge w:val="continue"/>
                        <w:tcBorders>
                          <w:left w:val="single" w:color="auto" w:sz="4" w:space="0"/>
                          <w:right w:val="single" w:color="auto" w:sz="4" w:space="0"/>
                        </w:tcBorders>
                        <w:vAlign w:val="center"/>
                        <w:tcPrChange w:id="322" w:author="Administrator" w:date="2023-04-03T14:21:18Z">
                          <w:tcPr>
                            <w:tcW w:w="876" w:type="pct"/>
                            <w:vMerge w:val="continue"/>
                            <w:tcBorders>
                              <w:left w:val="single" w:color="auto" w:sz="4" w:space="0"/>
                              <w:right w:val="single" w:color="auto" w:sz="4" w:space="0"/>
                            </w:tcBorders>
                            <w:vAlign w:val="center"/>
                            <w:tcPrChange w:id="323" w:author="Administrator" w:date="2023-04-03T14:21:18Z">
                              <w:tcPr>
                                <w:tcW w:w="876" w:type="pct"/>
                                <w:vMerge w:val="continue"/>
                                <w:tcBorders>
                                  <w:left w:val="single" w:color="auto" w:sz="4" w:space="0"/>
                                  <w:right w:val="single" w:color="auto" w:sz="4" w:space="0"/>
                                </w:tcBorders>
                                <w:vAlign w:val="center"/>
                                <w:tcPrChange w:id="324" w:author="Administrator" w:date="2023-04-03T14:21:18Z">
                                  <w:tcPr>
                                    <w:tcW w:w="876" w:type="pct"/>
                                    <w:vMerge w:val="continue"/>
                                    <w:tcBorders>
                                      <w:left w:val="single" w:color="auto" w:sz="4" w:space="0"/>
                                      <w:right w:val="single" w:color="auto" w:sz="4" w:space="0"/>
                                    </w:tcBorders>
                                    <w:vAlign w:val="center"/>
                                    <w:tcPrChange w:id="325" w:author="Administrator" w:date="2023-04-03T14:21:18Z">
                                      <w:tcPr>
                                        <w:tcW w:w="876" w:type="pct"/>
                                        <w:vMerge w:val="continue"/>
                                        <w:tcBorders>
                                          <w:left w:val="single" w:color="auto" w:sz="4" w:space="0"/>
                                          <w:right w:val="single" w:color="auto" w:sz="4" w:space="0"/>
                                        </w:tcBorders>
                                        <w:vAlign w:val="center"/>
                                      </w:tcPr>
                                    </w:tcPrChange>
                                  </w:tcPr>
                                </w:tcPrChange>
                              </w:tcPr>
                            </w:tcPrChange>
                          </w:tcPr>
                        </w:tcPrChange>
                      </w:tcPr>
                    </w:tcPrChange>
                  </w:tcPr>
                </w:tcPrChange>
              </w:tcPr>
            </w:tcPrChange>
          </w:tcPr>
          <w:p>
            <w:pPr>
              <w:widowControl/>
              <w:jc w:val="left"/>
              <w:rPr>
                <w:ins w:id="326" w:author="Administrator" w:date="2023-04-03T14:20:05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327" w:author="Administrator" w:date="2023-04-03T14:21:18Z">
              <w:tcPr>
                <w:tcW w:w="3689" w:type="pct"/>
                <w:tcBorders>
                  <w:top w:val="nil"/>
                  <w:left w:val="nil"/>
                  <w:bottom w:val="single" w:color="auto" w:sz="4" w:space="0"/>
                  <w:right w:val="single" w:color="auto" w:sz="4" w:space="0"/>
                </w:tcBorders>
                <w:shd w:val="clear" w:color="auto" w:fill="auto"/>
                <w:vAlign w:val="center"/>
                <w:tcPrChange w:id="328" w:author="Administrator" w:date="2023-04-03T14:21:18Z">
                  <w:tcPr>
                    <w:tcW w:w="3689" w:type="pct"/>
                    <w:tcBorders>
                      <w:top w:val="nil"/>
                      <w:left w:val="nil"/>
                      <w:bottom w:val="single" w:color="auto" w:sz="4" w:space="0"/>
                      <w:right w:val="single" w:color="auto" w:sz="4" w:space="0"/>
                    </w:tcBorders>
                    <w:shd w:val="clear" w:color="auto" w:fill="auto"/>
                    <w:vAlign w:val="center"/>
                    <w:tcPrChange w:id="329" w:author="Administrator" w:date="2023-04-03T14:21:18Z">
                      <w:tcPr>
                        <w:tcW w:w="3689" w:type="pct"/>
                        <w:tcBorders>
                          <w:top w:val="nil"/>
                          <w:left w:val="nil"/>
                          <w:bottom w:val="single" w:color="auto" w:sz="4" w:space="0"/>
                          <w:right w:val="single" w:color="auto" w:sz="4" w:space="0"/>
                        </w:tcBorders>
                        <w:shd w:val="clear" w:color="auto" w:fill="auto"/>
                        <w:vAlign w:val="center"/>
                        <w:tcPrChange w:id="330" w:author="Administrator" w:date="2023-04-03T14:21:18Z">
                          <w:tcPr>
                            <w:tcW w:w="3689" w:type="pct"/>
                            <w:tcBorders>
                              <w:top w:val="nil"/>
                              <w:left w:val="nil"/>
                              <w:bottom w:val="single" w:color="auto" w:sz="4" w:space="0"/>
                              <w:right w:val="single" w:color="auto" w:sz="4" w:space="0"/>
                            </w:tcBorders>
                            <w:shd w:val="clear" w:color="auto" w:fill="auto"/>
                            <w:vAlign w:val="center"/>
                            <w:tcPrChange w:id="331" w:author="Administrator" w:date="2023-04-03T14:21:18Z">
                              <w:tcPr>
                                <w:tcW w:w="3689" w:type="pct"/>
                                <w:tcBorders>
                                  <w:top w:val="nil"/>
                                  <w:left w:val="nil"/>
                                  <w:bottom w:val="single" w:color="auto" w:sz="4" w:space="0"/>
                                  <w:right w:val="single" w:color="auto" w:sz="4" w:space="0"/>
                                </w:tcBorders>
                                <w:shd w:val="clear" w:color="auto" w:fill="auto"/>
                                <w:vAlign w:val="center"/>
                                <w:tcPrChange w:id="332" w:author="Administrator" w:date="2023-04-03T14:21:18Z">
                                  <w:tcPr>
                                    <w:tcW w:w="3689" w:type="pct"/>
                                    <w:tcBorders>
                                      <w:top w:val="nil"/>
                                      <w:left w:val="nil"/>
                                      <w:bottom w:val="single" w:color="auto" w:sz="4" w:space="0"/>
                                      <w:right w:val="single" w:color="auto" w:sz="4" w:space="0"/>
                                    </w:tcBorders>
                                    <w:shd w:val="clear" w:color="auto" w:fill="auto"/>
                                    <w:vAlign w:val="center"/>
                                    <w:tcPrChange w:id="333" w:author="Administrator" w:date="2023-04-03T14:21:18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tcPrChange>
              </w:tcPr>
            </w:tcPrChange>
          </w:tcPr>
          <w:p>
            <w:pPr>
              <w:widowControl/>
              <w:jc w:val="left"/>
              <w:rPr>
                <w:ins w:id="334" w:author="Administrator" w:date="2023-04-03T14:20:05Z"/>
                <w:rFonts w:hint="eastAsia" w:ascii="宋体" w:hAnsi="宋体" w:eastAsia="宋体" w:cs="宋体"/>
                <w:color w:val="000000"/>
                <w:kern w:val="0"/>
                <w:sz w:val="18"/>
                <w:szCs w:val="18"/>
                <w:lang w:val="en-US" w:eastAsia="zh-CN" w:bidi="ar-SA"/>
              </w:rPr>
            </w:pPr>
            <w:ins w:id="335" w:author="ZP" w:date="2023-04-03T10:32:50Z">
              <w:r>
                <w:rPr>
                  <w:rFonts w:hint="eastAsia" w:ascii="宋体" w:hAnsi="宋体" w:cs="宋体"/>
                  <w:color w:val="000000"/>
                  <w:kern w:val="0"/>
                  <w:sz w:val="16"/>
                  <w:szCs w:val="18"/>
                </w:rPr>
                <w:t>13</w:t>
              </w:r>
            </w:ins>
            <w:ins w:id="336" w:author="Administrator" w:date="2023-04-03T14:20:49Z">
              <w:r>
                <w:rPr>
                  <w:rFonts w:hint="eastAsia" w:ascii="宋体" w:hAnsi="宋体" w:cs="宋体"/>
                  <w:color w:val="000000"/>
                  <w:kern w:val="0"/>
                  <w:sz w:val="16"/>
                  <w:szCs w:val="18"/>
                  <w:lang w:eastAsia="zh-CN"/>
                </w:rPr>
                <w:t>、</w:t>
              </w:r>
            </w:ins>
            <w:ins w:id="337" w:author="ZP" w:date="2023-04-03T10:32:50Z">
              <w:r>
                <w:rPr>
                  <w:rFonts w:hint="eastAsia" w:ascii="宋体" w:hAnsi="宋体" w:cs="宋体"/>
                  <w:color w:val="000000"/>
                  <w:kern w:val="0"/>
                  <w:sz w:val="16"/>
                  <w:szCs w:val="18"/>
                </w:rPr>
                <w:t>硬件参数：处理器≥5 CPU；内存≥ 8G DDR3 1333MHz ；存储容量：≥128G SSD。</w:t>
              </w:r>
            </w:ins>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智能交互终端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1.设备外观：采用不小于10.1英寸LCD触摸显示屏，不小于200万像素星光级双目摄像头，面部识别距离0.3m-1.5m，支持照片视频防假；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2、设备容量：支持20000张人脸白名单，1：N人脸比对时间＜0.2S/人，支持50000张卡片，50000条记录；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3.认证方式：支持人脸认证方式，支持多人同时识别（3人）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4.通讯方式：上行通讯为TCP/IP；支持外接RS485，Wiegand副读卡器；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5.输入接口：RS485*1、wiegand26/34 * 1(支持双向)、USB*1、门磁*1、报警输入*2、防拆*1、开门按钮*1；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6.输出接口：电锁*1个，报警输出*1个；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7.安装方式：标配金属安装挂板，支持明装、86底盒安装；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刻录机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1.一个BD/DVD/CD蓝光刻录机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2.50片光盘容量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3.USB 3.0接口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4.最高4800dpi 喷墨打印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5.100-240 VAC</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可打印专用光盘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1.BD-R DL 50GB 1-6X</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2.50片桶装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音视频小型终端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1.物理分辨率：≥3840 × 2160 @60 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2.显示尺寸：≥55 inch LED背光源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3.对比度：≥4500：1（Typ.）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4.CPU：≥A72*2+A53*4，主频≥1.8 GHz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5.内置存储：≥64 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6.内存：≥4 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7.操作系统：Android 11.0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8.网卡：内置千兆网卡，支持路由功能</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38" w:author="Administrator" w:date="2023-04-03T14:21:45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3.▲内置GPU芯片。投标文件须提供公安部所属检测机构出具的检验报告关键页复印件证明并加盖原厂公章，原件备查。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视频红外体温测量系统</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一、测温参数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1.热成像：分辨率：160×120，焦距：3mm；视场角：50°×37.2°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2.可见光：分辨率：2688×1520，400万；焦距：4mm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3.测温范围：30℃~45℃;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4.测温精度：±0.5℃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二、显示参数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6.触控屏：≥15.6 寸、分辨率 200万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7.显示屏：≥27寸、分辨率200万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三、配件参数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8.身份证/IC读卡器：感应式二代身份证/IC卡识别，读卡响应速度&lt;1S，读卡距离 0～30mm；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四、基础功能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1.操作系统：安卓7.1操作系统及以上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2.网络通信：WIFI/4G(移动物联网卡)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3.拾音方式：线性四麦克风阵列，有效拾音距离3米；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4.语音文本：测温正常及异常提示、支持自定义文本播报；</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（二）轮候区</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39" w:author="Administrator" w:date="2023-04-03T14:22:04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（三）人身检查区、物品登记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金属探测安检门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1.显示屏规格≥ 7寸LCD屏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2.输出接口 1个RJ45网口、1个2路报警输出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3.联网功能：可以单机联网，通过web端进行参数配置；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4.金属检测：可检测到1个回形针大小的金属，有效进行违规物品核验；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5.门体显示：采用7寸液晶屏显示，可展示客流和报警数据；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6.多区位报警功能：人体不同位置的多个金属通过安检门时会同时报警，并可以指示多个金属的位置，最多支持33区位。每个区域255级灵敏度等级调节；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7.模块化组件设计：运输、维护方便快捷。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8.具有飞物报警功能：金属物体从门中间抛过也会准确报警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9.超低探测高度：离地3cm以上的金属物体进入检测区域均可报警。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10.开机自诊断功能：开机时对系统进行自检，并显示检测结果。</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手持金属探测器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1.电源: 标配充电电池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 约25KHz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3.电压：9V</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人身安全检查规范器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硬件配置：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1、工作电压：DC12V； 支持接口RJ45网口； 功耗：≤10瓦；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2、传感器数量*2；安装方式：嵌入式；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3.含《人身检查规范器控制软件【简称：检查规范控制软件】V1.2》软件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实现功能：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满足四个一律要求，自动播报人身安全检查规定及注意事项；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与办案区管理系统“手护感应器”模块对接，实现人身安全检查操作指导。</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伤痕拍照摄像头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1.200万USB电视摄像机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2.内置麦克风，拾音清晰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3.支持自动电子增益功能，亮度自适应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4.支持标准USB 2.0接口，免驱设计，即插即用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5.支持Type-A接口，标准USB2.0协议，免驱设计，即插即用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6.镜头: 定焦：3.6 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7.线缆长度: 2 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8.视频输出: USB 2.0</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9.推荐操作系统：Windows 7/8/10/11，Android 8.1及以上版本，Linux 4.14及以上版本，macOS 10.12及以上版本</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高拍仪</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1.主摄像头：500W像素（支持升级到1000W像素），定焦；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2.副摄像头：200W像素，广角镜头自动变焦，支持水平270度和上下45度旋转；</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3.感光元件：CMOS传感器，符合UVC标准；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4.补光光源：5颗LED补光灯，支持三级触控调节亮度；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5.扫描方式：定时/手动扫描；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6.拍照速度：1秒；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7.拍摄尺寸：A3、A4及以下；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8.图片格式：JPG、PNG、GIF、BMP、TIF、PDF、TGA、PCX、RAS；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9.视频格式：AVI、WMV；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10.兼容系统：Windows2013、Windows XP、Windows7、8、10，UOS、中标麒麟；</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智能联网储物柜（24门、工控机）(含软件)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1.材质:≥1.0mm的冷轧板；整体尺寸（不含轮子高度）：（高*宽*深）≥1800*900*450mm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2.单体存储位置≥12格，</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格子尺寸（高*宽*深）≥160*340*450mm，不少于8格</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格子尺寸（高*宽*深）≥340*340*450mm，不少于2格</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格子尺寸（高*宽*深）≥700*340*450mm，不少于2格"</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3.配备≥8英寸1280x800多点触摸显示屏；需配备双目摄像头，具有RGB≥200W(1920*1080)，IR≥130W (1280x960)摄像头，对距离0.5-1.5m范围内的人脸可进行清晰拍照；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4.支持开柜方式：需支持刷脸开柜、远程开柜、密码开柜、刷卡开柜或手环开柜；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5.支持在紧急情况下，可进行机械应急开柜；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6.支持通过执法办案中心平台查看柜格的使用状态和存放物品名称；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7.锁控板具备≥12个端口，相应端口有指示灯；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8.支持管理员注册，绑定管理员卡号和密码，对所有柜格有开柜权限。支持临时卡注册和注销。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0" w:author="Administrator" w:date="2023-04-03T14:22:18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（四）女士检查区</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1" w:author="Administrator" w:date="2023-04-03T14:22:24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（五）物证室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人脸单机储物主柜（8门）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1.规格（高*宽*深） ≥1890mm*830mm*390mm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2.单仓尺寸（高*宽*深）：≥275mm*300mm*370mm，≥6仓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3.硬盘≥64G SSD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4.配备≥21.5寸触控面板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5.配置≥1个双目摄像头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6.配备扫码器，支持条形码、二维码</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人脸单机储物副柜（8门）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1.开门方向：水平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2.规格：高*宽*深≥1890mm*830mm*390mm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3.单仓尺寸（高*宽*深）：≥275mm*300mm*370mm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4.功能：≥12仓可堆叠副柜。</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（六）信息采集区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2" w:author="Administrator" w:date="2023-04-03T14:22:36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标准化人员信息采集系统-警采通</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一、采集工作台：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1.柜体含漏电、空开、排插等低压电源设备、音箱、报警灯等。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2.配件含软件载入、测试、系统安装以及所有DC线、数据线。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3.控制台外部尺寸：不大于L1900mm×W1000mm×H1000mm（高度为桌面高度）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二、工控机及配件：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1.专业工控设计采集操作终端，配备不少于18个USB接口。I7 CPU、16G内存、2个独立存储盘(系统存储240G SSD、数据存储1T)。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三、非接触式指掌纹采集仪：</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活体指纹、掌纹一体化的采集设备，指纹采用非接触式指纹采集方式，一次伸手即可采集平面指纹和三面捺印指纹图像。掌纹采集模块可采集双手掌纹、侧掌纹等类型的指掌纹。具备10寸触摸液晶屏，可同步显示和控制应用软件界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四、人像采集设备：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1.采集三面人像信息，1000W像素摄像头。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 格：1/3”、接口方式：CS、焦距f（mm）：9.0-22、光圈范围：F1.4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3.软件控制拍照并自动采集照片；提供正面、左右侧面采集、存储功能；提供姓名牌自动合成功能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4.提供人脸检测、图像质量判断、阴阳脸判断、眼睛闭合检测、计算出人脸综合质量评分，对不合格照片进行提示。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五、自动升降杆及配件：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1.自动升降摄像杆(含推杆控制器和自动推杆)；数据线1根、弹簧补光灯DC线2根、支架；补光灯x2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六、条码输出终端：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1.打印DNA信息条码（含1卷标签纸60mm X 40mm、碳带一条110mm X 70mm）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七、DNA条码读取仪：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1.已实现将DNA样品袋条码号导入采集系统中；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2.感光组件：2048像素CCD；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3.扫描密度：100次/秒；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4.扫描角度：前40度,后70度,左右各25度；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5.光源:660nm 红光LED;分辨率:0.125mm;扫描景深:0—30mm;光照环境:1200lux(阳光直射),2500lux(莹光)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八、DNA干燥箱：</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1.电子干燥箱、用于存储DNA血样，具备防潮功能。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九、指纹卡输出终端：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1.黑白激光复刻机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2.打印速度：&lt;10秒，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3.最高分辨率（dpi）：600×600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4.最大打印幅面：A4；最高打印速度(ppm)：17</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十、二代证采集仪：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1.实现将二代身份证内个人信息资料读出，并可导入采集系统中；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2.通讯接口：USB/RS232接口可选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3.阅读距离：0-5cm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4.操作系统：WIN98/2000/XP/NT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十一、随身物品采集仪：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1.用于采集随身物品信息。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十二、身高体重足长自动测量仪：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1.实现身高、体重、足长体重的自动测量：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2.身高测量范围：800—2000mm (分度值：5mm，误差度：±5mm)；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3.体重测量范围：20—200Kg (分度值：0.1kg，误差度：±0.1kg)；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4.足长测量范围：80mm—400mm (分度值：2mm，误差度：±2mm)。通信方式:与PC机串行通信；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5.通信距离:小于20米；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十三、手机信息采集仪：</w:t>
            </w:r>
          </w:p>
        </w:tc>
      </w:tr>
      <w:tr>
        <w:tblPrEx>
          <w:tblCellMar>
            <w:top w:w="0" w:type="dxa"/>
            <w:left w:w="108" w:type="dxa"/>
            <w:bottom w:w="0" w:type="dxa"/>
            <w:right w:w="108" w:type="dxa"/>
          </w:tblCellMar>
        </w:tblPrEx>
        <w:trPr>
          <w:trHeight w:val="202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智能采集：该功能通过多种连接通道（数据线、蓝牙、物理读取），可智能读取出品牌机和智能机型号、操作系统等信息，自动侦测智能平台操作系统类别及部分山寨机芯片类型。可采集手机通讯录、通话记录、短信息、日历、内存文件（文字、语音、视频、图片文件）、QQ账号、QQ好友信息及聊天记录、QQ群信息、微信好友及微信聊天记录（文字、语音、视频、图片文件）、已删除数据(部分手机)、飞信、米聊、陌陌、Skype、微博、line信息、易信信息、来往、facebook信息、Twitter信息、旺信信息、人人信息、YY信息、Talkbox信息、Voxer信息、Viber信息、WhatsApp信息、DiDi信息、遇见、上网日志、邮件、WIFI热点记录、照片位置信息、地图位置信息、蓝牙信息、电子商务（淘宝、QQ网购、京东商城、支付宝、财付通）信息、第三方安全软件（来电通、QQ通讯录）信息、SIM卡串号和SIM卡识别码、手机串号、MAC地址、本机号码等数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2.查询统计：该功能设计简洁的查询、统计功能，可方便的对采集的手机数据进行简单查询，通过授权进行查看数据详细信息。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3.系统日志：设备能自动记录相关采集日志，包括采集日期、帐号、姓名、操作、内容等。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4.设备管理：包含系统参数设置、服务器设置、用户权限、修改密码、授权文件配置、应用权限等。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5.应用权限：用户可根据实际需要自定义采集内容。</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6.数据同步：同步方式包括全量、增量、特定时间段等三种方式。支持网络同步、二维码同步、USB连接线同步和U盘同步。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7.采集助手：能根据型号检索该型号手机操作系统类别、上市时间、CPU类型、读取方式、支持读取内容、手机图片、对应数据线图片及采集过程手机设置信息，便于民警快速进行采集操作。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十四、活体足迹采集仪：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1.动态采集嫌疑人足迹，清楚体现嫌疑人的鞋底重压特征；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2.配备自带采集软件，可独立应用于各地的信息采集室、实验室，方便收集管理嫌疑人足迹；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3.通过软件可对硬件性能进行调解适应各类足迹的采集；</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4.与传统油墨捺印方式相比更方便、准确、卫生；每片成像膜可重复使用2000次以上，并且更换方便；</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5.与《恒锐足迹自动识别系统》结合，采集的图像直接提取花纹特征并可入库倒查比对，提高破案效率；利用软件相应功能实现足迹重压分析。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6.配备高清鞋样采集摄像头，可采集鞋面信息。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十五、声纹采集矩阵：</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1.多通道多信道采集、智能人声检测VAD、语音质量实时检测、前端智能语音处理、人声智能分割。符合采集规范要求，含综采系统对接和电源改造。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十六、虹膜信息采集仪：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1.采用镜面视觉反馈的双目虹膜识别仪；内置陀螺仪，可进行设备翻转提示；符合 IEC 62471、IEC60825-1用眼安全。符合采集规范要求，虹膜图像分辨率640*480；FAR＜0.0001% FRR＜0.1%。</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（七）缉毒检查室　</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毒品检测箱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配置清单：裸箱 1个；AB瓶 48个；指纹按捺盒 1盒；口罩 10个；手套 10个；AB防撕标签 24张；记录笔 1支；油性笔 3支（红蓝黑各1支）；剪刀 1把；物证袋 48个；消毒纸巾 10个；</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尿检台配套设备（人脸定位版）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复刻机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集线器电源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集线器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警示灯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电源适配器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空开 20A 带漏保</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PDU插排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USB延长线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高拍仪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高清网络摄像头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主机不低于 i5-9500  不低于8G内存  不低于1T硬盘  不低于23.8英寸液晶显示器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尿检台多功能集成面板（人脸版）</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功能列表：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实现尿检人员身份确认。</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实现尿检结果拍照录入。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实现尿检指认场景拍照录入。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生成尿检报告并打印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定制一体化尿检台，方便操作使用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恒温冷藏柜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符合GSP认证，冷藏2~8度，阴凉8-20度。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温湿度智能控制。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USB数据导出。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尺寸：≥525*580*1770毫米。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有效容积：≥203升。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湿度范围：35%-75%。</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（八）辨认室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辨认对讲设备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1.窗口对讲（非可视）；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2.采用嵌入式Linux操作系统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3.支持内机与外机之间全双工对讲。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4.支持和管理中心双向对讲，支持中心主动预览与广播；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5.支持音频扩展，3.5mm标准音频接口可外接有源音箱；</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内置全频段优质扬声器和拾音器，采用防破音技术，声音响亮清晰；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5.音频输入：内机：1路外接高灵敏度超心型指向鹅颈咪杆，拾音距离50厘米；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6.外机：1路内置高灵敏度全指向麦克风，拾音距离1米；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7.音频输出：内机：1路内置2W扬声器，1路3.5mm音频输出；外机：1路内置3W扬声器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3" w:author="Administrator" w:date="2023-04-03T14:23:12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（九）侯问室x5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（十）看守区</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4" w:author="Administrator" w:date="2023-04-03T14:23:19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（十一）监控室</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音视频大型终端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1.屏幕尺寸：≥75英寸</w:t>
            </w:r>
          </w:p>
        </w:tc>
      </w:tr>
      <w:tr>
        <w:tblPrEx>
          <w:tblCellMar>
            <w:top w:w="0" w:type="dxa"/>
            <w:left w:w="108" w:type="dxa"/>
            <w:bottom w:w="0" w:type="dxa"/>
            <w:right w:w="108" w:type="dxa"/>
          </w:tblCellMar>
        </w:tblPrEx>
        <w:trPr>
          <w:trHeight w:val="90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 xml:space="preserve">2.▲显示：3840×2160@60Hz 超高清 4K 分辨率，显示比例支持 16：9 ，兼容 4：3、16：10；屏幕占比大于 90%，可视角度≥178°，≥90%NTSC色域，≥350cd/m² 亮度，4K高清统一系统图标显示；解码能力：支持H.265/H.264，支持 UHD60，支持 4K(3840×2160)超高清视频。投标文件中须提供具有CMA或CNAS标识的且体现上述内容的有效检测报告扫描件并加盖供应商或原厂公章，原件备查。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3.触控技术：采用零贴合工艺，红外触控技术；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4.双系统支持 20 点触控，20 笔同时书写；</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5.CPU：CPU:Cortex-A73×4，最高主频1.8GHz；GPU: Mali-G52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6.内存及存储：RAM：8 GB，ROM：64 GB；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7.操作系统：内置操作系统基于Android 9.0定制开发，支持多任务分屏协作，分屏显示时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8.无线通信模块 ：内置双 WiFi 模块，支持双发双收，收发均支持 2.4G和 5.8G双频段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9.蓝牙：内置 BLE 低功耗蓝牙模块，支持5.2协议,兼容 4.2、5.0协议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10.音箱：内置音箱：中高音10W*2，低音20W</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11.视频接口：视频输入接口 HDMI2.0 IN （4K@60Hz）*2路； 视频输出接口 HDMI OUT（4K@60Hz）*1 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12.USB 接口功能：前置 USB type-A*2，USB Type-C*1，后置USB*2，</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13.接口功能：具有全功能 Type-C 接口，可支持手机充电、数据传输、音视频信号传输、外部设备调用本机摄像头、麦克风及扬声器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14.OPS 接口功能：采用 OPS 标准 80pin 接口，支持抽拉插拔内置式 OPS 模块无需单独接线，可实现 Windows 操作系统；</w:t>
            </w:r>
          </w:p>
        </w:tc>
      </w:tr>
      <w:tr>
        <w:tblPrEx>
          <w:tblCellMar>
            <w:top w:w="0" w:type="dxa"/>
            <w:left w:w="108" w:type="dxa"/>
            <w:bottom w:w="0" w:type="dxa"/>
            <w:right w:w="108" w:type="dxa"/>
          </w:tblCellMar>
        </w:tblPrEx>
        <w:trPr>
          <w:trHeight w:val="112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 xml:space="preserve">15.▲内置浏览器：系统内置同一品牌浏览器；支持双浏览器模式（分屏浏览两个网页）、主页设置、历史记录、网页收藏、下载管理、手机/桌面版网站、返回、刷新、退出操作；内置输入法：系统内置同一品牌输入法，支持键盘、手写输入、语音输入；支持键盘大小、位置自定义调节，满足不同尺寸下使用需求。投标文件中须提供具有CMA或CNAS标识的且体现上述内容的有效检测报告扫描件并加盖供应商或原厂公章，原件备查。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音视频解码器（单路）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1.持HDMI、BNC输出口解码输出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2.HDMI输出分辨率支持4K（3840 × 2160@30 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3.支持H.265、H.264、MPEG4、MJPEG等主流的编码格式的解码</w:t>
            </w:r>
          </w:p>
        </w:tc>
      </w:tr>
      <w:tr>
        <w:tblPrEx>
          <w:tblCellMar>
            <w:top w:w="0" w:type="dxa"/>
            <w:left w:w="108" w:type="dxa"/>
            <w:bottom w:w="0" w:type="dxa"/>
            <w:right w:w="108" w:type="dxa"/>
          </w:tblCellMar>
        </w:tblPrEx>
        <w:trPr>
          <w:trHeight w:val="402"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4.网口：1个 RJ45 10M/100M/1000Mbps 自适应以太网接口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5.语音对讲输入：1个，3.5mm音频接口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6.报警输出接口数：8路报警输出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7.串行接口：1个标准232接口 （RJ45），1个标准485接口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8.音频输出接口：1路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9.语音对讲输出：1个，3.5mm音频接口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10.报警输入接口数：8路报警输入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11.画面分割数：1/2/4/6/8/9/12/16</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 xml:space="preserve">12.视频输出接口：1路HDMI 1.4，1路VGA，1路BNC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可视对讲系统主机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1.≥10.1寸触摸屏紧急报警管理机；集成视频查看、双向对讲、呼叫前端等功能，用于管理前端一键求助报警产品。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2.支持1080P视频显示，支持H.264/H.265解码，支持最大256G Micro SD卡存储；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3.支持4路开关量输入，4路继电器输出；支持VGA、HDMI同源输出；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4.支持1路3.5mm音频输入，1路3.5mm音频输出；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5.话柄、鹅颈话筒杆可拆卸，支持DC12V、PoE(IEEE 802.3 at/af)供电。</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（十二）讯问室x6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345" w:author="Administrator" w:date="2023-04-03T14:23:35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智能集成审讯桌（翻转屏版）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346" w:author="ZP" w:date="2023-04-03T10:32:51Z">
              <w:r>
                <w:rPr>
                  <w:rFonts w:hint="eastAsia" w:ascii="宋体" w:hAnsi="宋体" w:cs="宋体"/>
                  <w:color w:val="000000"/>
                  <w:kern w:val="0"/>
                  <w:sz w:val="16"/>
                  <w:szCs w:val="18"/>
                </w:rPr>
                <w:t>、多屏同显：32寸1080P高清显示大屏，21.5寸液晶显示屏、10.1寸显示小屏，可以多屏</w:t>
              </w:r>
            </w:ins>
            <w:ins w:id="347" w:author="ZP" w:date="2023-04-03T10:32:52Z">
              <w:r>
                <w:rPr>
                  <w:rFonts w:hint="eastAsia" w:ascii="宋体" w:hAnsi="宋体" w:cs="宋体"/>
                  <w:color w:val="000000"/>
                  <w:kern w:val="0"/>
                  <w:sz w:val="16"/>
                  <w:szCs w:val="18"/>
                </w:rPr>
                <w:t>同显</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348" w:author="ZP" w:date="2023-04-03T10:32:52Z">
              <w:r>
                <w:rPr>
                  <w:rFonts w:hint="eastAsia" w:ascii="宋体" w:hAnsi="宋体" w:cs="宋体"/>
                  <w:color w:val="000000"/>
                  <w:kern w:val="0"/>
                  <w:sz w:val="16"/>
                  <w:szCs w:val="18"/>
                </w:rPr>
                <w:t>、搭配平台支持将扫描文件、音视频、图片等文件导入，并进行示证屏展示，告知书宣读</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349" w:author="ZP" w:date="2023-04-03T10:32:52Z">
              <w:r>
                <w:rPr>
                  <w:rFonts w:hint="eastAsia" w:ascii="宋体" w:hAnsi="宋体" w:cs="宋体"/>
                  <w:color w:val="000000"/>
                  <w:kern w:val="0"/>
                  <w:sz w:val="16"/>
                  <w:szCs w:val="18"/>
                </w:rPr>
                <w:t>、搭配平台</w:t>
              </w:r>
            </w:ins>
            <w:r>
              <w:rPr>
                <w:rFonts w:hint="eastAsia" w:ascii="宋体" w:hAnsi="宋体" w:cs="宋体"/>
                <w:color w:val="000000"/>
                <w:kern w:val="0"/>
                <w:sz w:val="16"/>
                <w:szCs w:val="18"/>
              </w:rPr>
              <w:t>支持</w:t>
            </w:r>
            <w:ins w:id="350" w:author="ZP" w:date="2023-04-03T10:32:52Z">
              <w:r>
                <w:rPr>
                  <w:rFonts w:hint="eastAsia" w:ascii="宋体" w:hAnsi="宋体" w:cs="宋体"/>
                  <w:color w:val="000000"/>
                  <w:kern w:val="0"/>
                  <w:sz w:val="16"/>
                  <w:szCs w:val="18"/>
                </w:rPr>
                <w:t>协同办案</w:t>
              </w:r>
            </w:ins>
            <w:r>
              <w:rPr>
                <w:rFonts w:hint="eastAsia" w:ascii="宋体" w:hAnsi="宋体" w:cs="宋体"/>
                <w:color w:val="000000"/>
                <w:kern w:val="0"/>
                <w:sz w:val="16"/>
                <w:szCs w:val="18"/>
              </w:rPr>
              <w:t>功能，</w:t>
            </w:r>
            <w:ins w:id="351" w:author="ZP" w:date="2023-04-03T10:32:52Z">
              <w:r>
                <w:rPr>
                  <w:rFonts w:hint="eastAsia" w:ascii="宋体" w:hAnsi="宋体" w:cs="宋体"/>
                  <w:color w:val="000000"/>
                  <w:kern w:val="0"/>
                  <w:sz w:val="16"/>
                  <w:szCs w:val="18"/>
                </w:rPr>
                <w:t>可以实现请求同案笔录和接收同案笔录的功能，对于涉及多个犯罪嫌疑人的，提供同案犯罪嫌疑人笔录查看、交流的功能，对犯罪嫌疑人提供的信息进行综合分析；支持人案联动引用，可直接复用案件及涉案人员信息，避免信息重复录入</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352" w:author="ZP" w:date="2023-04-03T10:32:52Z">
              <w:r>
                <w:rPr>
                  <w:rFonts w:hint="eastAsia" w:ascii="宋体" w:hAnsi="宋体" w:cs="宋体"/>
                  <w:color w:val="000000"/>
                  <w:kern w:val="0"/>
                  <w:sz w:val="16"/>
                  <w:szCs w:val="18"/>
                </w:rPr>
                <w:t>、搭配平台</w:t>
              </w:r>
            </w:ins>
            <w:r>
              <w:rPr>
                <w:rFonts w:hint="eastAsia" w:ascii="宋体" w:hAnsi="宋体" w:cs="宋体"/>
                <w:color w:val="000000"/>
                <w:kern w:val="0"/>
                <w:sz w:val="16"/>
                <w:szCs w:val="18"/>
              </w:rPr>
              <w:t>支持</w:t>
            </w:r>
            <w:ins w:id="353" w:author="ZP" w:date="2023-04-03T10:32:52Z">
              <w:r>
                <w:rPr>
                  <w:rFonts w:hint="eastAsia" w:ascii="宋体" w:hAnsi="宋体" w:cs="宋体"/>
                  <w:color w:val="000000"/>
                  <w:kern w:val="0"/>
                  <w:sz w:val="16"/>
                  <w:szCs w:val="18"/>
                </w:rPr>
                <w:t>远程指挥审讯</w:t>
              </w:r>
            </w:ins>
            <w:r>
              <w:rPr>
                <w:rFonts w:hint="eastAsia" w:ascii="宋体" w:hAnsi="宋体" w:cs="宋体"/>
                <w:color w:val="000000"/>
                <w:kern w:val="0"/>
                <w:sz w:val="16"/>
                <w:szCs w:val="18"/>
              </w:rPr>
              <w:t>功能</w:t>
            </w:r>
            <w:ins w:id="354" w:author="ZP" w:date="2023-04-03T10:32:52Z">
              <w:r>
                <w:rPr>
                  <w:rFonts w:hint="eastAsia" w:ascii="宋体" w:hAnsi="宋体" w:cs="宋体"/>
                  <w:color w:val="000000"/>
                  <w:kern w:val="0"/>
                  <w:sz w:val="16"/>
                  <w:szCs w:val="18"/>
                </w:rPr>
                <w:t>，平台远程语音指令下达（</w:t>
              </w:r>
            </w:ins>
            <w:ins w:id="355" w:author="ZP" w:date="2023-04-03T10:32:53Z">
              <w:r>
                <w:rPr>
                  <w:rFonts w:hint="eastAsia" w:ascii="宋体" w:hAnsi="宋体" w:cs="宋体"/>
                  <w:color w:val="000000"/>
                  <w:kern w:val="0"/>
                  <w:sz w:val="16"/>
                  <w:szCs w:val="18"/>
                </w:rPr>
                <w:t>可自备蓝牙耳机接收语音）</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356" w:author="ZP" w:date="2023-04-03T10:32:53Z">
              <w:r>
                <w:rPr>
                  <w:rFonts w:hint="eastAsia" w:ascii="宋体" w:hAnsi="宋体" w:cs="宋体"/>
                  <w:color w:val="000000"/>
                  <w:kern w:val="0"/>
                  <w:sz w:val="16"/>
                  <w:szCs w:val="18"/>
                </w:rPr>
                <w:t>、搭配审讯主机，支持音视频同步摄录</w:t>
              </w:r>
            </w:ins>
            <w:r>
              <w:rPr>
                <w:rFonts w:hint="eastAsia" w:ascii="宋体" w:hAnsi="宋体" w:cs="宋体"/>
                <w:color w:val="000000"/>
                <w:kern w:val="0"/>
                <w:sz w:val="16"/>
                <w:szCs w:val="18"/>
              </w:rPr>
              <w:t>功能</w:t>
            </w:r>
            <w:ins w:id="357" w:author="ZP" w:date="2023-04-03T10:32:53Z">
              <w:r>
                <w:rPr>
                  <w:rFonts w:hint="eastAsia" w:ascii="宋体" w:hAnsi="宋体" w:cs="宋体"/>
                  <w:color w:val="000000"/>
                  <w:kern w:val="0"/>
                  <w:sz w:val="16"/>
                  <w:szCs w:val="18"/>
                </w:rPr>
                <w:t>、支持本地保存音视频文件，并刻录成多媒体文件；</w:t>
              </w:r>
            </w:ins>
            <w:r>
              <w:rPr>
                <w:rFonts w:hint="eastAsia" w:ascii="宋体" w:hAnsi="宋体" w:cs="宋体"/>
                <w:color w:val="000000"/>
                <w:kern w:val="0"/>
                <w:sz w:val="16"/>
                <w:szCs w:val="18"/>
              </w:rPr>
              <w:t>支持</w:t>
            </w:r>
            <w:ins w:id="358" w:author="ZP" w:date="2023-04-03T10:32:53Z">
              <w:r>
                <w:rPr>
                  <w:rFonts w:hint="eastAsia" w:ascii="宋体" w:hAnsi="宋体" w:cs="宋体"/>
                  <w:color w:val="000000"/>
                  <w:kern w:val="0"/>
                  <w:sz w:val="16"/>
                  <w:szCs w:val="18"/>
                </w:rPr>
                <w:t>指挥员在指挥端调取审讯室的实时录音录像；</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359" w:author="ZP" w:date="2023-04-03T10:32:53Z">
              <w:r>
                <w:rPr>
                  <w:rFonts w:hint="eastAsia" w:ascii="宋体" w:hAnsi="宋体" w:cs="宋体"/>
                  <w:color w:val="000000"/>
                  <w:kern w:val="0"/>
                  <w:sz w:val="16"/>
                  <w:szCs w:val="18"/>
                </w:rPr>
                <w:t>、集成签录一体机，支持指纹采集、支持电子</w:t>
              </w:r>
            </w:ins>
            <w:ins w:id="360" w:author="ZP" w:date="2023-04-03T10:32:54Z">
              <w:r>
                <w:rPr>
                  <w:rFonts w:hint="eastAsia" w:ascii="宋体" w:hAnsi="宋体" w:cs="宋体"/>
                  <w:color w:val="000000"/>
                  <w:kern w:val="0"/>
                  <w:sz w:val="16"/>
                  <w:szCs w:val="18"/>
                </w:rPr>
                <w:t>签名功能，签名板采用电磁感应技术，并可实时显示签字内容；</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361" w:author="ZP" w:date="2023-04-03T10:32:54Z">
              <w:r>
                <w:rPr>
                  <w:rFonts w:hint="eastAsia" w:ascii="宋体" w:hAnsi="宋体" w:cs="宋体"/>
                  <w:color w:val="000000"/>
                  <w:kern w:val="0"/>
                  <w:sz w:val="16"/>
                  <w:szCs w:val="18"/>
                </w:rPr>
                <w:t>、集成报警盒子，可</w:t>
              </w:r>
            </w:ins>
            <w:r>
              <w:rPr>
                <w:rFonts w:hint="eastAsia" w:ascii="宋体" w:hAnsi="宋体" w:cs="宋体"/>
                <w:color w:val="000000"/>
                <w:kern w:val="0"/>
                <w:sz w:val="16"/>
                <w:szCs w:val="18"/>
              </w:rPr>
              <w:t>支持</w:t>
            </w:r>
            <w:ins w:id="362" w:author="ZP" w:date="2023-04-03T10:32:54Z">
              <w:r>
                <w:rPr>
                  <w:rFonts w:hint="eastAsia" w:ascii="宋体" w:hAnsi="宋体" w:cs="宋体"/>
                  <w:color w:val="000000"/>
                  <w:kern w:val="0"/>
                  <w:sz w:val="16"/>
                  <w:szCs w:val="18"/>
                </w:rPr>
                <w:t xml:space="preserve">紧急报警功能、语音播报、远程对讲、远程协助等功能； </w:t>
              </w:r>
            </w:ins>
          </w:p>
        </w:tc>
      </w:tr>
      <w:tr>
        <w:tblPrEx>
          <w:tblCellMar>
            <w:top w:w="0" w:type="dxa"/>
            <w:left w:w="108" w:type="dxa"/>
            <w:bottom w:w="0" w:type="dxa"/>
            <w:right w:w="108" w:type="dxa"/>
          </w:tblCellMar>
        </w:tblPrEx>
        <w:trPr>
          <w:trHeight w:val="45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363" w:author="ZP" w:date="2023-04-03T10:32:55Z">
              <w:r>
                <w:rPr>
                  <w:rFonts w:hint="eastAsia" w:ascii="宋体" w:hAnsi="宋体" w:cs="宋体"/>
                  <w:color w:val="000000"/>
                  <w:kern w:val="0"/>
                  <w:sz w:val="16"/>
                  <w:szCs w:val="18"/>
                </w:rPr>
                <w:t>、</w:t>
              </w:r>
            </w:ins>
            <w:r>
              <w:rPr>
                <w:rFonts w:hint="eastAsia" w:ascii="宋体" w:hAnsi="宋体" w:cs="宋体"/>
                <w:color w:val="000000"/>
                <w:kern w:val="0"/>
                <w:sz w:val="16"/>
                <w:szCs w:val="18"/>
              </w:rPr>
              <w:t>支持</w:t>
            </w:r>
            <w:ins w:id="364" w:author="ZP" w:date="2023-04-03T10:32:55Z">
              <w:r>
                <w:rPr>
                  <w:rFonts w:hint="eastAsia" w:ascii="宋体" w:hAnsi="宋体" w:cs="宋体"/>
                  <w:color w:val="000000"/>
                  <w:kern w:val="0"/>
                  <w:sz w:val="16"/>
                  <w:szCs w:val="18"/>
                </w:rPr>
                <w:t>双网口，支持局域网或互联网通信接入</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Change w:id="365" w:author="Administrator" w:date="2023-04-03T14:25:26Z">
            <w:tblPrEx>
              <w:tblCellMar>
                <w:top w:w="0" w:type="dxa"/>
                <w:left w:w="108" w:type="dxa"/>
                <w:bottom w:w="0" w:type="dxa"/>
                <w:right w:w="108" w:type="dxa"/>
              </w:tblCellMar>
            </w:tblPrEx>
          </w:tblPrExChange>
        </w:tblPrEx>
        <w:trPr>
          <w:trHeight w:val="90" w:hRule="atLeast"/>
          <w:trPrChange w:id="365" w:author="Administrator" w:date="2023-04-03T14:25:26Z">
            <w:trPr>
              <w:trHeight w:val="1125" w:hRule="atLeast"/>
            </w:trPr>
          </w:trPrChange>
        </w:trPr>
        <w:tc>
          <w:tcPr>
            <w:tcW w:w="434" w:type="pct"/>
            <w:vMerge w:val="continue"/>
            <w:tcBorders>
              <w:left w:val="single" w:color="auto" w:sz="4" w:space="0"/>
              <w:right w:val="single" w:color="auto" w:sz="4" w:space="0"/>
            </w:tcBorders>
            <w:vAlign w:val="center"/>
            <w:tcPrChange w:id="366" w:author="Administrator" w:date="2023-04-03T14:25:26Z">
              <w:tcPr>
                <w:tcW w:w="434" w:type="pct"/>
                <w:vMerge w:val="continue"/>
                <w:tcBorders>
                  <w:left w:val="single" w:color="auto" w:sz="4" w:space="0"/>
                  <w:right w:val="single" w:color="auto" w:sz="4" w:space="0"/>
                </w:tcBorders>
                <w:vAlign w:val="center"/>
                <w:tcPrChange w:id="367" w:author="Administrator" w:date="2023-04-03T14:25:26Z">
                  <w:tcPr>
                    <w:tcW w:w="434" w:type="pct"/>
                    <w:vMerge w:val="continue"/>
                    <w:tcBorders>
                      <w:left w:val="single" w:color="auto" w:sz="4" w:space="0"/>
                      <w:right w:val="single" w:color="auto" w:sz="4" w:space="0"/>
                    </w:tcBorders>
                    <w:vAlign w:val="center"/>
                    <w:tcPrChange w:id="368" w:author="Administrator" w:date="2023-04-03T14:25:26Z">
                      <w:tcPr>
                        <w:tcW w:w="434" w:type="pct"/>
                        <w:vMerge w:val="continue"/>
                        <w:tcBorders>
                          <w:left w:val="single" w:color="auto" w:sz="4" w:space="0"/>
                          <w:right w:val="single" w:color="auto" w:sz="4" w:space="0"/>
                        </w:tcBorders>
                        <w:vAlign w:val="center"/>
                        <w:tcPrChange w:id="369" w:author="Administrator" w:date="2023-04-03T14:25:26Z">
                          <w:tcPr>
                            <w:tcW w:w="434" w:type="pct"/>
                            <w:vMerge w:val="continue"/>
                            <w:tcBorders>
                              <w:left w:val="single" w:color="auto" w:sz="4" w:space="0"/>
                              <w:right w:val="single" w:color="auto" w:sz="4" w:space="0"/>
                            </w:tcBorders>
                            <w:vAlign w:val="center"/>
                            <w:tcPrChange w:id="370" w:author="Administrator" w:date="2023-04-03T14:25:26Z">
                              <w:tcPr>
                                <w:tcW w:w="434" w:type="pct"/>
                                <w:vMerge w:val="continue"/>
                                <w:tcBorders>
                                  <w:left w:val="single" w:color="auto" w:sz="4" w:space="0"/>
                                  <w:right w:val="single" w:color="auto" w:sz="4" w:space="0"/>
                                </w:tcBorders>
                                <w:vAlign w:val="center"/>
                                <w:tcPrChange w:id="371" w:author="Administrator" w:date="2023-04-03T14:25:26Z">
                                  <w:tcPr>
                                    <w:tcW w:w="434" w:type="pct"/>
                                    <w:vMerge w:val="continue"/>
                                    <w:tcBorders>
                                      <w:left w:val="single" w:color="auto" w:sz="4" w:space="0"/>
                                      <w:right w:val="single" w:color="auto" w:sz="4" w:space="0"/>
                                    </w:tcBorders>
                                    <w:vAlign w:val="center"/>
                                  </w:tcPr>
                                </w:tcPrChange>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372" w:author="Administrator" w:date="2023-04-03T14:25:26Z">
              <w:tcPr>
                <w:tcW w:w="876" w:type="pct"/>
                <w:gridSpan w:val="2"/>
                <w:vMerge w:val="continue"/>
                <w:tcBorders>
                  <w:left w:val="single" w:color="auto" w:sz="4" w:space="0"/>
                  <w:right w:val="single" w:color="auto" w:sz="4" w:space="0"/>
                </w:tcBorders>
                <w:vAlign w:val="center"/>
                <w:tcPrChange w:id="373" w:author="Administrator" w:date="2023-04-03T14:25:26Z">
                  <w:tcPr>
                    <w:tcW w:w="876" w:type="pct"/>
                    <w:vMerge w:val="continue"/>
                    <w:tcBorders>
                      <w:left w:val="single" w:color="auto" w:sz="4" w:space="0"/>
                      <w:right w:val="single" w:color="auto" w:sz="4" w:space="0"/>
                    </w:tcBorders>
                    <w:vAlign w:val="center"/>
                    <w:tcPrChange w:id="374" w:author="Administrator" w:date="2023-04-03T14:25:26Z">
                      <w:tcPr>
                        <w:tcW w:w="876" w:type="pct"/>
                        <w:vMerge w:val="continue"/>
                        <w:tcBorders>
                          <w:left w:val="single" w:color="auto" w:sz="4" w:space="0"/>
                          <w:right w:val="single" w:color="auto" w:sz="4" w:space="0"/>
                        </w:tcBorders>
                        <w:vAlign w:val="center"/>
                        <w:tcPrChange w:id="375" w:author="Administrator" w:date="2023-04-03T14:25:26Z">
                          <w:tcPr>
                            <w:tcW w:w="876" w:type="pct"/>
                            <w:vMerge w:val="continue"/>
                            <w:tcBorders>
                              <w:left w:val="single" w:color="auto" w:sz="4" w:space="0"/>
                              <w:right w:val="single" w:color="auto" w:sz="4" w:space="0"/>
                            </w:tcBorders>
                            <w:vAlign w:val="center"/>
                            <w:tcPrChange w:id="376" w:author="Administrator" w:date="2023-04-03T14:25:26Z">
                              <w:tcPr>
                                <w:tcW w:w="876" w:type="pct"/>
                                <w:vMerge w:val="continue"/>
                                <w:tcBorders>
                                  <w:left w:val="single" w:color="auto" w:sz="4" w:space="0"/>
                                  <w:right w:val="single" w:color="auto" w:sz="4" w:space="0"/>
                                </w:tcBorders>
                                <w:vAlign w:val="center"/>
                                <w:tcPrChange w:id="377" w:author="Administrator" w:date="2023-04-03T14:25:26Z">
                                  <w:tcPr>
                                    <w:tcW w:w="876" w:type="pct"/>
                                    <w:vMerge w:val="continue"/>
                                    <w:tcBorders>
                                      <w:left w:val="single" w:color="auto" w:sz="4" w:space="0"/>
                                      <w:right w:val="single" w:color="auto" w:sz="4" w:space="0"/>
                                    </w:tcBorders>
                                    <w:vAlign w:val="center"/>
                                  </w:tcPr>
                                </w:tcPrChange>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378" w:author="Administrator" w:date="2023-04-03T14:25:26Z">
              <w:tcPr>
                <w:tcW w:w="3689" w:type="pct"/>
                <w:tcBorders>
                  <w:top w:val="nil"/>
                  <w:left w:val="nil"/>
                  <w:bottom w:val="single" w:color="auto" w:sz="4" w:space="0"/>
                  <w:right w:val="single" w:color="auto" w:sz="4" w:space="0"/>
                </w:tcBorders>
                <w:shd w:val="clear" w:color="auto" w:fill="auto"/>
                <w:vAlign w:val="center"/>
                <w:tcPrChange w:id="379" w:author="Administrator" w:date="2023-04-03T14:25:26Z">
                  <w:tcPr>
                    <w:tcW w:w="3689" w:type="pct"/>
                    <w:tcBorders>
                      <w:top w:val="nil"/>
                      <w:left w:val="nil"/>
                      <w:bottom w:val="single" w:color="auto" w:sz="4" w:space="0"/>
                      <w:right w:val="single" w:color="auto" w:sz="4" w:space="0"/>
                    </w:tcBorders>
                    <w:shd w:val="clear" w:color="auto" w:fill="auto"/>
                    <w:vAlign w:val="center"/>
                    <w:tcPrChange w:id="380" w:author="Administrator" w:date="2023-04-03T14:25:26Z">
                      <w:tcPr>
                        <w:tcW w:w="3689" w:type="pct"/>
                        <w:tcBorders>
                          <w:top w:val="nil"/>
                          <w:left w:val="nil"/>
                          <w:bottom w:val="single" w:color="auto" w:sz="4" w:space="0"/>
                          <w:right w:val="single" w:color="auto" w:sz="4" w:space="0"/>
                        </w:tcBorders>
                        <w:shd w:val="clear" w:color="auto" w:fill="auto"/>
                        <w:vAlign w:val="center"/>
                        <w:tcPrChange w:id="381" w:author="Administrator" w:date="2023-04-03T14:25:26Z">
                          <w:tcPr>
                            <w:tcW w:w="3689" w:type="pct"/>
                            <w:tcBorders>
                              <w:top w:val="nil"/>
                              <w:left w:val="nil"/>
                              <w:bottom w:val="single" w:color="auto" w:sz="4" w:space="0"/>
                              <w:right w:val="single" w:color="auto" w:sz="4" w:space="0"/>
                            </w:tcBorders>
                            <w:shd w:val="clear" w:color="auto" w:fill="auto"/>
                            <w:vAlign w:val="center"/>
                            <w:tcPrChange w:id="382" w:author="Administrator" w:date="2023-04-03T14:25:26Z">
                              <w:tcPr>
                                <w:tcW w:w="3689" w:type="pct"/>
                                <w:tcBorders>
                                  <w:top w:val="nil"/>
                                  <w:left w:val="nil"/>
                                  <w:bottom w:val="single" w:color="auto" w:sz="4" w:space="0"/>
                                  <w:right w:val="single" w:color="auto" w:sz="4" w:space="0"/>
                                </w:tcBorders>
                                <w:shd w:val="clear" w:color="auto" w:fill="auto"/>
                                <w:vAlign w:val="center"/>
                                <w:tcPrChange w:id="383" w:author="Administrator" w:date="2023-04-03T14:25:26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tcPrChange>
          </w:tcPr>
          <w:p>
            <w:pPr>
              <w:widowControl/>
              <w:jc w:val="left"/>
              <w:rPr>
                <w:rFonts w:ascii="宋体" w:hAnsi="宋体" w:eastAsia="宋体" w:cs="宋体"/>
                <w:color w:val="000000"/>
                <w:kern w:val="0"/>
                <w:sz w:val="18"/>
                <w:szCs w:val="18"/>
                <w:lang w:val="en-US" w:eastAsia="zh-CN" w:bidi="ar-SA"/>
              </w:rPr>
            </w:pPr>
            <w:ins w:id="384" w:author="ZP" w:date="2023-04-03T10:32:55Z">
              <w:r>
                <w:rPr>
                  <w:rFonts w:hint="eastAsia" w:ascii="宋体" w:hAnsi="宋体" w:cs="宋体"/>
                  <w:color w:val="000000"/>
                  <w:kern w:val="0"/>
                  <w:sz w:val="16"/>
                  <w:szCs w:val="18"/>
                </w:rPr>
                <w:t>9、集成高速打印机，</w:t>
              </w:r>
            </w:ins>
            <w:r>
              <w:rPr>
                <w:rFonts w:hint="eastAsia" w:ascii="宋体" w:hAnsi="宋体" w:cs="宋体"/>
                <w:color w:val="000000"/>
                <w:kern w:val="0"/>
                <w:sz w:val="16"/>
                <w:szCs w:val="18"/>
              </w:rPr>
              <w:t>支持</w:t>
            </w:r>
            <w:ins w:id="385" w:author="ZP" w:date="2023-04-03T10:32:55Z">
              <w:r>
                <w:rPr>
                  <w:rFonts w:hint="eastAsia" w:ascii="宋体" w:hAnsi="宋体" w:cs="宋体"/>
                  <w:color w:val="000000"/>
                  <w:kern w:val="0"/>
                  <w:sz w:val="16"/>
                  <w:szCs w:val="18"/>
                </w:rPr>
                <w:t>A4打印；</w:t>
              </w:r>
            </w:ins>
          </w:p>
        </w:tc>
      </w:tr>
      <w:tr>
        <w:tblPrEx>
          <w:tblCellMar>
            <w:top w:w="0" w:type="dxa"/>
            <w:left w:w="108" w:type="dxa"/>
            <w:bottom w:w="0" w:type="dxa"/>
            <w:right w:w="108" w:type="dxa"/>
          </w:tblCellMar>
          <w:tblPrExChange w:id="387" w:author="Administrator" w:date="2023-04-03T14:23:56Z">
            <w:tblPrEx>
              <w:tblCellMar>
                <w:top w:w="0" w:type="dxa"/>
                <w:left w:w="108" w:type="dxa"/>
                <w:bottom w:w="0" w:type="dxa"/>
                <w:right w:w="108" w:type="dxa"/>
              </w:tblCellMar>
            </w:tblPrEx>
          </w:tblPrExChange>
        </w:tblPrEx>
        <w:trPr>
          <w:trHeight w:val="90" w:hRule="atLeast"/>
          <w:ins w:id="386" w:author="Administrator" w:date="2023-04-03T14:23:46Z"/>
          <w:trPrChange w:id="387" w:author="Administrator" w:date="2023-04-03T14:23:56Z">
            <w:trPr>
              <w:trHeight w:val="1125" w:hRule="atLeast"/>
            </w:trPr>
          </w:trPrChange>
        </w:trPr>
        <w:tc>
          <w:tcPr>
            <w:tcW w:w="434" w:type="pct"/>
            <w:vMerge w:val="continue"/>
            <w:tcBorders>
              <w:left w:val="single" w:color="auto" w:sz="4" w:space="0"/>
              <w:right w:val="single" w:color="auto" w:sz="4" w:space="0"/>
            </w:tcBorders>
            <w:vAlign w:val="center"/>
            <w:tcPrChange w:id="388" w:author="Administrator" w:date="2023-04-03T14:23:56Z">
              <w:tcPr>
                <w:tcW w:w="434" w:type="pct"/>
                <w:vMerge w:val="continue"/>
                <w:tcBorders>
                  <w:left w:val="single" w:color="auto" w:sz="4" w:space="0"/>
                  <w:right w:val="single" w:color="auto" w:sz="4" w:space="0"/>
                </w:tcBorders>
                <w:vAlign w:val="center"/>
              </w:tcPr>
            </w:tcPrChange>
          </w:tcPr>
          <w:p>
            <w:pPr>
              <w:widowControl/>
              <w:jc w:val="left"/>
              <w:rPr>
                <w:ins w:id="389" w:author="Administrator" w:date="2023-04-03T14:23:46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390" w:author="Administrator" w:date="2023-04-03T14:23:56Z">
              <w:tcPr>
                <w:tcW w:w="876" w:type="pct"/>
                <w:gridSpan w:val="2"/>
                <w:vMerge w:val="continue"/>
                <w:tcBorders>
                  <w:left w:val="single" w:color="auto" w:sz="4" w:space="0"/>
                  <w:right w:val="single" w:color="auto" w:sz="4" w:space="0"/>
                </w:tcBorders>
                <w:vAlign w:val="center"/>
              </w:tcPr>
            </w:tcPrChange>
          </w:tcPr>
          <w:p>
            <w:pPr>
              <w:widowControl/>
              <w:jc w:val="left"/>
              <w:rPr>
                <w:ins w:id="391" w:author="Administrator" w:date="2023-04-03T14:23:4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392" w:author="Administrator" w:date="2023-04-03T14:23:56Z">
              <w:tcPr>
                <w:tcW w:w="3689" w:type="pct"/>
                <w:tcBorders>
                  <w:top w:val="nil"/>
                  <w:left w:val="nil"/>
                  <w:bottom w:val="single" w:color="auto" w:sz="4" w:space="0"/>
                  <w:right w:val="single" w:color="auto" w:sz="4" w:space="0"/>
                </w:tcBorders>
                <w:shd w:val="clear" w:color="auto" w:fill="auto"/>
                <w:vAlign w:val="center"/>
              </w:tcPr>
            </w:tcPrChange>
          </w:tcPr>
          <w:p>
            <w:pPr>
              <w:widowControl/>
              <w:jc w:val="left"/>
              <w:rPr>
                <w:ins w:id="393" w:author="Administrator" w:date="2023-04-03T14:23:46Z"/>
                <w:rFonts w:hint="eastAsia" w:ascii="宋体" w:hAnsi="宋体" w:eastAsia="宋体" w:cs="宋体"/>
                <w:color w:val="000000"/>
                <w:kern w:val="0"/>
                <w:sz w:val="18"/>
                <w:szCs w:val="18"/>
                <w:lang w:val="en-US" w:eastAsia="zh-CN" w:bidi="ar-SA"/>
              </w:rPr>
            </w:pPr>
            <w:ins w:id="394" w:author="ZP" w:date="2023-04-03T10:32:55Z">
              <w:r>
                <w:rPr>
                  <w:rFonts w:hint="eastAsia" w:ascii="宋体" w:hAnsi="宋体" w:cs="宋体"/>
                  <w:color w:val="000000"/>
                  <w:kern w:val="0"/>
                  <w:sz w:val="16"/>
                  <w:szCs w:val="18"/>
                </w:rPr>
                <w:t>10、边缘软橡胶，防止磕碰；</w:t>
              </w:r>
            </w:ins>
          </w:p>
        </w:tc>
      </w:tr>
      <w:tr>
        <w:tblPrEx>
          <w:tblCellMar>
            <w:top w:w="0" w:type="dxa"/>
            <w:left w:w="108" w:type="dxa"/>
            <w:bottom w:w="0" w:type="dxa"/>
            <w:right w:w="108" w:type="dxa"/>
          </w:tblCellMar>
          <w:tblPrExChange w:id="396" w:author="Administrator" w:date="2023-04-03T14:23:57Z">
            <w:tblPrEx>
              <w:tblCellMar>
                <w:top w:w="0" w:type="dxa"/>
                <w:left w:w="108" w:type="dxa"/>
                <w:bottom w:w="0" w:type="dxa"/>
                <w:right w:w="108" w:type="dxa"/>
              </w:tblCellMar>
            </w:tblPrEx>
          </w:tblPrExChange>
        </w:tblPrEx>
        <w:trPr>
          <w:trHeight w:val="90" w:hRule="atLeast"/>
          <w:ins w:id="395" w:author="Administrator" w:date="2023-04-03T14:23:46Z"/>
          <w:trPrChange w:id="396" w:author="Administrator" w:date="2023-04-03T14:23:57Z">
            <w:trPr>
              <w:trHeight w:val="1125" w:hRule="atLeast"/>
            </w:trPr>
          </w:trPrChange>
        </w:trPr>
        <w:tc>
          <w:tcPr>
            <w:tcW w:w="434" w:type="pct"/>
            <w:vMerge w:val="continue"/>
            <w:tcBorders>
              <w:left w:val="single" w:color="auto" w:sz="4" w:space="0"/>
              <w:bottom w:val="single" w:color="auto" w:sz="4" w:space="0"/>
              <w:right w:val="single" w:color="auto" w:sz="4" w:space="0"/>
            </w:tcBorders>
            <w:vAlign w:val="center"/>
            <w:tcPrChange w:id="397" w:author="Administrator" w:date="2023-04-03T14:23:57Z">
              <w:tcPr>
                <w:tcW w:w="434" w:type="pct"/>
                <w:vMerge w:val="continue"/>
                <w:tcBorders>
                  <w:left w:val="single" w:color="auto" w:sz="4" w:space="0"/>
                  <w:bottom w:val="single" w:color="auto" w:sz="4" w:space="0"/>
                  <w:right w:val="single" w:color="auto" w:sz="4" w:space="0"/>
                </w:tcBorders>
                <w:vAlign w:val="center"/>
              </w:tcPr>
            </w:tcPrChange>
          </w:tcPr>
          <w:p>
            <w:pPr>
              <w:widowControl/>
              <w:jc w:val="left"/>
              <w:rPr>
                <w:ins w:id="398" w:author="Administrator" w:date="2023-04-03T14:23:46Z"/>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Change w:id="399" w:author="Administrator" w:date="2023-04-03T14:23:57Z">
              <w:tcPr>
                <w:tcW w:w="876" w:type="pct"/>
                <w:gridSpan w:val="2"/>
                <w:vMerge w:val="continue"/>
                <w:tcBorders>
                  <w:left w:val="single" w:color="auto" w:sz="4" w:space="0"/>
                  <w:bottom w:val="single" w:color="auto" w:sz="4" w:space="0"/>
                  <w:right w:val="single" w:color="auto" w:sz="4" w:space="0"/>
                </w:tcBorders>
                <w:vAlign w:val="center"/>
              </w:tcPr>
            </w:tcPrChange>
          </w:tcPr>
          <w:p>
            <w:pPr>
              <w:widowControl/>
              <w:jc w:val="left"/>
              <w:rPr>
                <w:ins w:id="400" w:author="Administrator" w:date="2023-04-03T14:23:4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01" w:author="Administrator" w:date="2023-04-03T14:23:57Z">
              <w:tcPr>
                <w:tcW w:w="3689" w:type="pct"/>
                <w:tcBorders>
                  <w:top w:val="nil"/>
                  <w:left w:val="nil"/>
                  <w:bottom w:val="single" w:color="auto" w:sz="4" w:space="0"/>
                  <w:right w:val="single" w:color="auto" w:sz="4" w:space="0"/>
                </w:tcBorders>
                <w:shd w:val="clear" w:color="auto" w:fill="auto"/>
                <w:vAlign w:val="center"/>
              </w:tcPr>
            </w:tcPrChange>
          </w:tcPr>
          <w:p>
            <w:pPr>
              <w:widowControl/>
              <w:jc w:val="left"/>
              <w:rPr>
                <w:ins w:id="402" w:author="Administrator" w:date="2023-04-03T14:23:46Z"/>
                <w:rFonts w:hint="eastAsia" w:ascii="宋体" w:hAnsi="宋体" w:eastAsia="宋体" w:cs="宋体"/>
                <w:color w:val="FF0000"/>
                <w:kern w:val="0"/>
                <w:sz w:val="18"/>
                <w:szCs w:val="18"/>
                <w:lang w:val="en-US" w:eastAsia="zh-CN" w:bidi="ar-SA"/>
              </w:rPr>
            </w:pPr>
            <w:ins w:id="403" w:author="ZP" w:date="2023-04-03T10:32:55Z">
              <w:r>
                <w:rPr>
                  <w:rFonts w:hint="eastAsia" w:ascii="宋体" w:hAnsi="宋体" w:cs="宋体"/>
                  <w:color w:val="000000"/>
                  <w:kern w:val="0"/>
                  <w:sz w:val="16"/>
                  <w:szCs w:val="18"/>
                </w:rPr>
                <w:t>11、符合公安网安全管理，符合保密标准，同时具有日志生产审计、日志存储审计、日志管理审计、检测非授权外联功能；</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控制侧耳机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耳机材质: 塑料</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插头直径: 3.5mm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缆线长度: 2.3m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有无麦克风: 带麦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佩戴方式: 头戴护耳式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耳机插头类型: 直插型</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高清审讯主机</w:t>
            </w: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404" w:author="ZP" w:date="2023-04-03T10:32:55Z">
              <w:r>
                <w:rPr>
                  <w:rFonts w:hint="eastAsia" w:ascii="宋体" w:hAnsi="宋体" w:cs="宋体"/>
                  <w:color w:val="000000"/>
                  <w:kern w:val="0"/>
                  <w:sz w:val="16"/>
                  <w:szCs w:val="18"/>
                </w:rPr>
                <w:t>支持6路400W IPC接入或8路1080P IPC</w:t>
              </w:r>
            </w:ins>
            <w:r>
              <w:rPr>
                <w:rFonts w:hint="eastAsia" w:ascii="宋体" w:hAnsi="宋体" w:cs="宋体"/>
                <w:color w:val="000000"/>
                <w:kern w:val="0"/>
                <w:sz w:val="16"/>
                <w:szCs w:val="18"/>
              </w:rPr>
              <w:t>输入</w:t>
            </w:r>
            <w:ins w:id="405" w:author="ZP" w:date="2023-04-03T10:32:55Z">
              <w:r>
                <w:rPr>
                  <w:rFonts w:hint="eastAsia" w:ascii="宋体" w:hAnsi="宋体" w:cs="宋体"/>
                  <w:color w:val="000000"/>
                  <w:kern w:val="0"/>
                  <w:sz w:val="16"/>
                  <w:szCs w:val="18"/>
                </w:rPr>
                <w:t>；</w:t>
              </w:r>
            </w:ins>
          </w:p>
        </w:tc>
      </w:tr>
      <w:tr>
        <w:tblPrEx>
          <w:tblCellMar>
            <w:top w:w="0" w:type="dxa"/>
            <w:left w:w="108" w:type="dxa"/>
            <w:bottom w:w="0" w:type="dxa"/>
            <w:right w:w="108" w:type="dxa"/>
          </w:tblCellMar>
          <w:tblPrExChange w:id="406" w:author="Administrator" w:date="2023-04-03T14:27:54Z">
            <w:tblPrEx>
              <w:tblCellMar>
                <w:top w:w="0" w:type="dxa"/>
                <w:left w:w="108" w:type="dxa"/>
                <w:bottom w:w="0" w:type="dxa"/>
                <w:right w:w="108" w:type="dxa"/>
              </w:tblCellMar>
            </w:tblPrEx>
          </w:tblPrExChange>
        </w:tblPrEx>
        <w:trPr>
          <w:trHeight w:val="90" w:hRule="atLeast"/>
          <w:trPrChange w:id="406" w:author="Administrator" w:date="2023-04-03T14:27:54Z">
            <w:trPr>
              <w:trHeight w:val="450" w:hRule="atLeast"/>
            </w:trPr>
          </w:trPrChange>
        </w:trPr>
        <w:tc>
          <w:tcPr>
            <w:tcW w:w="434" w:type="pct"/>
            <w:vMerge w:val="continue"/>
            <w:tcBorders>
              <w:left w:val="single" w:color="auto" w:sz="4" w:space="0"/>
              <w:right w:val="single" w:color="auto" w:sz="4" w:space="0"/>
            </w:tcBorders>
            <w:vAlign w:val="center"/>
            <w:tcPrChange w:id="407" w:author="Administrator" w:date="2023-04-03T14:27:54Z">
              <w:tcPr>
                <w:tcW w:w="434" w:type="pct"/>
                <w:vMerge w:val="continue"/>
                <w:tcBorders>
                  <w:left w:val="single" w:color="auto" w:sz="4" w:space="0"/>
                  <w:right w:val="single" w:color="auto" w:sz="4" w:space="0"/>
                </w:tcBorders>
                <w:vAlign w:val="center"/>
                <w:tcPrChange w:id="408" w:author="Administrator" w:date="2023-04-03T14:27:54Z">
                  <w:tcPr>
                    <w:tcW w:w="434" w:type="pct"/>
                    <w:vMerge w:val="continue"/>
                    <w:tcBorders>
                      <w:left w:val="single" w:color="auto" w:sz="4" w:space="0"/>
                      <w:right w:val="single" w:color="auto" w:sz="4" w:space="0"/>
                    </w:tcBorders>
                    <w:vAlign w:val="center"/>
                    <w:tcPrChange w:id="409" w:author="Administrator" w:date="2023-04-03T14:27:54Z">
                      <w:tcPr>
                        <w:tcW w:w="434" w:type="pct"/>
                        <w:vMerge w:val="continue"/>
                        <w:tcBorders>
                          <w:left w:val="single" w:color="auto" w:sz="4" w:space="0"/>
                          <w:right w:val="single" w:color="auto" w:sz="4" w:space="0"/>
                        </w:tcBorders>
                        <w:vAlign w:val="center"/>
                        <w:tcPrChange w:id="410" w:author="Administrator" w:date="2023-04-03T14:27:54Z">
                          <w:tcPr>
                            <w:tcW w:w="434" w:type="pct"/>
                            <w:vMerge w:val="continue"/>
                            <w:tcBorders>
                              <w:left w:val="single" w:color="auto" w:sz="4" w:space="0"/>
                              <w:right w:val="single" w:color="auto" w:sz="4" w:space="0"/>
                            </w:tcBorders>
                            <w:vAlign w:val="center"/>
                            <w:tcPrChange w:id="411" w:author="Administrator" w:date="2023-04-03T14:27:54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12" w:author="Administrator" w:date="2023-04-03T14:27:54Z">
              <w:tcPr>
                <w:tcW w:w="876" w:type="pct"/>
                <w:gridSpan w:val="2"/>
                <w:vMerge w:val="continue"/>
                <w:tcBorders>
                  <w:left w:val="single" w:color="auto" w:sz="4" w:space="0"/>
                  <w:right w:val="single" w:color="auto" w:sz="4" w:space="0"/>
                </w:tcBorders>
                <w:vAlign w:val="center"/>
                <w:tcPrChange w:id="413" w:author="Administrator" w:date="2023-04-03T14:27:54Z">
                  <w:tcPr>
                    <w:tcW w:w="876" w:type="pct"/>
                    <w:vMerge w:val="continue"/>
                    <w:tcBorders>
                      <w:left w:val="single" w:color="auto" w:sz="4" w:space="0"/>
                      <w:right w:val="single" w:color="auto" w:sz="4" w:space="0"/>
                    </w:tcBorders>
                    <w:vAlign w:val="center"/>
                    <w:tcPrChange w:id="414" w:author="Administrator" w:date="2023-04-03T14:27:54Z">
                      <w:tcPr>
                        <w:tcW w:w="876" w:type="pct"/>
                        <w:vMerge w:val="continue"/>
                        <w:tcBorders>
                          <w:left w:val="single" w:color="auto" w:sz="4" w:space="0"/>
                          <w:right w:val="single" w:color="auto" w:sz="4" w:space="0"/>
                        </w:tcBorders>
                        <w:vAlign w:val="center"/>
                        <w:tcPrChange w:id="415" w:author="Administrator" w:date="2023-04-03T14:27:54Z">
                          <w:tcPr>
                            <w:tcW w:w="876" w:type="pct"/>
                            <w:vMerge w:val="continue"/>
                            <w:tcBorders>
                              <w:left w:val="single" w:color="auto" w:sz="4" w:space="0"/>
                              <w:right w:val="single" w:color="auto" w:sz="4" w:space="0"/>
                            </w:tcBorders>
                            <w:vAlign w:val="center"/>
                            <w:tcPrChange w:id="416" w:author="Administrator" w:date="2023-04-03T14:27:54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17" w:author="Administrator" w:date="2023-04-03T14:27:54Z">
              <w:tcPr>
                <w:tcW w:w="3689" w:type="pct"/>
                <w:tcBorders>
                  <w:top w:val="nil"/>
                  <w:left w:val="nil"/>
                  <w:bottom w:val="single" w:color="auto" w:sz="4" w:space="0"/>
                  <w:right w:val="single" w:color="auto" w:sz="4" w:space="0"/>
                </w:tcBorders>
                <w:shd w:val="clear" w:color="auto" w:fill="auto"/>
                <w:vAlign w:val="center"/>
                <w:tcPrChange w:id="418" w:author="Administrator" w:date="2023-04-03T14:27:54Z">
                  <w:tcPr>
                    <w:tcW w:w="3689" w:type="pct"/>
                    <w:tcBorders>
                      <w:top w:val="nil"/>
                      <w:left w:val="nil"/>
                      <w:bottom w:val="single" w:color="auto" w:sz="4" w:space="0"/>
                      <w:right w:val="single" w:color="auto" w:sz="4" w:space="0"/>
                    </w:tcBorders>
                    <w:shd w:val="clear" w:color="auto" w:fill="auto"/>
                    <w:vAlign w:val="center"/>
                    <w:tcPrChange w:id="419" w:author="Administrator" w:date="2023-04-03T14:27:54Z">
                      <w:tcPr>
                        <w:tcW w:w="3689" w:type="pct"/>
                        <w:tcBorders>
                          <w:top w:val="nil"/>
                          <w:left w:val="nil"/>
                          <w:bottom w:val="single" w:color="auto" w:sz="4" w:space="0"/>
                          <w:right w:val="single" w:color="auto" w:sz="4" w:space="0"/>
                        </w:tcBorders>
                        <w:shd w:val="clear" w:color="auto" w:fill="auto"/>
                        <w:vAlign w:val="center"/>
                        <w:tcPrChange w:id="420" w:author="Administrator" w:date="2023-04-03T14:27:54Z">
                          <w:tcPr>
                            <w:tcW w:w="3689" w:type="pct"/>
                            <w:tcBorders>
                              <w:top w:val="nil"/>
                              <w:left w:val="nil"/>
                              <w:bottom w:val="single" w:color="auto" w:sz="4" w:space="0"/>
                              <w:right w:val="single" w:color="auto" w:sz="4" w:space="0"/>
                            </w:tcBorders>
                            <w:shd w:val="clear" w:color="auto" w:fill="auto"/>
                            <w:vAlign w:val="center"/>
                            <w:tcPrChange w:id="421" w:author="Administrator" w:date="2023-04-03T14:27:54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422" w:author="ZP" w:date="2023-04-03T10:32:55Z">
              <w:r>
                <w:rPr>
                  <w:rFonts w:hint="eastAsia" w:ascii="宋体" w:hAnsi="宋体" w:cs="宋体"/>
                  <w:color w:val="000000"/>
                  <w:kern w:val="0"/>
                  <w:sz w:val="16"/>
                  <w:szCs w:val="18"/>
                </w:rPr>
                <w:t>支持最大800W网络摄像机接入；</w:t>
              </w:r>
            </w:ins>
          </w:p>
        </w:tc>
      </w:tr>
      <w:tr>
        <w:tblPrEx>
          <w:tblCellMar>
            <w:top w:w="0" w:type="dxa"/>
            <w:left w:w="108" w:type="dxa"/>
            <w:bottom w:w="0" w:type="dxa"/>
            <w:right w:w="108" w:type="dxa"/>
          </w:tblCellMar>
          <w:tblPrExChange w:id="423" w:author="Administrator" w:date="2023-04-03T14:27:57Z">
            <w:tblPrEx>
              <w:tblCellMar>
                <w:top w:w="0" w:type="dxa"/>
                <w:left w:w="108" w:type="dxa"/>
                <w:bottom w:w="0" w:type="dxa"/>
                <w:right w:w="108" w:type="dxa"/>
              </w:tblCellMar>
            </w:tblPrEx>
          </w:tblPrExChange>
        </w:tblPrEx>
        <w:trPr>
          <w:trHeight w:val="90" w:hRule="atLeast"/>
          <w:trPrChange w:id="423" w:author="Administrator" w:date="2023-04-03T14:27:57Z">
            <w:trPr>
              <w:trHeight w:val="450" w:hRule="atLeast"/>
            </w:trPr>
          </w:trPrChange>
        </w:trPr>
        <w:tc>
          <w:tcPr>
            <w:tcW w:w="434" w:type="pct"/>
            <w:vMerge w:val="continue"/>
            <w:tcBorders>
              <w:left w:val="single" w:color="auto" w:sz="4" w:space="0"/>
              <w:right w:val="single" w:color="auto" w:sz="4" w:space="0"/>
            </w:tcBorders>
            <w:vAlign w:val="center"/>
            <w:tcPrChange w:id="424" w:author="Administrator" w:date="2023-04-03T14:27:57Z">
              <w:tcPr>
                <w:tcW w:w="434" w:type="pct"/>
                <w:vMerge w:val="continue"/>
                <w:tcBorders>
                  <w:left w:val="single" w:color="auto" w:sz="4" w:space="0"/>
                  <w:right w:val="single" w:color="auto" w:sz="4" w:space="0"/>
                </w:tcBorders>
                <w:vAlign w:val="center"/>
                <w:tcPrChange w:id="425" w:author="Administrator" w:date="2023-04-03T14:27:57Z">
                  <w:tcPr>
                    <w:tcW w:w="434" w:type="pct"/>
                    <w:vMerge w:val="continue"/>
                    <w:tcBorders>
                      <w:left w:val="single" w:color="auto" w:sz="4" w:space="0"/>
                      <w:right w:val="single" w:color="auto" w:sz="4" w:space="0"/>
                    </w:tcBorders>
                    <w:vAlign w:val="center"/>
                    <w:tcPrChange w:id="426" w:author="Administrator" w:date="2023-04-03T14:27:57Z">
                      <w:tcPr>
                        <w:tcW w:w="434" w:type="pct"/>
                        <w:vMerge w:val="continue"/>
                        <w:tcBorders>
                          <w:left w:val="single" w:color="auto" w:sz="4" w:space="0"/>
                          <w:right w:val="single" w:color="auto" w:sz="4" w:space="0"/>
                        </w:tcBorders>
                        <w:vAlign w:val="center"/>
                        <w:tcPrChange w:id="427" w:author="Administrator" w:date="2023-04-03T14:27:57Z">
                          <w:tcPr>
                            <w:tcW w:w="434" w:type="pct"/>
                            <w:vMerge w:val="continue"/>
                            <w:tcBorders>
                              <w:left w:val="single" w:color="auto" w:sz="4" w:space="0"/>
                              <w:right w:val="single" w:color="auto" w:sz="4" w:space="0"/>
                            </w:tcBorders>
                            <w:vAlign w:val="center"/>
                            <w:tcPrChange w:id="428" w:author="Administrator" w:date="2023-04-03T14:27:57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29" w:author="Administrator" w:date="2023-04-03T14:27:57Z">
              <w:tcPr>
                <w:tcW w:w="876" w:type="pct"/>
                <w:gridSpan w:val="2"/>
                <w:vMerge w:val="continue"/>
                <w:tcBorders>
                  <w:left w:val="single" w:color="auto" w:sz="4" w:space="0"/>
                  <w:right w:val="single" w:color="auto" w:sz="4" w:space="0"/>
                </w:tcBorders>
                <w:vAlign w:val="center"/>
                <w:tcPrChange w:id="430" w:author="Administrator" w:date="2023-04-03T14:27:57Z">
                  <w:tcPr>
                    <w:tcW w:w="876" w:type="pct"/>
                    <w:vMerge w:val="continue"/>
                    <w:tcBorders>
                      <w:left w:val="single" w:color="auto" w:sz="4" w:space="0"/>
                      <w:right w:val="single" w:color="auto" w:sz="4" w:space="0"/>
                    </w:tcBorders>
                    <w:vAlign w:val="center"/>
                    <w:tcPrChange w:id="431" w:author="Administrator" w:date="2023-04-03T14:27:57Z">
                      <w:tcPr>
                        <w:tcW w:w="876" w:type="pct"/>
                        <w:vMerge w:val="continue"/>
                        <w:tcBorders>
                          <w:left w:val="single" w:color="auto" w:sz="4" w:space="0"/>
                          <w:right w:val="single" w:color="auto" w:sz="4" w:space="0"/>
                        </w:tcBorders>
                        <w:vAlign w:val="center"/>
                        <w:tcPrChange w:id="432" w:author="Administrator" w:date="2023-04-03T14:27:57Z">
                          <w:tcPr>
                            <w:tcW w:w="876" w:type="pct"/>
                            <w:vMerge w:val="continue"/>
                            <w:tcBorders>
                              <w:left w:val="single" w:color="auto" w:sz="4" w:space="0"/>
                              <w:right w:val="single" w:color="auto" w:sz="4" w:space="0"/>
                            </w:tcBorders>
                            <w:vAlign w:val="center"/>
                            <w:tcPrChange w:id="433" w:author="Administrator" w:date="2023-04-03T14:27:57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34" w:author="Administrator" w:date="2023-04-03T14:27:57Z">
              <w:tcPr>
                <w:tcW w:w="3689" w:type="pct"/>
                <w:tcBorders>
                  <w:top w:val="nil"/>
                  <w:left w:val="nil"/>
                  <w:bottom w:val="single" w:color="auto" w:sz="4" w:space="0"/>
                  <w:right w:val="single" w:color="auto" w:sz="4" w:space="0"/>
                </w:tcBorders>
                <w:shd w:val="clear" w:color="auto" w:fill="auto"/>
                <w:vAlign w:val="center"/>
                <w:tcPrChange w:id="435" w:author="Administrator" w:date="2023-04-03T14:27:57Z">
                  <w:tcPr>
                    <w:tcW w:w="3689" w:type="pct"/>
                    <w:tcBorders>
                      <w:top w:val="nil"/>
                      <w:left w:val="nil"/>
                      <w:bottom w:val="single" w:color="auto" w:sz="4" w:space="0"/>
                      <w:right w:val="single" w:color="auto" w:sz="4" w:space="0"/>
                    </w:tcBorders>
                    <w:shd w:val="clear" w:color="auto" w:fill="auto"/>
                    <w:vAlign w:val="center"/>
                    <w:tcPrChange w:id="436" w:author="Administrator" w:date="2023-04-03T14:27:57Z">
                      <w:tcPr>
                        <w:tcW w:w="3689" w:type="pct"/>
                        <w:tcBorders>
                          <w:top w:val="nil"/>
                          <w:left w:val="nil"/>
                          <w:bottom w:val="single" w:color="auto" w:sz="4" w:space="0"/>
                          <w:right w:val="single" w:color="auto" w:sz="4" w:space="0"/>
                        </w:tcBorders>
                        <w:shd w:val="clear" w:color="auto" w:fill="auto"/>
                        <w:vAlign w:val="center"/>
                        <w:tcPrChange w:id="437" w:author="Administrator" w:date="2023-04-03T14:27:57Z">
                          <w:tcPr>
                            <w:tcW w:w="3689" w:type="pct"/>
                            <w:tcBorders>
                              <w:top w:val="nil"/>
                              <w:left w:val="nil"/>
                              <w:bottom w:val="single" w:color="auto" w:sz="4" w:space="0"/>
                              <w:right w:val="single" w:color="auto" w:sz="4" w:space="0"/>
                            </w:tcBorders>
                            <w:shd w:val="clear" w:color="auto" w:fill="auto"/>
                            <w:vAlign w:val="center"/>
                            <w:tcPrChange w:id="438" w:author="Administrator" w:date="2023-04-03T14:27:57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439" w:author="ZP" w:date="2023-04-03T10:32:56Z">
              <w:r>
                <w:rPr>
                  <w:rFonts w:hint="eastAsia" w:ascii="宋体" w:hAnsi="宋体" w:cs="宋体"/>
                  <w:color w:val="000000"/>
                  <w:kern w:val="0"/>
                  <w:sz w:val="16"/>
                  <w:szCs w:val="18"/>
                </w:rPr>
                <w:t>7寸高清触摸屏，支持控制与图像显示</w:t>
              </w:r>
            </w:ins>
          </w:p>
        </w:tc>
      </w:tr>
      <w:tr>
        <w:tblPrEx>
          <w:tblCellMar>
            <w:top w:w="0" w:type="dxa"/>
            <w:left w:w="108" w:type="dxa"/>
            <w:bottom w:w="0" w:type="dxa"/>
            <w:right w:w="108" w:type="dxa"/>
          </w:tblCellMar>
          <w:tblPrExChange w:id="440" w:author="Administrator" w:date="2023-04-03T14:27:58Z">
            <w:tblPrEx>
              <w:tblCellMar>
                <w:top w:w="0" w:type="dxa"/>
                <w:left w:w="108" w:type="dxa"/>
                <w:bottom w:w="0" w:type="dxa"/>
                <w:right w:w="108" w:type="dxa"/>
              </w:tblCellMar>
            </w:tblPrEx>
          </w:tblPrExChange>
        </w:tblPrEx>
        <w:trPr>
          <w:trHeight w:val="90" w:hRule="atLeast"/>
          <w:trPrChange w:id="440" w:author="Administrator" w:date="2023-04-03T14:27:58Z">
            <w:trPr>
              <w:trHeight w:val="270" w:hRule="atLeast"/>
            </w:trPr>
          </w:trPrChange>
        </w:trPr>
        <w:tc>
          <w:tcPr>
            <w:tcW w:w="434" w:type="pct"/>
            <w:vMerge w:val="continue"/>
            <w:tcBorders>
              <w:left w:val="single" w:color="auto" w:sz="4" w:space="0"/>
              <w:right w:val="single" w:color="auto" w:sz="4" w:space="0"/>
            </w:tcBorders>
            <w:vAlign w:val="center"/>
            <w:tcPrChange w:id="441" w:author="Administrator" w:date="2023-04-03T14:27:58Z">
              <w:tcPr>
                <w:tcW w:w="434" w:type="pct"/>
                <w:vMerge w:val="continue"/>
                <w:tcBorders>
                  <w:left w:val="single" w:color="auto" w:sz="4" w:space="0"/>
                  <w:right w:val="single" w:color="auto" w:sz="4" w:space="0"/>
                </w:tcBorders>
                <w:vAlign w:val="center"/>
                <w:tcPrChange w:id="442" w:author="Administrator" w:date="2023-04-03T14:27:58Z">
                  <w:tcPr>
                    <w:tcW w:w="434" w:type="pct"/>
                    <w:vMerge w:val="continue"/>
                    <w:tcBorders>
                      <w:left w:val="single" w:color="auto" w:sz="4" w:space="0"/>
                      <w:right w:val="single" w:color="auto" w:sz="4" w:space="0"/>
                    </w:tcBorders>
                    <w:vAlign w:val="center"/>
                    <w:tcPrChange w:id="443" w:author="Administrator" w:date="2023-04-03T14:27:58Z">
                      <w:tcPr>
                        <w:tcW w:w="434" w:type="pct"/>
                        <w:vMerge w:val="continue"/>
                        <w:tcBorders>
                          <w:left w:val="single" w:color="auto" w:sz="4" w:space="0"/>
                          <w:right w:val="single" w:color="auto" w:sz="4" w:space="0"/>
                        </w:tcBorders>
                        <w:vAlign w:val="center"/>
                        <w:tcPrChange w:id="444" w:author="Administrator" w:date="2023-04-03T14:27:58Z">
                          <w:tcPr>
                            <w:tcW w:w="434" w:type="pct"/>
                            <w:vMerge w:val="continue"/>
                            <w:tcBorders>
                              <w:left w:val="single" w:color="auto" w:sz="4" w:space="0"/>
                              <w:right w:val="single" w:color="auto" w:sz="4" w:space="0"/>
                            </w:tcBorders>
                            <w:vAlign w:val="center"/>
                            <w:tcPrChange w:id="445" w:author="Administrator" w:date="2023-04-03T14:27:58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46" w:author="Administrator" w:date="2023-04-03T14:27:58Z">
              <w:tcPr>
                <w:tcW w:w="876" w:type="pct"/>
                <w:gridSpan w:val="2"/>
                <w:vMerge w:val="continue"/>
                <w:tcBorders>
                  <w:left w:val="single" w:color="auto" w:sz="4" w:space="0"/>
                  <w:right w:val="single" w:color="auto" w:sz="4" w:space="0"/>
                </w:tcBorders>
                <w:vAlign w:val="center"/>
                <w:tcPrChange w:id="447" w:author="Administrator" w:date="2023-04-03T14:27:58Z">
                  <w:tcPr>
                    <w:tcW w:w="876" w:type="pct"/>
                    <w:vMerge w:val="continue"/>
                    <w:tcBorders>
                      <w:left w:val="single" w:color="auto" w:sz="4" w:space="0"/>
                      <w:right w:val="single" w:color="auto" w:sz="4" w:space="0"/>
                    </w:tcBorders>
                    <w:vAlign w:val="center"/>
                    <w:tcPrChange w:id="448" w:author="Administrator" w:date="2023-04-03T14:27:58Z">
                      <w:tcPr>
                        <w:tcW w:w="876" w:type="pct"/>
                        <w:vMerge w:val="continue"/>
                        <w:tcBorders>
                          <w:left w:val="single" w:color="auto" w:sz="4" w:space="0"/>
                          <w:right w:val="single" w:color="auto" w:sz="4" w:space="0"/>
                        </w:tcBorders>
                        <w:vAlign w:val="center"/>
                        <w:tcPrChange w:id="449" w:author="Administrator" w:date="2023-04-03T14:27:58Z">
                          <w:tcPr>
                            <w:tcW w:w="876" w:type="pct"/>
                            <w:vMerge w:val="continue"/>
                            <w:tcBorders>
                              <w:left w:val="single" w:color="auto" w:sz="4" w:space="0"/>
                              <w:right w:val="single" w:color="auto" w:sz="4" w:space="0"/>
                            </w:tcBorders>
                            <w:vAlign w:val="center"/>
                            <w:tcPrChange w:id="450" w:author="Administrator" w:date="2023-04-03T14:27:58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51" w:author="Administrator" w:date="2023-04-03T14:27:58Z">
              <w:tcPr>
                <w:tcW w:w="3689" w:type="pct"/>
                <w:tcBorders>
                  <w:top w:val="nil"/>
                  <w:left w:val="nil"/>
                  <w:bottom w:val="single" w:color="auto" w:sz="4" w:space="0"/>
                  <w:right w:val="single" w:color="auto" w:sz="4" w:space="0"/>
                </w:tcBorders>
                <w:shd w:val="clear" w:color="auto" w:fill="auto"/>
                <w:vAlign w:val="center"/>
                <w:tcPrChange w:id="452" w:author="Administrator" w:date="2023-04-03T14:27:58Z">
                  <w:tcPr>
                    <w:tcW w:w="3689" w:type="pct"/>
                    <w:tcBorders>
                      <w:top w:val="nil"/>
                      <w:left w:val="nil"/>
                      <w:bottom w:val="single" w:color="auto" w:sz="4" w:space="0"/>
                      <w:right w:val="single" w:color="auto" w:sz="4" w:space="0"/>
                    </w:tcBorders>
                    <w:shd w:val="clear" w:color="auto" w:fill="auto"/>
                    <w:vAlign w:val="center"/>
                    <w:tcPrChange w:id="453" w:author="Administrator" w:date="2023-04-03T14:27:58Z">
                      <w:tcPr>
                        <w:tcW w:w="3689" w:type="pct"/>
                        <w:tcBorders>
                          <w:top w:val="nil"/>
                          <w:left w:val="nil"/>
                          <w:bottom w:val="single" w:color="auto" w:sz="4" w:space="0"/>
                          <w:right w:val="single" w:color="auto" w:sz="4" w:space="0"/>
                        </w:tcBorders>
                        <w:shd w:val="clear" w:color="auto" w:fill="auto"/>
                        <w:vAlign w:val="center"/>
                        <w:tcPrChange w:id="454" w:author="Administrator" w:date="2023-04-03T14:27:58Z">
                          <w:tcPr>
                            <w:tcW w:w="3689" w:type="pct"/>
                            <w:tcBorders>
                              <w:top w:val="nil"/>
                              <w:left w:val="nil"/>
                              <w:bottom w:val="single" w:color="auto" w:sz="4" w:space="0"/>
                              <w:right w:val="single" w:color="auto" w:sz="4" w:space="0"/>
                            </w:tcBorders>
                            <w:shd w:val="clear" w:color="auto" w:fill="auto"/>
                            <w:vAlign w:val="center"/>
                            <w:tcPrChange w:id="455" w:author="Administrator" w:date="2023-04-03T14:27:58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456" w:author="ZP" w:date="2023-04-03T10:32:56Z">
              <w:r>
                <w:rPr>
                  <w:rFonts w:hint="eastAsia" w:ascii="宋体" w:hAnsi="宋体" w:cs="宋体"/>
                  <w:color w:val="000000"/>
                  <w:kern w:val="0"/>
                  <w:sz w:val="16"/>
                  <w:szCs w:val="18"/>
                </w:rPr>
                <w:t>支持</w:t>
              </w:r>
            </w:ins>
            <w:r>
              <w:rPr>
                <w:rFonts w:hint="eastAsia" w:ascii="宋体" w:hAnsi="宋体" w:cs="宋体"/>
                <w:color w:val="000000"/>
                <w:kern w:val="0"/>
                <w:sz w:val="16"/>
                <w:szCs w:val="18"/>
              </w:rPr>
              <w:t>视频</w:t>
            </w:r>
            <w:ins w:id="457" w:author="ZP" w:date="2023-04-03T10:32:56Z">
              <w:r>
                <w:rPr>
                  <w:rFonts w:hint="eastAsia" w:ascii="宋体" w:hAnsi="宋体" w:cs="宋体"/>
                  <w:color w:val="000000"/>
                  <w:kern w:val="0"/>
                  <w:sz w:val="16"/>
                  <w:szCs w:val="18"/>
                </w:rPr>
                <w:t>信息上叠加温湿度传感器信息</w:t>
              </w:r>
            </w:ins>
          </w:p>
        </w:tc>
      </w:tr>
      <w:tr>
        <w:tblPrEx>
          <w:tblCellMar>
            <w:top w:w="0" w:type="dxa"/>
            <w:left w:w="108" w:type="dxa"/>
            <w:bottom w:w="0" w:type="dxa"/>
            <w:right w:w="108" w:type="dxa"/>
          </w:tblCellMar>
          <w:tblPrExChange w:id="458" w:author="Administrator" w:date="2023-04-03T14:28:00Z">
            <w:tblPrEx>
              <w:tblCellMar>
                <w:top w:w="0" w:type="dxa"/>
                <w:left w:w="108" w:type="dxa"/>
                <w:bottom w:w="0" w:type="dxa"/>
                <w:right w:w="108" w:type="dxa"/>
              </w:tblCellMar>
            </w:tblPrEx>
          </w:tblPrExChange>
        </w:tblPrEx>
        <w:trPr>
          <w:trHeight w:val="90" w:hRule="atLeast"/>
          <w:trPrChange w:id="458" w:author="Administrator" w:date="2023-04-03T14:28:00Z">
            <w:trPr>
              <w:trHeight w:val="270" w:hRule="atLeast"/>
            </w:trPr>
          </w:trPrChange>
        </w:trPr>
        <w:tc>
          <w:tcPr>
            <w:tcW w:w="434" w:type="pct"/>
            <w:vMerge w:val="continue"/>
            <w:tcBorders>
              <w:left w:val="single" w:color="auto" w:sz="4" w:space="0"/>
              <w:right w:val="single" w:color="auto" w:sz="4" w:space="0"/>
            </w:tcBorders>
            <w:vAlign w:val="center"/>
            <w:tcPrChange w:id="459" w:author="Administrator" w:date="2023-04-03T14:28:00Z">
              <w:tcPr>
                <w:tcW w:w="434" w:type="pct"/>
                <w:vMerge w:val="continue"/>
                <w:tcBorders>
                  <w:left w:val="single" w:color="auto" w:sz="4" w:space="0"/>
                  <w:right w:val="single" w:color="auto" w:sz="4" w:space="0"/>
                </w:tcBorders>
                <w:vAlign w:val="center"/>
                <w:tcPrChange w:id="460" w:author="Administrator" w:date="2023-04-03T14:28:00Z">
                  <w:tcPr>
                    <w:tcW w:w="434" w:type="pct"/>
                    <w:vMerge w:val="continue"/>
                    <w:tcBorders>
                      <w:left w:val="single" w:color="auto" w:sz="4" w:space="0"/>
                      <w:right w:val="single" w:color="auto" w:sz="4" w:space="0"/>
                    </w:tcBorders>
                    <w:vAlign w:val="center"/>
                    <w:tcPrChange w:id="461" w:author="Administrator" w:date="2023-04-03T14:28:00Z">
                      <w:tcPr>
                        <w:tcW w:w="434" w:type="pct"/>
                        <w:vMerge w:val="continue"/>
                        <w:tcBorders>
                          <w:left w:val="single" w:color="auto" w:sz="4" w:space="0"/>
                          <w:right w:val="single" w:color="auto" w:sz="4" w:space="0"/>
                        </w:tcBorders>
                        <w:vAlign w:val="center"/>
                        <w:tcPrChange w:id="462" w:author="Administrator" w:date="2023-04-03T14:28:00Z">
                          <w:tcPr>
                            <w:tcW w:w="434" w:type="pct"/>
                            <w:vMerge w:val="continue"/>
                            <w:tcBorders>
                              <w:left w:val="single" w:color="auto" w:sz="4" w:space="0"/>
                              <w:right w:val="single" w:color="auto" w:sz="4" w:space="0"/>
                            </w:tcBorders>
                            <w:vAlign w:val="center"/>
                            <w:tcPrChange w:id="463" w:author="Administrator" w:date="2023-04-03T14:28:00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64" w:author="Administrator" w:date="2023-04-03T14:28:00Z">
              <w:tcPr>
                <w:tcW w:w="876" w:type="pct"/>
                <w:gridSpan w:val="2"/>
                <w:vMerge w:val="continue"/>
                <w:tcBorders>
                  <w:left w:val="single" w:color="auto" w:sz="4" w:space="0"/>
                  <w:right w:val="single" w:color="auto" w:sz="4" w:space="0"/>
                </w:tcBorders>
                <w:vAlign w:val="center"/>
                <w:tcPrChange w:id="465" w:author="Administrator" w:date="2023-04-03T14:28:00Z">
                  <w:tcPr>
                    <w:tcW w:w="876" w:type="pct"/>
                    <w:vMerge w:val="continue"/>
                    <w:tcBorders>
                      <w:left w:val="single" w:color="auto" w:sz="4" w:space="0"/>
                      <w:right w:val="single" w:color="auto" w:sz="4" w:space="0"/>
                    </w:tcBorders>
                    <w:vAlign w:val="center"/>
                    <w:tcPrChange w:id="466" w:author="Administrator" w:date="2023-04-03T14:28:00Z">
                      <w:tcPr>
                        <w:tcW w:w="876" w:type="pct"/>
                        <w:vMerge w:val="continue"/>
                        <w:tcBorders>
                          <w:left w:val="single" w:color="auto" w:sz="4" w:space="0"/>
                          <w:right w:val="single" w:color="auto" w:sz="4" w:space="0"/>
                        </w:tcBorders>
                        <w:vAlign w:val="center"/>
                        <w:tcPrChange w:id="467" w:author="Administrator" w:date="2023-04-03T14:28:00Z">
                          <w:tcPr>
                            <w:tcW w:w="876" w:type="pct"/>
                            <w:vMerge w:val="continue"/>
                            <w:tcBorders>
                              <w:left w:val="single" w:color="auto" w:sz="4" w:space="0"/>
                              <w:right w:val="single" w:color="auto" w:sz="4" w:space="0"/>
                            </w:tcBorders>
                            <w:vAlign w:val="center"/>
                            <w:tcPrChange w:id="468" w:author="Administrator" w:date="2023-04-03T14:28:00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69" w:author="Administrator" w:date="2023-04-03T14:28:00Z">
              <w:tcPr>
                <w:tcW w:w="3689" w:type="pct"/>
                <w:tcBorders>
                  <w:top w:val="nil"/>
                  <w:left w:val="nil"/>
                  <w:bottom w:val="single" w:color="auto" w:sz="4" w:space="0"/>
                  <w:right w:val="single" w:color="auto" w:sz="4" w:space="0"/>
                </w:tcBorders>
                <w:shd w:val="clear" w:color="auto" w:fill="auto"/>
                <w:vAlign w:val="center"/>
                <w:tcPrChange w:id="470" w:author="Administrator" w:date="2023-04-03T14:28:00Z">
                  <w:tcPr>
                    <w:tcW w:w="3689" w:type="pct"/>
                    <w:tcBorders>
                      <w:top w:val="nil"/>
                      <w:left w:val="nil"/>
                      <w:bottom w:val="single" w:color="auto" w:sz="4" w:space="0"/>
                      <w:right w:val="single" w:color="auto" w:sz="4" w:space="0"/>
                    </w:tcBorders>
                    <w:shd w:val="clear" w:color="auto" w:fill="auto"/>
                    <w:vAlign w:val="center"/>
                    <w:tcPrChange w:id="471" w:author="Administrator" w:date="2023-04-03T14:28:00Z">
                      <w:tcPr>
                        <w:tcW w:w="3689" w:type="pct"/>
                        <w:tcBorders>
                          <w:top w:val="nil"/>
                          <w:left w:val="nil"/>
                          <w:bottom w:val="single" w:color="auto" w:sz="4" w:space="0"/>
                          <w:right w:val="single" w:color="auto" w:sz="4" w:space="0"/>
                        </w:tcBorders>
                        <w:shd w:val="clear" w:color="auto" w:fill="auto"/>
                        <w:vAlign w:val="center"/>
                        <w:tcPrChange w:id="472" w:author="Administrator" w:date="2023-04-03T14:28:00Z">
                          <w:tcPr>
                            <w:tcW w:w="3689" w:type="pct"/>
                            <w:tcBorders>
                              <w:top w:val="nil"/>
                              <w:left w:val="nil"/>
                              <w:bottom w:val="single" w:color="auto" w:sz="4" w:space="0"/>
                              <w:right w:val="single" w:color="auto" w:sz="4" w:space="0"/>
                            </w:tcBorders>
                            <w:shd w:val="clear" w:color="auto" w:fill="auto"/>
                            <w:vAlign w:val="center"/>
                            <w:tcPrChange w:id="473" w:author="Administrator" w:date="2023-04-03T14:28:00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474" w:author="ZP" w:date="2023-04-03T10:32:56Z">
              <w:r>
                <w:rPr>
                  <w:rFonts w:hint="eastAsia" w:ascii="宋体" w:hAnsi="宋体" w:cs="宋体"/>
                  <w:color w:val="000000"/>
                  <w:kern w:val="0"/>
                  <w:sz w:val="16"/>
                  <w:szCs w:val="18"/>
                </w:rPr>
                <w:t>支持设置画中画通道，最大400W编码</w:t>
              </w:r>
            </w:ins>
          </w:p>
        </w:tc>
      </w:tr>
      <w:tr>
        <w:tblPrEx>
          <w:tblCellMar>
            <w:top w:w="0" w:type="dxa"/>
            <w:left w:w="108" w:type="dxa"/>
            <w:bottom w:w="0" w:type="dxa"/>
            <w:right w:w="108" w:type="dxa"/>
          </w:tblCellMar>
          <w:tblPrExChange w:id="475" w:author="Administrator" w:date="2023-04-03T14:28:04Z">
            <w:tblPrEx>
              <w:tblCellMar>
                <w:top w:w="0" w:type="dxa"/>
                <w:left w:w="108" w:type="dxa"/>
                <w:bottom w:w="0" w:type="dxa"/>
                <w:right w:w="108" w:type="dxa"/>
              </w:tblCellMar>
            </w:tblPrEx>
          </w:tblPrExChange>
        </w:tblPrEx>
        <w:trPr>
          <w:trHeight w:val="100" w:hRule="atLeast"/>
          <w:trPrChange w:id="475" w:author="Administrator" w:date="2023-04-03T14:28:04Z">
            <w:trPr>
              <w:trHeight w:val="270" w:hRule="atLeast"/>
            </w:trPr>
          </w:trPrChange>
        </w:trPr>
        <w:tc>
          <w:tcPr>
            <w:tcW w:w="434" w:type="pct"/>
            <w:vMerge w:val="continue"/>
            <w:tcBorders>
              <w:left w:val="single" w:color="auto" w:sz="4" w:space="0"/>
              <w:right w:val="single" w:color="auto" w:sz="4" w:space="0"/>
            </w:tcBorders>
            <w:vAlign w:val="center"/>
            <w:tcPrChange w:id="476" w:author="Administrator" w:date="2023-04-03T14:28:04Z">
              <w:tcPr>
                <w:tcW w:w="434" w:type="pct"/>
                <w:vMerge w:val="continue"/>
                <w:tcBorders>
                  <w:left w:val="single" w:color="auto" w:sz="4" w:space="0"/>
                  <w:right w:val="single" w:color="auto" w:sz="4" w:space="0"/>
                </w:tcBorders>
                <w:vAlign w:val="center"/>
                <w:tcPrChange w:id="477" w:author="Administrator" w:date="2023-04-03T14:28:04Z">
                  <w:tcPr>
                    <w:tcW w:w="434" w:type="pct"/>
                    <w:vMerge w:val="continue"/>
                    <w:tcBorders>
                      <w:left w:val="single" w:color="auto" w:sz="4" w:space="0"/>
                      <w:right w:val="single" w:color="auto" w:sz="4" w:space="0"/>
                    </w:tcBorders>
                    <w:vAlign w:val="center"/>
                    <w:tcPrChange w:id="478" w:author="Administrator" w:date="2023-04-03T14:28:04Z">
                      <w:tcPr>
                        <w:tcW w:w="434" w:type="pct"/>
                        <w:vMerge w:val="continue"/>
                        <w:tcBorders>
                          <w:left w:val="single" w:color="auto" w:sz="4" w:space="0"/>
                          <w:right w:val="single" w:color="auto" w:sz="4" w:space="0"/>
                        </w:tcBorders>
                        <w:vAlign w:val="center"/>
                        <w:tcPrChange w:id="479" w:author="Administrator" w:date="2023-04-03T14:28:04Z">
                          <w:tcPr>
                            <w:tcW w:w="434" w:type="pct"/>
                            <w:vMerge w:val="continue"/>
                            <w:tcBorders>
                              <w:left w:val="single" w:color="auto" w:sz="4" w:space="0"/>
                              <w:right w:val="single" w:color="auto" w:sz="4" w:space="0"/>
                            </w:tcBorders>
                            <w:vAlign w:val="center"/>
                            <w:tcPrChange w:id="480" w:author="Administrator" w:date="2023-04-03T14:28:04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81" w:author="Administrator" w:date="2023-04-03T14:28:04Z">
              <w:tcPr>
                <w:tcW w:w="876" w:type="pct"/>
                <w:gridSpan w:val="2"/>
                <w:vMerge w:val="continue"/>
                <w:tcBorders>
                  <w:left w:val="single" w:color="auto" w:sz="4" w:space="0"/>
                  <w:right w:val="single" w:color="auto" w:sz="4" w:space="0"/>
                </w:tcBorders>
                <w:vAlign w:val="center"/>
                <w:tcPrChange w:id="482" w:author="Administrator" w:date="2023-04-03T14:28:04Z">
                  <w:tcPr>
                    <w:tcW w:w="876" w:type="pct"/>
                    <w:vMerge w:val="continue"/>
                    <w:tcBorders>
                      <w:left w:val="single" w:color="auto" w:sz="4" w:space="0"/>
                      <w:right w:val="single" w:color="auto" w:sz="4" w:space="0"/>
                    </w:tcBorders>
                    <w:vAlign w:val="center"/>
                    <w:tcPrChange w:id="483" w:author="Administrator" w:date="2023-04-03T14:28:04Z">
                      <w:tcPr>
                        <w:tcW w:w="876" w:type="pct"/>
                        <w:vMerge w:val="continue"/>
                        <w:tcBorders>
                          <w:left w:val="single" w:color="auto" w:sz="4" w:space="0"/>
                          <w:right w:val="single" w:color="auto" w:sz="4" w:space="0"/>
                        </w:tcBorders>
                        <w:vAlign w:val="center"/>
                        <w:tcPrChange w:id="484" w:author="Administrator" w:date="2023-04-03T14:28:04Z">
                          <w:tcPr>
                            <w:tcW w:w="876" w:type="pct"/>
                            <w:vMerge w:val="continue"/>
                            <w:tcBorders>
                              <w:left w:val="single" w:color="auto" w:sz="4" w:space="0"/>
                              <w:right w:val="single" w:color="auto" w:sz="4" w:space="0"/>
                            </w:tcBorders>
                            <w:vAlign w:val="center"/>
                            <w:tcPrChange w:id="485" w:author="Administrator" w:date="2023-04-03T14:28:04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486" w:author="Administrator" w:date="2023-04-03T14:28:04Z">
              <w:tcPr>
                <w:tcW w:w="3689" w:type="pct"/>
                <w:tcBorders>
                  <w:top w:val="nil"/>
                  <w:left w:val="nil"/>
                  <w:bottom w:val="single" w:color="auto" w:sz="4" w:space="0"/>
                  <w:right w:val="single" w:color="auto" w:sz="4" w:space="0"/>
                </w:tcBorders>
                <w:shd w:val="clear" w:color="auto" w:fill="auto"/>
                <w:vAlign w:val="center"/>
                <w:tcPrChange w:id="487" w:author="Administrator" w:date="2023-04-03T14:28:04Z">
                  <w:tcPr>
                    <w:tcW w:w="3689" w:type="pct"/>
                    <w:tcBorders>
                      <w:top w:val="nil"/>
                      <w:left w:val="nil"/>
                      <w:bottom w:val="single" w:color="auto" w:sz="4" w:space="0"/>
                      <w:right w:val="single" w:color="auto" w:sz="4" w:space="0"/>
                    </w:tcBorders>
                    <w:shd w:val="clear" w:color="auto" w:fill="auto"/>
                    <w:vAlign w:val="center"/>
                    <w:tcPrChange w:id="488" w:author="Administrator" w:date="2023-04-03T14:28:04Z">
                      <w:tcPr>
                        <w:tcW w:w="3689" w:type="pct"/>
                        <w:tcBorders>
                          <w:top w:val="nil"/>
                          <w:left w:val="nil"/>
                          <w:bottom w:val="single" w:color="auto" w:sz="4" w:space="0"/>
                          <w:right w:val="single" w:color="auto" w:sz="4" w:space="0"/>
                        </w:tcBorders>
                        <w:shd w:val="clear" w:color="auto" w:fill="auto"/>
                        <w:vAlign w:val="center"/>
                        <w:tcPrChange w:id="489" w:author="Administrator" w:date="2023-04-03T14:28:04Z">
                          <w:tcPr>
                            <w:tcW w:w="3689" w:type="pct"/>
                            <w:tcBorders>
                              <w:top w:val="nil"/>
                              <w:left w:val="nil"/>
                              <w:bottom w:val="single" w:color="auto" w:sz="4" w:space="0"/>
                              <w:right w:val="single" w:color="auto" w:sz="4" w:space="0"/>
                            </w:tcBorders>
                            <w:shd w:val="clear" w:color="auto" w:fill="auto"/>
                            <w:vAlign w:val="center"/>
                            <w:tcPrChange w:id="490" w:author="Administrator" w:date="2023-04-03T14:28:04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491" w:author="ZP" w:date="2023-04-03T10:32:56Z">
              <w:r>
                <w:rPr>
                  <w:rFonts w:hint="eastAsia" w:ascii="宋体" w:hAnsi="宋体" w:cs="宋体"/>
                  <w:color w:val="000000"/>
                  <w:kern w:val="0"/>
                  <w:sz w:val="16"/>
                  <w:szCs w:val="18"/>
                </w:rPr>
                <w:t>支持单画面、1大1小、1大2小、1大3小、1大</w:t>
              </w:r>
            </w:ins>
            <w:ins w:id="492" w:author="ZP" w:date="2023-04-03T10:32:57Z">
              <w:r>
                <w:rPr>
                  <w:rFonts w:hint="eastAsia" w:ascii="宋体" w:hAnsi="宋体" w:cs="宋体"/>
                  <w:color w:val="000000"/>
                  <w:kern w:val="0"/>
                  <w:sz w:val="16"/>
                  <w:szCs w:val="18"/>
                </w:rPr>
                <w:t>4小、1大5小、1大7小、4均分等多种画面合成方式</w:t>
              </w:r>
            </w:ins>
          </w:p>
        </w:tc>
      </w:tr>
      <w:tr>
        <w:tblPrEx>
          <w:tblCellMar>
            <w:top w:w="0" w:type="dxa"/>
            <w:left w:w="108" w:type="dxa"/>
            <w:bottom w:w="0" w:type="dxa"/>
            <w:right w:w="108" w:type="dxa"/>
          </w:tblCellMar>
          <w:tblPrExChange w:id="493" w:author="Administrator" w:date="2023-04-03T14:28:06Z">
            <w:tblPrEx>
              <w:tblCellMar>
                <w:top w:w="0" w:type="dxa"/>
                <w:left w:w="108" w:type="dxa"/>
                <w:bottom w:w="0" w:type="dxa"/>
                <w:right w:w="108" w:type="dxa"/>
              </w:tblCellMar>
            </w:tblPrEx>
          </w:tblPrExChange>
        </w:tblPrEx>
        <w:trPr>
          <w:trHeight w:val="90" w:hRule="atLeast"/>
          <w:trPrChange w:id="493" w:author="Administrator" w:date="2023-04-03T14:28:06Z">
            <w:trPr>
              <w:trHeight w:val="270" w:hRule="atLeast"/>
            </w:trPr>
          </w:trPrChange>
        </w:trPr>
        <w:tc>
          <w:tcPr>
            <w:tcW w:w="434" w:type="pct"/>
            <w:vMerge w:val="continue"/>
            <w:tcBorders>
              <w:left w:val="single" w:color="auto" w:sz="4" w:space="0"/>
              <w:right w:val="single" w:color="auto" w:sz="4" w:space="0"/>
            </w:tcBorders>
            <w:vAlign w:val="center"/>
            <w:tcPrChange w:id="494" w:author="Administrator" w:date="2023-04-03T14:28:06Z">
              <w:tcPr>
                <w:tcW w:w="434" w:type="pct"/>
                <w:vMerge w:val="continue"/>
                <w:tcBorders>
                  <w:left w:val="single" w:color="auto" w:sz="4" w:space="0"/>
                  <w:right w:val="single" w:color="auto" w:sz="4" w:space="0"/>
                </w:tcBorders>
                <w:vAlign w:val="center"/>
                <w:tcPrChange w:id="495" w:author="Administrator" w:date="2023-04-03T14:28:06Z">
                  <w:tcPr>
                    <w:tcW w:w="434" w:type="pct"/>
                    <w:vMerge w:val="continue"/>
                    <w:tcBorders>
                      <w:left w:val="single" w:color="auto" w:sz="4" w:space="0"/>
                      <w:right w:val="single" w:color="auto" w:sz="4" w:space="0"/>
                    </w:tcBorders>
                    <w:vAlign w:val="center"/>
                    <w:tcPrChange w:id="496" w:author="Administrator" w:date="2023-04-03T14:28:06Z">
                      <w:tcPr>
                        <w:tcW w:w="434" w:type="pct"/>
                        <w:vMerge w:val="continue"/>
                        <w:tcBorders>
                          <w:left w:val="single" w:color="auto" w:sz="4" w:space="0"/>
                          <w:right w:val="single" w:color="auto" w:sz="4" w:space="0"/>
                        </w:tcBorders>
                        <w:vAlign w:val="center"/>
                        <w:tcPrChange w:id="497" w:author="Administrator" w:date="2023-04-03T14:28:06Z">
                          <w:tcPr>
                            <w:tcW w:w="434" w:type="pct"/>
                            <w:vMerge w:val="continue"/>
                            <w:tcBorders>
                              <w:left w:val="single" w:color="auto" w:sz="4" w:space="0"/>
                              <w:right w:val="single" w:color="auto" w:sz="4" w:space="0"/>
                            </w:tcBorders>
                            <w:vAlign w:val="center"/>
                            <w:tcPrChange w:id="498" w:author="Administrator" w:date="2023-04-03T14:28:06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499" w:author="Administrator" w:date="2023-04-03T14:28:06Z">
              <w:tcPr>
                <w:tcW w:w="876" w:type="pct"/>
                <w:gridSpan w:val="2"/>
                <w:vMerge w:val="continue"/>
                <w:tcBorders>
                  <w:left w:val="single" w:color="auto" w:sz="4" w:space="0"/>
                  <w:right w:val="single" w:color="auto" w:sz="4" w:space="0"/>
                </w:tcBorders>
                <w:vAlign w:val="center"/>
                <w:tcPrChange w:id="500" w:author="Administrator" w:date="2023-04-03T14:28:06Z">
                  <w:tcPr>
                    <w:tcW w:w="876" w:type="pct"/>
                    <w:vMerge w:val="continue"/>
                    <w:tcBorders>
                      <w:left w:val="single" w:color="auto" w:sz="4" w:space="0"/>
                      <w:right w:val="single" w:color="auto" w:sz="4" w:space="0"/>
                    </w:tcBorders>
                    <w:vAlign w:val="center"/>
                    <w:tcPrChange w:id="501" w:author="Administrator" w:date="2023-04-03T14:28:06Z">
                      <w:tcPr>
                        <w:tcW w:w="876" w:type="pct"/>
                        <w:vMerge w:val="continue"/>
                        <w:tcBorders>
                          <w:left w:val="single" w:color="auto" w:sz="4" w:space="0"/>
                          <w:right w:val="single" w:color="auto" w:sz="4" w:space="0"/>
                        </w:tcBorders>
                        <w:vAlign w:val="center"/>
                        <w:tcPrChange w:id="502" w:author="Administrator" w:date="2023-04-03T14:28:06Z">
                          <w:tcPr>
                            <w:tcW w:w="876" w:type="pct"/>
                            <w:vMerge w:val="continue"/>
                            <w:tcBorders>
                              <w:left w:val="single" w:color="auto" w:sz="4" w:space="0"/>
                              <w:right w:val="single" w:color="auto" w:sz="4" w:space="0"/>
                            </w:tcBorders>
                            <w:vAlign w:val="center"/>
                            <w:tcPrChange w:id="503" w:author="Administrator" w:date="2023-04-03T14:28:06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504" w:author="Administrator" w:date="2023-04-03T14:28:06Z">
              <w:tcPr>
                <w:tcW w:w="3689" w:type="pct"/>
                <w:tcBorders>
                  <w:top w:val="nil"/>
                  <w:left w:val="nil"/>
                  <w:bottom w:val="single" w:color="auto" w:sz="4" w:space="0"/>
                  <w:right w:val="single" w:color="auto" w:sz="4" w:space="0"/>
                </w:tcBorders>
                <w:shd w:val="clear" w:color="auto" w:fill="auto"/>
                <w:vAlign w:val="center"/>
                <w:tcPrChange w:id="505" w:author="Administrator" w:date="2023-04-03T14:28:06Z">
                  <w:tcPr>
                    <w:tcW w:w="3689" w:type="pct"/>
                    <w:tcBorders>
                      <w:top w:val="nil"/>
                      <w:left w:val="nil"/>
                      <w:bottom w:val="single" w:color="auto" w:sz="4" w:space="0"/>
                      <w:right w:val="single" w:color="auto" w:sz="4" w:space="0"/>
                    </w:tcBorders>
                    <w:shd w:val="clear" w:color="auto" w:fill="auto"/>
                    <w:vAlign w:val="center"/>
                    <w:tcPrChange w:id="506" w:author="Administrator" w:date="2023-04-03T14:28:06Z">
                      <w:tcPr>
                        <w:tcW w:w="3689" w:type="pct"/>
                        <w:tcBorders>
                          <w:top w:val="nil"/>
                          <w:left w:val="nil"/>
                          <w:bottom w:val="single" w:color="auto" w:sz="4" w:space="0"/>
                          <w:right w:val="single" w:color="auto" w:sz="4" w:space="0"/>
                        </w:tcBorders>
                        <w:shd w:val="clear" w:color="auto" w:fill="auto"/>
                        <w:vAlign w:val="center"/>
                        <w:tcPrChange w:id="507" w:author="Administrator" w:date="2023-04-03T14:28:06Z">
                          <w:tcPr>
                            <w:tcW w:w="3689" w:type="pct"/>
                            <w:tcBorders>
                              <w:top w:val="nil"/>
                              <w:left w:val="nil"/>
                              <w:bottom w:val="single" w:color="auto" w:sz="4" w:space="0"/>
                              <w:right w:val="single" w:color="auto" w:sz="4" w:space="0"/>
                            </w:tcBorders>
                            <w:shd w:val="clear" w:color="auto" w:fill="auto"/>
                            <w:vAlign w:val="center"/>
                            <w:tcPrChange w:id="508" w:author="Administrator" w:date="2023-04-03T14:28:06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509" w:author="ZP" w:date="2023-04-03T10:32:57Z">
              <w:r>
                <w:rPr>
                  <w:rFonts w:hint="eastAsia" w:ascii="宋体" w:hAnsi="宋体" w:cs="宋体"/>
                  <w:color w:val="000000"/>
                  <w:kern w:val="0"/>
                  <w:sz w:val="16"/>
                  <w:szCs w:val="18"/>
                </w:rPr>
                <w:t>支持单室双刻、单室轮刻多种刻录模式；</w:t>
              </w:r>
            </w:ins>
          </w:p>
        </w:tc>
      </w:tr>
      <w:tr>
        <w:tblPrEx>
          <w:tblCellMar>
            <w:top w:w="0" w:type="dxa"/>
            <w:left w:w="108" w:type="dxa"/>
            <w:bottom w:w="0" w:type="dxa"/>
            <w:right w:w="108" w:type="dxa"/>
          </w:tblCellMar>
          <w:tblPrExChange w:id="510" w:author="Administrator" w:date="2023-04-03T14:28:09Z">
            <w:tblPrEx>
              <w:tblCellMar>
                <w:top w:w="0" w:type="dxa"/>
                <w:left w:w="108" w:type="dxa"/>
                <w:bottom w:w="0" w:type="dxa"/>
                <w:right w:w="108" w:type="dxa"/>
              </w:tblCellMar>
            </w:tblPrEx>
          </w:tblPrExChange>
        </w:tblPrEx>
        <w:trPr>
          <w:trHeight w:val="90" w:hRule="atLeast"/>
          <w:trPrChange w:id="510" w:author="Administrator" w:date="2023-04-03T14:28:09Z">
            <w:trPr>
              <w:trHeight w:val="450" w:hRule="atLeast"/>
            </w:trPr>
          </w:trPrChange>
        </w:trPr>
        <w:tc>
          <w:tcPr>
            <w:tcW w:w="434" w:type="pct"/>
            <w:vMerge w:val="continue"/>
            <w:tcBorders>
              <w:left w:val="single" w:color="auto" w:sz="4" w:space="0"/>
              <w:right w:val="single" w:color="auto" w:sz="4" w:space="0"/>
            </w:tcBorders>
            <w:vAlign w:val="center"/>
            <w:tcPrChange w:id="511" w:author="Administrator" w:date="2023-04-03T14:28:09Z">
              <w:tcPr>
                <w:tcW w:w="434" w:type="pct"/>
                <w:vMerge w:val="continue"/>
                <w:tcBorders>
                  <w:left w:val="single" w:color="auto" w:sz="4" w:space="0"/>
                  <w:right w:val="single" w:color="auto" w:sz="4" w:space="0"/>
                </w:tcBorders>
                <w:vAlign w:val="center"/>
                <w:tcPrChange w:id="512" w:author="Administrator" w:date="2023-04-03T14:28:09Z">
                  <w:tcPr>
                    <w:tcW w:w="434" w:type="pct"/>
                    <w:vMerge w:val="continue"/>
                    <w:tcBorders>
                      <w:left w:val="single" w:color="auto" w:sz="4" w:space="0"/>
                      <w:right w:val="single" w:color="auto" w:sz="4" w:space="0"/>
                    </w:tcBorders>
                    <w:vAlign w:val="center"/>
                    <w:tcPrChange w:id="513" w:author="Administrator" w:date="2023-04-03T14:28:09Z">
                      <w:tcPr>
                        <w:tcW w:w="434" w:type="pct"/>
                        <w:vMerge w:val="continue"/>
                        <w:tcBorders>
                          <w:left w:val="single" w:color="auto" w:sz="4" w:space="0"/>
                          <w:right w:val="single" w:color="auto" w:sz="4" w:space="0"/>
                        </w:tcBorders>
                        <w:vAlign w:val="center"/>
                        <w:tcPrChange w:id="514" w:author="Administrator" w:date="2023-04-03T14:28:09Z">
                          <w:tcPr>
                            <w:tcW w:w="434" w:type="pct"/>
                            <w:vMerge w:val="continue"/>
                            <w:tcBorders>
                              <w:left w:val="single" w:color="auto" w:sz="4" w:space="0"/>
                              <w:right w:val="single" w:color="auto" w:sz="4" w:space="0"/>
                            </w:tcBorders>
                            <w:vAlign w:val="center"/>
                            <w:tcPrChange w:id="515" w:author="Administrator" w:date="2023-04-03T14:28:09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516" w:author="Administrator" w:date="2023-04-03T14:28:09Z">
              <w:tcPr>
                <w:tcW w:w="876" w:type="pct"/>
                <w:gridSpan w:val="2"/>
                <w:vMerge w:val="continue"/>
                <w:tcBorders>
                  <w:left w:val="single" w:color="auto" w:sz="4" w:space="0"/>
                  <w:right w:val="single" w:color="auto" w:sz="4" w:space="0"/>
                </w:tcBorders>
                <w:vAlign w:val="center"/>
                <w:tcPrChange w:id="517" w:author="Administrator" w:date="2023-04-03T14:28:09Z">
                  <w:tcPr>
                    <w:tcW w:w="876" w:type="pct"/>
                    <w:vMerge w:val="continue"/>
                    <w:tcBorders>
                      <w:left w:val="single" w:color="auto" w:sz="4" w:space="0"/>
                      <w:right w:val="single" w:color="auto" w:sz="4" w:space="0"/>
                    </w:tcBorders>
                    <w:vAlign w:val="center"/>
                    <w:tcPrChange w:id="518" w:author="Administrator" w:date="2023-04-03T14:28:09Z">
                      <w:tcPr>
                        <w:tcW w:w="876" w:type="pct"/>
                        <w:vMerge w:val="continue"/>
                        <w:tcBorders>
                          <w:left w:val="single" w:color="auto" w:sz="4" w:space="0"/>
                          <w:right w:val="single" w:color="auto" w:sz="4" w:space="0"/>
                        </w:tcBorders>
                        <w:vAlign w:val="center"/>
                        <w:tcPrChange w:id="519" w:author="Administrator" w:date="2023-04-03T14:28:09Z">
                          <w:tcPr>
                            <w:tcW w:w="876" w:type="pct"/>
                            <w:vMerge w:val="continue"/>
                            <w:tcBorders>
                              <w:left w:val="single" w:color="auto" w:sz="4" w:space="0"/>
                              <w:right w:val="single" w:color="auto" w:sz="4" w:space="0"/>
                            </w:tcBorders>
                            <w:vAlign w:val="center"/>
                            <w:tcPrChange w:id="520" w:author="Administrator" w:date="2023-04-03T14:28:09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521" w:author="Administrator" w:date="2023-04-03T14:28:09Z">
              <w:tcPr>
                <w:tcW w:w="3689" w:type="pct"/>
                <w:tcBorders>
                  <w:top w:val="nil"/>
                  <w:left w:val="nil"/>
                  <w:bottom w:val="single" w:color="auto" w:sz="4" w:space="0"/>
                  <w:right w:val="single" w:color="auto" w:sz="4" w:space="0"/>
                </w:tcBorders>
                <w:shd w:val="clear" w:color="auto" w:fill="auto"/>
                <w:vAlign w:val="center"/>
                <w:tcPrChange w:id="522" w:author="Administrator" w:date="2023-04-03T14:28:09Z">
                  <w:tcPr>
                    <w:tcW w:w="3689" w:type="pct"/>
                    <w:tcBorders>
                      <w:top w:val="nil"/>
                      <w:left w:val="nil"/>
                      <w:bottom w:val="single" w:color="auto" w:sz="4" w:space="0"/>
                      <w:right w:val="single" w:color="auto" w:sz="4" w:space="0"/>
                    </w:tcBorders>
                    <w:shd w:val="clear" w:color="auto" w:fill="auto"/>
                    <w:vAlign w:val="center"/>
                    <w:tcPrChange w:id="523" w:author="Administrator" w:date="2023-04-03T14:28:09Z">
                      <w:tcPr>
                        <w:tcW w:w="3689" w:type="pct"/>
                        <w:tcBorders>
                          <w:top w:val="nil"/>
                          <w:left w:val="nil"/>
                          <w:bottom w:val="single" w:color="auto" w:sz="4" w:space="0"/>
                          <w:right w:val="single" w:color="auto" w:sz="4" w:space="0"/>
                        </w:tcBorders>
                        <w:shd w:val="clear" w:color="auto" w:fill="auto"/>
                        <w:vAlign w:val="center"/>
                        <w:tcPrChange w:id="524" w:author="Administrator" w:date="2023-04-03T14:28:09Z">
                          <w:tcPr>
                            <w:tcW w:w="3689" w:type="pct"/>
                            <w:tcBorders>
                              <w:top w:val="nil"/>
                              <w:left w:val="nil"/>
                              <w:bottom w:val="single" w:color="auto" w:sz="4" w:space="0"/>
                              <w:right w:val="single" w:color="auto" w:sz="4" w:space="0"/>
                            </w:tcBorders>
                            <w:shd w:val="clear" w:color="auto" w:fill="auto"/>
                            <w:vAlign w:val="center"/>
                            <w:tcPrChange w:id="525" w:author="Administrator" w:date="2023-04-03T14:28:09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526" w:author="ZP" w:date="2023-04-03T10:32:57Z">
              <w:r>
                <w:rPr>
                  <w:rFonts w:hint="eastAsia" w:ascii="宋体" w:hAnsi="宋体" w:cs="宋体"/>
                  <w:color w:val="000000"/>
                  <w:kern w:val="0"/>
                  <w:sz w:val="16"/>
                  <w:szCs w:val="18"/>
                </w:rPr>
                <w:t>2路HDMI和VGA信号输入</w:t>
              </w:r>
            </w:ins>
          </w:p>
        </w:tc>
      </w:tr>
      <w:tr>
        <w:tblPrEx>
          <w:tblCellMar>
            <w:top w:w="0" w:type="dxa"/>
            <w:left w:w="108" w:type="dxa"/>
            <w:bottom w:w="0" w:type="dxa"/>
            <w:right w:w="108" w:type="dxa"/>
          </w:tblCellMar>
          <w:tblPrExChange w:id="527" w:author="Administrator" w:date="2023-04-03T14:28:13Z">
            <w:tblPrEx>
              <w:tblCellMar>
                <w:top w:w="0" w:type="dxa"/>
                <w:left w:w="108" w:type="dxa"/>
                <w:bottom w:w="0" w:type="dxa"/>
                <w:right w:w="108" w:type="dxa"/>
              </w:tblCellMar>
            </w:tblPrEx>
          </w:tblPrExChange>
        </w:tblPrEx>
        <w:trPr>
          <w:trHeight w:val="90" w:hRule="atLeast"/>
          <w:trPrChange w:id="527" w:author="Administrator" w:date="2023-04-03T14:28:13Z">
            <w:trPr>
              <w:trHeight w:val="450" w:hRule="atLeast"/>
            </w:trPr>
          </w:trPrChange>
        </w:trPr>
        <w:tc>
          <w:tcPr>
            <w:tcW w:w="434" w:type="pct"/>
            <w:vMerge w:val="continue"/>
            <w:tcBorders>
              <w:left w:val="single" w:color="auto" w:sz="4" w:space="0"/>
              <w:right w:val="single" w:color="auto" w:sz="4" w:space="0"/>
            </w:tcBorders>
            <w:vAlign w:val="center"/>
            <w:tcPrChange w:id="528" w:author="Administrator" w:date="2023-04-03T14:28:13Z">
              <w:tcPr>
                <w:tcW w:w="434" w:type="pct"/>
                <w:vMerge w:val="continue"/>
                <w:tcBorders>
                  <w:left w:val="single" w:color="auto" w:sz="4" w:space="0"/>
                  <w:right w:val="single" w:color="auto" w:sz="4" w:space="0"/>
                </w:tcBorders>
                <w:vAlign w:val="center"/>
                <w:tcPrChange w:id="529" w:author="Administrator" w:date="2023-04-03T14:28:13Z">
                  <w:tcPr>
                    <w:tcW w:w="434" w:type="pct"/>
                    <w:vMerge w:val="continue"/>
                    <w:tcBorders>
                      <w:left w:val="single" w:color="auto" w:sz="4" w:space="0"/>
                      <w:right w:val="single" w:color="auto" w:sz="4" w:space="0"/>
                    </w:tcBorders>
                    <w:vAlign w:val="center"/>
                    <w:tcPrChange w:id="530" w:author="Administrator" w:date="2023-04-03T14:28:13Z">
                      <w:tcPr>
                        <w:tcW w:w="434" w:type="pct"/>
                        <w:vMerge w:val="continue"/>
                        <w:tcBorders>
                          <w:left w:val="single" w:color="auto" w:sz="4" w:space="0"/>
                          <w:right w:val="single" w:color="auto" w:sz="4" w:space="0"/>
                        </w:tcBorders>
                        <w:vAlign w:val="center"/>
                        <w:tcPrChange w:id="531" w:author="Administrator" w:date="2023-04-03T14:28:13Z">
                          <w:tcPr>
                            <w:tcW w:w="434" w:type="pct"/>
                            <w:vMerge w:val="continue"/>
                            <w:tcBorders>
                              <w:left w:val="single" w:color="auto" w:sz="4" w:space="0"/>
                              <w:right w:val="single" w:color="auto" w:sz="4" w:space="0"/>
                            </w:tcBorders>
                            <w:vAlign w:val="center"/>
                            <w:tcPrChange w:id="532" w:author="Administrator" w:date="2023-04-03T14:28:13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533" w:author="Administrator" w:date="2023-04-03T14:28:13Z">
              <w:tcPr>
                <w:tcW w:w="876" w:type="pct"/>
                <w:gridSpan w:val="2"/>
                <w:vMerge w:val="continue"/>
                <w:tcBorders>
                  <w:left w:val="single" w:color="auto" w:sz="4" w:space="0"/>
                  <w:right w:val="single" w:color="auto" w:sz="4" w:space="0"/>
                </w:tcBorders>
                <w:vAlign w:val="center"/>
                <w:tcPrChange w:id="534" w:author="Administrator" w:date="2023-04-03T14:28:13Z">
                  <w:tcPr>
                    <w:tcW w:w="876" w:type="pct"/>
                    <w:vMerge w:val="continue"/>
                    <w:tcBorders>
                      <w:left w:val="single" w:color="auto" w:sz="4" w:space="0"/>
                      <w:right w:val="single" w:color="auto" w:sz="4" w:space="0"/>
                    </w:tcBorders>
                    <w:vAlign w:val="center"/>
                    <w:tcPrChange w:id="535" w:author="Administrator" w:date="2023-04-03T14:28:13Z">
                      <w:tcPr>
                        <w:tcW w:w="876" w:type="pct"/>
                        <w:vMerge w:val="continue"/>
                        <w:tcBorders>
                          <w:left w:val="single" w:color="auto" w:sz="4" w:space="0"/>
                          <w:right w:val="single" w:color="auto" w:sz="4" w:space="0"/>
                        </w:tcBorders>
                        <w:vAlign w:val="center"/>
                        <w:tcPrChange w:id="536" w:author="Administrator" w:date="2023-04-03T14:28:13Z">
                          <w:tcPr>
                            <w:tcW w:w="876" w:type="pct"/>
                            <w:vMerge w:val="continue"/>
                            <w:tcBorders>
                              <w:left w:val="single" w:color="auto" w:sz="4" w:space="0"/>
                              <w:right w:val="single" w:color="auto" w:sz="4" w:space="0"/>
                            </w:tcBorders>
                            <w:vAlign w:val="center"/>
                            <w:tcPrChange w:id="537" w:author="Administrator" w:date="2023-04-03T14:28:13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538" w:author="Administrator" w:date="2023-04-03T14:28:13Z">
              <w:tcPr>
                <w:tcW w:w="3689" w:type="pct"/>
                <w:tcBorders>
                  <w:top w:val="nil"/>
                  <w:left w:val="nil"/>
                  <w:bottom w:val="single" w:color="auto" w:sz="4" w:space="0"/>
                  <w:right w:val="single" w:color="auto" w:sz="4" w:space="0"/>
                </w:tcBorders>
                <w:shd w:val="clear" w:color="auto" w:fill="auto"/>
                <w:vAlign w:val="center"/>
                <w:tcPrChange w:id="539" w:author="Administrator" w:date="2023-04-03T14:28:13Z">
                  <w:tcPr>
                    <w:tcW w:w="3689" w:type="pct"/>
                    <w:tcBorders>
                      <w:top w:val="nil"/>
                      <w:left w:val="nil"/>
                      <w:bottom w:val="single" w:color="auto" w:sz="4" w:space="0"/>
                      <w:right w:val="single" w:color="auto" w:sz="4" w:space="0"/>
                    </w:tcBorders>
                    <w:shd w:val="clear" w:color="auto" w:fill="auto"/>
                    <w:vAlign w:val="center"/>
                    <w:tcPrChange w:id="540" w:author="Administrator" w:date="2023-04-03T14:28:13Z">
                      <w:tcPr>
                        <w:tcW w:w="3689" w:type="pct"/>
                        <w:tcBorders>
                          <w:top w:val="nil"/>
                          <w:left w:val="nil"/>
                          <w:bottom w:val="single" w:color="auto" w:sz="4" w:space="0"/>
                          <w:right w:val="single" w:color="auto" w:sz="4" w:space="0"/>
                        </w:tcBorders>
                        <w:shd w:val="clear" w:color="auto" w:fill="auto"/>
                        <w:vAlign w:val="center"/>
                        <w:tcPrChange w:id="541" w:author="Administrator" w:date="2023-04-03T14:28:13Z">
                          <w:tcPr>
                            <w:tcW w:w="3689" w:type="pct"/>
                            <w:tcBorders>
                              <w:top w:val="nil"/>
                              <w:left w:val="nil"/>
                              <w:bottom w:val="single" w:color="auto" w:sz="4" w:space="0"/>
                              <w:right w:val="single" w:color="auto" w:sz="4" w:space="0"/>
                            </w:tcBorders>
                            <w:shd w:val="clear" w:color="auto" w:fill="auto"/>
                            <w:vAlign w:val="center"/>
                            <w:tcPrChange w:id="542" w:author="Administrator" w:date="2023-04-03T14:28:13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543" w:author="ZP" w:date="2023-04-03T10:32:57Z">
              <w:r>
                <w:rPr>
                  <w:rFonts w:hint="eastAsia" w:ascii="宋体" w:hAnsi="宋体" w:cs="宋体"/>
                  <w:color w:val="000000"/>
                  <w:kern w:val="0"/>
                  <w:sz w:val="16"/>
                  <w:szCs w:val="18"/>
                </w:rPr>
                <w:t>2路HDMI信号</w:t>
              </w:r>
            </w:ins>
            <w:r>
              <w:rPr>
                <w:rFonts w:hint="eastAsia" w:ascii="宋体" w:hAnsi="宋体" w:cs="宋体"/>
                <w:color w:val="000000"/>
                <w:kern w:val="0"/>
                <w:sz w:val="16"/>
                <w:szCs w:val="18"/>
              </w:rPr>
              <w:t>输出</w:t>
            </w:r>
            <w:ins w:id="544" w:author="ZP" w:date="2023-04-03T10:32:57Z">
              <w:r>
                <w:rPr>
                  <w:rFonts w:hint="eastAsia" w:ascii="宋体" w:hAnsi="宋体" w:cs="宋体"/>
                  <w:color w:val="000000"/>
                  <w:kern w:val="0"/>
                  <w:sz w:val="16"/>
                  <w:szCs w:val="18"/>
                </w:rPr>
                <w:t>和1路VGA信号输出</w:t>
              </w:r>
            </w:ins>
          </w:p>
        </w:tc>
      </w:tr>
      <w:tr>
        <w:tblPrEx>
          <w:tblCellMar>
            <w:top w:w="0" w:type="dxa"/>
            <w:left w:w="108" w:type="dxa"/>
            <w:bottom w:w="0" w:type="dxa"/>
            <w:right w:w="108" w:type="dxa"/>
          </w:tblCellMar>
          <w:tblPrExChange w:id="546" w:author="Administrator" w:date="2023-04-03T14:28:15Z">
            <w:tblPrEx>
              <w:tblCellMar>
                <w:top w:w="0" w:type="dxa"/>
                <w:left w:w="108" w:type="dxa"/>
                <w:bottom w:w="0" w:type="dxa"/>
                <w:right w:w="108" w:type="dxa"/>
              </w:tblCellMar>
            </w:tblPrEx>
          </w:tblPrExChange>
        </w:tblPrEx>
        <w:trPr>
          <w:trHeight w:val="90" w:hRule="atLeast"/>
          <w:ins w:id="545" w:author="Administrator" w:date="2023-04-03T14:26:37Z"/>
          <w:trPrChange w:id="546" w:author="Administrator" w:date="2023-04-03T14:28:15Z">
            <w:trPr>
              <w:trHeight w:val="450" w:hRule="atLeast"/>
            </w:trPr>
          </w:trPrChange>
        </w:trPr>
        <w:tc>
          <w:tcPr>
            <w:tcW w:w="434" w:type="pct"/>
            <w:vMerge w:val="continue"/>
            <w:tcBorders>
              <w:left w:val="single" w:color="auto" w:sz="4" w:space="0"/>
              <w:right w:val="single" w:color="auto" w:sz="4" w:space="0"/>
            </w:tcBorders>
            <w:vAlign w:val="center"/>
            <w:tcPrChange w:id="547" w:author="Administrator" w:date="2023-04-03T14:28:15Z">
              <w:tcPr>
                <w:tcW w:w="434" w:type="pct"/>
                <w:vMerge w:val="continue"/>
                <w:tcBorders>
                  <w:left w:val="single" w:color="auto" w:sz="4" w:space="0"/>
                  <w:right w:val="single" w:color="auto" w:sz="4" w:space="0"/>
                </w:tcBorders>
                <w:vAlign w:val="center"/>
                <w:tcPrChange w:id="548" w:author="Administrator" w:date="2023-04-03T14:28:15Z">
                  <w:tcPr>
                    <w:tcW w:w="434" w:type="pct"/>
                    <w:vMerge w:val="continue"/>
                    <w:tcBorders>
                      <w:left w:val="single" w:color="auto" w:sz="4" w:space="0"/>
                      <w:right w:val="single" w:color="auto" w:sz="4" w:space="0"/>
                    </w:tcBorders>
                    <w:vAlign w:val="center"/>
                    <w:tcPrChange w:id="549" w:author="Administrator" w:date="2023-04-03T14:28:15Z">
                      <w:tcPr>
                        <w:tcW w:w="434" w:type="pct"/>
                        <w:vMerge w:val="continue"/>
                        <w:tcBorders>
                          <w:left w:val="single" w:color="auto" w:sz="4" w:space="0"/>
                          <w:right w:val="single" w:color="auto" w:sz="4" w:space="0"/>
                        </w:tcBorders>
                        <w:vAlign w:val="center"/>
                        <w:tcPrChange w:id="550" w:author="Administrator" w:date="2023-04-03T14:28:15Z">
                          <w:tcPr>
                            <w:tcW w:w="434" w:type="pct"/>
                            <w:vMerge w:val="continue"/>
                            <w:tcBorders>
                              <w:left w:val="single" w:color="auto" w:sz="4" w:space="0"/>
                              <w:right w:val="single" w:color="auto" w:sz="4" w:space="0"/>
                            </w:tcBorders>
                            <w:vAlign w:val="center"/>
                            <w:tcPrChange w:id="551" w:author="Administrator" w:date="2023-04-03T14:28:15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552" w:author="Administrator" w:date="2023-04-03T14:26:37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553" w:author="Administrator" w:date="2023-04-03T14:28:15Z">
              <w:tcPr>
                <w:tcW w:w="876" w:type="pct"/>
                <w:gridSpan w:val="2"/>
                <w:vMerge w:val="continue"/>
                <w:tcBorders>
                  <w:left w:val="single" w:color="auto" w:sz="4" w:space="0"/>
                  <w:right w:val="single" w:color="auto" w:sz="4" w:space="0"/>
                </w:tcBorders>
                <w:vAlign w:val="center"/>
                <w:tcPrChange w:id="554" w:author="Administrator" w:date="2023-04-03T14:28:15Z">
                  <w:tcPr>
                    <w:tcW w:w="876" w:type="pct"/>
                    <w:vMerge w:val="continue"/>
                    <w:tcBorders>
                      <w:left w:val="single" w:color="auto" w:sz="4" w:space="0"/>
                      <w:right w:val="single" w:color="auto" w:sz="4" w:space="0"/>
                    </w:tcBorders>
                    <w:vAlign w:val="center"/>
                    <w:tcPrChange w:id="555" w:author="Administrator" w:date="2023-04-03T14:28:15Z">
                      <w:tcPr>
                        <w:tcW w:w="876" w:type="pct"/>
                        <w:vMerge w:val="continue"/>
                        <w:tcBorders>
                          <w:left w:val="single" w:color="auto" w:sz="4" w:space="0"/>
                          <w:right w:val="single" w:color="auto" w:sz="4" w:space="0"/>
                        </w:tcBorders>
                        <w:vAlign w:val="center"/>
                        <w:tcPrChange w:id="556" w:author="Administrator" w:date="2023-04-03T14:28:15Z">
                          <w:tcPr>
                            <w:tcW w:w="876" w:type="pct"/>
                            <w:vMerge w:val="continue"/>
                            <w:tcBorders>
                              <w:left w:val="single" w:color="auto" w:sz="4" w:space="0"/>
                              <w:right w:val="single" w:color="auto" w:sz="4" w:space="0"/>
                            </w:tcBorders>
                            <w:vAlign w:val="center"/>
                            <w:tcPrChange w:id="557" w:author="Administrator" w:date="2023-04-03T14:28:15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558" w:author="Administrator" w:date="2023-04-03T14:26:37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559" w:author="Administrator" w:date="2023-04-03T14:28:15Z">
              <w:tcPr>
                <w:tcW w:w="3689" w:type="pct"/>
                <w:tcBorders>
                  <w:top w:val="nil"/>
                  <w:left w:val="nil"/>
                  <w:bottom w:val="single" w:color="auto" w:sz="4" w:space="0"/>
                  <w:right w:val="single" w:color="auto" w:sz="4" w:space="0"/>
                </w:tcBorders>
                <w:shd w:val="clear" w:color="auto" w:fill="auto"/>
                <w:vAlign w:val="center"/>
                <w:tcPrChange w:id="560" w:author="Administrator" w:date="2023-04-03T14:28:15Z">
                  <w:tcPr>
                    <w:tcW w:w="3689" w:type="pct"/>
                    <w:tcBorders>
                      <w:top w:val="nil"/>
                      <w:left w:val="nil"/>
                      <w:bottom w:val="single" w:color="auto" w:sz="4" w:space="0"/>
                      <w:right w:val="single" w:color="auto" w:sz="4" w:space="0"/>
                    </w:tcBorders>
                    <w:shd w:val="clear" w:color="auto" w:fill="auto"/>
                    <w:vAlign w:val="center"/>
                    <w:tcPrChange w:id="561" w:author="Administrator" w:date="2023-04-03T14:28:15Z">
                      <w:tcPr>
                        <w:tcW w:w="3689" w:type="pct"/>
                        <w:tcBorders>
                          <w:top w:val="nil"/>
                          <w:left w:val="nil"/>
                          <w:bottom w:val="single" w:color="auto" w:sz="4" w:space="0"/>
                          <w:right w:val="single" w:color="auto" w:sz="4" w:space="0"/>
                        </w:tcBorders>
                        <w:shd w:val="clear" w:color="auto" w:fill="auto"/>
                        <w:vAlign w:val="center"/>
                        <w:tcPrChange w:id="562" w:author="Administrator" w:date="2023-04-03T14:28:15Z">
                          <w:tcPr>
                            <w:tcW w:w="3689" w:type="pct"/>
                            <w:tcBorders>
                              <w:top w:val="nil"/>
                              <w:left w:val="nil"/>
                              <w:bottom w:val="single" w:color="auto" w:sz="4" w:space="0"/>
                              <w:right w:val="single" w:color="auto" w:sz="4" w:space="0"/>
                            </w:tcBorders>
                            <w:shd w:val="clear" w:color="auto" w:fill="auto"/>
                            <w:vAlign w:val="center"/>
                            <w:tcPrChange w:id="563" w:author="Administrator" w:date="2023-04-03T14:28:15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ins w:id="564" w:author="Administrator" w:date="2023-04-03T14:26:37Z"/>
                <w:rFonts w:hint="eastAsia" w:ascii="宋体" w:hAnsi="宋体" w:eastAsia="宋体" w:cs="宋体"/>
                <w:color w:val="000000"/>
                <w:kern w:val="0"/>
                <w:sz w:val="18"/>
                <w:szCs w:val="18"/>
                <w:lang w:val="en-US" w:eastAsia="zh-CN" w:bidi="ar-SA"/>
              </w:rPr>
            </w:pPr>
            <w:ins w:id="565" w:author="ZP" w:date="2023-04-03T10:32:57Z">
              <w:r>
                <w:rPr>
                  <w:rFonts w:hint="eastAsia" w:ascii="宋体" w:hAnsi="宋体" w:cs="宋体"/>
                  <w:color w:val="000000"/>
                  <w:kern w:val="0"/>
                  <w:sz w:val="16"/>
                  <w:szCs w:val="18"/>
                </w:rPr>
                <w:t>10.标配2个DVD光驱</w:t>
              </w:r>
            </w:ins>
          </w:p>
        </w:tc>
      </w:tr>
      <w:tr>
        <w:tblPrEx>
          <w:tblCellMar>
            <w:top w:w="0" w:type="dxa"/>
            <w:left w:w="108" w:type="dxa"/>
            <w:bottom w:w="0" w:type="dxa"/>
            <w:right w:w="108" w:type="dxa"/>
          </w:tblCellMar>
          <w:tblPrExChange w:id="567" w:author="Administrator" w:date="2023-04-03T14:28:17Z">
            <w:tblPrEx>
              <w:tblCellMar>
                <w:top w:w="0" w:type="dxa"/>
                <w:left w:w="108" w:type="dxa"/>
                <w:bottom w:w="0" w:type="dxa"/>
                <w:right w:w="108" w:type="dxa"/>
              </w:tblCellMar>
            </w:tblPrEx>
          </w:tblPrExChange>
        </w:tblPrEx>
        <w:trPr>
          <w:trHeight w:val="90" w:hRule="atLeast"/>
          <w:ins w:id="566" w:author="Administrator" w:date="2023-04-03T14:26:37Z"/>
          <w:trPrChange w:id="567" w:author="Administrator" w:date="2023-04-03T14:28:17Z">
            <w:trPr>
              <w:trHeight w:val="450" w:hRule="atLeast"/>
            </w:trPr>
          </w:trPrChange>
        </w:trPr>
        <w:tc>
          <w:tcPr>
            <w:tcW w:w="434" w:type="pct"/>
            <w:vMerge w:val="continue"/>
            <w:tcBorders>
              <w:left w:val="single" w:color="auto" w:sz="4" w:space="0"/>
              <w:right w:val="single" w:color="auto" w:sz="4" w:space="0"/>
            </w:tcBorders>
            <w:vAlign w:val="center"/>
            <w:tcPrChange w:id="568" w:author="Administrator" w:date="2023-04-03T14:28:17Z">
              <w:tcPr>
                <w:tcW w:w="434" w:type="pct"/>
                <w:vMerge w:val="continue"/>
                <w:tcBorders>
                  <w:left w:val="single" w:color="auto" w:sz="4" w:space="0"/>
                  <w:right w:val="single" w:color="auto" w:sz="4" w:space="0"/>
                </w:tcBorders>
                <w:vAlign w:val="center"/>
                <w:tcPrChange w:id="569" w:author="Administrator" w:date="2023-04-03T14:28:17Z">
                  <w:tcPr>
                    <w:tcW w:w="434" w:type="pct"/>
                    <w:vMerge w:val="continue"/>
                    <w:tcBorders>
                      <w:left w:val="single" w:color="auto" w:sz="4" w:space="0"/>
                      <w:right w:val="single" w:color="auto" w:sz="4" w:space="0"/>
                    </w:tcBorders>
                    <w:vAlign w:val="center"/>
                    <w:tcPrChange w:id="570" w:author="Administrator" w:date="2023-04-03T14:28:17Z">
                      <w:tcPr>
                        <w:tcW w:w="434" w:type="pct"/>
                        <w:vMerge w:val="continue"/>
                        <w:tcBorders>
                          <w:left w:val="single" w:color="auto" w:sz="4" w:space="0"/>
                          <w:right w:val="single" w:color="auto" w:sz="4" w:space="0"/>
                        </w:tcBorders>
                        <w:vAlign w:val="center"/>
                        <w:tcPrChange w:id="571" w:author="Administrator" w:date="2023-04-03T14:28:17Z">
                          <w:tcPr>
                            <w:tcW w:w="434" w:type="pct"/>
                            <w:vMerge w:val="continue"/>
                            <w:tcBorders>
                              <w:left w:val="single" w:color="auto" w:sz="4" w:space="0"/>
                              <w:right w:val="single" w:color="auto" w:sz="4" w:space="0"/>
                            </w:tcBorders>
                            <w:vAlign w:val="center"/>
                            <w:tcPrChange w:id="572" w:author="Administrator" w:date="2023-04-03T14:28:17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573" w:author="Administrator" w:date="2023-04-03T14:26:37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574" w:author="Administrator" w:date="2023-04-03T14:28:17Z">
              <w:tcPr>
                <w:tcW w:w="876" w:type="pct"/>
                <w:gridSpan w:val="2"/>
                <w:vMerge w:val="continue"/>
                <w:tcBorders>
                  <w:left w:val="single" w:color="auto" w:sz="4" w:space="0"/>
                  <w:right w:val="single" w:color="auto" w:sz="4" w:space="0"/>
                </w:tcBorders>
                <w:vAlign w:val="center"/>
                <w:tcPrChange w:id="575" w:author="Administrator" w:date="2023-04-03T14:28:17Z">
                  <w:tcPr>
                    <w:tcW w:w="876" w:type="pct"/>
                    <w:vMerge w:val="continue"/>
                    <w:tcBorders>
                      <w:left w:val="single" w:color="auto" w:sz="4" w:space="0"/>
                      <w:right w:val="single" w:color="auto" w:sz="4" w:space="0"/>
                    </w:tcBorders>
                    <w:vAlign w:val="center"/>
                    <w:tcPrChange w:id="576" w:author="Administrator" w:date="2023-04-03T14:28:17Z">
                      <w:tcPr>
                        <w:tcW w:w="876" w:type="pct"/>
                        <w:vMerge w:val="continue"/>
                        <w:tcBorders>
                          <w:left w:val="single" w:color="auto" w:sz="4" w:space="0"/>
                          <w:right w:val="single" w:color="auto" w:sz="4" w:space="0"/>
                        </w:tcBorders>
                        <w:vAlign w:val="center"/>
                        <w:tcPrChange w:id="577" w:author="Administrator" w:date="2023-04-03T14:28:17Z">
                          <w:tcPr>
                            <w:tcW w:w="876" w:type="pct"/>
                            <w:vMerge w:val="continue"/>
                            <w:tcBorders>
                              <w:left w:val="single" w:color="auto" w:sz="4" w:space="0"/>
                              <w:right w:val="single" w:color="auto" w:sz="4" w:space="0"/>
                            </w:tcBorders>
                            <w:vAlign w:val="center"/>
                            <w:tcPrChange w:id="578" w:author="Administrator" w:date="2023-04-03T14:28:17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579" w:author="Administrator" w:date="2023-04-03T14:26:37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580" w:author="Administrator" w:date="2023-04-03T14:28:17Z">
              <w:tcPr>
                <w:tcW w:w="3689" w:type="pct"/>
                <w:tcBorders>
                  <w:top w:val="nil"/>
                  <w:left w:val="nil"/>
                  <w:bottom w:val="single" w:color="auto" w:sz="4" w:space="0"/>
                  <w:right w:val="single" w:color="auto" w:sz="4" w:space="0"/>
                </w:tcBorders>
                <w:shd w:val="clear" w:color="auto" w:fill="auto"/>
                <w:vAlign w:val="center"/>
                <w:tcPrChange w:id="581" w:author="Administrator" w:date="2023-04-03T14:28:17Z">
                  <w:tcPr>
                    <w:tcW w:w="3689" w:type="pct"/>
                    <w:tcBorders>
                      <w:top w:val="nil"/>
                      <w:left w:val="nil"/>
                      <w:bottom w:val="single" w:color="auto" w:sz="4" w:space="0"/>
                      <w:right w:val="single" w:color="auto" w:sz="4" w:space="0"/>
                    </w:tcBorders>
                    <w:shd w:val="clear" w:color="auto" w:fill="auto"/>
                    <w:vAlign w:val="center"/>
                    <w:tcPrChange w:id="582" w:author="Administrator" w:date="2023-04-03T14:28:17Z">
                      <w:tcPr>
                        <w:tcW w:w="3689" w:type="pct"/>
                        <w:tcBorders>
                          <w:top w:val="nil"/>
                          <w:left w:val="nil"/>
                          <w:bottom w:val="single" w:color="auto" w:sz="4" w:space="0"/>
                          <w:right w:val="single" w:color="auto" w:sz="4" w:space="0"/>
                        </w:tcBorders>
                        <w:shd w:val="clear" w:color="auto" w:fill="auto"/>
                        <w:vAlign w:val="center"/>
                        <w:tcPrChange w:id="583" w:author="Administrator" w:date="2023-04-03T14:28:17Z">
                          <w:tcPr>
                            <w:tcW w:w="3689" w:type="pct"/>
                            <w:tcBorders>
                              <w:top w:val="nil"/>
                              <w:left w:val="nil"/>
                              <w:bottom w:val="single" w:color="auto" w:sz="4" w:space="0"/>
                              <w:right w:val="single" w:color="auto" w:sz="4" w:space="0"/>
                            </w:tcBorders>
                            <w:shd w:val="clear" w:color="auto" w:fill="auto"/>
                            <w:vAlign w:val="center"/>
                            <w:tcPrChange w:id="584" w:author="Administrator" w:date="2023-04-03T14:28:17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ins w:id="585" w:author="Administrator" w:date="2023-04-03T14:26:37Z"/>
                <w:rFonts w:hint="eastAsia" w:ascii="宋体" w:hAnsi="宋体" w:eastAsia="宋体" w:cs="宋体"/>
                <w:color w:val="000000"/>
                <w:kern w:val="0"/>
                <w:sz w:val="18"/>
                <w:szCs w:val="18"/>
                <w:lang w:val="en-US" w:eastAsia="zh-CN" w:bidi="ar-SA"/>
              </w:rPr>
            </w:pPr>
            <w:ins w:id="586" w:author="ZP" w:date="2023-04-03T10:32:57Z">
              <w:r>
                <w:rPr>
                  <w:rFonts w:hint="eastAsia" w:ascii="宋体" w:hAnsi="宋体" w:cs="宋体"/>
                  <w:color w:val="000000"/>
                  <w:kern w:val="0"/>
                  <w:sz w:val="16"/>
                  <w:szCs w:val="18"/>
                </w:rPr>
                <w:t>11.支持4个SATA接口，单盘容量最大为10TB</w:t>
              </w:r>
            </w:ins>
          </w:p>
        </w:tc>
      </w:tr>
      <w:tr>
        <w:tblPrEx>
          <w:tblCellMar>
            <w:top w:w="0" w:type="dxa"/>
            <w:left w:w="108" w:type="dxa"/>
            <w:bottom w:w="0" w:type="dxa"/>
            <w:right w:w="108" w:type="dxa"/>
          </w:tblCellMar>
          <w:tblPrExChange w:id="588" w:author="Administrator" w:date="2023-04-03T14:28:21Z">
            <w:tblPrEx>
              <w:tblCellMar>
                <w:top w:w="0" w:type="dxa"/>
                <w:left w:w="108" w:type="dxa"/>
                <w:bottom w:w="0" w:type="dxa"/>
                <w:right w:w="108" w:type="dxa"/>
              </w:tblCellMar>
            </w:tblPrEx>
          </w:tblPrExChange>
        </w:tblPrEx>
        <w:trPr>
          <w:trHeight w:val="90" w:hRule="atLeast"/>
          <w:ins w:id="587" w:author="Administrator" w:date="2023-04-03T14:26:37Z"/>
          <w:trPrChange w:id="588" w:author="Administrator" w:date="2023-04-03T14:28:21Z">
            <w:trPr>
              <w:trHeight w:val="450" w:hRule="atLeast"/>
            </w:trPr>
          </w:trPrChange>
        </w:trPr>
        <w:tc>
          <w:tcPr>
            <w:tcW w:w="434" w:type="pct"/>
            <w:vMerge w:val="continue"/>
            <w:tcBorders>
              <w:left w:val="single" w:color="auto" w:sz="4" w:space="0"/>
              <w:right w:val="single" w:color="auto" w:sz="4" w:space="0"/>
            </w:tcBorders>
            <w:vAlign w:val="center"/>
            <w:tcPrChange w:id="589" w:author="Administrator" w:date="2023-04-03T14:28:21Z">
              <w:tcPr>
                <w:tcW w:w="434" w:type="pct"/>
                <w:vMerge w:val="continue"/>
                <w:tcBorders>
                  <w:left w:val="single" w:color="auto" w:sz="4" w:space="0"/>
                  <w:right w:val="single" w:color="auto" w:sz="4" w:space="0"/>
                </w:tcBorders>
                <w:vAlign w:val="center"/>
                <w:tcPrChange w:id="590" w:author="Administrator" w:date="2023-04-03T14:28:21Z">
                  <w:tcPr>
                    <w:tcW w:w="434" w:type="pct"/>
                    <w:vMerge w:val="continue"/>
                    <w:tcBorders>
                      <w:left w:val="single" w:color="auto" w:sz="4" w:space="0"/>
                      <w:right w:val="single" w:color="auto" w:sz="4" w:space="0"/>
                    </w:tcBorders>
                    <w:vAlign w:val="center"/>
                    <w:tcPrChange w:id="591" w:author="Administrator" w:date="2023-04-03T14:28:21Z">
                      <w:tcPr>
                        <w:tcW w:w="434" w:type="pct"/>
                        <w:vMerge w:val="continue"/>
                        <w:tcBorders>
                          <w:left w:val="single" w:color="auto" w:sz="4" w:space="0"/>
                          <w:right w:val="single" w:color="auto" w:sz="4" w:space="0"/>
                        </w:tcBorders>
                        <w:vAlign w:val="center"/>
                        <w:tcPrChange w:id="592" w:author="Administrator" w:date="2023-04-03T14:28:21Z">
                          <w:tcPr>
                            <w:tcW w:w="434" w:type="pct"/>
                            <w:vMerge w:val="continue"/>
                            <w:tcBorders>
                              <w:left w:val="single" w:color="auto" w:sz="4" w:space="0"/>
                              <w:right w:val="single" w:color="auto" w:sz="4" w:space="0"/>
                            </w:tcBorders>
                            <w:vAlign w:val="center"/>
                            <w:tcPrChange w:id="593" w:author="Administrator" w:date="2023-04-03T14:28:21Z">
                              <w:tcPr>
                                <w:tcW w:w="434"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594" w:author="Administrator" w:date="2023-04-03T14:26:37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595" w:author="Administrator" w:date="2023-04-03T14:28:21Z">
              <w:tcPr>
                <w:tcW w:w="876" w:type="pct"/>
                <w:gridSpan w:val="2"/>
                <w:vMerge w:val="continue"/>
                <w:tcBorders>
                  <w:left w:val="single" w:color="auto" w:sz="4" w:space="0"/>
                  <w:right w:val="single" w:color="auto" w:sz="4" w:space="0"/>
                </w:tcBorders>
                <w:vAlign w:val="center"/>
                <w:tcPrChange w:id="596" w:author="Administrator" w:date="2023-04-03T14:28:21Z">
                  <w:tcPr>
                    <w:tcW w:w="876" w:type="pct"/>
                    <w:vMerge w:val="continue"/>
                    <w:tcBorders>
                      <w:left w:val="single" w:color="auto" w:sz="4" w:space="0"/>
                      <w:right w:val="single" w:color="auto" w:sz="4" w:space="0"/>
                    </w:tcBorders>
                    <w:vAlign w:val="center"/>
                    <w:tcPrChange w:id="597" w:author="Administrator" w:date="2023-04-03T14:28:21Z">
                      <w:tcPr>
                        <w:tcW w:w="876" w:type="pct"/>
                        <w:vMerge w:val="continue"/>
                        <w:tcBorders>
                          <w:left w:val="single" w:color="auto" w:sz="4" w:space="0"/>
                          <w:right w:val="single" w:color="auto" w:sz="4" w:space="0"/>
                        </w:tcBorders>
                        <w:vAlign w:val="center"/>
                        <w:tcPrChange w:id="598" w:author="Administrator" w:date="2023-04-03T14:28:21Z">
                          <w:tcPr>
                            <w:tcW w:w="876" w:type="pct"/>
                            <w:vMerge w:val="continue"/>
                            <w:tcBorders>
                              <w:left w:val="single" w:color="auto" w:sz="4" w:space="0"/>
                              <w:right w:val="single" w:color="auto" w:sz="4" w:space="0"/>
                            </w:tcBorders>
                            <w:vAlign w:val="center"/>
                            <w:tcPrChange w:id="599" w:author="Administrator" w:date="2023-04-03T14:28:21Z">
                              <w:tcPr>
                                <w:tcW w:w="876" w:type="pct"/>
                                <w:vMerge w:val="continue"/>
                                <w:tcBorders>
                                  <w:left w:val="single" w:color="auto" w:sz="4" w:space="0"/>
                                  <w:right w:val="single" w:color="auto" w:sz="4" w:space="0"/>
                                </w:tcBorders>
                                <w:vAlign w:val="center"/>
                              </w:tcPr>
                            </w:tcPrChange>
                          </w:tcPr>
                        </w:tcPrChange>
                      </w:tcPr>
                    </w:tcPrChange>
                  </w:tcPr>
                </w:tcPrChange>
              </w:tcPr>
            </w:tcPrChange>
          </w:tcPr>
          <w:p>
            <w:pPr>
              <w:widowControl/>
              <w:jc w:val="left"/>
              <w:rPr>
                <w:ins w:id="600" w:author="Administrator" w:date="2023-04-03T14:26:37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601" w:author="Administrator" w:date="2023-04-03T14:28:21Z">
              <w:tcPr>
                <w:tcW w:w="3689" w:type="pct"/>
                <w:tcBorders>
                  <w:top w:val="nil"/>
                  <w:left w:val="nil"/>
                  <w:bottom w:val="single" w:color="auto" w:sz="4" w:space="0"/>
                  <w:right w:val="single" w:color="auto" w:sz="4" w:space="0"/>
                </w:tcBorders>
                <w:shd w:val="clear" w:color="auto" w:fill="auto"/>
                <w:vAlign w:val="center"/>
                <w:tcPrChange w:id="602" w:author="Administrator" w:date="2023-04-03T14:28:21Z">
                  <w:tcPr>
                    <w:tcW w:w="3689" w:type="pct"/>
                    <w:tcBorders>
                      <w:top w:val="nil"/>
                      <w:left w:val="nil"/>
                      <w:bottom w:val="single" w:color="auto" w:sz="4" w:space="0"/>
                      <w:right w:val="single" w:color="auto" w:sz="4" w:space="0"/>
                    </w:tcBorders>
                    <w:shd w:val="clear" w:color="auto" w:fill="auto"/>
                    <w:vAlign w:val="center"/>
                    <w:tcPrChange w:id="603" w:author="Administrator" w:date="2023-04-03T14:28:21Z">
                      <w:tcPr>
                        <w:tcW w:w="3689" w:type="pct"/>
                        <w:tcBorders>
                          <w:top w:val="nil"/>
                          <w:left w:val="nil"/>
                          <w:bottom w:val="single" w:color="auto" w:sz="4" w:space="0"/>
                          <w:right w:val="single" w:color="auto" w:sz="4" w:space="0"/>
                        </w:tcBorders>
                        <w:shd w:val="clear" w:color="auto" w:fill="auto"/>
                        <w:vAlign w:val="center"/>
                        <w:tcPrChange w:id="604" w:author="Administrator" w:date="2023-04-03T14:28:21Z">
                          <w:tcPr>
                            <w:tcW w:w="3689" w:type="pct"/>
                            <w:tcBorders>
                              <w:top w:val="nil"/>
                              <w:left w:val="nil"/>
                              <w:bottom w:val="single" w:color="auto" w:sz="4" w:space="0"/>
                              <w:right w:val="single" w:color="auto" w:sz="4" w:space="0"/>
                            </w:tcBorders>
                            <w:shd w:val="clear" w:color="auto" w:fill="auto"/>
                            <w:vAlign w:val="center"/>
                            <w:tcPrChange w:id="605" w:author="Administrator" w:date="2023-04-03T14:28:21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ins w:id="606" w:author="Administrator" w:date="2023-04-03T14:26:37Z"/>
                <w:rFonts w:hint="eastAsia" w:ascii="宋体" w:hAnsi="宋体" w:eastAsia="宋体" w:cs="宋体"/>
                <w:color w:val="000000"/>
                <w:kern w:val="0"/>
                <w:sz w:val="18"/>
                <w:szCs w:val="18"/>
                <w:lang w:val="en-US" w:eastAsia="zh-CN" w:bidi="ar-SA"/>
              </w:rPr>
            </w:pPr>
            <w:ins w:id="607" w:author="ZP" w:date="2023-04-03T10:32:57Z">
              <w:r>
                <w:rPr>
                  <w:rFonts w:hint="eastAsia" w:ascii="宋体" w:hAnsi="宋体" w:cs="宋体"/>
                  <w:color w:val="000000"/>
                  <w:kern w:val="0"/>
                  <w:sz w:val="16"/>
                  <w:szCs w:val="18"/>
                </w:rPr>
                <w:t>12.4个USB接口、2路RS-232接口、4路RS-485串行接口，2个RJ45 10M/100M/1000M自适应以太网口</w:t>
              </w:r>
            </w:ins>
          </w:p>
        </w:tc>
      </w:tr>
      <w:tr>
        <w:tblPrEx>
          <w:tblCellMar>
            <w:top w:w="0" w:type="dxa"/>
            <w:left w:w="108" w:type="dxa"/>
            <w:bottom w:w="0" w:type="dxa"/>
            <w:right w:w="108" w:type="dxa"/>
          </w:tblCellMar>
          <w:tblPrExChange w:id="609" w:author="Administrator" w:date="2023-04-03T14:28:23Z">
            <w:tblPrEx>
              <w:tblCellMar>
                <w:top w:w="0" w:type="dxa"/>
                <w:left w:w="108" w:type="dxa"/>
                <w:bottom w:w="0" w:type="dxa"/>
                <w:right w:w="108" w:type="dxa"/>
              </w:tblCellMar>
            </w:tblPrEx>
          </w:tblPrExChange>
        </w:tblPrEx>
        <w:trPr>
          <w:trHeight w:val="90" w:hRule="atLeast"/>
          <w:ins w:id="608" w:author="Administrator" w:date="2023-04-03T14:26:37Z"/>
          <w:trPrChange w:id="609" w:author="Administrator" w:date="2023-04-03T14:28:23Z">
            <w:trPr>
              <w:trHeight w:val="450" w:hRule="atLeast"/>
            </w:trPr>
          </w:trPrChange>
        </w:trPr>
        <w:tc>
          <w:tcPr>
            <w:tcW w:w="434" w:type="pct"/>
            <w:vMerge w:val="continue"/>
            <w:tcBorders>
              <w:left w:val="single" w:color="auto" w:sz="4" w:space="0"/>
              <w:bottom w:val="single" w:color="auto" w:sz="4" w:space="0"/>
              <w:right w:val="single" w:color="auto" w:sz="4" w:space="0"/>
            </w:tcBorders>
            <w:vAlign w:val="center"/>
            <w:tcPrChange w:id="610" w:author="Administrator" w:date="2023-04-03T14:28:23Z">
              <w:tcPr>
                <w:tcW w:w="434" w:type="pct"/>
                <w:vMerge w:val="continue"/>
                <w:tcBorders>
                  <w:left w:val="single" w:color="auto" w:sz="4" w:space="0"/>
                  <w:bottom w:val="single" w:color="auto" w:sz="4" w:space="0"/>
                  <w:right w:val="single" w:color="auto" w:sz="4" w:space="0"/>
                </w:tcBorders>
                <w:vAlign w:val="center"/>
                <w:tcPrChange w:id="611" w:author="Administrator" w:date="2023-04-03T14:28:23Z">
                  <w:tcPr>
                    <w:tcW w:w="434" w:type="pct"/>
                    <w:vMerge w:val="continue"/>
                    <w:tcBorders>
                      <w:left w:val="single" w:color="auto" w:sz="4" w:space="0"/>
                      <w:bottom w:val="single" w:color="auto" w:sz="4" w:space="0"/>
                      <w:right w:val="single" w:color="auto" w:sz="4" w:space="0"/>
                    </w:tcBorders>
                    <w:vAlign w:val="center"/>
                    <w:tcPrChange w:id="612" w:author="Administrator" w:date="2023-04-03T14:28:23Z">
                      <w:tcPr>
                        <w:tcW w:w="434" w:type="pct"/>
                        <w:vMerge w:val="continue"/>
                        <w:tcBorders>
                          <w:left w:val="single" w:color="auto" w:sz="4" w:space="0"/>
                          <w:bottom w:val="single" w:color="auto" w:sz="4" w:space="0"/>
                          <w:right w:val="single" w:color="auto" w:sz="4" w:space="0"/>
                        </w:tcBorders>
                        <w:vAlign w:val="center"/>
                        <w:tcPrChange w:id="613" w:author="Administrator" w:date="2023-04-03T14:28:23Z">
                          <w:tcPr>
                            <w:tcW w:w="434" w:type="pct"/>
                            <w:vMerge w:val="continue"/>
                            <w:tcBorders>
                              <w:left w:val="single" w:color="auto" w:sz="4" w:space="0"/>
                              <w:bottom w:val="single" w:color="auto" w:sz="4" w:space="0"/>
                              <w:right w:val="single" w:color="auto" w:sz="4" w:space="0"/>
                            </w:tcBorders>
                            <w:vAlign w:val="center"/>
                            <w:tcPrChange w:id="614" w:author="Administrator" w:date="2023-04-03T14:28:23Z">
                              <w:tcPr>
                                <w:tcW w:w="434" w:type="pct"/>
                                <w:vMerge w:val="continue"/>
                                <w:tcBorders>
                                  <w:left w:val="single" w:color="auto" w:sz="4" w:space="0"/>
                                  <w:bottom w:val="single" w:color="auto" w:sz="4" w:space="0"/>
                                  <w:right w:val="single" w:color="auto" w:sz="4" w:space="0"/>
                                </w:tcBorders>
                                <w:vAlign w:val="center"/>
                              </w:tcPr>
                            </w:tcPrChange>
                          </w:tcPr>
                        </w:tcPrChange>
                      </w:tcPr>
                    </w:tcPrChange>
                  </w:tcPr>
                </w:tcPrChange>
              </w:tcPr>
            </w:tcPrChange>
          </w:tcPr>
          <w:p>
            <w:pPr>
              <w:widowControl/>
              <w:jc w:val="left"/>
              <w:rPr>
                <w:ins w:id="615" w:author="Administrator" w:date="2023-04-03T14:26:37Z"/>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Change w:id="616" w:author="Administrator" w:date="2023-04-03T14:28:23Z">
              <w:tcPr>
                <w:tcW w:w="876" w:type="pct"/>
                <w:gridSpan w:val="2"/>
                <w:vMerge w:val="continue"/>
                <w:tcBorders>
                  <w:left w:val="single" w:color="auto" w:sz="4" w:space="0"/>
                  <w:bottom w:val="single" w:color="auto" w:sz="4" w:space="0"/>
                  <w:right w:val="single" w:color="auto" w:sz="4" w:space="0"/>
                </w:tcBorders>
                <w:vAlign w:val="center"/>
                <w:tcPrChange w:id="617" w:author="Administrator" w:date="2023-04-03T14:28:23Z">
                  <w:tcPr>
                    <w:tcW w:w="876" w:type="pct"/>
                    <w:vMerge w:val="continue"/>
                    <w:tcBorders>
                      <w:left w:val="single" w:color="auto" w:sz="4" w:space="0"/>
                      <w:bottom w:val="single" w:color="auto" w:sz="4" w:space="0"/>
                      <w:right w:val="single" w:color="auto" w:sz="4" w:space="0"/>
                    </w:tcBorders>
                    <w:vAlign w:val="center"/>
                    <w:tcPrChange w:id="618" w:author="Administrator" w:date="2023-04-03T14:28:23Z">
                      <w:tcPr>
                        <w:tcW w:w="876" w:type="pct"/>
                        <w:vMerge w:val="continue"/>
                        <w:tcBorders>
                          <w:left w:val="single" w:color="auto" w:sz="4" w:space="0"/>
                          <w:bottom w:val="single" w:color="auto" w:sz="4" w:space="0"/>
                          <w:right w:val="single" w:color="auto" w:sz="4" w:space="0"/>
                        </w:tcBorders>
                        <w:vAlign w:val="center"/>
                        <w:tcPrChange w:id="619" w:author="Administrator" w:date="2023-04-03T14:28:23Z">
                          <w:tcPr>
                            <w:tcW w:w="876" w:type="pct"/>
                            <w:vMerge w:val="continue"/>
                            <w:tcBorders>
                              <w:left w:val="single" w:color="auto" w:sz="4" w:space="0"/>
                              <w:bottom w:val="single" w:color="auto" w:sz="4" w:space="0"/>
                              <w:right w:val="single" w:color="auto" w:sz="4" w:space="0"/>
                            </w:tcBorders>
                            <w:vAlign w:val="center"/>
                            <w:tcPrChange w:id="620" w:author="Administrator" w:date="2023-04-03T14:28:23Z">
                              <w:tcPr>
                                <w:tcW w:w="876" w:type="pct"/>
                                <w:vMerge w:val="continue"/>
                                <w:tcBorders>
                                  <w:left w:val="single" w:color="auto" w:sz="4" w:space="0"/>
                                  <w:bottom w:val="single" w:color="auto" w:sz="4" w:space="0"/>
                                  <w:right w:val="single" w:color="auto" w:sz="4" w:space="0"/>
                                </w:tcBorders>
                                <w:vAlign w:val="center"/>
                              </w:tcPr>
                            </w:tcPrChange>
                          </w:tcPr>
                        </w:tcPrChange>
                      </w:tcPr>
                    </w:tcPrChange>
                  </w:tcPr>
                </w:tcPrChange>
              </w:tcPr>
            </w:tcPrChange>
          </w:tcPr>
          <w:p>
            <w:pPr>
              <w:widowControl/>
              <w:jc w:val="left"/>
              <w:rPr>
                <w:ins w:id="621" w:author="Administrator" w:date="2023-04-03T14:26:37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622" w:author="Administrator" w:date="2023-04-03T14:28:23Z">
              <w:tcPr>
                <w:tcW w:w="3689" w:type="pct"/>
                <w:tcBorders>
                  <w:top w:val="nil"/>
                  <w:left w:val="nil"/>
                  <w:bottom w:val="single" w:color="auto" w:sz="4" w:space="0"/>
                  <w:right w:val="single" w:color="auto" w:sz="4" w:space="0"/>
                </w:tcBorders>
                <w:shd w:val="clear" w:color="auto" w:fill="auto"/>
                <w:vAlign w:val="center"/>
                <w:tcPrChange w:id="623" w:author="Administrator" w:date="2023-04-03T14:28:23Z">
                  <w:tcPr>
                    <w:tcW w:w="3689" w:type="pct"/>
                    <w:tcBorders>
                      <w:top w:val="nil"/>
                      <w:left w:val="nil"/>
                      <w:bottom w:val="single" w:color="auto" w:sz="4" w:space="0"/>
                      <w:right w:val="single" w:color="auto" w:sz="4" w:space="0"/>
                    </w:tcBorders>
                    <w:shd w:val="clear" w:color="auto" w:fill="auto"/>
                    <w:vAlign w:val="center"/>
                    <w:tcPrChange w:id="624" w:author="Administrator" w:date="2023-04-03T14:28:23Z">
                      <w:tcPr>
                        <w:tcW w:w="3689" w:type="pct"/>
                        <w:tcBorders>
                          <w:top w:val="nil"/>
                          <w:left w:val="nil"/>
                          <w:bottom w:val="single" w:color="auto" w:sz="4" w:space="0"/>
                          <w:right w:val="single" w:color="auto" w:sz="4" w:space="0"/>
                        </w:tcBorders>
                        <w:shd w:val="clear" w:color="auto" w:fill="auto"/>
                        <w:vAlign w:val="center"/>
                        <w:tcPrChange w:id="625" w:author="Administrator" w:date="2023-04-03T14:28:23Z">
                          <w:tcPr>
                            <w:tcW w:w="3689" w:type="pct"/>
                            <w:tcBorders>
                              <w:top w:val="nil"/>
                              <w:left w:val="nil"/>
                              <w:bottom w:val="single" w:color="auto" w:sz="4" w:space="0"/>
                              <w:right w:val="single" w:color="auto" w:sz="4" w:space="0"/>
                            </w:tcBorders>
                            <w:shd w:val="clear" w:color="auto" w:fill="auto"/>
                            <w:vAlign w:val="center"/>
                            <w:tcPrChange w:id="626" w:author="Administrator" w:date="2023-04-03T14:28:23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tcPrChange>
          </w:tcPr>
          <w:p>
            <w:pPr>
              <w:widowControl/>
              <w:rPr>
                <w:ins w:id="627" w:author="Administrator" w:date="2023-04-03T14:26:37Z"/>
                <w:rFonts w:hint="eastAsia" w:ascii="宋体" w:hAnsi="宋体" w:eastAsia="宋体" w:cs="宋体"/>
                <w:color w:val="000000"/>
                <w:kern w:val="0"/>
                <w:sz w:val="18"/>
                <w:szCs w:val="18"/>
                <w:lang w:val="en-US" w:eastAsia="zh-CN" w:bidi="ar-SA"/>
              </w:rPr>
            </w:pPr>
            <w:ins w:id="628" w:author="ZP" w:date="2023-04-03T10:32:57Z">
              <w:r>
                <w:rPr>
                  <w:rFonts w:hint="eastAsia" w:ascii="宋体" w:hAnsi="宋体" w:cs="宋体"/>
                  <w:color w:val="000000"/>
                  <w:kern w:val="0"/>
                  <w:sz w:val="16"/>
                  <w:szCs w:val="18"/>
                </w:rPr>
                <w:t>13.支持智能视频分析，包括人数异常检测、站立起身检测、攀高检测、离岗/睡岗检测、剧烈运动检测、离床检测、如厕超时检测</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1.容量：4TB。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2.接口类型：SATA。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3.≥64M缓存。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4.3.5英寸。</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智能分析摄像机（含电源）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675"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不锈钢软包审讯椅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产品匀选用标号为国标304优质不锈钢材料，包括靠背、座面、椅腿、扶手及胸部约束环另外包括座椅前设有整体弧形开关装置。其桌面上方装有U型锁具，方便约束其手腕。椅腿下方装有直接与地面固定底盘。</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规格：本器械靠背高度为970mm,宽为600mm,椅腿长为850mm,伸缩退最长伸长至880mm,扶手高为720mm,弧形桌面长600mm,宽为350mm,U型锁最大伸缩距离为35-150mm,胸部约束带最大伸缩半径为280mm-450mm脚部约束环最大调节距离为108mm-148mm,座面宽为550mm</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（十三）特殊讯问室x1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629" w:author="Administrator" w:date="2023-04-03T14:28:38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智能集成审讯桌（翻转屏版）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630" w:author="ZP" w:date="2023-04-03T10:32:57Z">
              <w:r>
                <w:rPr>
                  <w:rFonts w:hint="eastAsia" w:ascii="宋体" w:hAnsi="宋体" w:cs="宋体"/>
                  <w:color w:val="000000"/>
                  <w:kern w:val="0"/>
                  <w:sz w:val="16"/>
                  <w:szCs w:val="18"/>
                </w:rPr>
                <w:t>、多屏同显：32寸1080P</w:t>
              </w:r>
            </w:ins>
            <w:ins w:id="631" w:author="ZP" w:date="2023-04-03T10:32:58Z">
              <w:r>
                <w:rPr>
                  <w:rFonts w:hint="eastAsia" w:ascii="宋体" w:hAnsi="宋体" w:cs="宋体"/>
                  <w:color w:val="000000"/>
                  <w:kern w:val="0"/>
                  <w:sz w:val="16"/>
                  <w:szCs w:val="18"/>
                </w:rPr>
                <w:t>高清显示大屏，21.5寸液晶显示屏、10.1寸显示小屏，可以多屏同显</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632" w:author="ZP" w:date="2023-04-03T10:32:58Z">
              <w:r>
                <w:rPr>
                  <w:rFonts w:hint="eastAsia" w:ascii="宋体" w:hAnsi="宋体" w:cs="宋体"/>
                  <w:color w:val="000000"/>
                  <w:kern w:val="0"/>
                  <w:sz w:val="16"/>
                  <w:szCs w:val="18"/>
                </w:rPr>
                <w:t>、搭配平台支持将扫描文件、音视频、图片等文件导入，并进行示证屏展示，告知书宣读</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633" w:author="ZP" w:date="2023-04-03T10:32:59Z">
              <w:r>
                <w:rPr>
                  <w:rFonts w:hint="eastAsia" w:ascii="宋体" w:hAnsi="宋体" w:cs="宋体"/>
                  <w:color w:val="000000"/>
                  <w:kern w:val="0"/>
                  <w:sz w:val="16"/>
                  <w:szCs w:val="18"/>
                </w:rPr>
                <w:t>、搭配平台</w:t>
              </w:r>
            </w:ins>
            <w:r>
              <w:rPr>
                <w:rFonts w:hint="eastAsia" w:ascii="宋体" w:hAnsi="宋体" w:cs="宋体"/>
                <w:color w:val="000000"/>
                <w:kern w:val="0"/>
                <w:sz w:val="16"/>
                <w:szCs w:val="18"/>
              </w:rPr>
              <w:t>支持</w:t>
            </w:r>
            <w:ins w:id="634" w:author="ZP" w:date="2023-04-03T10:32:59Z">
              <w:r>
                <w:rPr>
                  <w:rFonts w:hint="eastAsia" w:ascii="宋体" w:hAnsi="宋体" w:cs="宋体"/>
                  <w:color w:val="000000"/>
                  <w:kern w:val="0"/>
                  <w:sz w:val="16"/>
                  <w:szCs w:val="18"/>
                </w:rPr>
                <w:t>协同办案</w:t>
              </w:r>
            </w:ins>
            <w:r>
              <w:rPr>
                <w:rFonts w:hint="eastAsia" w:ascii="宋体" w:hAnsi="宋体" w:cs="宋体"/>
                <w:color w:val="000000"/>
                <w:kern w:val="0"/>
                <w:sz w:val="16"/>
                <w:szCs w:val="18"/>
              </w:rPr>
              <w:t>功能，</w:t>
            </w:r>
            <w:ins w:id="635" w:author="ZP" w:date="2023-04-03T10:32:59Z">
              <w:r>
                <w:rPr>
                  <w:rFonts w:hint="eastAsia" w:ascii="宋体" w:hAnsi="宋体" w:cs="宋体"/>
                  <w:color w:val="000000"/>
                  <w:kern w:val="0"/>
                  <w:sz w:val="16"/>
                  <w:szCs w:val="18"/>
                </w:rPr>
                <w:t>可以实现请求同案笔录和接收同案笔录的功能，对于涉及多个犯罪嫌疑人的，提供同案犯罪嫌疑人笔录查看、交流的功能，对犯罪嫌疑人提供的信息进行综合分析；支持人案联动引用，可直接复用案件及涉案人员信息，避免信息重复录入</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636" w:author="ZP" w:date="2023-04-03T10:32:59Z">
              <w:r>
                <w:rPr>
                  <w:rFonts w:hint="eastAsia" w:ascii="宋体" w:hAnsi="宋体" w:cs="宋体"/>
                  <w:color w:val="000000"/>
                  <w:kern w:val="0"/>
                  <w:sz w:val="16"/>
                  <w:szCs w:val="18"/>
                </w:rPr>
                <w:t>、搭配平台</w:t>
              </w:r>
            </w:ins>
            <w:r>
              <w:rPr>
                <w:rFonts w:hint="eastAsia" w:ascii="宋体" w:hAnsi="宋体" w:cs="宋体"/>
                <w:color w:val="000000"/>
                <w:kern w:val="0"/>
                <w:sz w:val="16"/>
                <w:szCs w:val="18"/>
              </w:rPr>
              <w:t>支持</w:t>
            </w:r>
            <w:ins w:id="637" w:author="ZP" w:date="2023-04-03T10:32:59Z">
              <w:r>
                <w:rPr>
                  <w:rFonts w:hint="eastAsia" w:ascii="宋体" w:hAnsi="宋体" w:cs="宋体"/>
                  <w:color w:val="000000"/>
                  <w:kern w:val="0"/>
                  <w:sz w:val="16"/>
                  <w:szCs w:val="18"/>
                </w:rPr>
                <w:t>远程指挥审讯</w:t>
              </w:r>
            </w:ins>
            <w:r>
              <w:rPr>
                <w:rFonts w:hint="eastAsia" w:ascii="宋体" w:hAnsi="宋体" w:cs="宋体"/>
                <w:color w:val="000000"/>
                <w:kern w:val="0"/>
                <w:sz w:val="16"/>
                <w:szCs w:val="18"/>
              </w:rPr>
              <w:t>功能</w:t>
            </w:r>
            <w:ins w:id="638" w:author="ZP" w:date="2023-04-03T10:32:59Z">
              <w:r>
                <w:rPr>
                  <w:rFonts w:hint="eastAsia" w:ascii="宋体" w:hAnsi="宋体" w:cs="宋体"/>
                  <w:color w:val="000000"/>
                  <w:kern w:val="0"/>
                  <w:sz w:val="16"/>
                  <w:szCs w:val="18"/>
                </w:rPr>
                <w:t>，平台远程语音指令下达（可自备蓝牙耳机接收语音）</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639" w:author="ZP" w:date="2023-04-03T10:32:59Z">
              <w:r>
                <w:rPr>
                  <w:rFonts w:hint="eastAsia" w:ascii="宋体" w:hAnsi="宋体" w:cs="宋体"/>
                  <w:color w:val="000000"/>
                  <w:kern w:val="0"/>
                  <w:sz w:val="16"/>
                  <w:szCs w:val="18"/>
                </w:rPr>
                <w:t>、搭配审讯主机，支持音视频同步摄录</w:t>
              </w:r>
            </w:ins>
            <w:r>
              <w:rPr>
                <w:rFonts w:hint="eastAsia" w:ascii="宋体" w:hAnsi="宋体" w:cs="宋体"/>
                <w:color w:val="000000"/>
                <w:kern w:val="0"/>
                <w:sz w:val="16"/>
                <w:szCs w:val="18"/>
              </w:rPr>
              <w:t>功能</w:t>
            </w:r>
            <w:ins w:id="640" w:author="ZP" w:date="2023-04-03T10:32:59Z">
              <w:r>
                <w:rPr>
                  <w:rFonts w:hint="eastAsia" w:ascii="宋体" w:hAnsi="宋体" w:cs="宋体"/>
                  <w:color w:val="000000"/>
                  <w:kern w:val="0"/>
                  <w:sz w:val="16"/>
                  <w:szCs w:val="18"/>
                </w:rPr>
                <w:t>、支持</w:t>
              </w:r>
            </w:ins>
            <w:ins w:id="641" w:author="ZP" w:date="2023-04-03T10:33:00Z">
              <w:r>
                <w:rPr>
                  <w:rFonts w:hint="eastAsia" w:ascii="宋体" w:hAnsi="宋体" w:cs="宋体"/>
                  <w:color w:val="000000"/>
                  <w:kern w:val="0"/>
                  <w:sz w:val="16"/>
                  <w:szCs w:val="18"/>
                </w:rPr>
                <w:t>本地保存音视频文件，并刻录成多媒体文件；</w:t>
              </w:r>
            </w:ins>
            <w:r>
              <w:rPr>
                <w:rFonts w:hint="eastAsia" w:ascii="宋体" w:hAnsi="宋体" w:cs="宋体"/>
                <w:color w:val="000000"/>
                <w:kern w:val="0"/>
                <w:sz w:val="16"/>
                <w:szCs w:val="18"/>
              </w:rPr>
              <w:t>支持</w:t>
            </w:r>
            <w:ins w:id="642" w:author="ZP" w:date="2023-04-03T10:33:00Z">
              <w:r>
                <w:rPr>
                  <w:rFonts w:hint="eastAsia" w:ascii="宋体" w:hAnsi="宋体" w:cs="宋体"/>
                  <w:color w:val="000000"/>
                  <w:kern w:val="0"/>
                  <w:sz w:val="16"/>
                  <w:szCs w:val="18"/>
                </w:rPr>
                <w:t>指挥员在指挥端调取审讯室的实时录音录像；</w:t>
              </w:r>
            </w:ins>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643" w:author="ZP" w:date="2023-04-03T10:33:00Z">
              <w:r>
                <w:rPr>
                  <w:rFonts w:hint="eastAsia" w:ascii="宋体" w:hAnsi="宋体" w:cs="宋体"/>
                  <w:color w:val="000000"/>
                  <w:kern w:val="0"/>
                  <w:sz w:val="16"/>
                  <w:szCs w:val="18"/>
                </w:rPr>
                <w:t>、集成签录一体机，支持指纹采集、支持电子签名功能，签名板采用电磁感应技术，并可实时显示签字内容；</w:t>
              </w:r>
            </w:ins>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644" w:author="ZP" w:date="2023-04-03T10:33:00Z">
              <w:r>
                <w:rPr>
                  <w:rFonts w:hint="eastAsia" w:ascii="宋体" w:hAnsi="宋体" w:cs="宋体"/>
                  <w:color w:val="000000"/>
                  <w:kern w:val="0"/>
                  <w:sz w:val="16"/>
                  <w:szCs w:val="18"/>
                </w:rPr>
                <w:t>、集成报警盒子，</w:t>
              </w:r>
            </w:ins>
            <w:ins w:id="645" w:author="ZP" w:date="2023-04-03T10:33:01Z">
              <w:r>
                <w:rPr>
                  <w:rFonts w:hint="eastAsia" w:ascii="宋体" w:hAnsi="宋体" w:cs="宋体"/>
                  <w:color w:val="000000"/>
                  <w:kern w:val="0"/>
                  <w:sz w:val="16"/>
                  <w:szCs w:val="18"/>
                </w:rPr>
                <w:t>可</w:t>
              </w:r>
            </w:ins>
            <w:r>
              <w:rPr>
                <w:rFonts w:hint="eastAsia" w:ascii="宋体" w:hAnsi="宋体" w:cs="宋体"/>
                <w:color w:val="000000"/>
                <w:kern w:val="0"/>
                <w:sz w:val="16"/>
                <w:szCs w:val="18"/>
              </w:rPr>
              <w:t>支持</w:t>
            </w:r>
            <w:ins w:id="646" w:author="ZP" w:date="2023-04-03T10:33:01Z">
              <w:r>
                <w:rPr>
                  <w:rFonts w:hint="eastAsia" w:ascii="宋体" w:hAnsi="宋体" w:cs="宋体"/>
                  <w:color w:val="000000"/>
                  <w:kern w:val="0"/>
                  <w:sz w:val="16"/>
                  <w:szCs w:val="18"/>
                </w:rPr>
                <w:t xml:space="preserve">紧急报警功能、语音播报、远程对讲、远程协助等功能； </w:t>
              </w:r>
            </w:ins>
          </w:p>
        </w:tc>
      </w:tr>
      <w:tr>
        <w:tblPrEx>
          <w:tblCellMar>
            <w:top w:w="0" w:type="dxa"/>
            <w:left w:w="108" w:type="dxa"/>
            <w:bottom w:w="0" w:type="dxa"/>
            <w:right w:w="108" w:type="dxa"/>
          </w:tblCellMar>
          <w:tblPrExChange w:id="647" w:author="Administrator" w:date="2023-04-03T14:29:31Z">
            <w:tblPrEx>
              <w:tblCellMar>
                <w:top w:w="0" w:type="dxa"/>
                <w:left w:w="108" w:type="dxa"/>
                <w:bottom w:w="0" w:type="dxa"/>
                <w:right w:w="108" w:type="dxa"/>
              </w:tblCellMar>
            </w:tblPrEx>
          </w:tblPrExChange>
        </w:tblPrEx>
        <w:trPr>
          <w:trHeight w:val="90" w:hRule="atLeast"/>
          <w:trPrChange w:id="647" w:author="Administrator" w:date="2023-04-03T14:29:31Z">
            <w:trPr>
              <w:trHeight w:val="450" w:hRule="atLeast"/>
            </w:trPr>
          </w:trPrChange>
        </w:trPr>
        <w:tc>
          <w:tcPr>
            <w:tcW w:w="434" w:type="pct"/>
            <w:vMerge w:val="continue"/>
            <w:tcBorders>
              <w:top w:val="nil"/>
              <w:left w:val="single" w:color="auto" w:sz="4" w:space="0"/>
              <w:bottom w:val="single" w:color="auto" w:sz="4" w:space="0"/>
              <w:right w:val="single" w:color="auto" w:sz="4" w:space="0"/>
            </w:tcBorders>
            <w:vAlign w:val="center"/>
            <w:tcPrChange w:id="648" w:author="Administrator" w:date="2023-04-03T14:29:31Z">
              <w:tcPr>
                <w:tcW w:w="434" w:type="pct"/>
                <w:vMerge w:val="continue"/>
                <w:tcBorders>
                  <w:top w:val="nil"/>
                  <w:left w:val="single" w:color="auto" w:sz="4" w:space="0"/>
                  <w:bottom w:val="single" w:color="auto" w:sz="4" w:space="0"/>
                  <w:right w:val="single" w:color="auto" w:sz="4" w:space="0"/>
                </w:tcBorders>
                <w:vAlign w:val="center"/>
                <w:tcPrChange w:id="649" w:author="Administrator" w:date="2023-04-03T14:29:31Z">
                  <w:tcPr>
                    <w:tcW w:w="434" w:type="pct"/>
                    <w:vMerge w:val="continue"/>
                    <w:tcBorders>
                      <w:top w:val="nil"/>
                      <w:left w:val="single" w:color="auto" w:sz="4" w:space="0"/>
                      <w:bottom w:val="single" w:color="auto" w:sz="4" w:space="0"/>
                      <w:right w:val="single" w:color="auto" w:sz="4" w:space="0"/>
                    </w:tcBorders>
                    <w:vAlign w:val="center"/>
                    <w:tcPrChange w:id="650" w:author="Administrator" w:date="2023-04-03T14:29:31Z">
                      <w:tcPr>
                        <w:tcW w:w="434" w:type="pct"/>
                        <w:vMerge w:val="continue"/>
                        <w:tcBorders>
                          <w:top w:val="nil"/>
                          <w:left w:val="single" w:color="auto" w:sz="4" w:space="0"/>
                          <w:bottom w:val="single" w:color="auto" w:sz="4" w:space="0"/>
                          <w:right w:val="single" w:color="auto" w:sz="4" w:space="0"/>
                        </w:tcBorders>
                        <w:vAlign w:val="center"/>
                        <w:tcPrChange w:id="651" w:author="Administrator" w:date="2023-04-03T14:29:31Z">
                          <w:tcPr>
                            <w:tcW w:w="434" w:type="pct"/>
                            <w:vMerge w:val="continue"/>
                            <w:tcBorders>
                              <w:top w:val="nil"/>
                              <w:left w:val="single" w:color="auto" w:sz="4" w:space="0"/>
                              <w:bottom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Change w:id="652" w:author="Administrator" w:date="2023-04-03T14:29:31Z">
              <w:tcPr>
                <w:tcW w:w="876" w:type="pct"/>
                <w:gridSpan w:val="2"/>
                <w:vMerge w:val="continue"/>
                <w:tcBorders>
                  <w:top w:val="nil"/>
                  <w:left w:val="single" w:color="auto" w:sz="4" w:space="0"/>
                  <w:bottom w:val="single" w:color="auto" w:sz="4" w:space="0"/>
                  <w:right w:val="single" w:color="auto" w:sz="4" w:space="0"/>
                </w:tcBorders>
                <w:vAlign w:val="center"/>
                <w:tcPrChange w:id="653" w:author="Administrator" w:date="2023-04-03T14:29:31Z">
                  <w:tcPr>
                    <w:tcW w:w="876" w:type="pct"/>
                    <w:vMerge w:val="continue"/>
                    <w:tcBorders>
                      <w:top w:val="nil"/>
                      <w:left w:val="single" w:color="auto" w:sz="4" w:space="0"/>
                      <w:bottom w:val="single" w:color="auto" w:sz="4" w:space="0"/>
                      <w:right w:val="single" w:color="auto" w:sz="4" w:space="0"/>
                    </w:tcBorders>
                    <w:vAlign w:val="center"/>
                    <w:tcPrChange w:id="654" w:author="Administrator" w:date="2023-04-03T14:29:31Z">
                      <w:tcPr>
                        <w:tcW w:w="876" w:type="pct"/>
                        <w:vMerge w:val="continue"/>
                        <w:tcBorders>
                          <w:top w:val="nil"/>
                          <w:left w:val="single" w:color="auto" w:sz="4" w:space="0"/>
                          <w:bottom w:val="single" w:color="auto" w:sz="4" w:space="0"/>
                          <w:right w:val="single" w:color="auto" w:sz="4" w:space="0"/>
                        </w:tcBorders>
                        <w:vAlign w:val="center"/>
                        <w:tcPrChange w:id="655" w:author="Administrator" w:date="2023-04-03T14:29:31Z">
                          <w:tcPr>
                            <w:tcW w:w="876" w:type="pct"/>
                            <w:vMerge w:val="continue"/>
                            <w:tcBorders>
                              <w:top w:val="nil"/>
                              <w:left w:val="single" w:color="auto" w:sz="4" w:space="0"/>
                              <w:bottom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656" w:author="Administrator" w:date="2023-04-03T14:29:31Z">
              <w:tcPr>
                <w:tcW w:w="3689" w:type="pct"/>
                <w:tcBorders>
                  <w:top w:val="nil"/>
                  <w:left w:val="nil"/>
                  <w:bottom w:val="single" w:color="auto" w:sz="4" w:space="0"/>
                  <w:right w:val="single" w:color="auto" w:sz="4" w:space="0"/>
                </w:tcBorders>
                <w:shd w:val="clear" w:color="auto" w:fill="auto"/>
                <w:vAlign w:val="center"/>
                <w:tcPrChange w:id="657" w:author="Administrator" w:date="2023-04-03T14:29:31Z">
                  <w:tcPr>
                    <w:tcW w:w="3689" w:type="pct"/>
                    <w:tcBorders>
                      <w:top w:val="nil"/>
                      <w:left w:val="nil"/>
                      <w:bottom w:val="single" w:color="auto" w:sz="4" w:space="0"/>
                      <w:right w:val="single" w:color="auto" w:sz="4" w:space="0"/>
                    </w:tcBorders>
                    <w:shd w:val="clear" w:color="auto" w:fill="auto"/>
                    <w:vAlign w:val="center"/>
                    <w:tcPrChange w:id="658" w:author="Administrator" w:date="2023-04-03T14:29:31Z">
                      <w:tcPr>
                        <w:tcW w:w="3689" w:type="pct"/>
                        <w:tcBorders>
                          <w:top w:val="nil"/>
                          <w:left w:val="nil"/>
                          <w:bottom w:val="single" w:color="auto" w:sz="4" w:space="0"/>
                          <w:right w:val="single" w:color="auto" w:sz="4" w:space="0"/>
                        </w:tcBorders>
                        <w:shd w:val="clear" w:color="auto" w:fill="auto"/>
                        <w:vAlign w:val="center"/>
                        <w:tcPrChange w:id="659" w:author="Administrator" w:date="2023-04-03T14:29:31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660" w:author="ZP" w:date="2023-04-03T10:33:01Z">
              <w:r>
                <w:rPr>
                  <w:rFonts w:hint="eastAsia" w:ascii="宋体" w:hAnsi="宋体" w:cs="宋体"/>
                  <w:color w:val="000000"/>
                  <w:kern w:val="0"/>
                  <w:sz w:val="16"/>
                  <w:szCs w:val="18"/>
                </w:rPr>
                <w:t>、</w:t>
              </w:r>
            </w:ins>
            <w:r>
              <w:rPr>
                <w:rFonts w:hint="eastAsia" w:ascii="宋体" w:hAnsi="宋体" w:cs="宋体"/>
                <w:color w:val="000000"/>
                <w:kern w:val="0"/>
                <w:sz w:val="16"/>
                <w:szCs w:val="18"/>
              </w:rPr>
              <w:t>支持</w:t>
            </w:r>
            <w:ins w:id="661" w:author="ZP" w:date="2023-04-03T10:33:01Z">
              <w:r>
                <w:rPr>
                  <w:rFonts w:hint="eastAsia" w:ascii="宋体" w:hAnsi="宋体" w:cs="宋体"/>
                  <w:color w:val="000000"/>
                  <w:kern w:val="0"/>
                  <w:sz w:val="16"/>
                  <w:szCs w:val="18"/>
                </w:rPr>
                <w:t>双网口，支持局域网或互联网通信接入</w:t>
              </w:r>
            </w:ins>
            <w:r>
              <w:rPr>
                <w:rFonts w:hint="eastAsia" w:ascii="宋体" w:hAnsi="宋体" w:cs="宋体"/>
                <w:color w:val="000000"/>
                <w:kern w:val="0"/>
                <w:sz w:val="16"/>
                <w:szCs w:val="18"/>
              </w:rPr>
              <w:t>；</w:t>
            </w:r>
          </w:p>
        </w:tc>
      </w:tr>
      <w:tr>
        <w:tblPrEx>
          <w:tblCellMar>
            <w:top w:w="0" w:type="dxa"/>
            <w:left w:w="108" w:type="dxa"/>
            <w:bottom w:w="0" w:type="dxa"/>
            <w:right w:w="108" w:type="dxa"/>
          </w:tblCellMar>
          <w:tblPrExChange w:id="662" w:author="Administrator" w:date="2023-04-03T14:29:34Z">
            <w:tblPrEx>
              <w:tblCellMar>
                <w:top w:w="0" w:type="dxa"/>
                <w:left w:w="108" w:type="dxa"/>
                <w:bottom w:w="0" w:type="dxa"/>
                <w:right w:w="108" w:type="dxa"/>
              </w:tblCellMar>
            </w:tblPrEx>
          </w:tblPrExChange>
        </w:tblPrEx>
        <w:trPr>
          <w:trHeight w:val="90" w:hRule="atLeast"/>
          <w:trPrChange w:id="662" w:author="Administrator" w:date="2023-04-03T14:29:34Z">
            <w:trPr>
              <w:trHeight w:val="450" w:hRule="atLeast"/>
            </w:trPr>
          </w:trPrChange>
        </w:trPr>
        <w:tc>
          <w:tcPr>
            <w:tcW w:w="434" w:type="pct"/>
            <w:vMerge w:val="continue"/>
            <w:tcBorders>
              <w:top w:val="nil"/>
              <w:left w:val="single" w:color="auto" w:sz="4" w:space="0"/>
              <w:bottom w:val="single" w:color="auto" w:sz="4" w:space="0"/>
              <w:right w:val="single" w:color="auto" w:sz="4" w:space="0"/>
            </w:tcBorders>
            <w:vAlign w:val="center"/>
            <w:tcPrChange w:id="663" w:author="Administrator" w:date="2023-04-03T14:29:34Z">
              <w:tcPr>
                <w:tcW w:w="434" w:type="pct"/>
                <w:vMerge w:val="continue"/>
                <w:tcBorders>
                  <w:top w:val="nil"/>
                  <w:left w:val="single" w:color="auto" w:sz="4" w:space="0"/>
                  <w:bottom w:val="single" w:color="auto" w:sz="4" w:space="0"/>
                  <w:right w:val="single" w:color="auto" w:sz="4" w:space="0"/>
                </w:tcBorders>
                <w:vAlign w:val="center"/>
                <w:tcPrChange w:id="664" w:author="Administrator" w:date="2023-04-03T14:29:34Z">
                  <w:tcPr>
                    <w:tcW w:w="434" w:type="pct"/>
                    <w:vMerge w:val="continue"/>
                    <w:tcBorders>
                      <w:top w:val="nil"/>
                      <w:left w:val="single" w:color="auto" w:sz="4" w:space="0"/>
                      <w:bottom w:val="single" w:color="auto" w:sz="4" w:space="0"/>
                      <w:right w:val="single" w:color="auto" w:sz="4" w:space="0"/>
                    </w:tcBorders>
                    <w:vAlign w:val="center"/>
                    <w:tcPrChange w:id="665" w:author="Administrator" w:date="2023-04-03T14:29:34Z">
                      <w:tcPr>
                        <w:tcW w:w="434" w:type="pct"/>
                        <w:vMerge w:val="continue"/>
                        <w:tcBorders>
                          <w:top w:val="nil"/>
                          <w:left w:val="single" w:color="auto" w:sz="4" w:space="0"/>
                          <w:bottom w:val="single" w:color="auto" w:sz="4" w:space="0"/>
                          <w:right w:val="single" w:color="auto" w:sz="4" w:space="0"/>
                        </w:tcBorders>
                        <w:vAlign w:val="center"/>
                        <w:tcPrChange w:id="666" w:author="Administrator" w:date="2023-04-03T14:29:34Z">
                          <w:tcPr>
                            <w:tcW w:w="434" w:type="pct"/>
                            <w:vMerge w:val="continue"/>
                            <w:tcBorders>
                              <w:top w:val="nil"/>
                              <w:left w:val="single" w:color="auto" w:sz="4" w:space="0"/>
                              <w:bottom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Change w:id="667" w:author="Administrator" w:date="2023-04-03T14:29:34Z">
              <w:tcPr>
                <w:tcW w:w="876" w:type="pct"/>
                <w:gridSpan w:val="2"/>
                <w:vMerge w:val="continue"/>
                <w:tcBorders>
                  <w:top w:val="nil"/>
                  <w:left w:val="single" w:color="auto" w:sz="4" w:space="0"/>
                  <w:bottom w:val="single" w:color="auto" w:sz="4" w:space="0"/>
                  <w:right w:val="single" w:color="auto" w:sz="4" w:space="0"/>
                </w:tcBorders>
                <w:vAlign w:val="center"/>
                <w:tcPrChange w:id="668" w:author="Administrator" w:date="2023-04-03T14:29:34Z">
                  <w:tcPr>
                    <w:tcW w:w="876" w:type="pct"/>
                    <w:vMerge w:val="continue"/>
                    <w:tcBorders>
                      <w:top w:val="nil"/>
                      <w:left w:val="single" w:color="auto" w:sz="4" w:space="0"/>
                      <w:bottom w:val="single" w:color="auto" w:sz="4" w:space="0"/>
                      <w:right w:val="single" w:color="auto" w:sz="4" w:space="0"/>
                    </w:tcBorders>
                    <w:vAlign w:val="center"/>
                    <w:tcPrChange w:id="669" w:author="Administrator" w:date="2023-04-03T14:29:34Z">
                      <w:tcPr>
                        <w:tcW w:w="876" w:type="pct"/>
                        <w:vMerge w:val="continue"/>
                        <w:tcBorders>
                          <w:top w:val="nil"/>
                          <w:left w:val="single" w:color="auto" w:sz="4" w:space="0"/>
                          <w:bottom w:val="single" w:color="auto" w:sz="4" w:space="0"/>
                          <w:right w:val="single" w:color="auto" w:sz="4" w:space="0"/>
                        </w:tcBorders>
                        <w:vAlign w:val="center"/>
                        <w:tcPrChange w:id="670" w:author="Administrator" w:date="2023-04-03T14:29:34Z">
                          <w:tcPr>
                            <w:tcW w:w="876" w:type="pct"/>
                            <w:vMerge w:val="continue"/>
                            <w:tcBorders>
                              <w:top w:val="nil"/>
                              <w:left w:val="single" w:color="auto" w:sz="4" w:space="0"/>
                              <w:bottom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671" w:author="Administrator" w:date="2023-04-03T14:29:34Z">
              <w:tcPr>
                <w:tcW w:w="3689" w:type="pct"/>
                <w:tcBorders>
                  <w:top w:val="nil"/>
                  <w:left w:val="nil"/>
                  <w:bottom w:val="single" w:color="auto" w:sz="4" w:space="0"/>
                  <w:right w:val="single" w:color="auto" w:sz="4" w:space="0"/>
                </w:tcBorders>
                <w:shd w:val="clear" w:color="auto" w:fill="auto"/>
                <w:vAlign w:val="center"/>
                <w:tcPrChange w:id="672" w:author="Administrator" w:date="2023-04-03T14:29:34Z">
                  <w:tcPr>
                    <w:tcW w:w="3689" w:type="pct"/>
                    <w:tcBorders>
                      <w:top w:val="nil"/>
                      <w:left w:val="nil"/>
                      <w:bottom w:val="single" w:color="auto" w:sz="4" w:space="0"/>
                      <w:right w:val="single" w:color="auto" w:sz="4" w:space="0"/>
                    </w:tcBorders>
                    <w:shd w:val="clear" w:color="auto" w:fill="auto"/>
                    <w:vAlign w:val="center"/>
                    <w:tcPrChange w:id="673" w:author="Administrator" w:date="2023-04-03T14:29:34Z">
                      <w:tcPr>
                        <w:tcW w:w="3689" w:type="pct"/>
                        <w:tcBorders>
                          <w:top w:val="nil"/>
                          <w:left w:val="nil"/>
                          <w:bottom w:val="single" w:color="auto" w:sz="4" w:space="0"/>
                          <w:right w:val="single" w:color="auto" w:sz="4" w:space="0"/>
                        </w:tcBorders>
                        <w:shd w:val="clear" w:color="auto" w:fill="auto"/>
                        <w:vAlign w:val="center"/>
                        <w:tcPrChange w:id="674" w:author="Administrator" w:date="2023-04-03T14:29:34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675" w:author="ZP" w:date="2023-04-03T10:33:02Z">
              <w:r>
                <w:rPr>
                  <w:rFonts w:hint="eastAsia" w:ascii="宋体" w:hAnsi="宋体" w:cs="宋体"/>
                  <w:color w:val="000000"/>
                  <w:kern w:val="0"/>
                  <w:sz w:val="16"/>
                  <w:szCs w:val="18"/>
                </w:rPr>
                <w:t>、集成高速打印机</w:t>
              </w:r>
            </w:ins>
            <w:r>
              <w:rPr>
                <w:rFonts w:hint="eastAsia" w:ascii="宋体" w:hAnsi="宋体" w:cs="宋体"/>
                <w:color w:val="000000"/>
                <w:kern w:val="0"/>
                <w:sz w:val="16"/>
                <w:szCs w:val="18"/>
              </w:rPr>
              <w:t>，支持</w:t>
            </w:r>
            <w:ins w:id="676" w:author="ZP" w:date="2023-04-03T10:33:02Z">
              <w:r>
                <w:rPr>
                  <w:rFonts w:hint="eastAsia" w:ascii="宋体" w:hAnsi="宋体" w:cs="宋体"/>
                  <w:color w:val="000000"/>
                  <w:kern w:val="0"/>
                  <w:sz w:val="16"/>
                  <w:szCs w:val="18"/>
                </w:rPr>
                <w:t>A4打印；</w:t>
              </w:r>
            </w:ins>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10</w:t>
            </w:r>
            <w:ins w:id="677" w:author="ZP" w:date="2023-04-03T10:33:02Z">
              <w:r>
                <w:rPr>
                  <w:rFonts w:hint="eastAsia" w:ascii="宋体" w:hAnsi="宋体" w:cs="宋体"/>
                  <w:color w:val="000000"/>
                  <w:kern w:val="0"/>
                  <w:sz w:val="16"/>
                  <w:szCs w:val="18"/>
                </w:rPr>
                <w:t>、边缘软橡胶，防止磕碰；</w:t>
              </w:r>
            </w:ins>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11</w:t>
            </w:r>
            <w:ins w:id="678" w:author="ZP" w:date="2023-04-03T10:33:02Z">
              <w:r>
                <w:rPr>
                  <w:rFonts w:hint="eastAsia" w:ascii="宋体" w:hAnsi="宋体" w:cs="宋体"/>
                  <w:color w:val="000000"/>
                  <w:kern w:val="0"/>
                  <w:sz w:val="16"/>
                  <w:szCs w:val="18"/>
                </w:rPr>
                <w:t>、符合公安网安全管理，符合保密标准，同时具有日志生产审计、日志存储审计、日志管理审计、检测非授权外联功能；</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控制侧耳机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耳机材质: 塑料</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插头直径: 3.5mm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缆线长度: 2.3m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有无麦克风: 带麦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佩戴方式: 头戴护耳式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耳机插头类型: 直插型</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高清审讯主机</w:t>
            </w: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679" w:author="ZP" w:date="2023-04-03T10:33:02Z">
              <w:r>
                <w:rPr>
                  <w:rFonts w:hint="eastAsia" w:ascii="宋体" w:hAnsi="宋体" w:cs="宋体"/>
                  <w:color w:val="000000"/>
                  <w:kern w:val="0"/>
                  <w:sz w:val="16"/>
                  <w:szCs w:val="18"/>
                </w:rPr>
                <w:t>支持6路400W IPC接入或8路1080P IPC</w:t>
              </w:r>
            </w:ins>
            <w:r>
              <w:rPr>
                <w:rFonts w:hint="eastAsia" w:ascii="宋体" w:hAnsi="宋体" w:cs="宋体"/>
                <w:color w:val="000000"/>
                <w:kern w:val="0"/>
                <w:sz w:val="16"/>
                <w:szCs w:val="18"/>
              </w:rPr>
              <w:t>输入</w:t>
            </w:r>
            <w:ins w:id="680" w:author="ZP" w:date="2023-04-03T10:33:02Z">
              <w:r>
                <w:rPr>
                  <w:rFonts w:hint="eastAsia" w:ascii="宋体" w:hAnsi="宋体" w:cs="宋体"/>
                  <w:color w:val="000000"/>
                  <w:kern w:val="0"/>
                  <w:sz w:val="16"/>
                  <w:szCs w:val="18"/>
                </w:rPr>
                <w:t>；</w:t>
              </w:r>
            </w:ins>
          </w:p>
        </w:tc>
      </w:tr>
      <w:tr>
        <w:tblPrEx>
          <w:tblCellMar>
            <w:top w:w="0" w:type="dxa"/>
            <w:left w:w="108" w:type="dxa"/>
            <w:bottom w:w="0" w:type="dxa"/>
            <w:right w:w="108" w:type="dxa"/>
          </w:tblCellMar>
          <w:tblPrExChange w:id="681" w:author="Administrator" w:date="2023-04-03T14:31:30Z">
            <w:tblPrEx>
              <w:tblCellMar>
                <w:top w:w="0" w:type="dxa"/>
                <w:left w:w="108" w:type="dxa"/>
                <w:bottom w:w="0" w:type="dxa"/>
                <w:right w:w="108" w:type="dxa"/>
              </w:tblCellMar>
            </w:tblPrEx>
          </w:tblPrExChange>
        </w:tblPrEx>
        <w:trPr>
          <w:trHeight w:val="90" w:hRule="atLeast"/>
          <w:trPrChange w:id="681" w:author="Administrator" w:date="2023-04-03T14:31:30Z">
            <w:trPr>
              <w:trHeight w:val="450" w:hRule="atLeast"/>
            </w:trPr>
          </w:trPrChange>
        </w:trPr>
        <w:tc>
          <w:tcPr>
            <w:tcW w:w="434" w:type="pct"/>
            <w:vMerge w:val="continue"/>
            <w:tcBorders>
              <w:left w:val="single" w:color="auto" w:sz="4" w:space="0"/>
              <w:right w:val="single" w:color="auto" w:sz="4" w:space="0"/>
            </w:tcBorders>
            <w:vAlign w:val="center"/>
            <w:tcPrChange w:id="682" w:author="Administrator" w:date="2023-04-03T14:31:30Z">
              <w:tcPr>
                <w:tcW w:w="434" w:type="pct"/>
                <w:vMerge w:val="continue"/>
                <w:tcBorders>
                  <w:left w:val="single" w:color="auto" w:sz="4" w:space="0"/>
                  <w:right w:val="single" w:color="auto" w:sz="4" w:space="0"/>
                </w:tcBorders>
                <w:vAlign w:val="center"/>
                <w:tcPrChange w:id="683" w:author="Administrator" w:date="2023-04-03T14:31:30Z">
                  <w:tcPr>
                    <w:tcW w:w="434" w:type="pct"/>
                    <w:vMerge w:val="continue"/>
                    <w:tcBorders>
                      <w:left w:val="single" w:color="auto" w:sz="4" w:space="0"/>
                      <w:right w:val="single" w:color="auto" w:sz="4" w:space="0"/>
                    </w:tcBorders>
                    <w:vAlign w:val="center"/>
                    <w:tcPrChange w:id="684" w:author="Administrator" w:date="2023-04-03T14:31:30Z">
                      <w:tcPr>
                        <w:tcW w:w="434" w:type="pct"/>
                        <w:vMerge w:val="continue"/>
                        <w:tcBorders>
                          <w:left w:val="single" w:color="auto" w:sz="4" w:space="0"/>
                          <w:right w:val="single" w:color="auto" w:sz="4" w:space="0"/>
                        </w:tcBorders>
                        <w:vAlign w:val="center"/>
                        <w:tcPrChange w:id="685" w:author="Administrator" w:date="2023-04-03T14:31:30Z">
                          <w:tcPr>
                            <w:tcW w:w="434"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686" w:author="Administrator" w:date="2023-04-03T14:31:30Z">
              <w:tcPr>
                <w:tcW w:w="876" w:type="pct"/>
                <w:gridSpan w:val="2"/>
                <w:vMerge w:val="continue"/>
                <w:tcBorders>
                  <w:left w:val="single" w:color="auto" w:sz="4" w:space="0"/>
                  <w:right w:val="single" w:color="auto" w:sz="4" w:space="0"/>
                </w:tcBorders>
                <w:vAlign w:val="center"/>
                <w:tcPrChange w:id="687" w:author="Administrator" w:date="2023-04-03T14:31:30Z">
                  <w:tcPr>
                    <w:tcW w:w="876" w:type="pct"/>
                    <w:vMerge w:val="continue"/>
                    <w:tcBorders>
                      <w:left w:val="single" w:color="auto" w:sz="4" w:space="0"/>
                      <w:right w:val="single" w:color="auto" w:sz="4" w:space="0"/>
                    </w:tcBorders>
                    <w:vAlign w:val="center"/>
                    <w:tcPrChange w:id="688" w:author="Administrator" w:date="2023-04-03T14:31:30Z">
                      <w:tcPr>
                        <w:tcW w:w="876" w:type="pct"/>
                        <w:vMerge w:val="continue"/>
                        <w:tcBorders>
                          <w:left w:val="single" w:color="auto" w:sz="4" w:space="0"/>
                          <w:right w:val="single" w:color="auto" w:sz="4" w:space="0"/>
                        </w:tcBorders>
                        <w:vAlign w:val="center"/>
                        <w:tcPrChange w:id="689" w:author="Administrator" w:date="2023-04-03T14:31:30Z">
                          <w:tcPr>
                            <w:tcW w:w="876"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690" w:author="Administrator" w:date="2023-04-03T14:31:30Z">
              <w:tcPr>
                <w:tcW w:w="3689" w:type="pct"/>
                <w:tcBorders>
                  <w:top w:val="nil"/>
                  <w:left w:val="nil"/>
                  <w:bottom w:val="single" w:color="auto" w:sz="4" w:space="0"/>
                  <w:right w:val="single" w:color="auto" w:sz="4" w:space="0"/>
                </w:tcBorders>
                <w:shd w:val="clear" w:color="auto" w:fill="auto"/>
                <w:vAlign w:val="center"/>
                <w:tcPrChange w:id="691" w:author="Administrator" w:date="2023-04-03T14:31:30Z">
                  <w:tcPr>
                    <w:tcW w:w="3689" w:type="pct"/>
                    <w:tcBorders>
                      <w:top w:val="nil"/>
                      <w:left w:val="nil"/>
                      <w:bottom w:val="single" w:color="auto" w:sz="4" w:space="0"/>
                      <w:right w:val="single" w:color="auto" w:sz="4" w:space="0"/>
                    </w:tcBorders>
                    <w:shd w:val="clear" w:color="auto" w:fill="auto"/>
                    <w:vAlign w:val="center"/>
                    <w:tcPrChange w:id="692" w:author="Administrator" w:date="2023-04-03T14:31:30Z">
                      <w:tcPr>
                        <w:tcW w:w="3689" w:type="pct"/>
                        <w:tcBorders>
                          <w:top w:val="nil"/>
                          <w:left w:val="nil"/>
                          <w:bottom w:val="single" w:color="auto" w:sz="4" w:space="0"/>
                          <w:right w:val="single" w:color="auto" w:sz="4" w:space="0"/>
                        </w:tcBorders>
                        <w:shd w:val="clear" w:color="auto" w:fill="auto"/>
                        <w:vAlign w:val="center"/>
                        <w:tcPrChange w:id="693" w:author="Administrator" w:date="2023-04-03T14:31:30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694" w:author="ZP" w:date="2023-04-03T10:33:02Z">
              <w:r>
                <w:rPr>
                  <w:rFonts w:hint="eastAsia" w:ascii="宋体" w:hAnsi="宋体" w:cs="宋体"/>
                  <w:color w:val="000000"/>
                  <w:kern w:val="0"/>
                  <w:sz w:val="16"/>
                  <w:szCs w:val="18"/>
                </w:rPr>
                <w:t>支持最大800W网络摄像机接入；</w:t>
              </w:r>
            </w:ins>
          </w:p>
        </w:tc>
      </w:tr>
      <w:tr>
        <w:tblPrEx>
          <w:tblCellMar>
            <w:top w:w="0" w:type="dxa"/>
            <w:left w:w="108" w:type="dxa"/>
            <w:bottom w:w="0" w:type="dxa"/>
            <w:right w:w="108" w:type="dxa"/>
          </w:tblCellMar>
        </w:tblPrEx>
        <w:trPr>
          <w:trHeight w:val="45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695" w:author="ZP" w:date="2023-04-03T10:33:02Z">
              <w:r>
                <w:rPr>
                  <w:rFonts w:hint="eastAsia" w:ascii="宋体" w:hAnsi="宋体" w:cs="宋体"/>
                  <w:color w:val="000000"/>
                  <w:kern w:val="0"/>
                  <w:sz w:val="16"/>
                  <w:szCs w:val="18"/>
                </w:rPr>
                <w:t>7寸高清触摸屏</w:t>
              </w:r>
            </w:ins>
            <w:ins w:id="696" w:author="ZP" w:date="2023-04-03T10:33:03Z">
              <w:r>
                <w:rPr>
                  <w:rFonts w:hint="eastAsia" w:ascii="宋体" w:hAnsi="宋体" w:cs="宋体"/>
                  <w:color w:val="000000"/>
                  <w:kern w:val="0"/>
                  <w:sz w:val="16"/>
                  <w:szCs w:val="18"/>
                </w:rPr>
                <w:t>，支持控制与图像显示</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697" w:author="ZP" w:date="2023-04-03T10:33:03Z">
              <w:r>
                <w:rPr>
                  <w:rFonts w:hint="eastAsia" w:ascii="宋体" w:hAnsi="宋体" w:cs="宋体"/>
                  <w:color w:val="000000"/>
                  <w:kern w:val="0"/>
                  <w:sz w:val="16"/>
                  <w:szCs w:val="18"/>
                </w:rPr>
                <w:t>支持</w:t>
              </w:r>
            </w:ins>
            <w:r>
              <w:rPr>
                <w:rFonts w:hint="eastAsia" w:ascii="宋体" w:hAnsi="宋体" w:cs="宋体"/>
                <w:color w:val="000000"/>
                <w:kern w:val="0"/>
                <w:sz w:val="16"/>
                <w:szCs w:val="18"/>
              </w:rPr>
              <w:t>视频</w:t>
            </w:r>
            <w:ins w:id="698" w:author="ZP" w:date="2023-04-03T10:33:03Z">
              <w:r>
                <w:rPr>
                  <w:rFonts w:hint="eastAsia" w:ascii="宋体" w:hAnsi="宋体" w:cs="宋体"/>
                  <w:color w:val="000000"/>
                  <w:kern w:val="0"/>
                  <w:sz w:val="16"/>
                  <w:szCs w:val="18"/>
                </w:rPr>
                <w:t>信息上叠加温湿度传感器信息</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699" w:author="ZP" w:date="2023-04-03T10:33:03Z">
              <w:r>
                <w:rPr>
                  <w:rFonts w:hint="eastAsia" w:ascii="宋体" w:hAnsi="宋体" w:cs="宋体"/>
                  <w:color w:val="000000"/>
                  <w:kern w:val="0"/>
                  <w:sz w:val="16"/>
                  <w:szCs w:val="18"/>
                </w:rPr>
                <w:t>支持设置画中画通道，最大400W编码</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700" w:author="ZP" w:date="2023-04-03T10:33:03Z">
              <w:r>
                <w:rPr>
                  <w:rFonts w:hint="eastAsia" w:ascii="宋体" w:hAnsi="宋体" w:cs="宋体"/>
                  <w:color w:val="000000"/>
                  <w:kern w:val="0"/>
                  <w:sz w:val="16"/>
                  <w:szCs w:val="18"/>
                </w:rPr>
                <w:t>支持单画面、1大1小、1大2小、1大3小、1大4小、</w:t>
              </w:r>
            </w:ins>
            <w:ins w:id="701" w:author="ZP" w:date="2023-04-03T10:33:04Z">
              <w:r>
                <w:rPr>
                  <w:rFonts w:hint="eastAsia" w:ascii="宋体" w:hAnsi="宋体" w:cs="宋体"/>
                  <w:color w:val="000000"/>
                  <w:kern w:val="0"/>
                  <w:sz w:val="16"/>
                  <w:szCs w:val="18"/>
                </w:rPr>
                <w:t>1大5小、1大7小、4均分等多种画面合成方式</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702" w:author="ZP" w:date="2023-04-03T10:33:04Z">
              <w:r>
                <w:rPr>
                  <w:rFonts w:hint="eastAsia" w:ascii="宋体" w:hAnsi="宋体" w:cs="宋体"/>
                  <w:color w:val="000000"/>
                  <w:kern w:val="0"/>
                  <w:sz w:val="16"/>
                  <w:szCs w:val="18"/>
                </w:rPr>
                <w:t>支持单室双刻、单室轮刻多种刻录模式；</w:t>
              </w:r>
            </w:ins>
          </w:p>
        </w:tc>
      </w:tr>
      <w:tr>
        <w:tblPrEx>
          <w:tblCellMar>
            <w:top w:w="0" w:type="dxa"/>
            <w:left w:w="108" w:type="dxa"/>
            <w:bottom w:w="0" w:type="dxa"/>
            <w:right w:w="108" w:type="dxa"/>
          </w:tblCellMar>
          <w:tblPrExChange w:id="703" w:author="Administrator" w:date="2023-04-03T14:31:32Z">
            <w:tblPrEx>
              <w:tblCellMar>
                <w:top w:w="0" w:type="dxa"/>
                <w:left w:w="108" w:type="dxa"/>
                <w:bottom w:w="0" w:type="dxa"/>
                <w:right w:w="108" w:type="dxa"/>
              </w:tblCellMar>
            </w:tblPrEx>
          </w:tblPrExChange>
        </w:tblPrEx>
        <w:trPr>
          <w:trHeight w:val="90" w:hRule="atLeast"/>
          <w:trPrChange w:id="703" w:author="Administrator" w:date="2023-04-03T14:31:32Z">
            <w:trPr>
              <w:trHeight w:val="450" w:hRule="atLeast"/>
            </w:trPr>
          </w:trPrChange>
        </w:trPr>
        <w:tc>
          <w:tcPr>
            <w:tcW w:w="434" w:type="pct"/>
            <w:vMerge w:val="continue"/>
            <w:tcBorders>
              <w:left w:val="single" w:color="auto" w:sz="4" w:space="0"/>
              <w:right w:val="single" w:color="auto" w:sz="4" w:space="0"/>
            </w:tcBorders>
            <w:vAlign w:val="center"/>
            <w:tcPrChange w:id="704" w:author="Administrator" w:date="2023-04-03T14:31:32Z">
              <w:tcPr>
                <w:tcW w:w="434" w:type="pct"/>
                <w:vMerge w:val="continue"/>
                <w:tcBorders>
                  <w:left w:val="single" w:color="auto" w:sz="4" w:space="0"/>
                  <w:right w:val="single" w:color="auto" w:sz="4" w:space="0"/>
                </w:tcBorders>
                <w:vAlign w:val="center"/>
                <w:tcPrChange w:id="705" w:author="Administrator" w:date="2023-04-03T14:31:32Z">
                  <w:tcPr>
                    <w:tcW w:w="434" w:type="pct"/>
                    <w:vMerge w:val="continue"/>
                    <w:tcBorders>
                      <w:left w:val="single" w:color="auto" w:sz="4" w:space="0"/>
                      <w:right w:val="single" w:color="auto" w:sz="4" w:space="0"/>
                    </w:tcBorders>
                    <w:vAlign w:val="center"/>
                    <w:tcPrChange w:id="706" w:author="Administrator" w:date="2023-04-03T14:31:32Z">
                      <w:tcPr>
                        <w:tcW w:w="434" w:type="pct"/>
                        <w:vMerge w:val="continue"/>
                        <w:tcBorders>
                          <w:left w:val="single" w:color="auto" w:sz="4" w:space="0"/>
                          <w:right w:val="single" w:color="auto" w:sz="4" w:space="0"/>
                        </w:tcBorders>
                        <w:vAlign w:val="center"/>
                        <w:tcPrChange w:id="707" w:author="Administrator" w:date="2023-04-03T14:31:32Z">
                          <w:tcPr>
                            <w:tcW w:w="434"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08" w:author="Administrator" w:date="2023-04-03T14:31:32Z">
              <w:tcPr>
                <w:tcW w:w="876" w:type="pct"/>
                <w:gridSpan w:val="2"/>
                <w:vMerge w:val="continue"/>
                <w:tcBorders>
                  <w:left w:val="single" w:color="auto" w:sz="4" w:space="0"/>
                  <w:right w:val="single" w:color="auto" w:sz="4" w:space="0"/>
                </w:tcBorders>
                <w:vAlign w:val="center"/>
                <w:tcPrChange w:id="709" w:author="Administrator" w:date="2023-04-03T14:31:32Z">
                  <w:tcPr>
                    <w:tcW w:w="876" w:type="pct"/>
                    <w:vMerge w:val="continue"/>
                    <w:tcBorders>
                      <w:left w:val="single" w:color="auto" w:sz="4" w:space="0"/>
                      <w:right w:val="single" w:color="auto" w:sz="4" w:space="0"/>
                    </w:tcBorders>
                    <w:vAlign w:val="center"/>
                    <w:tcPrChange w:id="710" w:author="Administrator" w:date="2023-04-03T14:31:32Z">
                      <w:tcPr>
                        <w:tcW w:w="876" w:type="pct"/>
                        <w:vMerge w:val="continue"/>
                        <w:tcBorders>
                          <w:left w:val="single" w:color="auto" w:sz="4" w:space="0"/>
                          <w:right w:val="single" w:color="auto" w:sz="4" w:space="0"/>
                        </w:tcBorders>
                        <w:vAlign w:val="center"/>
                        <w:tcPrChange w:id="711" w:author="Administrator" w:date="2023-04-03T14:31:32Z">
                          <w:tcPr>
                            <w:tcW w:w="876"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712" w:author="Administrator" w:date="2023-04-03T14:31:32Z">
              <w:tcPr>
                <w:tcW w:w="3689" w:type="pct"/>
                <w:tcBorders>
                  <w:top w:val="nil"/>
                  <w:left w:val="nil"/>
                  <w:bottom w:val="single" w:color="auto" w:sz="4" w:space="0"/>
                  <w:right w:val="single" w:color="auto" w:sz="4" w:space="0"/>
                </w:tcBorders>
                <w:shd w:val="clear" w:color="auto" w:fill="auto"/>
                <w:vAlign w:val="center"/>
                <w:tcPrChange w:id="713" w:author="Administrator" w:date="2023-04-03T14:31:32Z">
                  <w:tcPr>
                    <w:tcW w:w="3689" w:type="pct"/>
                    <w:tcBorders>
                      <w:top w:val="nil"/>
                      <w:left w:val="nil"/>
                      <w:bottom w:val="single" w:color="auto" w:sz="4" w:space="0"/>
                      <w:right w:val="single" w:color="auto" w:sz="4" w:space="0"/>
                    </w:tcBorders>
                    <w:shd w:val="clear" w:color="auto" w:fill="auto"/>
                    <w:vAlign w:val="center"/>
                    <w:tcPrChange w:id="714" w:author="Administrator" w:date="2023-04-03T14:31:32Z">
                      <w:tcPr>
                        <w:tcW w:w="3689" w:type="pct"/>
                        <w:tcBorders>
                          <w:top w:val="nil"/>
                          <w:left w:val="nil"/>
                          <w:bottom w:val="single" w:color="auto" w:sz="4" w:space="0"/>
                          <w:right w:val="single" w:color="auto" w:sz="4" w:space="0"/>
                        </w:tcBorders>
                        <w:shd w:val="clear" w:color="auto" w:fill="auto"/>
                        <w:vAlign w:val="center"/>
                        <w:tcPrChange w:id="715" w:author="Administrator" w:date="2023-04-03T14:31:32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716" w:author="ZP" w:date="2023-04-03T10:33:04Z">
              <w:r>
                <w:rPr>
                  <w:rFonts w:hint="eastAsia" w:ascii="宋体" w:hAnsi="宋体" w:cs="宋体"/>
                  <w:color w:val="000000"/>
                  <w:kern w:val="0"/>
                  <w:sz w:val="16"/>
                  <w:szCs w:val="18"/>
                </w:rPr>
                <w:t>2路HDMI和VGA信号输入</w:t>
              </w:r>
            </w:ins>
          </w:p>
        </w:tc>
      </w:tr>
      <w:tr>
        <w:tblPrEx>
          <w:tblCellMar>
            <w:top w:w="0" w:type="dxa"/>
            <w:left w:w="108" w:type="dxa"/>
            <w:bottom w:w="0" w:type="dxa"/>
            <w:right w:w="108" w:type="dxa"/>
          </w:tblCellMar>
          <w:tblPrExChange w:id="717" w:author="Administrator" w:date="2023-04-03T14:31:33Z">
            <w:tblPrEx>
              <w:tblCellMar>
                <w:top w:w="0" w:type="dxa"/>
                <w:left w:w="108" w:type="dxa"/>
                <w:bottom w:w="0" w:type="dxa"/>
                <w:right w:w="108" w:type="dxa"/>
              </w:tblCellMar>
            </w:tblPrEx>
          </w:tblPrExChange>
        </w:tblPrEx>
        <w:trPr>
          <w:trHeight w:val="90" w:hRule="atLeast"/>
          <w:trPrChange w:id="717" w:author="Administrator" w:date="2023-04-03T14:31:33Z">
            <w:trPr>
              <w:trHeight w:val="450" w:hRule="atLeast"/>
            </w:trPr>
          </w:trPrChange>
        </w:trPr>
        <w:tc>
          <w:tcPr>
            <w:tcW w:w="434" w:type="pct"/>
            <w:vMerge w:val="continue"/>
            <w:tcBorders>
              <w:left w:val="single" w:color="auto" w:sz="4" w:space="0"/>
              <w:right w:val="single" w:color="auto" w:sz="4" w:space="0"/>
            </w:tcBorders>
            <w:vAlign w:val="center"/>
            <w:tcPrChange w:id="718" w:author="Administrator" w:date="2023-04-03T14:31:33Z">
              <w:tcPr>
                <w:tcW w:w="434" w:type="pct"/>
                <w:vMerge w:val="continue"/>
                <w:tcBorders>
                  <w:left w:val="single" w:color="auto" w:sz="4" w:space="0"/>
                  <w:right w:val="single" w:color="auto" w:sz="4" w:space="0"/>
                </w:tcBorders>
                <w:vAlign w:val="center"/>
                <w:tcPrChange w:id="719" w:author="Administrator" w:date="2023-04-03T14:31:33Z">
                  <w:tcPr>
                    <w:tcW w:w="434" w:type="pct"/>
                    <w:vMerge w:val="continue"/>
                    <w:tcBorders>
                      <w:left w:val="single" w:color="auto" w:sz="4" w:space="0"/>
                      <w:right w:val="single" w:color="auto" w:sz="4" w:space="0"/>
                    </w:tcBorders>
                    <w:vAlign w:val="center"/>
                    <w:tcPrChange w:id="720" w:author="Administrator" w:date="2023-04-03T14:31:33Z">
                      <w:tcPr>
                        <w:tcW w:w="434" w:type="pct"/>
                        <w:vMerge w:val="continue"/>
                        <w:tcBorders>
                          <w:left w:val="single" w:color="auto" w:sz="4" w:space="0"/>
                          <w:right w:val="single" w:color="auto" w:sz="4" w:space="0"/>
                        </w:tcBorders>
                        <w:vAlign w:val="center"/>
                        <w:tcPrChange w:id="721" w:author="Administrator" w:date="2023-04-03T14:31:33Z">
                          <w:tcPr>
                            <w:tcW w:w="434"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22" w:author="Administrator" w:date="2023-04-03T14:31:33Z">
              <w:tcPr>
                <w:tcW w:w="876" w:type="pct"/>
                <w:gridSpan w:val="2"/>
                <w:vMerge w:val="continue"/>
                <w:tcBorders>
                  <w:left w:val="single" w:color="auto" w:sz="4" w:space="0"/>
                  <w:right w:val="single" w:color="auto" w:sz="4" w:space="0"/>
                </w:tcBorders>
                <w:vAlign w:val="center"/>
                <w:tcPrChange w:id="723" w:author="Administrator" w:date="2023-04-03T14:31:33Z">
                  <w:tcPr>
                    <w:tcW w:w="876" w:type="pct"/>
                    <w:vMerge w:val="continue"/>
                    <w:tcBorders>
                      <w:left w:val="single" w:color="auto" w:sz="4" w:space="0"/>
                      <w:right w:val="single" w:color="auto" w:sz="4" w:space="0"/>
                    </w:tcBorders>
                    <w:vAlign w:val="center"/>
                    <w:tcPrChange w:id="724" w:author="Administrator" w:date="2023-04-03T14:31:33Z">
                      <w:tcPr>
                        <w:tcW w:w="876" w:type="pct"/>
                        <w:vMerge w:val="continue"/>
                        <w:tcBorders>
                          <w:left w:val="single" w:color="auto" w:sz="4" w:space="0"/>
                          <w:right w:val="single" w:color="auto" w:sz="4" w:space="0"/>
                        </w:tcBorders>
                        <w:vAlign w:val="center"/>
                        <w:tcPrChange w:id="725" w:author="Administrator" w:date="2023-04-03T14:31:33Z">
                          <w:tcPr>
                            <w:tcW w:w="876" w:type="pct"/>
                            <w:vMerge w:val="continue"/>
                            <w:tcBorders>
                              <w:left w:val="single" w:color="auto" w:sz="4" w:space="0"/>
                              <w:right w:val="single" w:color="auto" w:sz="4" w:space="0"/>
                            </w:tcBorders>
                            <w:vAlign w:val="center"/>
                          </w:tcPr>
                        </w:tcPrChange>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726" w:author="Administrator" w:date="2023-04-03T14:31:33Z">
              <w:tcPr>
                <w:tcW w:w="3689" w:type="pct"/>
                <w:tcBorders>
                  <w:top w:val="nil"/>
                  <w:left w:val="nil"/>
                  <w:bottom w:val="single" w:color="auto" w:sz="4" w:space="0"/>
                  <w:right w:val="single" w:color="auto" w:sz="4" w:space="0"/>
                </w:tcBorders>
                <w:shd w:val="clear" w:color="auto" w:fill="auto"/>
                <w:vAlign w:val="center"/>
                <w:tcPrChange w:id="727" w:author="Administrator" w:date="2023-04-03T14:31:33Z">
                  <w:tcPr>
                    <w:tcW w:w="3689" w:type="pct"/>
                    <w:tcBorders>
                      <w:top w:val="nil"/>
                      <w:left w:val="nil"/>
                      <w:bottom w:val="single" w:color="auto" w:sz="4" w:space="0"/>
                      <w:right w:val="single" w:color="auto" w:sz="4" w:space="0"/>
                    </w:tcBorders>
                    <w:shd w:val="clear" w:color="auto" w:fill="auto"/>
                    <w:vAlign w:val="center"/>
                    <w:tcPrChange w:id="728" w:author="Administrator" w:date="2023-04-03T14:31:33Z">
                      <w:tcPr>
                        <w:tcW w:w="3689" w:type="pct"/>
                        <w:tcBorders>
                          <w:top w:val="nil"/>
                          <w:left w:val="nil"/>
                          <w:bottom w:val="single" w:color="auto" w:sz="4" w:space="0"/>
                          <w:right w:val="single" w:color="auto" w:sz="4" w:space="0"/>
                        </w:tcBorders>
                        <w:shd w:val="clear" w:color="auto" w:fill="auto"/>
                        <w:vAlign w:val="center"/>
                        <w:tcPrChange w:id="729" w:author="Administrator" w:date="2023-04-03T14:31:33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730" w:author="ZP" w:date="2023-04-03T10:33:04Z">
              <w:r>
                <w:rPr>
                  <w:rFonts w:hint="eastAsia" w:ascii="宋体" w:hAnsi="宋体" w:cs="宋体"/>
                  <w:color w:val="000000"/>
                  <w:kern w:val="0"/>
                  <w:sz w:val="16"/>
                  <w:szCs w:val="18"/>
                </w:rPr>
                <w:t>2路HDMI信号</w:t>
              </w:r>
            </w:ins>
            <w:r>
              <w:rPr>
                <w:rFonts w:hint="eastAsia" w:ascii="宋体" w:hAnsi="宋体" w:cs="宋体"/>
                <w:color w:val="000000"/>
                <w:kern w:val="0"/>
                <w:sz w:val="16"/>
                <w:szCs w:val="18"/>
              </w:rPr>
              <w:t>输出</w:t>
            </w:r>
            <w:ins w:id="731" w:author="ZP" w:date="2023-04-03T10:33:04Z">
              <w:r>
                <w:rPr>
                  <w:rFonts w:hint="eastAsia" w:ascii="宋体" w:hAnsi="宋体" w:cs="宋体"/>
                  <w:color w:val="000000"/>
                  <w:kern w:val="0"/>
                  <w:sz w:val="16"/>
                  <w:szCs w:val="18"/>
                </w:rPr>
                <w:t>和1路VGA信号输出</w:t>
              </w:r>
            </w:ins>
          </w:p>
        </w:tc>
      </w:tr>
      <w:tr>
        <w:tblPrEx>
          <w:tblCellMar>
            <w:top w:w="0" w:type="dxa"/>
            <w:left w:w="108" w:type="dxa"/>
            <w:bottom w:w="0" w:type="dxa"/>
            <w:right w:w="108" w:type="dxa"/>
          </w:tblCellMar>
          <w:tblPrExChange w:id="733" w:author="Administrator" w:date="2023-04-03T14:31:35Z">
            <w:tblPrEx>
              <w:tblCellMar>
                <w:top w:w="0" w:type="dxa"/>
                <w:left w:w="108" w:type="dxa"/>
                <w:bottom w:w="0" w:type="dxa"/>
                <w:right w:w="108" w:type="dxa"/>
              </w:tblCellMar>
            </w:tblPrEx>
          </w:tblPrExChange>
        </w:tblPrEx>
        <w:trPr>
          <w:trHeight w:val="90" w:hRule="atLeast"/>
          <w:ins w:id="732" w:author="Administrator" w:date="2023-04-03T14:29:52Z"/>
          <w:trPrChange w:id="733" w:author="Administrator" w:date="2023-04-03T14:31:35Z">
            <w:trPr>
              <w:trHeight w:val="450" w:hRule="atLeast"/>
            </w:trPr>
          </w:trPrChange>
        </w:trPr>
        <w:tc>
          <w:tcPr>
            <w:tcW w:w="434" w:type="pct"/>
            <w:vMerge w:val="continue"/>
            <w:tcBorders>
              <w:left w:val="single" w:color="auto" w:sz="4" w:space="0"/>
              <w:right w:val="single" w:color="auto" w:sz="4" w:space="0"/>
            </w:tcBorders>
            <w:vAlign w:val="center"/>
            <w:tcPrChange w:id="734" w:author="Administrator" w:date="2023-04-03T14:31:35Z">
              <w:tcPr>
                <w:tcW w:w="434" w:type="pct"/>
                <w:vMerge w:val="continue"/>
                <w:tcBorders>
                  <w:left w:val="single" w:color="auto" w:sz="4" w:space="0"/>
                  <w:right w:val="single" w:color="auto" w:sz="4" w:space="0"/>
                </w:tcBorders>
                <w:vAlign w:val="center"/>
                <w:tcPrChange w:id="735" w:author="Administrator" w:date="2023-04-03T14:31:35Z">
                  <w:tcPr>
                    <w:tcW w:w="434" w:type="pct"/>
                    <w:vMerge w:val="continue"/>
                    <w:tcBorders>
                      <w:left w:val="single" w:color="auto" w:sz="4" w:space="0"/>
                      <w:right w:val="single" w:color="auto" w:sz="4" w:space="0"/>
                    </w:tcBorders>
                    <w:vAlign w:val="center"/>
                    <w:tcPrChange w:id="736" w:author="Administrator" w:date="2023-04-03T14:31:35Z">
                      <w:tcPr>
                        <w:tcW w:w="434" w:type="pct"/>
                        <w:vMerge w:val="continue"/>
                        <w:tcBorders>
                          <w:left w:val="single" w:color="auto" w:sz="4" w:space="0"/>
                          <w:right w:val="single" w:color="auto" w:sz="4" w:space="0"/>
                        </w:tcBorders>
                        <w:vAlign w:val="center"/>
                        <w:tcPrChange w:id="737" w:author="Administrator" w:date="2023-04-03T14:31:35Z">
                          <w:tcPr>
                            <w:tcW w:w="434" w:type="pct"/>
                            <w:vMerge w:val="continue"/>
                            <w:tcBorders>
                              <w:left w:val="single" w:color="auto" w:sz="4" w:space="0"/>
                              <w:right w:val="single" w:color="auto" w:sz="4" w:space="0"/>
                            </w:tcBorders>
                            <w:vAlign w:val="center"/>
                          </w:tcPr>
                        </w:tcPrChange>
                      </w:tcPr>
                    </w:tcPrChange>
                  </w:tcPr>
                </w:tcPrChange>
              </w:tcPr>
            </w:tcPrChange>
          </w:tcPr>
          <w:p>
            <w:pPr>
              <w:widowControl/>
              <w:jc w:val="left"/>
              <w:rPr>
                <w:ins w:id="738" w:author="Administrator" w:date="2023-04-03T14:29:52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39" w:author="Administrator" w:date="2023-04-03T14:31:35Z">
              <w:tcPr>
                <w:tcW w:w="876" w:type="pct"/>
                <w:gridSpan w:val="2"/>
                <w:vMerge w:val="continue"/>
                <w:tcBorders>
                  <w:left w:val="single" w:color="auto" w:sz="4" w:space="0"/>
                  <w:right w:val="single" w:color="auto" w:sz="4" w:space="0"/>
                </w:tcBorders>
                <w:vAlign w:val="center"/>
                <w:tcPrChange w:id="740" w:author="Administrator" w:date="2023-04-03T14:31:35Z">
                  <w:tcPr>
                    <w:tcW w:w="876" w:type="pct"/>
                    <w:vMerge w:val="continue"/>
                    <w:tcBorders>
                      <w:left w:val="single" w:color="auto" w:sz="4" w:space="0"/>
                      <w:right w:val="single" w:color="auto" w:sz="4" w:space="0"/>
                    </w:tcBorders>
                    <w:vAlign w:val="center"/>
                    <w:tcPrChange w:id="741" w:author="Administrator" w:date="2023-04-03T14:31:35Z">
                      <w:tcPr>
                        <w:tcW w:w="876" w:type="pct"/>
                        <w:vMerge w:val="continue"/>
                        <w:tcBorders>
                          <w:left w:val="single" w:color="auto" w:sz="4" w:space="0"/>
                          <w:right w:val="single" w:color="auto" w:sz="4" w:space="0"/>
                        </w:tcBorders>
                        <w:vAlign w:val="center"/>
                        <w:tcPrChange w:id="742" w:author="Administrator" w:date="2023-04-03T14:31:35Z">
                          <w:tcPr>
                            <w:tcW w:w="876" w:type="pct"/>
                            <w:vMerge w:val="continue"/>
                            <w:tcBorders>
                              <w:left w:val="single" w:color="auto" w:sz="4" w:space="0"/>
                              <w:right w:val="single" w:color="auto" w:sz="4" w:space="0"/>
                            </w:tcBorders>
                            <w:vAlign w:val="center"/>
                          </w:tcPr>
                        </w:tcPrChange>
                      </w:tcPr>
                    </w:tcPrChange>
                  </w:tcPr>
                </w:tcPrChange>
              </w:tcPr>
            </w:tcPrChange>
          </w:tcPr>
          <w:p>
            <w:pPr>
              <w:widowControl/>
              <w:jc w:val="left"/>
              <w:rPr>
                <w:ins w:id="743" w:author="Administrator" w:date="2023-04-03T14:29:52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744" w:author="Administrator" w:date="2023-04-03T14:31:35Z">
              <w:tcPr>
                <w:tcW w:w="3689" w:type="pct"/>
                <w:tcBorders>
                  <w:top w:val="nil"/>
                  <w:left w:val="nil"/>
                  <w:bottom w:val="single" w:color="auto" w:sz="4" w:space="0"/>
                  <w:right w:val="single" w:color="auto" w:sz="4" w:space="0"/>
                </w:tcBorders>
                <w:shd w:val="clear" w:color="auto" w:fill="auto"/>
                <w:vAlign w:val="center"/>
                <w:tcPrChange w:id="745" w:author="Administrator" w:date="2023-04-03T14:31:35Z">
                  <w:tcPr>
                    <w:tcW w:w="3689" w:type="pct"/>
                    <w:tcBorders>
                      <w:top w:val="nil"/>
                      <w:left w:val="nil"/>
                      <w:bottom w:val="single" w:color="auto" w:sz="4" w:space="0"/>
                      <w:right w:val="single" w:color="auto" w:sz="4" w:space="0"/>
                    </w:tcBorders>
                    <w:shd w:val="clear" w:color="auto" w:fill="auto"/>
                    <w:vAlign w:val="center"/>
                    <w:tcPrChange w:id="746" w:author="Administrator" w:date="2023-04-03T14:31:35Z">
                      <w:tcPr>
                        <w:tcW w:w="3689" w:type="pct"/>
                        <w:tcBorders>
                          <w:top w:val="nil"/>
                          <w:left w:val="nil"/>
                          <w:bottom w:val="single" w:color="auto" w:sz="4" w:space="0"/>
                          <w:right w:val="single" w:color="auto" w:sz="4" w:space="0"/>
                        </w:tcBorders>
                        <w:shd w:val="clear" w:color="auto" w:fill="auto"/>
                        <w:vAlign w:val="center"/>
                        <w:tcPrChange w:id="747" w:author="Administrator" w:date="2023-04-03T14:31:35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rPr>
                <w:ins w:id="748" w:author="Administrator" w:date="2023-04-03T14:29:52Z"/>
                <w:rFonts w:hint="eastAsia" w:ascii="宋体" w:hAnsi="宋体" w:eastAsia="宋体" w:cs="宋体"/>
                <w:color w:val="000000"/>
                <w:kern w:val="0"/>
                <w:sz w:val="18"/>
                <w:szCs w:val="18"/>
                <w:lang w:val="en-US" w:eastAsia="zh-CN" w:bidi="ar-SA"/>
              </w:rPr>
            </w:pPr>
            <w:ins w:id="749" w:author="ZP" w:date="2023-04-03T10:33:04Z">
              <w:r>
                <w:rPr>
                  <w:rFonts w:hint="eastAsia" w:ascii="宋体" w:hAnsi="宋体" w:cs="宋体"/>
                  <w:color w:val="000000"/>
                  <w:kern w:val="0"/>
                  <w:sz w:val="16"/>
                  <w:szCs w:val="18"/>
                </w:rPr>
                <w:t>10.标配2个DVD光驱</w:t>
              </w:r>
            </w:ins>
          </w:p>
        </w:tc>
      </w:tr>
      <w:tr>
        <w:tblPrEx>
          <w:tblCellMar>
            <w:top w:w="0" w:type="dxa"/>
            <w:left w:w="108" w:type="dxa"/>
            <w:bottom w:w="0" w:type="dxa"/>
            <w:right w:w="108" w:type="dxa"/>
          </w:tblCellMar>
          <w:tblPrExChange w:id="751" w:author="Administrator" w:date="2023-04-03T14:31:38Z">
            <w:tblPrEx>
              <w:tblCellMar>
                <w:top w:w="0" w:type="dxa"/>
                <w:left w:w="108" w:type="dxa"/>
                <w:bottom w:w="0" w:type="dxa"/>
                <w:right w:w="108" w:type="dxa"/>
              </w:tblCellMar>
            </w:tblPrEx>
          </w:tblPrExChange>
        </w:tblPrEx>
        <w:trPr>
          <w:trHeight w:val="90" w:hRule="atLeast"/>
          <w:ins w:id="750" w:author="Administrator" w:date="2023-04-03T14:29:52Z"/>
          <w:trPrChange w:id="751" w:author="Administrator" w:date="2023-04-03T14:31:38Z">
            <w:trPr>
              <w:trHeight w:val="450" w:hRule="atLeast"/>
            </w:trPr>
          </w:trPrChange>
        </w:trPr>
        <w:tc>
          <w:tcPr>
            <w:tcW w:w="434" w:type="pct"/>
            <w:vMerge w:val="continue"/>
            <w:tcBorders>
              <w:left w:val="single" w:color="auto" w:sz="4" w:space="0"/>
              <w:right w:val="single" w:color="auto" w:sz="4" w:space="0"/>
            </w:tcBorders>
            <w:vAlign w:val="center"/>
            <w:tcPrChange w:id="752" w:author="Administrator" w:date="2023-04-03T14:31:38Z">
              <w:tcPr>
                <w:tcW w:w="434" w:type="pct"/>
                <w:vMerge w:val="continue"/>
                <w:tcBorders>
                  <w:left w:val="single" w:color="auto" w:sz="4" w:space="0"/>
                  <w:right w:val="single" w:color="auto" w:sz="4" w:space="0"/>
                </w:tcBorders>
                <w:vAlign w:val="center"/>
                <w:tcPrChange w:id="753" w:author="Administrator" w:date="2023-04-03T14:31:38Z">
                  <w:tcPr>
                    <w:tcW w:w="434" w:type="pct"/>
                    <w:vMerge w:val="continue"/>
                    <w:tcBorders>
                      <w:left w:val="single" w:color="auto" w:sz="4" w:space="0"/>
                      <w:right w:val="single" w:color="auto" w:sz="4" w:space="0"/>
                    </w:tcBorders>
                    <w:vAlign w:val="center"/>
                    <w:tcPrChange w:id="754" w:author="Administrator" w:date="2023-04-03T14:31:38Z">
                      <w:tcPr>
                        <w:tcW w:w="434" w:type="pct"/>
                        <w:vMerge w:val="continue"/>
                        <w:tcBorders>
                          <w:left w:val="single" w:color="auto" w:sz="4" w:space="0"/>
                          <w:right w:val="single" w:color="auto" w:sz="4" w:space="0"/>
                        </w:tcBorders>
                        <w:vAlign w:val="center"/>
                        <w:tcPrChange w:id="755" w:author="Administrator" w:date="2023-04-03T14:31:38Z">
                          <w:tcPr>
                            <w:tcW w:w="434" w:type="pct"/>
                            <w:vMerge w:val="continue"/>
                            <w:tcBorders>
                              <w:left w:val="single" w:color="auto" w:sz="4" w:space="0"/>
                              <w:right w:val="single" w:color="auto" w:sz="4" w:space="0"/>
                            </w:tcBorders>
                            <w:vAlign w:val="center"/>
                          </w:tcPr>
                        </w:tcPrChange>
                      </w:tcPr>
                    </w:tcPrChange>
                  </w:tcPr>
                </w:tcPrChange>
              </w:tcPr>
            </w:tcPrChange>
          </w:tcPr>
          <w:p>
            <w:pPr>
              <w:widowControl/>
              <w:jc w:val="left"/>
              <w:rPr>
                <w:ins w:id="756" w:author="Administrator" w:date="2023-04-03T14:29:52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57" w:author="Administrator" w:date="2023-04-03T14:31:38Z">
              <w:tcPr>
                <w:tcW w:w="876" w:type="pct"/>
                <w:gridSpan w:val="2"/>
                <w:vMerge w:val="continue"/>
                <w:tcBorders>
                  <w:left w:val="single" w:color="auto" w:sz="4" w:space="0"/>
                  <w:right w:val="single" w:color="auto" w:sz="4" w:space="0"/>
                </w:tcBorders>
                <w:vAlign w:val="center"/>
                <w:tcPrChange w:id="758" w:author="Administrator" w:date="2023-04-03T14:31:38Z">
                  <w:tcPr>
                    <w:tcW w:w="876" w:type="pct"/>
                    <w:vMerge w:val="continue"/>
                    <w:tcBorders>
                      <w:left w:val="single" w:color="auto" w:sz="4" w:space="0"/>
                      <w:right w:val="single" w:color="auto" w:sz="4" w:space="0"/>
                    </w:tcBorders>
                    <w:vAlign w:val="center"/>
                    <w:tcPrChange w:id="759" w:author="Administrator" w:date="2023-04-03T14:31:38Z">
                      <w:tcPr>
                        <w:tcW w:w="876" w:type="pct"/>
                        <w:vMerge w:val="continue"/>
                        <w:tcBorders>
                          <w:left w:val="single" w:color="auto" w:sz="4" w:space="0"/>
                          <w:right w:val="single" w:color="auto" w:sz="4" w:space="0"/>
                        </w:tcBorders>
                        <w:vAlign w:val="center"/>
                        <w:tcPrChange w:id="760" w:author="Administrator" w:date="2023-04-03T14:31:38Z">
                          <w:tcPr>
                            <w:tcW w:w="876" w:type="pct"/>
                            <w:vMerge w:val="continue"/>
                            <w:tcBorders>
                              <w:left w:val="single" w:color="auto" w:sz="4" w:space="0"/>
                              <w:right w:val="single" w:color="auto" w:sz="4" w:space="0"/>
                            </w:tcBorders>
                            <w:vAlign w:val="center"/>
                          </w:tcPr>
                        </w:tcPrChange>
                      </w:tcPr>
                    </w:tcPrChange>
                  </w:tcPr>
                </w:tcPrChange>
              </w:tcPr>
            </w:tcPrChange>
          </w:tcPr>
          <w:p>
            <w:pPr>
              <w:widowControl/>
              <w:jc w:val="left"/>
              <w:rPr>
                <w:ins w:id="761" w:author="Administrator" w:date="2023-04-03T14:29:52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762" w:author="Administrator" w:date="2023-04-03T14:31:38Z">
              <w:tcPr>
                <w:tcW w:w="3689" w:type="pct"/>
                <w:tcBorders>
                  <w:top w:val="nil"/>
                  <w:left w:val="nil"/>
                  <w:bottom w:val="single" w:color="auto" w:sz="4" w:space="0"/>
                  <w:right w:val="single" w:color="auto" w:sz="4" w:space="0"/>
                </w:tcBorders>
                <w:shd w:val="clear" w:color="auto" w:fill="auto"/>
                <w:vAlign w:val="center"/>
                <w:tcPrChange w:id="763" w:author="Administrator" w:date="2023-04-03T14:31:38Z">
                  <w:tcPr>
                    <w:tcW w:w="3689" w:type="pct"/>
                    <w:tcBorders>
                      <w:top w:val="nil"/>
                      <w:left w:val="nil"/>
                      <w:bottom w:val="single" w:color="auto" w:sz="4" w:space="0"/>
                      <w:right w:val="single" w:color="auto" w:sz="4" w:space="0"/>
                    </w:tcBorders>
                    <w:shd w:val="clear" w:color="auto" w:fill="auto"/>
                    <w:vAlign w:val="center"/>
                    <w:tcPrChange w:id="764" w:author="Administrator" w:date="2023-04-03T14:31:38Z">
                      <w:tcPr>
                        <w:tcW w:w="3689" w:type="pct"/>
                        <w:tcBorders>
                          <w:top w:val="nil"/>
                          <w:left w:val="nil"/>
                          <w:bottom w:val="single" w:color="auto" w:sz="4" w:space="0"/>
                          <w:right w:val="single" w:color="auto" w:sz="4" w:space="0"/>
                        </w:tcBorders>
                        <w:shd w:val="clear" w:color="auto" w:fill="auto"/>
                        <w:vAlign w:val="center"/>
                        <w:tcPrChange w:id="765" w:author="Administrator" w:date="2023-04-03T14:31:38Z">
                          <w:tcPr>
                            <w:tcW w:w="3689" w:type="pct"/>
                            <w:tcBorders>
                              <w:top w:val="nil"/>
                              <w:left w:val="nil"/>
                              <w:bottom w:val="single" w:color="auto" w:sz="4" w:space="0"/>
                              <w:right w:val="single" w:color="auto" w:sz="4" w:space="0"/>
                            </w:tcBorders>
                            <w:shd w:val="clear" w:color="auto" w:fill="auto"/>
                            <w:vAlign w:val="center"/>
                          </w:tcPr>
                        </w:tcPrChange>
                      </w:tcPr>
                    </w:tcPrChange>
                  </w:tcPr>
                </w:tcPrChange>
              </w:tcPr>
            </w:tcPrChange>
          </w:tcPr>
          <w:p>
            <w:pPr>
              <w:widowControl/>
              <w:rPr>
                <w:ins w:id="766" w:author="Administrator" w:date="2023-04-03T14:29:52Z"/>
                <w:rFonts w:hint="eastAsia" w:ascii="宋体" w:hAnsi="宋体" w:eastAsia="宋体" w:cs="宋体"/>
                <w:color w:val="000000"/>
                <w:kern w:val="0"/>
                <w:sz w:val="18"/>
                <w:szCs w:val="18"/>
                <w:lang w:val="en-US" w:eastAsia="zh-CN" w:bidi="ar-SA"/>
              </w:rPr>
            </w:pPr>
            <w:ins w:id="767" w:author="ZP" w:date="2023-04-03T10:33:04Z">
              <w:r>
                <w:rPr>
                  <w:rFonts w:hint="eastAsia" w:ascii="宋体" w:hAnsi="宋体" w:cs="宋体"/>
                  <w:color w:val="000000"/>
                  <w:kern w:val="0"/>
                  <w:sz w:val="16"/>
                  <w:szCs w:val="18"/>
                </w:rPr>
                <w:t>11.支持4个SATA接口，单盘容量最大为10TB</w:t>
              </w:r>
            </w:ins>
          </w:p>
        </w:tc>
      </w:tr>
      <w:tr>
        <w:tblPrEx>
          <w:tblCellMar>
            <w:top w:w="0" w:type="dxa"/>
            <w:left w:w="108" w:type="dxa"/>
            <w:bottom w:w="0" w:type="dxa"/>
            <w:right w:w="108" w:type="dxa"/>
          </w:tblCellMar>
        </w:tblPrEx>
        <w:trPr>
          <w:trHeight w:val="450" w:hRule="atLeast"/>
          <w:ins w:id="768" w:author="Administrator" w:date="2023-04-03T14:29:52Z"/>
        </w:trPr>
        <w:tc>
          <w:tcPr>
            <w:tcW w:w="434" w:type="pct"/>
            <w:vMerge w:val="continue"/>
            <w:tcBorders>
              <w:left w:val="single" w:color="auto" w:sz="4" w:space="0"/>
              <w:right w:val="single" w:color="auto" w:sz="4" w:space="0"/>
            </w:tcBorders>
            <w:vAlign w:val="center"/>
          </w:tcPr>
          <w:p>
            <w:pPr>
              <w:widowControl/>
              <w:jc w:val="left"/>
              <w:rPr>
                <w:ins w:id="769" w:author="Administrator" w:date="2023-04-03T14:29:52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770" w:author="Administrator" w:date="2023-04-03T14:29:52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771" w:author="Administrator" w:date="2023-04-03T14:29:52Z"/>
                <w:rFonts w:hint="eastAsia" w:ascii="宋体" w:hAnsi="宋体" w:eastAsia="宋体" w:cs="宋体"/>
                <w:color w:val="000000"/>
                <w:kern w:val="0"/>
                <w:sz w:val="18"/>
                <w:szCs w:val="18"/>
                <w:lang w:val="en-US" w:eastAsia="zh-CN" w:bidi="ar-SA"/>
              </w:rPr>
            </w:pPr>
            <w:ins w:id="772" w:author="ZP" w:date="2023-04-03T10:33:04Z">
              <w:r>
                <w:rPr>
                  <w:rFonts w:hint="eastAsia" w:ascii="宋体" w:hAnsi="宋体" w:cs="宋体"/>
                  <w:color w:val="000000"/>
                  <w:kern w:val="0"/>
                  <w:sz w:val="16"/>
                  <w:szCs w:val="18"/>
                </w:rPr>
                <w:t>12.4个USB接口、2路RS-232接口、4路RS-485串行接口，2个RJ45 10M/100M/1000M自适应以太网口</w:t>
              </w:r>
            </w:ins>
          </w:p>
        </w:tc>
      </w:tr>
      <w:tr>
        <w:tblPrEx>
          <w:tblCellMar>
            <w:top w:w="0" w:type="dxa"/>
            <w:left w:w="108" w:type="dxa"/>
            <w:bottom w:w="0" w:type="dxa"/>
            <w:right w:w="108" w:type="dxa"/>
          </w:tblCellMar>
        </w:tblPrEx>
        <w:trPr>
          <w:trHeight w:val="450" w:hRule="atLeast"/>
          <w:ins w:id="773" w:author="Administrator" w:date="2023-04-03T14:29:52Z"/>
        </w:trPr>
        <w:tc>
          <w:tcPr>
            <w:tcW w:w="434" w:type="pct"/>
            <w:vMerge w:val="continue"/>
            <w:tcBorders>
              <w:left w:val="single" w:color="auto" w:sz="4" w:space="0"/>
              <w:bottom w:val="single" w:color="auto" w:sz="4" w:space="0"/>
              <w:right w:val="single" w:color="auto" w:sz="4" w:space="0"/>
            </w:tcBorders>
            <w:vAlign w:val="center"/>
          </w:tcPr>
          <w:p>
            <w:pPr>
              <w:widowControl/>
              <w:jc w:val="left"/>
              <w:rPr>
                <w:ins w:id="774" w:author="Administrator" w:date="2023-04-03T14:29:52Z"/>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
          <w:p>
            <w:pPr>
              <w:widowControl/>
              <w:jc w:val="left"/>
              <w:rPr>
                <w:ins w:id="775" w:author="Administrator" w:date="2023-04-03T14:29:52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776" w:author="Administrator" w:date="2023-04-03T14:29:52Z"/>
                <w:rFonts w:hint="eastAsia" w:ascii="宋体" w:hAnsi="宋体" w:eastAsia="宋体" w:cs="宋体"/>
                <w:color w:val="000000"/>
                <w:kern w:val="0"/>
                <w:sz w:val="18"/>
                <w:szCs w:val="18"/>
                <w:lang w:val="en-US" w:eastAsia="zh-CN" w:bidi="ar-SA"/>
              </w:rPr>
            </w:pPr>
            <w:ins w:id="777" w:author="ZP" w:date="2023-04-03T10:33:04Z">
              <w:r>
                <w:rPr>
                  <w:rFonts w:hint="eastAsia" w:ascii="宋体" w:hAnsi="宋体" w:cs="宋体"/>
                  <w:color w:val="000000"/>
                  <w:kern w:val="0"/>
                  <w:sz w:val="16"/>
                  <w:szCs w:val="18"/>
                </w:rPr>
                <w:t>13.支持智能视频分析，包括人数异常检测、站立起身检测、攀高检测、离岗/睡岗检测、剧烈运动检测、离床检测、如厕超时检测</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1.容量：4TB。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2.接口类型：SATA。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3.≥64M缓存。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4.3.5英寸。</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6.外壳材质：PC+ABS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7.尺寸(宽x高x深)：≤140*134*33mm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智能分析摄像机（含电源）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778" w:author="Administrator" w:date="2023-04-03T14:31:51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675"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不锈钢软包审讯椅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产品匀选用标号为国标304优质不锈钢材料，包括靠背、座面、椅腿、扶手及胸部约束环另外包括座椅前设有整体弧形开关装置。其桌面上方装有U型锁具，方便约束其手腕。椅腿下方装有直接与地面固定底盘。</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规格：本器械靠背高度为970mm,宽为600mm,椅腿长为850mm,伸缩退最长伸长至880mm,扶手高为720mm,弧形桌面长600mm,宽为350mm,U型锁最大伸缩距离为35-150mm,胸部约束带最大伸缩半径为280mm-450mm脚部约束环最大调节距离为108mm-148mm,座面宽为550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隔离审讯对讲设备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1.窗口对讲（非可视）；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2.采用嵌入式Linux操作系统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3.支持内机与外机之间全双工对讲。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4.支持和管理中心双向对讲，支持中心主动预览与广播；</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5.支持音频扩展，3.5mm标准音频接口可外接有源音箱；内置全频段优质扬声器和拾音器，采用防破音技术，声音响亮清晰；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6.音频输入：内机：1路外接高灵敏度超心型指向鹅颈咪杆，拾音距离50厘米；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7.外机：1路内置高灵敏度全指向麦克风，拾音距离1米；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8.音频输出：内机：1路内置2W扬声器，1路3.5mm音频输出；外机：1路内置3W扬声器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紫外线消毒车</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2个30W灯管，可定时，4个360度车轮，灯管可调角度0-180度</w:t>
            </w:r>
          </w:p>
        </w:tc>
      </w:tr>
      <w:tr>
        <w:tblPrEx>
          <w:tblCellMar>
            <w:top w:w="0" w:type="dxa"/>
            <w:left w:w="108" w:type="dxa"/>
            <w:bottom w:w="0" w:type="dxa"/>
            <w:right w:w="108" w:type="dxa"/>
          </w:tblCellMar>
        </w:tblPrEx>
        <w:trPr>
          <w:trHeight w:val="9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（十四）卫生间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779" w:author="Administrator" w:date="2023-04-03T14:31:57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9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（十五）办案区走廊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人脸摄像头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w:t>
            </w:r>
            <w:ins w:id="780" w:author="Administrator" w:date="2023-04-03T14:32:02Z">
              <w:r>
                <w:rPr>
                  <w:rFonts w:hint="eastAsia" w:ascii="宋体" w:hAnsi="宋体" w:cs="宋体"/>
                  <w:color w:val="000000"/>
                  <w:kern w:val="0"/>
                  <w:sz w:val="18"/>
                  <w:szCs w:val="18"/>
                  <w:lang w:eastAsia="zh-CN"/>
                </w:rPr>
                <w:t>不低于</w:t>
              </w:r>
            </w:ins>
            <w:r>
              <w:rPr>
                <w:rFonts w:hint="eastAsia" w:ascii="宋体" w:hAnsi="宋体" w:cs="宋体"/>
                <w:color w:val="000000"/>
                <w:kern w:val="0"/>
                <w:sz w:val="18"/>
                <w:szCs w:val="18"/>
              </w:rPr>
              <w:t>400万像素 1/1.8"CMOS 半球型网络摄像机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2.人脸抓拍：支持同时检测并且抓拍30张人脸，支持对运动人脸进行检测、跟踪、抓拍、评分、筛选输出最优的人脸抓图，支持最佳抓拍，快速抓拍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3.内置GPU芯片。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4.视频压缩标准: H.265/H.264/MJPEG</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5.网络存储: 支持Micro SD(即TF卡)/Micro SDHC/Micro SDXC卡（最大256 GB）断网本地存储及断网续传，NAS（NFS，SMB/CIFS均支持）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6网络: 1个RJ45 10 M/100 M自适应以太网口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7.音频: 2 路输入（Line in），1路输出（Line out），2个内置麦克风，1个内置扬声器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8.报警: 3路输入，2路输出（报警输入支持开关量，报警输出最大支持DC12 V，30 mA）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9.RS-485: 1路RS485接口</w:t>
            </w:r>
          </w:p>
        </w:tc>
      </w:tr>
      <w:tr>
        <w:tblPrEx>
          <w:tblCellMar>
            <w:top w:w="0" w:type="dxa"/>
            <w:left w:w="108" w:type="dxa"/>
            <w:bottom w:w="0" w:type="dxa"/>
            <w:right w:w="108" w:type="dxa"/>
          </w:tblCellMar>
        </w:tblPrEx>
        <w:trPr>
          <w:trHeight w:val="9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（十六）信息采集室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智能交互终端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1、设备外观：采用不小于10.1英寸LCD触摸显示屏，不小于200万像素星光级双目摄像头，面部识别距离0.3m-1.5m，支持照片视频防假；</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2、设备容量：支持20000张人脸白名单，1：N人脸比对时间＜0.2S/人，支持50000张卡片，50000条记录；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3、认证方式：支持人脸认证方式，支持多人同时识别（3人）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4、通讯方式：上行通讯为TCP/IP；支持外接RS485，Wiegand副读卡器；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5、输入接口：RS485*1、wiegand26/34 * 1(支持双向)、USB*1、门磁*1、报警输入*2、防拆*1、开门按钮*1；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6、输出接口：电锁*1个，报警输出*1个；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7、安装方式：标配金属安装挂板，支持明装、86底盒安装；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标准化人员信息采集系统-警采通</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一、采集工作台：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1.柜体含漏电、空开、排插等低压电源设备、音箱、报警灯等。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2.配件含软件载入、测试、系统安装以及所有DC线、数据线。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3.控制台外部尺寸：不大于L1900mm×W1000mm×H1000mm（高度为桌面高度）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二、工控机及配件：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1.专业工控设计采集操作终端，配备不少于18个USB接口。I7 CPU、16G内存、2个独立存储盘(系统存储240G SSD、数据存储1T)。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三、非接触式指掌纹采集仪：</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活体指纹、掌纹一体化的采集设备，指纹采用非接触式指纹采集方式，一次伸手即可采集平面指纹和三面捺印指纹图像。掌纹采集模块可采集双手掌纹、侧掌纹等类型的指掌纹。具备10寸触摸液晶屏，可同步显示和控制应用软件界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四、人像采集设备：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1.采集三面人像信息，1000W像素摄像头。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 格：1/3”、接口方式：CS、焦距f（mm）：9.0-22、光圈范围：F1.4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3.软件控制拍照并自动采集照片；提供正面、左右侧面采集、存储功能；提供姓名牌自动合成功能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4.提供人脸检测、图像质量判断、阴阳脸判断、眼睛闭合检测、计算出人脸综合质量评分，对不合格照片进行提示。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五、自动升降杆及配件：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1.自动升降摄像杆(含推杆控制器和自动推杆)；数据线1根、弹簧补光灯DC线2根、支架；补光灯x2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六、条码输出终端：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1.打印DNA信息条码（含1卷标签纸60mm X 40mm、碳带一条110mm X 70mm）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七、DNA条码读取仪：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1.已实现将DNA样品袋条码号导入采集系统中；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2.感光组件：2048像素CCD；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3.扫描密度：100次/秒；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4.扫描角度：前40度,后70度,左右各25度；</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5.光源:660nm 红光LED;分辨率:0.125mm;扫描景深:0—30mm;光照环境:1200lux(阳光直射),2500lux(莹光)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八、DNA干燥箱：</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1.电子干燥箱、用于存储DNA血样，具备防潮功能。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九、指纹卡输出终端：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1.黑白激光复刻机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2.打印速度：&lt;10秒，</w:t>
            </w:r>
          </w:p>
        </w:tc>
      </w:tr>
      <w:tr>
        <w:tblPrEx>
          <w:tblCellMar>
            <w:top w:w="0" w:type="dxa"/>
            <w:left w:w="108" w:type="dxa"/>
            <w:bottom w:w="0" w:type="dxa"/>
            <w:right w:w="108" w:type="dxa"/>
          </w:tblCellMar>
        </w:tblPrEx>
        <w:trPr>
          <w:trHeight w:val="297"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3.最高分辨率（dpi）：600×600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4.最大打印幅面：A4；最高打印速度(ppm)：17</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十、二代证采集仪：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1.实现将二代身份证内个人信息资料读出，并可导入采集系统中；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2.通讯接口：USB/RS232接口可选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3.阅读距离：0-5cm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4.操作系统：WIN98/2000/XP/NT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十一、随身物品采集仪：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1.用于采集随身物品信息。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十二、身高体重足长自动测量仪：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1.实现身高、体重、足长体重的自动测量：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2.身高测量范围：800—2000mm (分度值：5mm，误差度：±5mm)；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3.体重测量范围：20—200Kg (分度值：0.1kg，误差度：±0.1kg)；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4.足长测量范围：80mm—400mm (分度值：2mm，误差度：±2mm)。通信方式:与PC机串行通信；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5.通信距离:小于20米；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十三、手机信息采集仪：</w:t>
            </w:r>
          </w:p>
        </w:tc>
      </w:tr>
      <w:tr>
        <w:tblPrEx>
          <w:tblCellMar>
            <w:top w:w="0" w:type="dxa"/>
            <w:left w:w="108" w:type="dxa"/>
            <w:bottom w:w="0" w:type="dxa"/>
            <w:right w:w="108" w:type="dxa"/>
          </w:tblCellMar>
        </w:tblPrEx>
        <w:trPr>
          <w:trHeight w:val="202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智能采集：该功能通过多种连接通道（数据线、蓝牙、物理读取），可智能读取出品牌机和智能机型号、操作系统等信息，自动侦测智能平台操作系统类别及部分山寨机芯片类型。可采集手机通讯录、通话记录、短信息、日历、内存文件（文字、语音、视频、图片文件）、QQ账号、QQ好友信息及聊天记录、QQ群信息、微信好友及微信聊天记录（文字、语音、视频、图片文件）、已删除数据(部分手机)、飞信、米聊、陌陌、Skype、微博、line信息、易信信息、来往、facebook信息、Twitter信息、旺信信息、人人信息、YY信息、Talkbox信息、Voxer信息、Viber信息、WhatsApp信息、DiDi信息、遇见、上网日志、邮件、WIFI热点记录、照片位置信息、地图位置信息、蓝牙信息、电子商务（淘宝、QQ网购、京东商城、支付宝、财付通）信息、第三方安全软件（来电通、QQ通讯录）信息、SIM卡串号和SIM卡识别码、手机串号、MAC地址、本机号码等数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2.查询统计：该功能设计简洁的查询、统计功能，可方便的对采集的手机数据进行简单查询，通过授权进行查看数据详细信息。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3.系统日志：设备能自动记录相关采集日志，包括采集日期、帐号、姓名、操作、内容等。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4.设备管理：包含系统参数设置、服务器设置、用户权限、修改密码、授权文件配置、应用权限等。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5.应用权限：用户可根据实际需要自定义采集内容。</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6.数据同步：同步方式包括全量、增量、特定时间段等三种方式。支持网络同步、二维码同步、USB连接线同步和U盘同步。</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7.采集助手：能根据型号检索该型号手机操作系统类别、上市时间、CPU类型、读取方式、支持读取内容、手机图片、对应数据线图片及采集过程手机设置信息，便于民警快速进行采集操作。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十四、活体足迹采集仪：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1.动态采集嫌疑人足迹，清楚体现嫌疑人的鞋底重压特征；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2.配备自带采集软件，可独立应用于各地的信息采集室、实验室，方便收集管理嫌疑人足迹；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3.通过软件可对硬件性能进行调解适应各类足迹的采集；</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4.与传统油墨捺印方式相比更方便、准确、卫生；每片成像膜可重复使用2000次以上，并且更换方便；</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5.与《恒锐足迹自动识别系统》结合，采集的图像直接提取花纹特征并可入库倒查比对，提高破案效率；利用软件相应功能实现足迹重压分析。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6.配备高清鞋样采集摄像头，可采集鞋面信息。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十五、声纹采集矩阵：</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1.多通道多信道采集、智能人声检测VAD、语音质量实时检测、前端智能语音处理、人声智能分割。符合采集规范要求，含综采系统对接和电源改造。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十六、虹膜信息采集仪：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1.采用镜面视觉反馈的双目虹膜识别仪；内置陀螺仪，可进行设备翻转提示；符合 IEC 62471、IEC60825-1用眼安全。符合采集规范要求，虹膜图像分辨率640*480；FAR＜0.0001% FRR＜0.1%。</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报警按钮</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1.紧急按钮面板式（适合86底盒）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2.钥匙复位</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3.防火ABS阻燃外壳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4.报警输出：常闭;常开</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（十七）询问室x2</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软包审讯桌</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集成审讯桌硬件配置：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1.桌子尺寸：1600×700×760mm(长宽高)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2.材质为木质外表全软包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3.配套不小于21.5寸显示设备，桌面摆放；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3.内置嫌疑人特写补光灯*2；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3.支持内置审讯主机（需另购）；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7.内置43寸示证显示设备；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9.支持内置A4激光打印机（需另购）；</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10.桌面嵌入安装控制拓展面板，面板中包括：电脑开机键、紧急报警开关、3.5mm音频输出输入接口、USB2.0插口*2、嫌疑人特写补光灯控制开关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11.intel I5 CPU；</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12.8G内存；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13.500GB硬盘；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14.支持示证仪、电子签字捺印板拓展（需另购）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15.支持视频格式的多种告知书播报功能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配合软件实现的功能：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1.多种权利义务告知书视频播报：通过审讯桌中的电脑，可以实现多种权利义务告知书的视频播报，播报文件在示证屏上进行滚动显示。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2.配合办案区管理系统，当审讯室中不满足“双人审讯”情景时，审讯电脑自动锁定屏幕，停止审讯过程。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3.配合笔录系统，可以实现笔录文档的电子签名捺印功能。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4.配合示证仪，可以通过示证屏进行本地示证。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5.配合笔录系统，可实现笔录展示功能。</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高清审讯主机</w:t>
            </w: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781" w:author="ZP" w:date="2023-04-03T10:33:04Z">
              <w:r>
                <w:rPr>
                  <w:rFonts w:hint="eastAsia" w:ascii="宋体" w:hAnsi="宋体" w:cs="宋体"/>
                  <w:color w:val="000000"/>
                  <w:kern w:val="0"/>
                  <w:sz w:val="16"/>
                  <w:szCs w:val="18"/>
                </w:rPr>
                <w:t>支持6路400W IPC接入或8路</w:t>
              </w:r>
            </w:ins>
            <w:ins w:id="782" w:author="ZP" w:date="2023-04-03T10:33:05Z">
              <w:r>
                <w:rPr>
                  <w:rFonts w:hint="eastAsia" w:ascii="宋体" w:hAnsi="宋体" w:cs="宋体"/>
                  <w:color w:val="000000"/>
                  <w:kern w:val="0"/>
                  <w:sz w:val="16"/>
                  <w:szCs w:val="18"/>
                </w:rPr>
                <w:t>1080P IPC</w:t>
              </w:r>
            </w:ins>
            <w:r>
              <w:rPr>
                <w:rFonts w:hint="eastAsia" w:ascii="宋体" w:hAnsi="宋体" w:cs="宋体"/>
                <w:color w:val="000000"/>
                <w:kern w:val="0"/>
                <w:sz w:val="16"/>
                <w:szCs w:val="18"/>
              </w:rPr>
              <w:t>输入</w:t>
            </w:r>
            <w:ins w:id="783" w:author="ZP" w:date="2023-04-03T10:33:05Z">
              <w:r>
                <w:rPr>
                  <w:rFonts w:hint="eastAsia" w:ascii="宋体" w:hAnsi="宋体" w:cs="宋体"/>
                  <w:color w:val="000000"/>
                  <w:kern w:val="0"/>
                  <w:sz w:val="16"/>
                  <w:szCs w:val="18"/>
                </w:rPr>
                <w:t>；</w:t>
              </w:r>
            </w:ins>
          </w:p>
        </w:tc>
      </w:tr>
      <w:tr>
        <w:tblPrEx>
          <w:tblCellMar>
            <w:top w:w="0" w:type="dxa"/>
            <w:left w:w="108" w:type="dxa"/>
            <w:bottom w:w="0" w:type="dxa"/>
            <w:right w:w="108" w:type="dxa"/>
          </w:tblCellMar>
          <w:tblPrExChange w:id="784" w:author="Administrator" w:date="2023-04-03T14:33:54Z">
            <w:tblPrEx>
              <w:tblCellMar>
                <w:top w:w="0" w:type="dxa"/>
                <w:left w:w="108" w:type="dxa"/>
                <w:bottom w:w="0" w:type="dxa"/>
                <w:right w:w="108" w:type="dxa"/>
              </w:tblCellMar>
            </w:tblPrEx>
          </w:tblPrExChange>
        </w:tblPrEx>
        <w:trPr>
          <w:trHeight w:val="90" w:hRule="atLeast"/>
          <w:trPrChange w:id="784" w:author="Administrator" w:date="2023-04-03T14:33:54Z">
            <w:trPr>
              <w:trHeight w:val="450" w:hRule="atLeast"/>
            </w:trPr>
          </w:trPrChange>
        </w:trPr>
        <w:tc>
          <w:tcPr>
            <w:tcW w:w="434" w:type="pct"/>
            <w:vMerge w:val="continue"/>
            <w:tcBorders>
              <w:left w:val="single" w:color="auto" w:sz="4" w:space="0"/>
              <w:right w:val="single" w:color="auto" w:sz="4" w:space="0"/>
            </w:tcBorders>
            <w:vAlign w:val="center"/>
            <w:tcPrChange w:id="785" w:author="Administrator" w:date="2023-04-03T14:33:54Z">
              <w:tcPr>
                <w:tcW w:w="434" w:type="pct"/>
                <w:vMerge w:val="continue"/>
                <w:tcBorders>
                  <w:left w:val="single" w:color="auto" w:sz="4" w:space="0"/>
                  <w:right w:val="single" w:color="auto" w:sz="4" w:space="0"/>
                </w:tcBorders>
                <w:vAlign w:val="center"/>
                <w:tcPrChange w:id="786" w:author="Administrator" w:date="2023-04-03T14:33:54Z">
                  <w:tcPr>
                    <w:tcW w:w="434" w:type="pct"/>
                    <w:vMerge w:val="continue"/>
                    <w:tcBorders>
                      <w:left w:val="single" w:color="auto" w:sz="4" w:space="0"/>
                      <w:right w:val="single" w:color="auto" w:sz="4" w:space="0"/>
                    </w:tcBorders>
                    <w:vAlign w:val="center"/>
                    <w:tcPrChange w:id="787" w:author="Administrator" w:date="2023-04-03T14:33:54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88" w:author="Administrator" w:date="2023-04-03T14:33:54Z">
              <w:tcPr>
                <w:tcW w:w="876" w:type="pct"/>
                <w:gridSpan w:val="2"/>
                <w:vMerge w:val="continue"/>
                <w:tcBorders>
                  <w:left w:val="single" w:color="auto" w:sz="4" w:space="0"/>
                  <w:right w:val="single" w:color="auto" w:sz="4" w:space="0"/>
                </w:tcBorders>
                <w:vAlign w:val="center"/>
                <w:tcPrChange w:id="789" w:author="Administrator" w:date="2023-04-03T14:33:54Z">
                  <w:tcPr>
                    <w:tcW w:w="876" w:type="pct"/>
                    <w:vMerge w:val="continue"/>
                    <w:tcBorders>
                      <w:left w:val="single" w:color="auto" w:sz="4" w:space="0"/>
                      <w:right w:val="single" w:color="auto" w:sz="4" w:space="0"/>
                    </w:tcBorders>
                    <w:vAlign w:val="center"/>
                    <w:tcPrChange w:id="790" w:author="Administrator" w:date="2023-04-03T14:33:54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791" w:author="Administrator" w:date="2023-04-03T14:33:54Z">
              <w:tcPr>
                <w:tcW w:w="3689" w:type="pct"/>
                <w:tcBorders>
                  <w:top w:val="nil"/>
                  <w:left w:val="nil"/>
                  <w:bottom w:val="single" w:color="auto" w:sz="4" w:space="0"/>
                  <w:right w:val="single" w:color="auto" w:sz="4" w:space="0"/>
                </w:tcBorders>
                <w:shd w:val="clear" w:color="auto" w:fill="auto"/>
                <w:vAlign w:val="center"/>
                <w:tcPrChange w:id="792" w:author="Administrator" w:date="2023-04-03T14:33:54Z">
                  <w:tcPr>
                    <w:tcW w:w="3689" w:type="pct"/>
                    <w:tcBorders>
                      <w:top w:val="nil"/>
                      <w:left w:val="nil"/>
                      <w:bottom w:val="single" w:color="auto" w:sz="4" w:space="0"/>
                      <w:right w:val="single" w:color="auto" w:sz="4" w:space="0"/>
                    </w:tcBorders>
                    <w:shd w:val="clear" w:color="auto" w:fill="auto"/>
                    <w:vAlign w:val="center"/>
                    <w:tcPrChange w:id="793" w:author="Administrator" w:date="2023-04-03T14:33:54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794" w:author="ZP" w:date="2023-04-03T10:33:05Z">
              <w:r>
                <w:rPr>
                  <w:rFonts w:hint="eastAsia" w:ascii="宋体" w:hAnsi="宋体" w:cs="宋体"/>
                  <w:color w:val="000000"/>
                  <w:kern w:val="0"/>
                  <w:sz w:val="16"/>
                  <w:szCs w:val="18"/>
                </w:rPr>
                <w:t>支持最大800W网络摄像机接入；</w:t>
              </w:r>
            </w:ins>
          </w:p>
        </w:tc>
      </w:tr>
      <w:tr>
        <w:tblPrEx>
          <w:tblCellMar>
            <w:top w:w="0" w:type="dxa"/>
            <w:left w:w="108" w:type="dxa"/>
            <w:bottom w:w="0" w:type="dxa"/>
            <w:right w:w="108" w:type="dxa"/>
          </w:tblCellMar>
          <w:tblPrExChange w:id="795" w:author="Administrator" w:date="2023-04-03T14:33:56Z">
            <w:tblPrEx>
              <w:tblCellMar>
                <w:top w:w="0" w:type="dxa"/>
                <w:left w:w="108" w:type="dxa"/>
                <w:bottom w:w="0" w:type="dxa"/>
                <w:right w:w="108" w:type="dxa"/>
              </w:tblCellMar>
            </w:tblPrEx>
          </w:tblPrExChange>
        </w:tblPrEx>
        <w:trPr>
          <w:trHeight w:val="90" w:hRule="atLeast"/>
          <w:trPrChange w:id="795" w:author="Administrator" w:date="2023-04-03T14:33:56Z">
            <w:trPr>
              <w:trHeight w:val="450" w:hRule="atLeast"/>
            </w:trPr>
          </w:trPrChange>
        </w:trPr>
        <w:tc>
          <w:tcPr>
            <w:tcW w:w="434" w:type="pct"/>
            <w:vMerge w:val="continue"/>
            <w:tcBorders>
              <w:left w:val="single" w:color="auto" w:sz="4" w:space="0"/>
              <w:right w:val="single" w:color="auto" w:sz="4" w:space="0"/>
            </w:tcBorders>
            <w:vAlign w:val="center"/>
            <w:tcPrChange w:id="796" w:author="Administrator" w:date="2023-04-03T14:33:56Z">
              <w:tcPr>
                <w:tcW w:w="434" w:type="pct"/>
                <w:vMerge w:val="continue"/>
                <w:tcBorders>
                  <w:left w:val="single" w:color="auto" w:sz="4" w:space="0"/>
                  <w:right w:val="single" w:color="auto" w:sz="4" w:space="0"/>
                </w:tcBorders>
                <w:vAlign w:val="center"/>
                <w:tcPrChange w:id="797" w:author="Administrator" w:date="2023-04-03T14:33:56Z">
                  <w:tcPr>
                    <w:tcW w:w="434" w:type="pct"/>
                    <w:vMerge w:val="continue"/>
                    <w:tcBorders>
                      <w:left w:val="single" w:color="auto" w:sz="4" w:space="0"/>
                      <w:right w:val="single" w:color="auto" w:sz="4" w:space="0"/>
                    </w:tcBorders>
                    <w:vAlign w:val="center"/>
                    <w:tcPrChange w:id="798" w:author="Administrator" w:date="2023-04-03T14:33:56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799" w:author="Administrator" w:date="2023-04-03T14:33:56Z">
              <w:tcPr>
                <w:tcW w:w="876" w:type="pct"/>
                <w:gridSpan w:val="2"/>
                <w:vMerge w:val="continue"/>
                <w:tcBorders>
                  <w:left w:val="single" w:color="auto" w:sz="4" w:space="0"/>
                  <w:right w:val="single" w:color="auto" w:sz="4" w:space="0"/>
                </w:tcBorders>
                <w:vAlign w:val="center"/>
                <w:tcPrChange w:id="800" w:author="Administrator" w:date="2023-04-03T14:33:56Z">
                  <w:tcPr>
                    <w:tcW w:w="876" w:type="pct"/>
                    <w:vMerge w:val="continue"/>
                    <w:tcBorders>
                      <w:left w:val="single" w:color="auto" w:sz="4" w:space="0"/>
                      <w:right w:val="single" w:color="auto" w:sz="4" w:space="0"/>
                    </w:tcBorders>
                    <w:vAlign w:val="center"/>
                    <w:tcPrChange w:id="801" w:author="Administrator" w:date="2023-04-03T14:33:56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02" w:author="Administrator" w:date="2023-04-03T14:33:56Z">
              <w:tcPr>
                <w:tcW w:w="3689" w:type="pct"/>
                <w:tcBorders>
                  <w:top w:val="nil"/>
                  <w:left w:val="nil"/>
                  <w:bottom w:val="single" w:color="auto" w:sz="4" w:space="0"/>
                  <w:right w:val="single" w:color="auto" w:sz="4" w:space="0"/>
                </w:tcBorders>
                <w:shd w:val="clear" w:color="auto" w:fill="auto"/>
                <w:vAlign w:val="center"/>
                <w:tcPrChange w:id="803" w:author="Administrator" w:date="2023-04-03T14:33:56Z">
                  <w:tcPr>
                    <w:tcW w:w="3689" w:type="pct"/>
                    <w:tcBorders>
                      <w:top w:val="nil"/>
                      <w:left w:val="nil"/>
                      <w:bottom w:val="single" w:color="auto" w:sz="4" w:space="0"/>
                      <w:right w:val="single" w:color="auto" w:sz="4" w:space="0"/>
                    </w:tcBorders>
                    <w:shd w:val="clear" w:color="auto" w:fill="auto"/>
                    <w:vAlign w:val="center"/>
                    <w:tcPrChange w:id="804" w:author="Administrator" w:date="2023-04-03T14:33:56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805" w:author="ZP" w:date="2023-04-03T10:33:05Z">
              <w:r>
                <w:rPr>
                  <w:rFonts w:hint="eastAsia" w:ascii="宋体" w:hAnsi="宋体" w:cs="宋体"/>
                  <w:color w:val="000000"/>
                  <w:kern w:val="0"/>
                  <w:sz w:val="16"/>
                  <w:szCs w:val="18"/>
                </w:rPr>
                <w:t>7寸高清触摸屏，支持控制与图像显示</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806" w:author="ZP" w:date="2023-04-03T10:33:05Z">
              <w:r>
                <w:rPr>
                  <w:rFonts w:hint="eastAsia" w:ascii="宋体" w:hAnsi="宋体" w:cs="宋体"/>
                  <w:color w:val="000000"/>
                  <w:kern w:val="0"/>
                  <w:sz w:val="16"/>
                  <w:szCs w:val="18"/>
                </w:rPr>
                <w:t>支持</w:t>
              </w:r>
            </w:ins>
            <w:r>
              <w:rPr>
                <w:rFonts w:hint="eastAsia" w:ascii="宋体" w:hAnsi="宋体" w:cs="宋体"/>
                <w:color w:val="000000"/>
                <w:kern w:val="0"/>
                <w:sz w:val="16"/>
                <w:szCs w:val="18"/>
              </w:rPr>
              <w:t>视频</w:t>
            </w:r>
            <w:ins w:id="807" w:author="ZP" w:date="2023-04-03T10:33:05Z">
              <w:r>
                <w:rPr>
                  <w:rFonts w:hint="eastAsia" w:ascii="宋体" w:hAnsi="宋体" w:cs="宋体"/>
                  <w:color w:val="000000"/>
                  <w:kern w:val="0"/>
                  <w:sz w:val="16"/>
                  <w:szCs w:val="18"/>
                </w:rPr>
                <w:t>信息上叠加温湿度传感器信息</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808" w:author="ZP" w:date="2023-04-03T10:33:05Z">
              <w:r>
                <w:rPr>
                  <w:rFonts w:hint="eastAsia" w:ascii="宋体" w:hAnsi="宋体" w:cs="宋体"/>
                  <w:color w:val="000000"/>
                  <w:kern w:val="0"/>
                  <w:sz w:val="16"/>
                  <w:szCs w:val="18"/>
                </w:rPr>
                <w:t>支持设置画中画通道，最大400W编码</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809" w:author="ZP" w:date="2023-04-03T10:33:06Z">
              <w:r>
                <w:rPr>
                  <w:rFonts w:hint="eastAsia" w:ascii="宋体" w:hAnsi="宋体" w:cs="宋体"/>
                  <w:color w:val="000000"/>
                  <w:kern w:val="0"/>
                  <w:sz w:val="16"/>
                  <w:szCs w:val="18"/>
                </w:rPr>
                <w:t>支持单画面、1大1小、1大2小、1大3小、1大4小、1大5小、1大7小、4均分等多种画面合成方式</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810" w:author="ZP" w:date="2023-04-03T10:33:06Z">
              <w:r>
                <w:rPr>
                  <w:rFonts w:hint="eastAsia" w:ascii="宋体" w:hAnsi="宋体" w:cs="宋体"/>
                  <w:color w:val="000000"/>
                  <w:kern w:val="0"/>
                  <w:sz w:val="16"/>
                  <w:szCs w:val="18"/>
                </w:rPr>
                <w:t>支持单室双刻、单室轮刻多种刻录模式；</w:t>
              </w:r>
            </w:ins>
          </w:p>
        </w:tc>
      </w:tr>
      <w:tr>
        <w:tblPrEx>
          <w:tblCellMar>
            <w:top w:w="0" w:type="dxa"/>
            <w:left w:w="108" w:type="dxa"/>
            <w:bottom w:w="0" w:type="dxa"/>
            <w:right w:w="108" w:type="dxa"/>
          </w:tblCellMar>
          <w:tblPrExChange w:id="811" w:author="Administrator" w:date="2023-04-03T14:33:45Z">
            <w:tblPrEx>
              <w:tblCellMar>
                <w:top w:w="0" w:type="dxa"/>
                <w:left w:w="108" w:type="dxa"/>
                <w:bottom w:w="0" w:type="dxa"/>
                <w:right w:w="108" w:type="dxa"/>
              </w:tblCellMar>
            </w:tblPrEx>
          </w:tblPrExChange>
        </w:tblPrEx>
        <w:trPr>
          <w:trHeight w:val="90" w:hRule="atLeast"/>
          <w:trPrChange w:id="811" w:author="Administrator" w:date="2023-04-03T14:33:45Z">
            <w:trPr>
              <w:trHeight w:val="450" w:hRule="atLeast"/>
            </w:trPr>
          </w:trPrChange>
        </w:trPr>
        <w:tc>
          <w:tcPr>
            <w:tcW w:w="434" w:type="pct"/>
            <w:vMerge w:val="continue"/>
            <w:tcBorders>
              <w:left w:val="single" w:color="auto" w:sz="4" w:space="0"/>
              <w:right w:val="single" w:color="auto" w:sz="4" w:space="0"/>
            </w:tcBorders>
            <w:vAlign w:val="center"/>
            <w:tcPrChange w:id="812" w:author="Administrator" w:date="2023-04-03T14:33:45Z">
              <w:tcPr>
                <w:tcW w:w="434" w:type="pct"/>
                <w:vMerge w:val="continue"/>
                <w:tcBorders>
                  <w:left w:val="single" w:color="auto" w:sz="4" w:space="0"/>
                  <w:right w:val="single" w:color="auto" w:sz="4" w:space="0"/>
                </w:tcBorders>
                <w:vAlign w:val="center"/>
                <w:tcPrChange w:id="813" w:author="Administrator" w:date="2023-04-03T14:33:45Z">
                  <w:tcPr>
                    <w:tcW w:w="434" w:type="pct"/>
                    <w:vMerge w:val="continue"/>
                    <w:tcBorders>
                      <w:left w:val="single" w:color="auto" w:sz="4" w:space="0"/>
                      <w:right w:val="single" w:color="auto" w:sz="4" w:space="0"/>
                    </w:tcBorders>
                    <w:vAlign w:val="center"/>
                    <w:tcPrChange w:id="814" w:author="Administrator" w:date="2023-04-03T14:33:45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15" w:author="Administrator" w:date="2023-04-03T14:33:45Z">
              <w:tcPr>
                <w:tcW w:w="876" w:type="pct"/>
                <w:gridSpan w:val="2"/>
                <w:vMerge w:val="continue"/>
                <w:tcBorders>
                  <w:left w:val="single" w:color="auto" w:sz="4" w:space="0"/>
                  <w:right w:val="single" w:color="auto" w:sz="4" w:space="0"/>
                </w:tcBorders>
                <w:vAlign w:val="center"/>
                <w:tcPrChange w:id="816" w:author="Administrator" w:date="2023-04-03T14:33:45Z">
                  <w:tcPr>
                    <w:tcW w:w="876" w:type="pct"/>
                    <w:vMerge w:val="continue"/>
                    <w:tcBorders>
                      <w:left w:val="single" w:color="auto" w:sz="4" w:space="0"/>
                      <w:right w:val="single" w:color="auto" w:sz="4" w:space="0"/>
                    </w:tcBorders>
                    <w:vAlign w:val="center"/>
                    <w:tcPrChange w:id="817" w:author="Administrator" w:date="2023-04-03T14:33:45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18" w:author="Administrator" w:date="2023-04-03T14:33:45Z">
              <w:tcPr>
                <w:tcW w:w="3689" w:type="pct"/>
                <w:tcBorders>
                  <w:top w:val="nil"/>
                  <w:left w:val="nil"/>
                  <w:bottom w:val="single" w:color="auto" w:sz="4" w:space="0"/>
                  <w:right w:val="single" w:color="auto" w:sz="4" w:space="0"/>
                </w:tcBorders>
                <w:shd w:val="clear" w:color="auto" w:fill="auto"/>
                <w:vAlign w:val="center"/>
                <w:tcPrChange w:id="819" w:author="Administrator" w:date="2023-04-03T14:33:45Z">
                  <w:tcPr>
                    <w:tcW w:w="3689" w:type="pct"/>
                    <w:tcBorders>
                      <w:top w:val="nil"/>
                      <w:left w:val="nil"/>
                      <w:bottom w:val="single" w:color="auto" w:sz="4" w:space="0"/>
                      <w:right w:val="single" w:color="auto" w:sz="4" w:space="0"/>
                    </w:tcBorders>
                    <w:shd w:val="clear" w:color="auto" w:fill="auto"/>
                    <w:vAlign w:val="center"/>
                    <w:tcPrChange w:id="820" w:author="Administrator" w:date="2023-04-03T14:33:45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821" w:author="ZP" w:date="2023-04-03T10:33:06Z">
              <w:r>
                <w:rPr>
                  <w:rFonts w:hint="eastAsia" w:ascii="宋体" w:hAnsi="宋体" w:cs="宋体"/>
                  <w:color w:val="000000"/>
                  <w:kern w:val="0"/>
                  <w:sz w:val="16"/>
                  <w:szCs w:val="18"/>
                </w:rPr>
                <w:t>2路HDMI和VGA信号输入</w:t>
              </w:r>
            </w:ins>
          </w:p>
        </w:tc>
      </w:tr>
      <w:tr>
        <w:tblPrEx>
          <w:tblCellMar>
            <w:top w:w="0" w:type="dxa"/>
            <w:left w:w="108" w:type="dxa"/>
            <w:bottom w:w="0" w:type="dxa"/>
            <w:right w:w="108" w:type="dxa"/>
          </w:tblCellMar>
          <w:tblPrExChange w:id="822" w:author="Administrator" w:date="2023-04-03T14:33:46Z">
            <w:tblPrEx>
              <w:tblCellMar>
                <w:top w:w="0" w:type="dxa"/>
                <w:left w:w="108" w:type="dxa"/>
                <w:bottom w:w="0" w:type="dxa"/>
                <w:right w:w="108" w:type="dxa"/>
              </w:tblCellMar>
            </w:tblPrEx>
          </w:tblPrExChange>
        </w:tblPrEx>
        <w:trPr>
          <w:trHeight w:val="90" w:hRule="atLeast"/>
          <w:trPrChange w:id="822" w:author="Administrator" w:date="2023-04-03T14:33:46Z">
            <w:trPr>
              <w:trHeight w:val="450" w:hRule="atLeast"/>
            </w:trPr>
          </w:trPrChange>
        </w:trPr>
        <w:tc>
          <w:tcPr>
            <w:tcW w:w="434" w:type="pct"/>
            <w:vMerge w:val="continue"/>
            <w:tcBorders>
              <w:left w:val="single" w:color="auto" w:sz="4" w:space="0"/>
              <w:right w:val="single" w:color="auto" w:sz="4" w:space="0"/>
            </w:tcBorders>
            <w:vAlign w:val="center"/>
            <w:tcPrChange w:id="823" w:author="Administrator" w:date="2023-04-03T14:33:46Z">
              <w:tcPr>
                <w:tcW w:w="434" w:type="pct"/>
                <w:vMerge w:val="continue"/>
                <w:tcBorders>
                  <w:left w:val="single" w:color="auto" w:sz="4" w:space="0"/>
                  <w:right w:val="single" w:color="auto" w:sz="4" w:space="0"/>
                </w:tcBorders>
                <w:vAlign w:val="center"/>
                <w:tcPrChange w:id="824" w:author="Administrator" w:date="2023-04-03T14:33:46Z">
                  <w:tcPr>
                    <w:tcW w:w="434" w:type="pct"/>
                    <w:vMerge w:val="continue"/>
                    <w:tcBorders>
                      <w:left w:val="single" w:color="auto" w:sz="4" w:space="0"/>
                      <w:right w:val="single" w:color="auto" w:sz="4" w:space="0"/>
                    </w:tcBorders>
                    <w:vAlign w:val="center"/>
                    <w:tcPrChange w:id="825" w:author="Administrator" w:date="2023-04-03T14:33:46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26" w:author="Administrator" w:date="2023-04-03T14:33:46Z">
              <w:tcPr>
                <w:tcW w:w="876" w:type="pct"/>
                <w:gridSpan w:val="2"/>
                <w:vMerge w:val="continue"/>
                <w:tcBorders>
                  <w:left w:val="single" w:color="auto" w:sz="4" w:space="0"/>
                  <w:right w:val="single" w:color="auto" w:sz="4" w:space="0"/>
                </w:tcBorders>
                <w:vAlign w:val="center"/>
                <w:tcPrChange w:id="827" w:author="Administrator" w:date="2023-04-03T14:33:46Z">
                  <w:tcPr>
                    <w:tcW w:w="876" w:type="pct"/>
                    <w:vMerge w:val="continue"/>
                    <w:tcBorders>
                      <w:left w:val="single" w:color="auto" w:sz="4" w:space="0"/>
                      <w:right w:val="single" w:color="auto" w:sz="4" w:space="0"/>
                    </w:tcBorders>
                    <w:vAlign w:val="center"/>
                    <w:tcPrChange w:id="828" w:author="Administrator" w:date="2023-04-03T14:33:46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29" w:author="Administrator" w:date="2023-04-03T14:33:46Z">
              <w:tcPr>
                <w:tcW w:w="3689" w:type="pct"/>
                <w:tcBorders>
                  <w:top w:val="nil"/>
                  <w:left w:val="nil"/>
                  <w:bottom w:val="single" w:color="auto" w:sz="4" w:space="0"/>
                  <w:right w:val="single" w:color="auto" w:sz="4" w:space="0"/>
                </w:tcBorders>
                <w:shd w:val="clear" w:color="auto" w:fill="auto"/>
                <w:vAlign w:val="center"/>
                <w:tcPrChange w:id="830" w:author="Administrator" w:date="2023-04-03T14:33:46Z">
                  <w:tcPr>
                    <w:tcW w:w="3689" w:type="pct"/>
                    <w:tcBorders>
                      <w:top w:val="nil"/>
                      <w:left w:val="nil"/>
                      <w:bottom w:val="single" w:color="auto" w:sz="4" w:space="0"/>
                      <w:right w:val="single" w:color="auto" w:sz="4" w:space="0"/>
                    </w:tcBorders>
                    <w:shd w:val="clear" w:color="auto" w:fill="auto"/>
                    <w:vAlign w:val="center"/>
                    <w:tcPrChange w:id="831" w:author="Administrator" w:date="2023-04-03T14:33:46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832" w:author="ZP" w:date="2023-04-03T10:33:06Z">
              <w:r>
                <w:rPr>
                  <w:rFonts w:hint="eastAsia" w:ascii="宋体" w:hAnsi="宋体" w:cs="宋体"/>
                  <w:color w:val="000000"/>
                  <w:kern w:val="0"/>
                  <w:sz w:val="16"/>
                  <w:szCs w:val="18"/>
                </w:rPr>
                <w:t>2路HDMI信号</w:t>
              </w:r>
            </w:ins>
            <w:r>
              <w:rPr>
                <w:rFonts w:hint="eastAsia" w:ascii="宋体" w:hAnsi="宋体" w:cs="宋体"/>
                <w:color w:val="000000"/>
                <w:kern w:val="0"/>
                <w:sz w:val="16"/>
                <w:szCs w:val="18"/>
              </w:rPr>
              <w:t>输出</w:t>
            </w:r>
            <w:ins w:id="833" w:author="ZP" w:date="2023-04-03T10:33:07Z">
              <w:r>
                <w:rPr>
                  <w:rFonts w:hint="eastAsia" w:ascii="宋体" w:hAnsi="宋体" w:cs="宋体"/>
                  <w:color w:val="000000"/>
                  <w:kern w:val="0"/>
                  <w:sz w:val="16"/>
                  <w:szCs w:val="18"/>
                </w:rPr>
                <w:t>和1路VGA信号输出</w:t>
              </w:r>
            </w:ins>
          </w:p>
        </w:tc>
      </w:tr>
      <w:tr>
        <w:tblPrEx>
          <w:tblCellMar>
            <w:top w:w="0" w:type="dxa"/>
            <w:left w:w="108" w:type="dxa"/>
            <w:bottom w:w="0" w:type="dxa"/>
            <w:right w:w="108" w:type="dxa"/>
          </w:tblCellMar>
          <w:tblPrExChange w:id="835" w:author="Administrator" w:date="2023-04-03T14:33:48Z">
            <w:tblPrEx>
              <w:tblCellMar>
                <w:top w:w="0" w:type="dxa"/>
                <w:left w:w="108" w:type="dxa"/>
                <w:bottom w:w="0" w:type="dxa"/>
                <w:right w:w="108" w:type="dxa"/>
              </w:tblCellMar>
            </w:tblPrEx>
          </w:tblPrExChange>
        </w:tblPrEx>
        <w:trPr>
          <w:trHeight w:val="90" w:hRule="atLeast"/>
          <w:ins w:id="834" w:author="Administrator" w:date="2023-04-03T14:32:26Z"/>
          <w:trPrChange w:id="835" w:author="Administrator" w:date="2023-04-03T14:33:48Z">
            <w:trPr>
              <w:trHeight w:val="450" w:hRule="atLeast"/>
            </w:trPr>
          </w:trPrChange>
        </w:trPr>
        <w:tc>
          <w:tcPr>
            <w:tcW w:w="434" w:type="pct"/>
            <w:vMerge w:val="continue"/>
            <w:tcBorders>
              <w:left w:val="single" w:color="auto" w:sz="4" w:space="0"/>
              <w:right w:val="single" w:color="auto" w:sz="4" w:space="0"/>
            </w:tcBorders>
            <w:vAlign w:val="center"/>
            <w:tcPrChange w:id="836" w:author="Administrator" w:date="2023-04-03T14:33:48Z">
              <w:tcPr>
                <w:tcW w:w="434" w:type="pct"/>
                <w:vMerge w:val="continue"/>
                <w:tcBorders>
                  <w:left w:val="single" w:color="auto" w:sz="4" w:space="0"/>
                  <w:right w:val="single" w:color="auto" w:sz="4" w:space="0"/>
                </w:tcBorders>
                <w:vAlign w:val="center"/>
                <w:tcPrChange w:id="837" w:author="Administrator" w:date="2023-04-03T14:33:48Z">
                  <w:tcPr>
                    <w:tcW w:w="434" w:type="pct"/>
                    <w:vMerge w:val="continue"/>
                    <w:tcBorders>
                      <w:left w:val="single" w:color="auto" w:sz="4" w:space="0"/>
                      <w:right w:val="single" w:color="auto" w:sz="4" w:space="0"/>
                    </w:tcBorders>
                    <w:vAlign w:val="center"/>
                    <w:tcPrChange w:id="838" w:author="Administrator" w:date="2023-04-03T14:33:48Z">
                      <w:tcPr>
                        <w:tcW w:w="434" w:type="pct"/>
                        <w:vMerge w:val="continue"/>
                        <w:tcBorders>
                          <w:left w:val="single" w:color="auto" w:sz="4" w:space="0"/>
                          <w:right w:val="single" w:color="auto" w:sz="4" w:space="0"/>
                        </w:tcBorders>
                        <w:vAlign w:val="center"/>
                      </w:tcPr>
                    </w:tcPrChange>
                  </w:tcPr>
                </w:tcPrChange>
              </w:tcPr>
            </w:tcPrChange>
          </w:tcPr>
          <w:p>
            <w:pPr>
              <w:widowControl/>
              <w:jc w:val="left"/>
              <w:rPr>
                <w:ins w:id="839" w:author="Administrator" w:date="2023-04-03T14:32:26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40" w:author="Administrator" w:date="2023-04-03T14:33:48Z">
              <w:tcPr>
                <w:tcW w:w="876" w:type="pct"/>
                <w:gridSpan w:val="2"/>
                <w:vMerge w:val="continue"/>
                <w:tcBorders>
                  <w:left w:val="single" w:color="auto" w:sz="4" w:space="0"/>
                  <w:right w:val="single" w:color="auto" w:sz="4" w:space="0"/>
                </w:tcBorders>
                <w:vAlign w:val="center"/>
                <w:tcPrChange w:id="841" w:author="Administrator" w:date="2023-04-03T14:33:48Z">
                  <w:tcPr>
                    <w:tcW w:w="876" w:type="pct"/>
                    <w:vMerge w:val="continue"/>
                    <w:tcBorders>
                      <w:left w:val="single" w:color="auto" w:sz="4" w:space="0"/>
                      <w:right w:val="single" w:color="auto" w:sz="4" w:space="0"/>
                    </w:tcBorders>
                    <w:vAlign w:val="center"/>
                    <w:tcPrChange w:id="842" w:author="Administrator" w:date="2023-04-03T14:33:48Z">
                      <w:tcPr>
                        <w:tcW w:w="876" w:type="pct"/>
                        <w:vMerge w:val="continue"/>
                        <w:tcBorders>
                          <w:left w:val="single" w:color="auto" w:sz="4" w:space="0"/>
                          <w:right w:val="single" w:color="auto" w:sz="4" w:space="0"/>
                        </w:tcBorders>
                        <w:vAlign w:val="center"/>
                      </w:tcPr>
                    </w:tcPrChange>
                  </w:tcPr>
                </w:tcPrChange>
              </w:tcPr>
            </w:tcPrChange>
          </w:tcPr>
          <w:p>
            <w:pPr>
              <w:widowControl/>
              <w:jc w:val="left"/>
              <w:rPr>
                <w:ins w:id="843" w:author="Administrator" w:date="2023-04-03T14:32:2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44" w:author="Administrator" w:date="2023-04-03T14:33:48Z">
              <w:tcPr>
                <w:tcW w:w="3689" w:type="pct"/>
                <w:tcBorders>
                  <w:top w:val="nil"/>
                  <w:left w:val="nil"/>
                  <w:bottom w:val="single" w:color="auto" w:sz="4" w:space="0"/>
                  <w:right w:val="single" w:color="auto" w:sz="4" w:space="0"/>
                </w:tcBorders>
                <w:shd w:val="clear" w:color="auto" w:fill="auto"/>
                <w:vAlign w:val="center"/>
                <w:tcPrChange w:id="845" w:author="Administrator" w:date="2023-04-03T14:33:48Z">
                  <w:tcPr>
                    <w:tcW w:w="3689" w:type="pct"/>
                    <w:tcBorders>
                      <w:top w:val="nil"/>
                      <w:left w:val="nil"/>
                      <w:bottom w:val="single" w:color="auto" w:sz="4" w:space="0"/>
                      <w:right w:val="single" w:color="auto" w:sz="4" w:space="0"/>
                    </w:tcBorders>
                    <w:shd w:val="clear" w:color="auto" w:fill="auto"/>
                    <w:vAlign w:val="center"/>
                    <w:tcPrChange w:id="846" w:author="Administrator" w:date="2023-04-03T14:33:48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ins w:id="847" w:author="Administrator" w:date="2023-04-03T14:32:26Z"/>
                <w:rFonts w:hint="eastAsia" w:ascii="宋体" w:hAnsi="宋体" w:eastAsia="宋体" w:cs="宋体"/>
                <w:color w:val="000000"/>
                <w:kern w:val="0"/>
                <w:sz w:val="18"/>
                <w:szCs w:val="18"/>
                <w:lang w:val="en-US" w:eastAsia="zh-CN" w:bidi="ar-SA"/>
              </w:rPr>
            </w:pPr>
            <w:ins w:id="848" w:author="ZP" w:date="2023-04-03T10:33:07Z">
              <w:r>
                <w:rPr>
                  <w:rFonts w:hint="eastAsia" w:ascii="宋体" w:hAnsi="宋体" w:cs="宋体"/>
                  <w:color w:val="000000"/>
                  <w:kern w:val="0"/>
                  <w:sz w:val="16"/>
                  <w:szCs w:val="18"/>
                </w:rPr>
                <w:t>10.标配2个DVD光驱</w:t>
              </w:r>
            </w:ins>
          </w:p>
        </w:tc>
      </w:tr>
      <w:tr>
        <w:tblPrEx>
          <w:tblCellMar>
            <w:top w:w="0" w:type="dxa"/>
            <w:left w:w="108" w:type="dxa"/>
            <w:bottom w:w="0" w:type="dxa"/>
            <w:right w:w="108" w:type="dxa"/>
          </w:tblCellMar>
          <w:tblPrExChange w:id="850" w:author="Administrator" w:date="2023-04-03T14:33:51Z">
            <w:tblPrEx>
              <w:tblCellMar>
                <w:top w:w="0" w:type="dxa"/>
                <w:left w:w="108" w:type="dxa"/>
                <w:bottom w:w="0" w:type="dxa"/>
                <w:right w:w="108" w:type="dxa"/>
              </w:tblCellMar>
            </w:tblPrEx>
          </w:tblPrExChange>
        </w:tblPrEx>
        <w:trPr>
          <w:trHeight w:val="90" w:hRule="atLeast"/>
          <w:ins w:id="849" w:author="Administrator" w:date="2023-04-03T14:32:26Z"/>
          <w:trPrChange w:id="850" w:author="Administrator" w:date="2023-04-03T14:33:51Z">
            <w:trPr>
              <w:trHeight w:val="450" w:hRule="atLeast"/>
            </w:trPr>
          </w:trPrChange>
        </w:trPr>
        <w:tc>
          <w:tcPr>
            <w:tcW w:w="434" w:type="pct"/>
            <w:vMerge w:val="continue"/>
            <w:tcBorders>
              <w:left w:val="single" w:color="auto" w:sz="4" w:space="0"/>
              <w:right w:val="single" w:color="auto" w:sz="4" w:space="0"/>
            </w:tcBorders>
            <w:vAlign w:val="center"/>
            <w:tcPrChange w:id="851" w:author="Administrator" w:date="2023-04-03T14:33:51Z">
              <w:tcPr>
                <w:tcW w:w="434" w:type="pct"/>
                <w:vMerge w:val="continue"/>
                <w:tcBorders>
                  <w:left w:val="single" w:color="auto" w:sz="4" w:space="0"/>
                  <w:right w:val="single" w:color="auto" w:sz="4" w:space="0"/>
                </w:tcBorders>
                <w:vAlign w:val="center"/>
                <w:tcPrChange w:id="852" w:author="Administrator" w:date="2023-04-03T14:33:51Z">
                  <w:tcPr>
                    <w:tcW w:w="434" w:type="pct"/>
                    <w:vMerge w:val="continue"/>
                    <w:tcBorders>
                      <w:left w:val="single" w:color="auto" w:sz="4" w:space="0"/>
                      <w:right w:val="single" w:color="auto" w:sz="4" w:space="0"/>
                    </w:tcBorders>
                    <w:vAlign w:val="center"/>
                    <w:tcPrChange w:id="853" w:author="Administrator" w:date="2023-04-03T14:33:51Z">
                      <w:tcPr>
                        <w:tcW w:w="434" w:type="pct"/>
                        <w:vMerge w:val="continue"/>
                        <w:tcBorders>
                          <w:left w:val="single" w:color="auto" w:sz="4" w:space="0"/>
                          <w:right w:val="single" w:color="auto" w:sz="4" w:space="0"/>
                        </w:tcBorders>
                        <w:vAlign w:val="center"/>
                      </w:tcPr>
                    </w:tcPrChange>
                  </w:tcPr>
                </w:tcPrChange>
              </w:tcPr>
            </w:tcPrChange>
          </w:tcPr>
          <w:p>
            <w:pPr>
              <w:widowControl/>
              <w:jc w:val="left"/>
              <w:rPr>
                <w:ins w:id="854" w:author="Administrator" w:date="2023-04-03T14:32:26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55" w:author="Administrator" w:date="2023-04-03T14:33:51Z">
              <w:tcPr>
                <w:tcW w:w="876" w:type="pct"/>
                <w:gridSpan w:val="2"/>
                <w:vMerge w:val="continue"/>
                <w:tcBorders>
                  <w:left w:val="single" w:color="auto" w:sz="4" w:space="0"/>
                  <w:right w:val="single" w:color="auto" w:sz="4" w:space="0"/>
                </w:tcBorders>
                <w:vAlign w:val="center"/>
                <w:tcPrChange w:id="856" w:author="Administrator" w:date="2023-04-03T14:33:51Z">
                  <w:tcPr>
                    <w:tcW w:w="876" w:type="pct"/>
                    <w:vMerge w:val="continue"/>
                    <w:tcBorders>
                      <w:left w:val="single" w:color="auto" w:sz="4" w:space="0"/>
                      <w:right w:val="single" w:color="auto" w:sz="4" w:space="0"/>
                    </w:tcBorders>
                    <w:vAlign w:val="center"/>
                    <w:tcPrChange w:id="857" w:author="Administrator" w:date="2023-04-03T14:33:51Z">
                      <w:tcPr>
                        <w:tcW w:w="876" w:type="pct"/>
                        <w:vMerge w:val="continue"/>
                        <w:tcBorders>
                          <w:left w:val="single" w:color="auto" w:sz="4" w:space="0"/>
                          <w:right w:val="single" w:color="auto" w:sz="4" w:space="0"/>
                        </w:tcBorders>
                        <w:vAlign w:val="center"/>
                      </w:tcPr>
                    </w:tcPrChange>
                  </w:tcPr>
                </w:tcPrChange>
              </w:tcPr>
            </w:tcPrChange>
          </w:tcPr>
          <w:p>
            <w:pPr>
              <w:widowControl/>
              <w:jc w:val="left"/>
              <w:rPr>
                <w:ins w:id="858" w:author="Administrator" w:date="2023-04-03T14:32:2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59" w:author="Administrator" w:date="2023-04-03T14:33:51Z">
              <w:tcPr>
                <w:tcW w:w="3689" w:type="pct"/>
                <w:tcBorders>
                  <w:top w:val="nil"/>
                  <w:left w:val="nil"/>
                  <w:bottom w:val="single" w:color="auto" w:sz="4" w:space="0"/>
                  <w:right w:val="single" w:color="auto" w:sz="4" w:space="0"/>
                </w:tcBorders>
                <w:shd w:val="clear" w:color="auto" w:fill="auto"/>
                <w:vAlign w:val="center"/>
                <w:tcPrChange w:id="860" w:author="Administrator" w:date="2023-04-03T14:33:51Z">
                  <w:tcPr>
                    <w:tcW w:w="3689" w:type="pct"/>
                    <w:tcBorders>
                      <w:top w:val="nil"/>
                      <w:left w:val="nil"/>
                      <w:bottom w:val="single" w:color="auto" w:sz="4" w:space="0"/>
                      <w:right w:val="single" w:color="auto" w:sz="4" w:space="0"/>
                    </w:tcBorders>
                    <w:shd w:val="clear" w:color="auto" w:fill="auto"/>
                    <w:vAlign w:val="center"/>
                    <w:tcPrChange w:id="861" w:author="Administrator" w:date="2023-04-03T14:33:51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ins w:id="862" w:author="Administrator" w:date="2023-04-03T14:32:26Z"/>
                <w:rFonts w:hint="eastAsia" w:ascii="宋体" w:hAnsi="宋体" w:eastAsia="宋体" w:cs="宋体"/>
                <w:color w:val="000000"/>
                <w:kern w:val="0"/>
                <w:sz w:val="18"/>
                <w:szCs w:val="18"/>
                <w:lang w:val="en-US" w:eastAsia="zh-CN" w:bidi="ar-SA"/>
              </w:rPr>
            </w:pPr>
            <w:ins w:id="863" w:author="ZP" w:date="2023-04-03T10:33:07Z">
              <w:r>
                <w:rPr>
                  <w:rFonts w:hint="eastAsia" w:ascii="宋体" w:hAnsi="宋体" w:cs="宋体"/>
                  <w:color w:val="000000"/>
                  <w:kern w:val="0"/>
                  <w:sz w:val="16"/>
                  <w:szCs w:val="18"/>
                </w:rPr>
                <w:t>11.支持4个SATA接口，单盘容量最大为10TB</w:t>
              </w:r>
            </w:ins>
          </w:p>
        </w:tc>
      </w:tr>
      <w:tr>
        <w:tblPrEx>
          <w:tblCellMar>
            <w:top w:w="0" w:type="dxa"/>
            <w:left w:w="108" w:type="dxa"/>
            <w:bottom w:w="0" w:type="dxa"/>
            <w:right w:w="108" w:type="dxa"/>
          </w:tblCellMar>
        </w:tblPrEx>
        <w:trPr>
          <w:trHeight w:val="450" w:hRule="atLeast"/>
          <w:ins w:id="864" w:author="Administrator" w:date="2023-04-03T14:32:26Z"/>
        </w:trPr>
        <w:tc>
          <w:tcPr>
            <w:tcW w:w="434" w:type="pct"/>
            <w:vMerge w:val="continue"/>
            <w:tcBorders>
              <w:left w:val="single" w:color="auto" w:sz="4" w:space="0"/>
              <w:right w:val="single" w:color="auto" w:sz="4" w:space="0"/>
            </w:tcBorders>
            <w:vAlign w:val="center"/>
          </w:tcPr>
          <w:p>
            <w:pPr>
              <w:widowControl/>
              <w:jc w:val="left"/>
              <w:rPr>
                <w:ins w:id="865" w:author="Administrator" w:date="2023-04-03T14:32:26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866" w:author="Administrator" w:date="2023-04-03T14:32:2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867" w:author="Administrator" w:date="2023-04-03T14:32:26Z"/>
                <w:rFonts w:hint="eastAsia" w:ascii="宋体" w:hAnsi="宋体" w:eastAsia="宋体" w:cs="宋体"/>
                <w:color w:val="000000"/>
                <w:kern w:val="0"/>
                <w:sz w:val="18"/>
                <w:szCs w:val="18"/>
                <w:lang w:val="en-US" w:eastAsia="zh-CN" w:bidi="ar-SA"/>
              </w:rPr>
            </w:pPr>
            <w:ins w:id="868" w:author="ZP" w:date="2023-04-03T10:33:07Z">
              <w:r>
                <w:rPr>
                  <w:rFonts w:hint="eastAsia" w:ascii="宋体" w:hAnsi="宋体" w:cs="宋体"/>
                  <w:color w:val="000000"/>
                  <w:kern w:val="0"/>
                  <w:sz w:val="16"/>
                  <w:szCs w:val="18"/>
                </w:rPr>
                <w:t>12.4个USB接口、2路RS-232接口、4路RS-485串行接口，2个RJ45 10M/100M/1000M自适应以太网口</w:t>
              </w:r>
            </w:ins>
          </w:p>
        </w:tc>
      </w:tr>
      <w:tr>
        <w:tblPrEx>
          <w:tblCellMar>
            <w:top w:w="0" w:type="dxa"/>
            <w:left w:w="108" w:type="dxa"/>
            <w:bottom w:w="0" w:type="dxa"/>
            <w:right w:w="108" w:type="dxa"/>
          </w:tblCellMar>
        </w:tblPrEx>
        <w:trPr>
          <w:trHeight w:val="450" w:hRule="atLeast"/>
          <w:ins w:id="869" w:author="Administrator" w:date="2023-04-03T14:32:26Z"/>
        </w:trPr>
        <w:tc>
          <w:tcPr>
            <w:tcW w:w="434" w:type="pct"/>
            <w:vMerge w:val="continue"/>
            <w:tcBorders>
              <w:left w:val="single" w:color="auto" w:sz="4" w:space="0"/>
              <w:bottom w:val="single" w:color="auto" w:sz="4" w:space="0"/>
              <w:right w:val="single" w:color="auto" w:sz="4" w:space="0"/>
            </w:tcBorders>
            <w:vAlign w:val="center"/>
          </w:tcPr>
          <w:p>
            <w:pPr>
              <w:widowControl/>
              <w:jc w:val="left"/>
              <w:rPr>
                <w:ins w:id="870" w:author="Administrator" w:date="2023-04-03T14:32:26Z"/>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
          <w:p>
            <w:pPr>
              <w:widowControl/>
              <w:jc w:val="left"/>
              <w:rPr>
                <w:ins w:id="871" w:author="Administrator" w:date="2023-04-03T14:32:26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872" w:author="Administrator" w:date="2023-04-03T14:32:26Z"/>
                <w:rFonts w:hint="eastAsia" w:ascii="宋体" w:hAnsi="宋体" w:eastAsia="宋体" w:cs="宋体"/>
                <w:color w:val="000000"/>
                <w:kern w:val="0"/>
                <w:sz w:val="18"/>
                <w:szCs w:val="18"/>
                <w:lang w:val="en-US" w:eastAsia="zh-CN" w:bidi="ar-SA"/>
              </w:rPr>
            </w:pPr>
            <w:ins w:id="873" w:author="ZP" w:date="2023-04-03T10:33:07Z">
              <w:r>
                <w:rPr>
                  <w:rFonts w:hint="eastAsia" w:ascii="宋体" w:hAnsi="宋体" w:cs="宋体"/>
                  <w:color w:val="000000"/>
                  <w:kern w:val="0"/>
                  <w:sz w:val="16"/>
                  <w:szCs w:val="18"/>
                </w:rPr>
                <w:t>13.支持智能视频分析，包括人数异常检测、站立起身检测、攀高检测、离岗/睡岗检测、剧烈运动检测、离床检测、如厕超时检测</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1.容量：4TB。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2.接口类型：SATA。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3.≥64M缓存。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4.3.5英寸。</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询问椅(软包)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1、材料：耐摩耗耐腐蚀、耐光耐老化。经精选裁剪，用高速衣车及粗线车制皮套，直接包面。多层强力拉筋包背，座垫采用特硬棉底座，优质海绵居中，超软海棉外加喷塑垫底。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2、规格：720*800*950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3、无人身约束装置</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（十八）纠纷调解室*1</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专用调解一体桌</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定制一体化询问三角圆桌含审讯主机和复刻机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尺寸：铁质桌体，木质桌面，三角弧形桌面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桌面投影尺寸为宽度1526毫米  高度为 750毫米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内置17.3寸翻转显示设备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自带一个底柜（收纳复刻机和审讯主机）尺寸为 600×350毫米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桌面嵌入安装拓展面板，面板包括：usb拓展接口、电脑开关机键、报警按钮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主机：CPU：intel i5 内存：8G 硬盘：500G</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高清审讯主机</w:t>
            </w: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1.</w:t>
            </w:r>
            <w:ins w:id="874" w:author="ZP" w:date="2023-04-03T10:33:07Z">
              <w:r>
                <w:rPr>
                  <w:rFonts w:hint="eastAsia" w:ascii="宋体" w:hAnsi="宋体" w:cs="宋体"/>
                  <w:color w:val="000000"/>
                  <w:kern w:val="0"/>
                  <w:sz w:val="16"/>
                  <w:szCs w:val="18"/>
                </w:rPr>
                <w:t>支持6路400W IPC接入或8路1080P IPC</w:t>
              </w:r>
            </w:ins>
            <w:r>
              <w:rPr>
                <w:rFonts w:hint="eastAsia" w:ascii="宋体" w:hAnsi="宋体" w:cs="宋体"/>
                <w:color w:val="000000"/>
                <w:kern w:val="0"/>
                <w:sz w:val="16"/>
                <w:szCs w:val="18"/>
              </w:rPr>
              <w:t>输入</w:t>
            </w:r>
            <w:ins w:id="875" w:author="ZP" w:date="2023-04-03T10:33:07Z">
              <w:r>
                <w:rPr>
                  <w:rFonts w:hint="eastAsia" w:ascii="宋体" w:hAnsi="宋体" w:cs="宋体"/>
                  <w:color w:val="000000"/>
                  <w:kern w:val="0"/>
                  <w:sz w:val="16"/>
                  <w:szCs w:val="18"/>
                </w:rPr>
                <w:t>；</w:t>
              </w:r>
            </w:ins>
          </w:p>
        </w:tc>
      </w:tr>
      <w:tr>
        <w:tblPrEx>
          <w:tblCellMar>
            <w:top w:w="0" w:type="dxa"/>
            <w:left w:w="108" w:type="dxa"/>
            <w:bottom w:w="0" w:type="dxa"/>
            <w:right w:w="108" w:type="dxa"/>
          </w:tblCellMar>
          <w:tblPrExChange w:id="876" w:author="Administrator" w:date="2023-04-03T14:35:38Z">
            <w:tblPrEx>
              <w:tblCellMar>
                <w:top w:w="0" w:type="dxa"/>
                <w:left w:w="108" w:type="dxa"/>
                <w:bottom w:w="0" w:type="dxa"/>
                <w:right w:w="108" w:type="dxa"/>
              </w:tblCellMar>
            </w:tblPrEx>
          </w:tblPrExChange>
        </w:tblPrEx>
        <w:trPr>
          <w:trHeight w:val="90" w:hRule="atLeast"/>
          <w:trPrChange w:id="876" w:author="Administrator" w:date="2023-04-03T14:35:38Z">
            <w:trPr>
              <w:trHeight w:val="450" w:hRule="atLeast"/>
            </w:trPr>
          </w:trPrChange>
        </w:trPr>
        <w:tc>
          <w:tcPr>
            <w:tcW w:w="434" w:type="pct"/>
            <w:vMerge w:val="continue"/>
            <w:tcBorders>
              <w:left w:val="single" w:color="auto" w:sz="4" w:space="0"/>
              <w:right w:val="single" w:color="auto" w:sz="4" w:space="0"/>
            </w:tcBorders>
            <w:vAlign w:val="center"/>
            <w:tcPrChange w:id="877" w:author="Administrator" w:date="2023-04-03T14:35:38Z">
              <w:tcPr>
                <w:tcW w:w="434" w:type="pct"/>
                <w:vMerge w:val="continue"/>
                <w:tcBorders>
                  <w:left w:val="single" w:color="auto" w:sz="4" w:space="0"/>
                  <w:right w:val="single" w:color="auto" w:sz="4" w:space="0"/>
                </w:tcBorders>
                <w:vAlign w:val="center"/>
                <w:tcPrChange w:id="878" w:author="Administrator" w:date="2023-04-03T14:35:38Z">
                  <w:tcPr>
                    <w:tcW w:w="434"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79" w:author="Administrator" w:date="2023-04-03T14:35:38Z">
              <w:tcPr>
                <w:tcW w:w="876" w:type="pct"/>
                <w:gridSpan w:val="2"/>
                <w:vMerge w:val="continue"/>
                <w:tcBorders>
                  <w:left w:val="single" w:color="auto" w:sz="4" w:space="0"/>
                  <w:right w:val="single" w:color="auto" w:sz="4" w:space="0"/>
                </w:tcBorders>
                <w:vAlign w:val="center"/>
                <w:tcPrChange w:id="880" w:author="Administrator" w:date="2023-04-03T14:35:38Z">
                  <w:tcPr>
                    <w:tcW w:w="876"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81" w:author="Administrator" w:date="2023-04-03T14:35:38Z">
              <w:tcPr>
                <w:tcW w:w="3689" w:type="pct"/>
                <w:tcBorders>
                  <w:top w:val="nil"/>
                  <w:left w:val="nil"/>
                  <w:bottom w:val="single" w:color="auto" w:sz="4" w:space="0"/>
                  <w:right w:val="single" w:color="auto" w:sz="4" w:space="0"/>
                </w:tcBorders>
                <w:shd w:val="clear" w:color="auto" w:fill="auto"/>
                <w:vAlign w:val="center"/>
                <w:tcPrChange w:id="882" w:author="Administrator" w:date="2023-04-03T14:35:38Z">
                  <w:tcPr>
                    <w:tcW w:w="3689" w:type="pct"/>
                    <w:tcBorders>
                      <w:top w:val="nil"/>
                      <w:left w:val="nil"/>
                      <w:bottom w:val="single" w:color="auto" w:sz="4" w:space="0"/>
                      <w:right w:val="single" w:color="auto" w:sz="4" w:space="0"/>
                    </w:tcBorders>
                    <w:shd w:val="clear" w:color="auto" w:fill="auto"/>
                    <w:vAlign w:val="center"/>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2.</w:t>
            </w:r>
            <w:ins w:id="883" w:author="ZP" w:date="2023-04-03T10:33:07Z">
              <w:r>
                <w:rPr>
                  <w:rFonts w:hint="eastAsia" w:ascii="宋体" w:hAnsi="宋体" w:cs="宋体"/>
                  <w:color w:val="000000"/>
                  <w:kern w:val="0"/>
                  <w:sz w:val="16"/>
                  <w:szCs w:val="18"/>
                </w:rPr>
                <w:t>支持最大800W网络摄像机接入；</w:t>
              </w:r>
            </w:ins>
          </w:p>
        </w:tc>
      </w:tr>
      <w:tr>
        <w:tblPrEx>
          <w:tblCellMar>
            <w:top w:w="0" w:type="dxa"/>
            <w:left w:w="108" w:type="dxa"/>
            <w:bottom w:w="0" w:type="dxa"/>
            <w:right w:w="108" w:type="dxa"/>
          </w:tblCellMar>
          <w:tblPrExChange w:id="884" w:author="Administrator" w:date="2023-04-03T14:35:41Z">
            <w:tblPrEx>
              <w:tblCellMar>
                <w:top w:w="0" w:type="dxa"/>
                <w:left w:w="108" w:type="dxa"/>
                <w:bottom w:w="0" w:type="dxa"/>
                <w:right w:w="108" w:type="dxa"/>
              </w:tblCellMar>
            </w:tblPrEx>
          </w:tblPrExChange>
        </w:tblPrEx>
        <w:trPr>
          <w:trHeight w:val="90" w:hRule="atLeast"/>
          <w:trPrChange w:id="884" w:author="Administrator" w:date="2023-04-03T14:35:41Z">
            <w:trPr>
              <w:trHeight w:val="450" w:hRule="atLeast"/>
            </w:trPr>
          </w:trPrChange>
        </w:trPr>
        <w:tc>
          <w:tcPr>
            <w:tcW w:w="434" w:type="pct"/>
            <w:vMerge w:val="continue"/>
            <w:tcBorders>
              <w:left w:val="single" w:color="auto" w:sz="4" w:space="0"/>
              <w:right w:val="single" w:color="auto" w:sz="4" w:space="0"/>
            </w:tcBorders>
            <w:vAlign w:val="center"/>
            <w:tcPrChange w:id="885" w:author="Administrator" w:date="2023-04-03T14:35:41Z">
              <w:tcPr>
                <w:tcW w:w="434" w:type="pct"/>
                <w:vMerge w:val="continue"/>
                <w:tcBorders>
                  <w:left w:val="single" w:color="auto" w:sz="4" w:space="0"/>
                  <w:right w:val="single" w:color="auto" w:sz="4" w:space="0"/>
                </w:tcBorders>
                <w:vAlign w:val="center"/>
                <w:tcPrChange w:id="886" w:author="Administrator" w:date="2023-04-03T14:35:41Z">
                  <w:tcPr>
                    <w:tcW w:w="434"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887" w:author="Administrator" w:date="2023-04-03T14:35:41Z">
              <w:tcPr>
                <w:tcW w:w="876" w:type="pct"/>
                <w:gridSpan w:val="2"/>
                <w:vMerge w:val="continue"/>
                <w:tcBorders>
                  <w:left w:val="single" w:color="auto" w:sz="4" w:space="0"/>
                  <w:right w:val="single" w:color="auto" w:sz="4" w:space="0"/>
                </w:tcBorders>
                <w:vAlign w:val="center"/>
                <w:tcPrChange w:id="888" w:author="Administrator" w:date="2023-04-03T14:35:41Z">
                  <w:tcPr>
                    <w:tcW w:w="876" w:type="pct"/>
                    <w:vMerge w:val="continue"/>
                    <w:tcBorders>
                      <w:left w:val="single" w:color="auto" w:sz="4" w:space="0"/>
                      <w:right w:val="single" w:color="auto" w:sz="4" w:space="0"/>
                    </w:tcBorders>
                    <w:vAlign w:val="center"/>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889" w:author="Administrator" w:date="2023-04-03T14:35:41Z">
              <w:tcPr>
                <w:tcW w:w="3689" w:type="pct"/>
                <w:tcBorders>
                  <w:top w:val="nil"/>
                  <w:left w:val="nil"/>
                  <w:bottom w:val="single" w:color="auto" w:sz="4" w:space="0"/>
                  <w:right w:val="single" w:color="auto" w:sz="4" w:space="0"/>
                </w:tcBorders>
                <w:shd w:val="clear" w:color="auto" w:fill="auto"/>
                <w:vAlign w:val="center"/>
                <w:tcPrChange w:id="890" w:author="Administrator" w:date="2023-04-03T14:35:41Z">
                  <w:tcPr>
                    <w:tcW w:w="3689" w:type="pct"/>
                    <w:tcBorders>
                      <w:top w:val="nil"/>
                      <w:left w:val="nil"/>
                      <w:bottom w:val="single" w:color="auto" w:sz="4" w:space="0"/>
                      <w:right w:val="single" w:color="auto" w:sz="4" w:space="0"/>
                    </w:tcBorders>
                    <w:shd w:val="clear" w:color="auto" w:fill="auto"/>
                    <w:vAlign w:val="center"/>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3.</w:t>
            </w:r>
            <w:ins w:id="891" w:author="ZP" w:date="2023-04-03T10:33:07Z">
              <w:r>
                <w:rPr>
                  <w:rFonts w:hint="eastAsia" w:ascii="宋体" w:hAnsi="宋体" w:cs="宋体"/>
                  <w:color w:val="000000"/>
                  <w:kern w:val="0"/>
                  <w:sz w:val="16"/>
                  <w:szCs w:val="18"/>
                </w:rPr>
                <w:t>7寸高清触摸屏，支持控制与图像显示</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4.</w:t>
            </w:r>
            <w:ins w:id="892" w:author="ZP" w:date="2023-04-03T10:33:07Z">
              <w:r>
                <w:rPr>
                  <w:rFonts w:hint="eastAsia" w:ascii="宋体" w:hAnsi="宋体" w:cs="宋体"/>
                  <w:color w:val="000000"/>
                  <w:kern w:val="0"/>
                  <w:sz w:val="16"/>
                  <w:szCs w:val="18"/>
                </w:rPr>
                <w:t>支持</w:t>
              </w:r>
            </w:ins>
            <w:r>
              <w:rPr>
                <w:rFonts w:hint="eastAsia" w:ascii="宋体" w:hAnsi="宋体" w:cs="宋体"/>
                <w:color w:val="000000"/>
                <w:kern w:val="0"/>
                <w:sz w:val="16"/>
                <w:szCs w:val="18"/>
              </w:rPr>
              <w:t>视频</w:t>
            </w:r>
            <w:ins w:id="893" w:author="ZP" w:date="2023-04-03T10:33:07Z">
              <w:r>
                <w:rPr>
                  <w:rFonts w:hint="eastAsia" w:ascii="宋体" w:hAnsi="宋体" w:cs="宋体"/>
                  <w:color w:val="000000"/>
                  <w:kern w:val="0"/>
                  <w:sz w:val="16"/>
                  <w:szCs w:val="18"/>
                </w:rPr>
                <w:t>信息上叠加温湿度传感器信息</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5.</w:t>
            </w:r>
            <w:ins w:id="894" w:author="ZP" w:date="2023-04-03T10:33:08Z">
              <w:r>
                <w:rPr>
                  <w:rFonts w:hint="eastAsia" w:ascii="宋体" w:hAnsi="宋体" w:cs="宋体"/>
                  <w:color w:val="000000"/>
                  <w:kern w:val="0"/>
                  <w:sz w:val="16"/>
                  <w:szCs w:val="18"/>
                </w:rPr>
                <w:t>支持设置画中画通道，最大400W编码</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6.</w:t>
            </w:r>
            <w:ins w:id="895" w:author="ZP" w:date="2023-04-03T10:33:08Z">
              <w:r>
                <w:rPr>
                  <w:rFonts w:hint="eastAsia" w:ascii="宋体" w:hAnsi="宋体" w:cs="宋体"/>
                  <w:color w:val="000000"/>
                  <w:kern w:val="0"/>
                  <w:sz w:val="16"/>
                  <w:szCs w:val="18"/>
                </w:rPr>
                <w:t>支持单画面、1大1小、1大2小、1大3小、1大4小、1大5小、1大7小、4均分等多种画面合成方式</w:t>
              </w:r>
            </w:ins>
          </w:p>
        </w:tc>
      </w:tr>
      <w:tr>
        <w:tblPrEx>
          <w:tblCellMar>
            <w:top w:w="0" w:type="dxa"/>
            <w:left w:w="108" w:type="dxa"/>
            <w:bottom w:w="0" w:type="dxa"/>
            <w:right w:w="108" w:type="dxa"/>
          </w:tblCellMar>
        </w:tblPrEx>
        <w:trPr>
          <w:trHeight w:val="270" w:hRule="atLeast"/>
        </w:trPr>
        <w:tc>
          <w:tcPr>
            <w:tcW w:w="434" w:type="pct"/>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7.</w:t>
            </w:r>
            <w:ins w:id="896" w:author="ZP" w:date="2023-04-03T10:33:08Z">
              <w:r>
                <w:rPr>
                  <w:rFonts w:hint="eastAsia" w:ascii="宋体" w:hAnsi="宋体" w:cs="宋体"/>
                  <w:color w:val="000000"/>
                  <w:kern w:val="0"/>
                  <w:sz w:val="16"/>
                  <w:szCs w:val="18"/>
                </w:rPr>
                <w:t>支持单室双刻、单室轮刻多种刻录模式；</w:t>
              </w:r>
            </w:ins>
          </w:p>
        </w:tc>
      </w:tr>
      <w:tr>
        <w:tblPrEx>
          <w:tblCellMar>
            <w:top w:w="0" w:type="dxa"/>
            <w:left w:w="108" w:type="dxa"/>
            <w:bottom w:w="0" w:type="dxa"/>
            <w:right w:w="108" w:type="dxa"/>
          </w:tblCellMar>
          <w:tblPrExChange w:id="897" w:author="Administrator" w:date="2023-04-03T14:35:26Z">
            <w:tblPrEx>
              <w:tblCellMar>
                <w:top w:w="0" w:type="dxa"/>
                <w:left w:w="108" w:type="dxa"/>
                <w:bottom w:w="0" w:type="dxa"/>
                <w:right w:w="108" w:type="dxa"/>
              </w:tblCellMar>
            </w:tblPrEx>
          </w:tblPrExChange>
        </w:tblPrEx>
        <w:trPr>
          <w:trHeight w:val="90" w:hRule="atLeast"/>
          <w:trPrChange w:id="897" w:author="Administrator" w:date="2023-04-03T14:35:26Z">
            <w:trPr>
              <w:trHeight w:val="450" w:hRule="atLeast"/>
            </w:trPr>
          </w:trPrChange>
        </w:trPr>
        <w:tc>
          <w:tcPr>
            <w:tcW w:w="434" w:type="pct"/>
            <w:vMerge w:val="continue"/>
            <w:tcBorders>
              <w:left w:val="single" w:color="auto" w:sz="4" w:space="0"/>
              <w:right w:val="single" w:color="auto" w:sz="4" w:space="0"/>
            </w:tcBorders>
            <w:vAlign w:val="center"/>
            <w:tcPrChange w:id="898" w:author="Administrator" w:date="2023-04-03T14:35:26Z">
              <w:tcPr>
                <w:tcW w:w="434" w:type="pct"/>
                <w:vMerge w:val="continue"/>
                <w:tcBorders>
                  <w:left w:val="single" w:color="auto" w:sz="4" w:space="0"/>
                  <w:right w:val="single" w:color="auto" w:sz="4" w:space="0"/>
                </w:tcBorders>
                <w:vAlign w:val="center"/>
                <w:tcPrChange w:id="899" w:author="Administrator" w:date="2023-04-03T14:35:26Z">
                  <w:tcPr>
                    <w:tcW w:w="434" w:type="pct"/>
                    <w:vMerge w:val="continue"/>
                    <w:tcBorders>
                      <w:left w:val="single" w:color="auto" w:sz="4" w:space="0"/>
                      <w:right w:val="single" w:color="auto" w:sz="4" w:space="0"/>
                    </w:tcBorders>
                    <w:vAlign w:val="center"/>
                    <w:tcPrChange w:id="900" w:author="Administrator" w:date="2023-04-03T14:35:26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901" w:author="Administrator" w:date="2023-04-03T14:35:26Z">
              <w:tcPr>
                <w:tcW w:w="876" w:type="pct"/>
                <w:gridSpan w:val="2"/>
                <w:vMerge w:val="continue"/>
                <w:tcBorders>
                  <w:left w:val="single" w:color="auto" w:sz="4" w:space="0"/>
                  <w:right w:val="single" w:color="auto" w:sz="4" w:space="0"/>
                </w:tcBorders>
                <w:vAlign w:val="center"/>
                <w:tcPrChange w:id="902" w:author="Administrator" w:date="2023-04-03T14:35:26Z">
                  <w:tcPr>
                    <w:tcW w:w="876" w:type="pct"/>
                    <w:vMerge w:val="continue"/>
                    <w:tcBorders>
                      <w:left w:val="single" w:color="auto" w:sz="4" w:space="0"/>
                      <w:right w:val="single" w:color="auto" w:sz="4" w:space="0"/>
                    </w:tcBorders>
                    <w:vAlign w:val="center"/>
                    <w:tcPrChange w:id="903" w:author="Administrator" w:date="2023-04-03T14:35:26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904" w:author="Administrator" w:date="2023-04-03T14:35:26Z">
              <w:tcPr>
                <w:tcW w:w="3689" w:type="pct"/>
                <w:tcBorders>
                  <w:top w:val="nil"/>
                  <w:left w:val="nil"/>
                  <w:bottom w:val="single" w:color="auto" w:sz="4" w:space="0"/>
                  <w:right w:val="single" w:color="auto" w:sz="4" w:space="0"/>
                </w:tcBorders>
                <w:shd w:val="clear" w:color="auto" w:fill="auto"/>
                <w:vAlign w:val="center"/>
                <w:tcPrChange w:id="905" w:author="Administrator" w:date="2023-04-03T14:35:26Z">
                  <w:tcPr>
                    <w:tcW w:w="3689" w:type="pct"/>
                    <w:tcBorders>
                      <w:top w:val="nil"/>
                      <w:left w:val="nil"/>
                      <w:bottom w:val="single" w:color="auto" w:sz="4" w:space="0"/>
                      <w:right w:val="single" w:color="auto" w:sz="4" w:space="0"/>
                    </w:tcBorders>
                    <w:shd w:val="clear" w:color="auto" w:fill="auto"/>
                    <w:vAlign w:val="center"/>
                    <w:tcPrChange w:id="906" w:author="Administrator" w:date="2023-04-03T14:35:26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8.</w:t>
            </w:r>
            <w:ins w:id="907" w:author="ZP" w:date="2023-04-03T10:33:09Z">
              <w:r>
                <w:rPr>
                  <w:rFonts w:hint="eastAsia" w:ascii="宋体" w:hAnsi="宋体" w:cs="宋体"/>
                  <w:color w:val="000000"/>
                  <w:kern w:val="0"/>
                  <w:sz w:val="16"/>
                  <w:szCs w:val="18"/>
                </w:rPr>
                <w:t>2路HDMI和VGA信号输入</w:t>
              </w:r>
            </w:ins>
          </w:p>
        </w:tc>
      </w:tr>
      <w:tr>
        <w:tblPrEx>
          <w:tblCellMar>
            <w:top w:w="0" w:type="dxa"/>
            <w:left w:w="108" w:type="dxa"/>
            <w:bottom w:w="0" w:type="dxa"/>
            <w:right w:w="108" w:type="dxa"/>
          </w:tblCellMar>
          <w:tblPrExChange w:id="908" w:author="Administrator" w:date="2023-04-03T14:35:28Z">
            <w:tblPrEx>
              <w:tblCellMar>
                <w:top w:w="0" w:type="dxa"/>
                <w:left w:w="108" w:type="dxa"/>
                <w:bottom w:w="0" w:type="dxa"/>
                <w:right w:w="108" w:type="dxa"/>
              </w:tblCellMar>
            </w:tblPrEx>
          </w:tblPrExChange>
        </w:tblPrEx>
        <w:trPr>
          <w:trHeight w:val="90" w:hRule="atLeast"/>
          <w:trPrChange w:id="908" w:author="Administrator" w:date="2023-04-03T14:35:28Z">
            <w:trPr>
              <w:trHeight w:val="450" w:hRule="atLeast"/>
            </w:trPr>
          </w:trPrChange>
        </w:trPr>
        <w:tc>
          <w:tcPr>
            <w:tcW w:w="434" w:type="pct"/>
            <w:vMerge w:val="continue"/>
            <w:tcBorders>
              <w:left w:val="single" w:color="auto" w:sz="4" w:space="0"/>
              <w:right w:val="single" w:color="auto" w:sz="4" w:space="0"/>
            </w:tcBorders>
            <w:vAlign w:val="center"/>
            <w:tcPrChange w:id="909" w:author="Administrator" w:date="2023-04-03T14:35:28Z">
              <w:tcPr>
                <w:tcW w:w="434" w:type="pct"/>
                <w:vMerge w:val="continue"/>
                <w:tcBorders>
                  <w:left w:val="single" w:color="auto" w:sz="4" w:space="0"/>
                  <w:right w:val="single" w:color="auto" w:sz="4" w:space="0"/>
                </w:tcBorders>
                <w:vAlign w:val="center"/>
                <w:tcPrChange w:id="910" w:author="Administrator" w:date="2023-04-03T14:35:28Z">
                  <w:tcPr>
                    <w:tcW w:w="434" w:type="pct"/>
                    <w:vMerge w:val="continue"/>
                    <w:tcBorders>
                      <w:left w:val="single" w:color="auto" w:sz="4" w:space="0"/>
                      <w:right w:val="single" w:color="auto" w:sz="4" w:space="0"/>
                    </w:tcBorders>
                    <w:vAlign w:val="center"/>
                    <w:tcPrChange w:id="911" w:author="Administrator" w:date="2023-04-03T14:35:28Z">
                      <w:tcPr>
                        <w:tcW w:w="434"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912" w:author="Administrator" w:date="2023-04-03T14:35:28Z">
              <w:tcPr>
                <w:tcW w:w="876" w:type="pct"/>
                <w:gridSpan w:val="2"/>
                <w:vMerge w:val="continue"/>
                <w:tcBorders>
                  <w:left w:val="single" w:color="auto" w:sz="4" w:space="0"/>
                  <w:right w:val="single" w:color="auto" w:sz="4" w:space="0"/>
                </w:tcBorders>
                <w:vAlign w:val="center"/>
                <w:tcPrChange w:id="913" w:author="Administrator" w:date="2023-04-03T14:35:28Z">
                  <w:tcPr>
                    <w:tcW w:w="876" w:type="pct"/>
                    <w:vMerge w:val="continue"/>
                    <w:tcBorders>
                      <w:left w:val="single" w:color="auto" w:sz="4" w:space="0"/>
                      <w:right w:val="single" w:color="auto" w:sz="4" w:space="0"/>
                    </w:tcBorders>
                    <w:vAlign w:val="center"/>
                    <w:tcPrChange w:id="914" w:author="Administrator" w:date="2023-04-03T14:35:28Z">
                      <w:tcPr>
                        <w:tcW w:w="876" w:type="pct"/>
                        <w:vMerge w:val="continue"/>
                        <w:tcBorders>
                          <w:left w:val="single" w:color="auto" w:sz="4" w:space="0"/>
                          <w:right w:val="single" w:color="auto" w:sz="4" w:space="0"/>
                        </w:tcBorders>
                        <w:vAlign w:val="center"/>
                      </w:tcPr>
                    </w:tcPrChange>
                  </w:tcPr>
                </w:tcPrChange>
              </w:tcPr>
            </w:tcPrChange>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915" w:author="Administrator" w:date="2023-04-03T14:35:28Z">
              <w:tcPr>
                <w:tcW w:w="3689" w:type="pct"/>
                <w:tcBorders>
                  <w:top w:val="nil"/>
                  <w:left w:val="nil"/>
                  <w:bottom w:val="single" w:color="auto" w:sz="4" w:space="0"/>
                  <w:right w:val="single" w:color="auto" w:sz="4" w:space="0"/>
                </w:tcBorders>
                <w:shd w:val="clear" w:color="auto" w:fill="auto"/>
                <w:vAlign w:val="center"/>
                <w:tcPrChange w:id="916" w:author="Administrator" w:date="2023-04-03T14:35:28Z">
                  <w:tcPr>
                    <w:tcW w:w="3689" w:type="pct"/>
                    <w:tcBorders>
                      <w:top w:val="nil"/>
                      <w:left w:val="nil"/>
                      <w:bottom w:val="single" w:color="auto" w:sz="4" w:space="0"/>
                      <w:right w:val="single" w:color="auto" w:sz="4" w:space="0"/>
                    </w:tcBorders>
                    <w:shd w:val="clear" w:color="auto" w:fill="auto"/>
                    <w:vAlign w:val="center"/>
                    <w:tcPrChange w:id="917" w:author="Administrator" w:date="2023-04-03T14:35:28Z">
                      <w:tcPr>
                        <w:tcW w:w="3689" w:type="pct"/>
                        <w:tcBorders>
                          <w:top w:val="nil"/>
                          <w:left w:val="nil"/>
                          <w:bottom w:val="single" w:color="auto" w:sz="4" w:space="0"/>
                          <w:right w:val="single" w:color="auto" w:sz="4" w:space="0"/>
                        </w:tcBorders>
                        <w:shd w:val="clear" w:color="auto" w:fill="auto"/>
                        <w:vAlign w:val="center"/>
                      </w:tcPr>
                    </w:tcPrChange>
                  </w:tcPr>
                </w:tcPrChange>
              </w:tcPr>
            </w:tcPrChange>
          </w:tcPr>
          <w:p>
            <w:pPr>
              <w:widowControl/>
              <w:rPr>
                <w:rFonts w:ascii="宋体" w:hAnsi="宋体" w:eastAsia="宋体" w:cs="宋体"/>
                <w:color w:val="000000"/>
                <w:kern w:val="0"/>
                <w:sz w:val="18"/>
                <w:szCs w:val="18"/>
                <w:lang w:val="en-US" w:eastAsia="zh-CN" w:bidi="ar-SA"/>
              </w:rPr>
            </w:pPr>
            <w:r>
              <w:rPr>
                <w:rFonts w:hint="eastAsia" w:ascii="宋体" w:hAnsi="宋体" w:cs="宋体"/>
                <w:color w:val="000000"/>
                <w:kern w:val="0"/>
                <w:sz w:val="16"/>
                <w:szCs w:val="18"/>
              </w:rPr>
              <w:t>9.</w:t>
            </w:r>
            <w:ins w:id="918" w:author="ZP" w:date="2023-04-03T10:33:09Z">
              <w:r>
                <w:rPr>
                  <w:rFonts w:hint="eastAsia" w:ascii="宋体" w:hAnsi="宋体" w:cs="宋体"/>
                  <w:color w:val="000000"/>
                  <w:kern w:val="0"/>
                  <w:sz w:val="16"/>
                  <w:szCs w:val="18"/>
                </w:rPr>
                <w:t>2路HDMI信号</w:t>
              </w:r>
            </w:ins>
            <w:r>
              <w:rPr>
                <w:rFonts w:hint="eastAsia" w:ascii="宋体" w:hAnsi="宋体" w:cs="宋体"/>
                <w:color w:val="000000"/>
                <w:kern w:val="0"/>
                <w:sz w:val="16"/>
                <w:szCs w:val="18"/>
              </w:rPr>
              <w:t>输出</w:t>
            </w:r>
            <w:ins w:id="919" w:author="ZP" w:date="2023-04-03T10:33:09Z">
              <w:r>
                <w:rPr>
                  <w:rFonts w:hint="eastAsia" w:ascii="宋体" w:hAnsi="宋体" w:cs="宋体"/>
                  <w:color w:val="000000"/>
                  <w:kern w:val="0"/>
                  <w:sz w:val="16"/>
                  <w:szCs w:val="18"/>
                </w:rPr>
                <w:t>和1路VGA信号输出</w:t>
              </w:r>
            </w:ins>
          </w:p>
        </w:tc>
      </w:tr>
      <w:tr>
        <w:tblPrEx>
          <w:tblCellMar>
            <w:top w:w="0" w:type="dxa"/>
            <w:left w:w="108" w:type="dxa"/>
            <w:bottom w:w="0" w:type="dxa"/>
            <w:right w:w="108" w:type="dxa"/>
          </w:tblCellMar>
          <w:tblPrExChange w:id="921" w:author="Administrator" w:date="2023-04-03T14:35:30Z">
            <w:tblPrEx>
              <w:tblCellMar>
                <w:top w:w="0" w:type="dxa"/>
                <w:left w:w="108" w:type="dxa"/>
                <w:bottom w:w="0" w:type="dxa"/>
                <w:right w:w="108" w:type="dxa"/>
              </w:tblCellMar>
            </w:tblPrEx>
          </w:tblPrExChange>
        </w:tblPrEx>
        <w:trPr>
          <w:trHeight w:val="90" w:hRule="atLeast"/>
          <w:ins w:id="920" w:author="Administrator" w:date="2023-04-03T14:34:13Z"/>
          <w:trPrChange w:id="921" w:author="Administrator" w:date="2023-04-03T14:35:30Z">
            <w:trPr>
              <w:trHeight w:val="450" w:hRule="atLeast"/>
            </w:trPr>
          </w:trPrChange>
        </w:trPr>
        <w:tc>
          <w:tcPr>
            <w:tcW w:w="434" w:type="pct"/>
            <w:vMerge w:val="continue"/>
            <w:tcBorders>
              <w:left w:val="single" w:color="auto" w:sz="4" w:space="0"/>
              <w:right w:val="single" w:color="auto" w:sz="4" w:space="0"/>
            </w:tcBorders>
            <w:vAlign w:val="center"/>
            <w:tcPrChange w:id="922" w:author="Administrator" w:date="2023-04-03T14:35:30Z">
              <w:tcPr>
                <w:tcW w:w="434" w:type="pct"/>
                <w:vMerge w:val="continue"/>
                <w:tcBorders>
                  <w:left w:val="single" w:color="auto" w:sz="4" w:space="0"/>
                  <w:right w:val="single" w:color="auto" w:sz="4" w:space="0"/>
                </w:tcBorders>
                <w:vAlign w:val="center"/>
                <w:tcPrChange w:id="923" w:author="Administrator" w:date="2023-04-03T14:35:30Z">
                  <w:tcPr>
                    <w:tcW w:w="434" w:type="pct"/>
                    <w:vMerge w:val="continue"/>
                    <w:tcBorders>
                      <w:left w:val="single" w:color="auto" w:sz="4" w:space="0"/>
                      <w:right w:val="single" w:color="auto" w:sz="4" w:space="0"/>
                    </w:tcBorders>
                    <w:vAlign w:val="center"/>
                  </w:tcPr>
                </w:tcPrChange>
              </w:tcPr>
            </w:tcPrChange>
          </w:tcPr>
          <w:p>
            <w:pPr>
              <w:widowControl/>
              <w:jc w:val="left"/>
              <w:rPr>
                <w:ins w:id="924" w:author="Administrator" w:date="2023-04-03T14:34:13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925" w:author="Administrator" w:date="2023-04-03T14:35:30Z">
              <w:tcPr>
                <w:tcW w:w="876" w:type="pct"/>
                <w:gridSpan w:val="2"/>
                <w:vMerge w:val="continue"/>
                <w:tcBorders>
                  <w:left w:val="single" w:color="auto" w:sz="4" w:space="0"/>
                  <w:right w:val="single" w:color="auto" w:sz="4" w:space="0"/>
                </w:tcBorders>
                <w:vAlign w:val="center"/>
                <w:tcPrChange w:id="926" w:author="Administrator" w:date="2023-04-03T14:35:30Z">
                  <w:tcPr>
                    <w:tcW w:w="876" w:type="pct"/>
                    <w:vMerge w:val="continue"/>
                    <w:tcBorders>
                      <w:left w:val="single" w:color="auto" w:sz="4" w:space="0"/>
                      <w:right w:val="single" w:color="auto" w:sz="4" w:space="0"/>
                    </w:tcBorders>
                    <w:vAlign w:val="center"/>
                  </w:tcPr>
                </w:tcPrChange>
              </w:tcPr>
            </w:tcPrChange>
          </w:tcPr>
          <w:p>
            <w:pPr>
              <w:widowControl/>
              <w:jc w:val="left"/>
              <w:rPr>
                <w:ins w:id="927" w:author="Administrator" w:date="2023-04-03T14:34:13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928" w:author="Administrator" w:date="2023-04-03T14:35:30Z">
              <w:tcPr>
                <w:tcW w:w="3689" w:type="pct"/>
                <w:tcBorders>
                  <w:top w:val="nil"/>
                  <w:left w:val="nil"/>
                  <w:bottom w:val="single" w:color="auto" w:sz="4" w:space="0"/>
                  <w:right w:val="single" w:color="auto" w:sz="4" w:space="0"/>
                </w:tcBorders>
                <w:shd w:val="clear" w:color="auto" w:fill="auto"/>
                <w:vAlign w:val="center"/>
                <w:tcPrChange w:id="929" w:author="Administrator" w:date="2023-04-03T14:35:30Z">
                  <w:tcPr>
                    <w:tcW w:w="3689" w:type="pct"/>
                    <w:tcBorders>
                      <w:top w:val="nil"/>
                      <w:left w:val="nil"/>
                      <w:bottom w:val="single" w:color="auto" w:sz="4" w:space="0"/>
                      <w:right w:val="single" w:color="auto" w:sz="4" w:space="0"/>
                    </w:tcBorders>
                    <w:shd w:val="clear" w:color="auto" w:fill="auto"/>
                    <w:vAlign w:val="center"/>
                  </w:tcPr>
                </w:tcPrChange>
              </w:tcPr>
            </w:tcPrChange>
          </w:tcPr>
          <w:p>
            <w:pPr>
              <w:widowControl/>
              <w:rPr>
                <w:ins w:id="930" w:author="Administrator" w:date="2023-04-03T14:34:13Z"/>
                <w:rFonts w:hint="eastAsia" w:ascii="宋体" w:hAnsi="宋体" w:eastAsia="宋体" w:cs="宋体"/>
                <w:color w:val="000000"/>
                <w:kern w:val="0"/>
                <w:sz w:val="18"/>
                <w:szCs w:val="18"/>
                <w:lang w:val="en-US" w:eastAsia="zh-CN" w:bidi="ar-SA"/>
              </w:rPr>
            </w:pPr>
            <w:ins w:id="931" w:author="ZP" w:date="2023-04-03T10:33:09Z">
              <w:r>
                <w:rPr>
                  <w:rFonts w:hint="eastAsia" w:ascii="宋体" w:hAnsi="宋体" w:cs="宋体"/>
                  <w:color w:val="000000"/>
                  <w:kern w:val="0"/>
                  <w:sz w:val="16"/>
                  <w:szCs w:val="18"/>
                </w:rPr>
                <w:t>10.标配2个DVD光驱</w:t>
              </w:r>
            </w:ins>
          </w:p>
        </w:tc>
      </w:tr>
      <w:tr>
        <w:tblPrEx>
          <w:tblCellMar>
            <w:top w:w="0" w:type="dxa"/>
            <w:left w:w="108" w:type="dxa"/>
            <w:bottom w:w="0" w:type="dxa"/>
            <w:right w:w="108" w:type="dxa"/>
          </w:tblCellMar>
          <w:tblPrExChange w:id="933" w:author="Administrator" w:date="2023-04-03T14:35:35Z">
            <w:tblPrEx>
              <w:tblCellMar>
                <w:top w:w="0" w:type="dxa"/>
                <w:left w:w="108" w:type="dxa"/>
                <w:bottom w:w="0" w:type="dxa"/>
                <w:right w:w="108" w:type="dxa"/>
              </w:tblCellMar>
            </w:tblPrEx>
          </w:tblPrExChange>
        </w:tblPrEx>
        <w:trPr>
          <w:trHeight w:val="90" w:hRule="atLeast"/>
          <w:ins w:id="932" w:author="Administrator" w:date="2023-04-03T14:34:13Z"/>
          <w:trPrChange w:id="933" w:author="Administrator" w:date="2023-04-03T14:35:35Z">
            <w:trPr>
              <w:trHeight w:val="450" w:hRule="atLeast"/>
            </w:trPr>
          </w:trPrChange>
        </w:trPr>
        <w:tc>
          <w:tcPr>
            <w:tcW w:w="434" w:type="pct"/>
            <w:vMerge w:val="continue"/>
            <w:tcBorders>
              <w:left w:val="single" w:color="auto" w:sz="4" w:space="0"/>
              <w:right w:val="single" w:color="auto" w:sz="4" w:space="0"/>
            </w:tcBorders>
            <w:vAlign w:val="center"/>
            <w:tcPrChange w:id="934" w:author="Administrator" w:date="2023-04-03T14:35:35Z">
              <w:tcPr>
                <w:tcW w:w="434" w:type="pct"/>
                <w:vMerge w:val="continue"/>
                <w:tcBorders>
                  <w:left w:val="single" w:color="auto" w:sz="4" w:space="0"/>
                  <w:right w:val="single" w:color="auto" w:sz="4" w:space="0"/>
                </w:tcBorders>
                <w:vAlign w:val="center"/>
                <w:tcPrChange w:id="935" w:author="Administrator" w:date="2023-04-03T14:35:35Z">
                  <w:tcPr>
                    <w:tcW w:w="434" w:type="pct"/>
                    <w:vMerge w:val="continue"/>
                    <w:tcBorders>
                      <w:left w:val="single" w:color="auto" w:sz="4" w:space="0"/>
                      <w:right w:val="single" w:color="auto" w:sz="4" w:space="0"/>
                    </w:tcBorders>
                    <w:vAlign w:val="center"/>
                  </w:tcPr>
                </w:tcPrChange>
              </w:tcPr>
            </w:tcPrChange>
          </w:tcPr>
          <w:p>
            <w:pPr>
              <w:widowControl/>
              <w:jc w:val="left"/>
              <w:rPr>
                <w:ins w:id="936" w:author="Administrator" w:date="2023-04-03T14:34:13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Change w:id="937" w:author="Administrator" w:date="2023-04-03T14:35:35Z">
              <w:tcPr>
                <w:tcW w:w="876" w:type="pct"/>
                <w:gridSpan w:val="2"/>
                <w:vMerge w:val="continue"/>
                <w:tcBorders>
                  <w:left w:val="single" w:color="auto" w:sz="4" w:space="0"/>
                  <w:right w:val="single" w:color="auto" w:sz="4" w:space="0"/>
                </w:tcBorders>
                <w:vAlign w:val="center"/>
                <w:tcPrChange w:id="938" w:author="Administrator" w:date="2023-04-03T14:35:35Z">
                  <w:tcPr>
                    <w:tcW w:w="876" w:type="pct"/>
                    <w:vMerge w:val="continue"/>
                    <w:tcBorders>
                      <w:left w:val="single" w:color="auto" w:sz="4" w:space="0"/>
                      <w:right w:val="single" w:color="auto" w:sz="4" w:space="0"/>
                    </w:tcBorders>
                    <w:vAlign w:val="center"/>
                  </w:tcPr>
                </w:tcPrChange>
              </w:tcPr>
            </w:tcPrChange>
          </w:tcPr>
          <w:p>
            <w:pPr>
              <w:widowControl/>
              <w:jc w:val="left"/>
              <w:rPr>
                <w:ins w:id="939" w:author="Administrator" w:date="2023-04-03T14:34:13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Change w:id="940" w:author="Administrator" w:date="2023-04-03T14:35:35Z">
              <w:tcPr>
                <w:tcW w:w="3689" w:type="pct"/>
                <w:tcBorders>
                  <w:top w:val="nil"/>
                  <w:left w:val="nil"/>
                  <w:bottom w:val="single" w:color="auto" w:sz="4" w:space="0"/>
                  <w:right w:val="single" w:color="auto" w:sz="4" w:space="0"/>
                </w:tcBorders>
                <w:shd w:val="clear" w:color="auto" w:fill="auto"/>
                <w:vAlign w:val="center"/>
                <w:tcPrChange w:id="941" w:author="Administrator" w:date="2023-04-03T14:35:35Z">
                  <w:tcPr>
                    <w:tcW w:w="3689" w:type="pct"/>
                    <w:tcBorders>
                      <w:top w:val="nil"/>
                      <w:left w:val="nil"/>
                      <w:bottom w:val="single" w:color="auto" w:sz="4" w:space="0"/>
                      <w:right w:val="single" w:color="auto" w:sz="4" w:space="0"/>
                    </w:tcBorders>
                    <w:shd w:val="clear" w:color="auto" w:fill="auto"/>
                    <w:vAlign w:val="center"/>
                  </w:tcPr>
                </w:tcPrChange>
              </w:tcPr>
            </w:tcPrChange>
          </w:tcPr>
          <w:p>
            <w:pPr>
              <w:widowControl/>
              <w:rPr>
                <w:ins w:id="942" w:author="Administrator" w:date="2023-04-03T14:34:13Z"/>
                <w:rFonts w:hint="eastAsia" w:ascii="宋体" w:hAnsi="宋体" w:eastAsia="宋体" w:cs="宋体"/>
                <w:color w:val="000000"/>
                <w:kern w:val="0"/>
                <w:sz w:val="18"/>
                <w:szCs w:val="18"/>
                <w:lang w:val="en-US" w:eastAsia="zh-CN" w:bidi="ar-SA"/>
              </w:rPr>
            </w:pPr>
            <w:ins w:id="943" w:author="ZP" w:date="2023-04-03T10:33:09Z">
              <w:r>
                <w:rPr>
                  <w:rFonts w:hint="eastAsia" w:ascii="宋体" w:hAnsi="宋体" w:cs="宋体"/>
                  <w:color w:val="000000"/>
                  <w:kern w:val="0"/>
                  <w:sz w:val="16"/>
                  <w:szCs w:val="18"/>
                </w:rPr>
                <w:t>11.支持4个SATA接口，单盘容量最大为10TB</w:t>
              </w:r>
            </w:ins>
          </w:p>
        </w:tc>
      </w:tr>
      <w:tr>
        <w:tblPrEx>
          <w:tblCellMar>
            <w:top w:w="0" w:type="dxa"/>
            <w:left w:w="108" w:type="dxa"/>
            <w:bottom w:w="0" w:type="dxa"/>
            <w:right w:w="108" w:type="dxa"/>
          </w:tblCellMar>
        </w:tblPrEx>
        <w:trPr>
          <w:trHeight w:val="450" w:hRule="atLeast"/>
          <w:ins w:id="944" w:author="Administrator" w:date="2023-04-03T14:34:13Z"/>
        </w:trPr>
        <w:tc>
          <w:tcPr>
            <w:tcW w:w="434" w:type="pct"/>
            <w:vMerge w:val="continue"/>
            <w:tcBorders>
              <w:left w:val="single" w:color="auto" w:sz="4" w:space="0"/>
              <w:right w:val="single" w:color="auto" w:sz="4" w:space="0"/>
            </w:tcBorders>
            <w:vAlign w:val="center"/>
          </w:tcPr>
          <w:p>
            <w:pPr>
              <w:widowControl/>
              <w:jc w:val="left"/>
              <w:rPr>
                <w:ins w:id="945" w:author="Administrator" w:date="2023-04-03T14:34:13Z"/>
                <w:rFonts w:ascii="宋体" w:hAnsi="宋体" w:cs="宋体"/>
                <w:color w:val="000000"/>
                <w:kern w:val="0"/>
                <w:sz w:val="18"/>
                <w:szCs w:val="18"/>
              </w:rPr>
            </w:pPr>
          </w:p>
        </w:tc>
        <w:tc>
          <w:tcPr>
            <w:tcW w:w="876" w:type="pct"/>
            <w:gridSpan w:val="2"/>
            <w:vMerge w:val="continue"/>
            <w:tcBorders>
              <w:left w:val="single" w:color="auto" w:sz="4" w:space="0"/>
              <w:right w:val="single" w:color="auto" w:sz="4" w:space="0"/>
            </w:tcBorders>
            <w:vAlign w:val="center"/>
          </w:tcPr>
          <w:p>
            <w:pPr>
              <w:widowControl/>
              <w:jc w:val="left"/>
              <w:rPr>
                <w:ins w:id="946" w:author="Administrator" w:date="2023-04-03T14:34:13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947" w:author="Administrator" w:date="2023-04-03T14:34:13Z"/>
                <w:rFonts w:hint="eastAsia" w:ascii="宋体" w:hAnsi="宋体" w:eastAsia="宋体" w:cs="宋体"/>
                <w:color w:val="000000"/>
                <w:kern w:val="0"/>
                <w:sz w:val="18"/>
                <w:szCs w:val="18"/>
                <w:lang w:val="en-US" w:eastAsia="zh-CN" w:bidi="ar-SA"/>
              </w:rPr>
            </w:pPr>
            <w:ins w:id="948" w:author="ZP" w:date="2023-04-03T10:33:09Z">
              <w:r>
                <w:rPr>
                  <w:rFonts w:hint="eastAsia" w:ascii="宋体" w:hAnsi="宋体" w:cs="宋体"/>
                  <w:color w:val="000000"/>
                  <w:kern w:val="0"/>
                  <w:sz w:val="16"/>
                  <w:szCs w:val="18"/>
                </w:rPr>
                <w:t>12.4个USB接口、2路RS-232接口、4路RS-485串行接口，2个RJ45 10M/100M/1000M自适应以太网口</w:t>
              </w:r>
            </w:ins>
          </w:p>
        </w:tc>
      </w:tr>
      <w:tr>
        <w:tblPrEx>
          <w:tblCellMar>
            <w:top w:w="0" w:type="dxa"/>
            <w:left w:w="108" w:type="dxa"/>
            <w:bottom w:w="0" w:type="dxa"/>
            <w:right w:w="108" w:type="dxa"/>
          </w:tblCellMar>
        </w:tblPrEx>
        <w:trPr>
          <w:trHeight w:val="450" w:hRule="atLeast"/>
          <w:ins w:id="949" w:author="Administrator" w:date="2023-04-03T14:34:13Z"/>
        </w:trPr>
        <w:tc>
          <w:tcPr>
            <w:tcW w:w="434" w:type="pct"/>
            <w:vMerge w:val="continue"/>
            <w:tcBorders>
              <w:left w:val="single" w:color="auto" w:sz="4" w:space="0"/>
              <w:bottom w:val="single" w:color="auto" w:sz="4" w:space="0"/>
              <w:right w:val="single" w:color="auto" w:sz="4" w:space="0"/>
            </w:tcBorders>
            <w:vAlign w:val="center"/>
          </w:tcPr>
          <w:p>
            <w:pPr>
              <w:widowControl/>
              <w:jc w:val="left"/>
              <w:rPr>
                <w:ins w:id="950" w:author="Administrator" w:date="2023-04-03T14:34:13Z"/>
                <w:rFonts w:ascii="宋体" w:hAnsi="宋体" w:cs="宋体"/>
                <w:color w:val="000000"/>
                <w:kern w:val="0"/>
                <w:sz w:val="18"/>
                <w:szCs w:val="18"/>
              </w:rPr>
            </w:pPr>
          </w:p>
        </w:tc>
        <w:tc>
          <w:tcPr>
            <w:tcW w:w="876" w:type="pct"/>
            <w:gridSpan w:val="2"/>
            <w:vMerge w:val="continue"/>
            <w:tcBorders>
              <w:left w:val="single" w:color="auto" w:sz="4" w:space="0"/>
              <w:bottom w:val="single" w:color="auto" w:sz="4" w:space="0"/>
              <w:right w:val="single" w:color="auto" w:sz="4" w:space="0"/>
            </w:tcBorders>
            <w:vAlign w:val="center"/>
          </w:tcPr>
          <w:p>
            <w:pPr>
              <w:widowControl/>
              <w:jc w:val="left"/>
              <w:rPr>
                <w:ins w:id="951" w:author="Administrator" w:date="2023-04-03T14:34:13Z"/>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rPr>
                <w:ins w:id="952" w:author="Administrator" w:date="2023-04-03T14:34:13Z"/>
                <w:rFonts w:hint="eastAsia" w:ascii="宋体" w:hAnsi="宋体" w:eastAsia="宋体" w:cs="宋体"/>
                <w:color w:val="000000"/>
                <w:kern w:val="0"/>
                <w:sz w:val="18"/>
                <w:szCs w:val="18"/>
                <w:lang w:val="en-US" w:eastAsia="zh-CN" w:bidi="ar-SA"/>
              </w:rPr>
            </w:pPr>
            <w:ins w:id="953" w:author="ZP" w:date="2023-04-03T10:33:09Z">
              <w:r>
                <w:rPr>
                  <w:rFonts w:hint="eastAsia" w:ascii="宋体" w:hAnsi="宋体" w:cs="宋体"/>
                  <w:color w:val="000000"/>
                  <w:kern w:val="0"/>
                  <w:sz w:val="16"/>
                  <w:szCs w:val="18"/>
                </w:rPr>
                <w:t>13.支持智能视频分析，包括人数异常检测、站立起身检测、攀高检测、离岗/睡岗检测、剧烈运动检测、离床检测、如厕超时检测</w:t>
              </w:r>
            </w:ins>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4T监控级硬盘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1.容量：4TB。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2.接口类型：SATA。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3.≥64M缓存。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4.3.5英寸。</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声光警示灯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1.警号（红白色）；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2.报警音量: 105dB at 30cm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3.防护等级：IP54，室外防水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4.内置水平仪，便于辅助安装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5.支持关闭报警声音输出，实现声光报警模式和光闪模式切换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总线制单防区模块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1.1进1出M-BUS总线扩展模块/弱电板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2.1路防区扩展+1路继电器输出</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（十九）其它配套设备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智能行为分析服务器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1、支持≥24路1080P高清视频流接入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2、每路视频支持≥6路算法分析</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3、配备专用异常行为分析算法：超高检测、打架检测、倒地检测、离岗检测、睡岗检测、玩手机检测等分析功能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4、设备支持在不改造原有监控设备的情况下，对监控音视频进行接入分析，利用深度学习等人工智能技术，对异常行为进行分析，并实时发出告警，防止安全意外事故的发生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5、设备支持对监控区域中出现异常行为发出告警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6、支持通过对候问室实时监控画面进行分析，异常情况发出告警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7、支持对实时监控画面进行分析，异常情况发出告警</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数据网关服务器（含办案区数据采集服务软件）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硬件配置：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双网卡，支持管理口，可实现远程开关机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2、H81芯片组</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3、处理器：≥i5-4570T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4、内存：≥16G 台式机内存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5、存储：≥1T硬盘；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6、≤180W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系统功能：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完成整个办案区硬件设备数据采集；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具备各功能区进出时间采集及计算功能；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应用网元包括：控制器、定位设备、门禁控制器、告警终端、一键刻录、随身物品智能柜等所有网络接口硬件设备；</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报警主机（含办案区报警联动功能软件接口）</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1.总线式网络报警主机（支持新国标GB12663-2019）；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2.8个板载有线防区，可扩展至256个（其中64个可以为无线防区）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3.4个板载触发器输出，可扩展至256个</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4.支持40000条日志记录，包括32000条报警事件记录，5000条操作日志和3000条管理记录，支持远程搜索查询事件日志，支持定时布撤防（日常计划、优先计划）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5.支持CID 报告，支持话机复用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6.支持防区报警、系统状态事件联动输出，发生/恢复事件和时间可灵活配置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7.支持32个LCD键盘包括1个全局键盘和31个子系统键盘，键盘总线总长度不得大于1.2km（Φ1.5mm）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8.支持外置蓄电池，蓄电池电压实时监测，主辅电源可自动切换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9.支持远程升级,远程导入导出配置参数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10.支持两条总线，总线无极性，支持手牵手总线拓扑，每条可达2400m（RVV2*1.5mm2）</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UPS不间断电源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额定功率：10KVA。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延时≥60分钟。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含12V 65AH蓄电池16只、C16电池箱1个。</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输入功率因数 ≧ 0.99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输出 输出电压 220VAC</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人脸轨迹算法服务器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1、标准2U机箱</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2、配备相当于或优3.4GHz/4核/8线程处理器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3、配备AI加速卡，≥1颗国产AI芯片，算力≥8GB LPDDR4X，22TOPS INT8，PCI-E 3.0≥4个，支持主动散热，单卡最大可支持2颗国产AI芯片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4、配备内存容量≥16GB DDR4</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5、配备≥1T SATA 7200 转企业级硬盘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6、配备≥2个千兆以太网口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7、支持特定对象注册、特定对象检测、特定对象优选及特定对象识别</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8、支持通过特定对象识别终端或办案自动终端抓拍到特定对象后，进行后台的比对及权限认证，比对成功后，返回信息；以及判断该人员是否具有相关权限，后台系统反馈人员权限校验结果</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服务器网络机柜42U</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容量 42U；</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尺寸 600mm*1000mm*2000mm；配置 前后网孔门 后门双开；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颜色 黑；</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类别 服务器机柜；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承载 静载≥800KG；</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主要材料 SPCC优质冷扎钢板制作；</w:t>
            </w:r>
          </w:p>
        </w:tc>
      </w:tr>
      <w:tr>
        <w:tblPrEx>
          <w:tblCellMar>
            <w:top w:w="0" w:type="dxa"/>
            <w:left w:w="108" w:type="dxa"/>
            <w:bottom w:w="0" w:type="dxa"/>
            <w:right w:w="108" w:type="dxa"/>
          </w:tblCellMar>
        </w:tblPrEx>
        <w:trPr>
          <w:trHeight w:val="285"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（二十）执法管理室（三层）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异常出库监测设备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1、通讯方式：韦根 26 / 34、RS485；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2、尺寸：280mm*280mm*40mm；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3、安装方式：万向墙装支架立杆安装卡具；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4、电源输入：DC12V，1.5A；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5、功耗：15W（典型）；</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超高频RFID标签读写卡器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1、读写单个电子标签EPC码及用户区；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2、良好的防冲撞性能，可同时读取多个电子标签；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3、物理接口可实现供电和USB/串口通信方式；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4、电源及工作状态指示；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5、超高频（840~960MHz，多国频率标准可按需要定制）默认频率920~925MHz；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6、通讯方式：USB；</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1.支持温度、湿度信息检测；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2.支持1路相机接入，分辨率最高支持400W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3.显示时间精确到秒；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4.支持RS485协议上传环境数据、校时；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5.显示范围：温度：-19℃ ～99℃ ，湿度：0％ ～99％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6.检测范围：温度：–40°C ~ +125°C，湿度：0%~ 100%（传感器位于前面板，可单机使用）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7.测量精度：温度＜±1℃ ，湿度＜ ±4%RH</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900 MHzRFID无源电子标签,普通涉案物品用</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智能联网储物柜（24门、工控机）(含软件)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1、外观尺寸≥1890mm（高）×830mm（宽）×390mm（深）；</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2、单体≥6格；</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3、主板：工业主板， 内存≥4G DDR3；</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4、硬盘：≥64G SSD；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5、配置≥21.5寸触控面板；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6、每个仓内均具备RFID感应器；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7、需具备断电保护功能，支持通过485连接线扩展从柜；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kern w:val="0"/>
                <w:sz w:val="18"/>
                <w:szCs w:val="18"/>
              </w:rPr>
            </w:pPr>
            <w:r>
              <w:rPr>
                <w:rFonts w:hint="eastAsia" w:ascii="宋体" w:hAnsi="宋体" w:cs="宋体"/>
                <w:kern w:val="0"/>
                <w:sz w:val="18"/>
                <w:szCs w:val="18"/>
              </w:rPr>
              <w:t>8、需支持柜子上电系统启动完成后，自行进入案卷中心的首页界面，无需手动操作；每个仓内均需具备 RFID 感应器；（投标时须提供具有CMA、CNAS标识的第三方检测报告证明文件扫描件）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9、持通过密码或人脸识别验证通过扫描二维码方式或管理平台远程控制方式打开柜门；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10、对接执法闭环平台：可以与执法闭环平台对接，实现将执法闭环平台产生的警情信息、案件信息与相关案卷信息关联。</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智能联网储物柜（16门副柜）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1、采用高强度冷轧钢材质，外观尺寸1890（高）×830（宽）×390（深）mm，高×宽×深误差≤5mm；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2、单体不少于12格；</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3、工艺：钣金厚度≥0.8mm，表面喷粉处理，可防潮、防锈、防静电；</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4、电控锁具可接收开锁信号，可通过各个柜格内置的白光、红光LED指示灯给出电控锁具处于开启或关闭状态的指示；</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5、需支持配合主柜实现采用人脸识别或密码验证后，通过二维码扫描或管理平台远程控制方式开启电控锁具，也可紧急情况下机械开锁；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6、具备断电保护功能，支持通过485连接线扩展从柜;</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高拍仪</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1.主摄像头：500W像素（支持升级到1000W像素），定焦；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2.副摄像头：200W像素，广角镜头自动变焦，支持水平270度和上下45度旋转；</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3.感光元件：CMOS传感器，符合UVC标准；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4.补光光源：5颗LED补光灯，支持三级触控调节亮度；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5.扫描方式：定时/手动扫描；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6.拍照速度：1秒；</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7.拍摄尺寸：A3、A4及以下；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8.图片格式：JPG、PNG、GIF、BMP、TIF、PDF、TGA、PCX、RAS；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9.视频格式：AVI、WMV；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10.兼容系统：Windows2013、Windows XP、Windows7、8、10，UOS、中标麒麟；</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高速扫描仪</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系统具有高速扫描仪联动，实现实体卷宗扫描成电子卷并进行关联的功能；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系统具有OCR识别的功能，将实体卷扫描电子卷时自动整理目标名称和页面，实现目录自动归目；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系统具有电子卷电子书查阅功能，实现翻页预览、页码查询、目录查询等功能，具有电子卷导出的功能；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扫描技术  馈纸式加平板扫描、自动进纸双面彩</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色光敏传感器 CIS</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图像采集  ADF 最大：216 x 3000mm（A4 加长）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ADF 最小：50 x 50mm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光学分辨率：600dpi</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进纸容量  100 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重张检测  超声波重张检测，长度重张检测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处理速度  A4 幅面，60ppm，120ipm 双面扫描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A4 幅面，6 秒/张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 输出文件格式  支持 jpg, tiff，bmp</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 光源  LED</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15. 数据通信  提供 USB2.0 接口线，一个 ADF 分纸垫片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16. 驱动接口  TWAIN Driver</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17. 扫描模式  黑白，灰阶，彩色三种扫描输出</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二维码、面单复刻机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1.高速打印，经久耐用、可靠性高、撕纸方便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2.打印方式： 热转印及热敏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3.字符集：中文GB18030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4.分辨率：203dpi</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5.打印宽度： 108mm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6.进纸宽度： 120mm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7.条形码：二维码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8.纸卷外径：127mm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9.碳带长度：74m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10.标配接口：USB接口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12.含碳带（碳带 110mm*70m）以及标签纸（70mm*40mm  1000张/卷）*5</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无线二维码扫描器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分辨率：640 X 480；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光源：白光LED；</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扫描介质：PDF417、QR Code、Data Matrix Code128, UCC/EAN-128, AIM128, EAN-8, EAN-13, ISBN/ISSN, UPC-E, UPC-A, Interleaved 2 of 5, ITF-6, ITF-4, Matrix 2 of5,Industrial 25, Standard 25, Code39, Codabar, Code 93, Code 11；</w:t>
            </w:r>
          </w:p>
        </w:tc>
      </w:tr>
      <w:tr>
        <w:tblPrEx>
          <w:tblCellMar>
            <w:top w:w="0" w:type="dxa"/>
            <w:left w:w="108" w:type="dxa"/>
            <w:bottom w:w="0" w:type="dxa"/>
            <w:right w:w="108" w:type="dxa"/>
          </w:tblCellMar>
        </w:tblPrEx>
        <w:trPr>
          <w:trHeight w:val="9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（二十一）涉案财物室（三层）　</w:t>
            </w:r>
          </w:p>
        </w:tc>
      </w:tr>
      <w:tr>
        <w:tblPrEx>
          <w:tblCellMar>
            <w:top w:w="0" w:type="dxa"/>
            <w:left w:w="108" w:type="dxa"/>
            <w:bottom w:w="0" w:type="dxa"/>
            <w:right w:w="108" w:type="dxa"/>
          </w:tblCellMar>
        </w:tblPrEx>
        <w:trPr>
          <w:trHeight w:val="765"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异常出库监测设备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1、通讯方式：韦根 26 / 34、RS485；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2、尺寸：280mm*280mm*40mm；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3、安装方式：万向墙装支架立杆安装卡具；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4、电源输入：DC12V，1.5A；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5、功耗：15W（典型）；</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RFID库位标签（抗金属）</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金属或液体类RFID标签，金属材质物品，或者是液体类物品，采用此类标签</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900 MHzRFID无源电子标签,普通涉案物品用</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RFID物品标签-防撕毁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防撕毁，900 MHzRFID无源电子标签，标签纸上有刀口工艺，第一次贴上物体后，再次撕开，该标签会被损毁；</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无线二维码扫描器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分辨率：640 X 480；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光源：白光LED；</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扫描介质：PDF417、QR Code、Data Matrix Code128, UCC/EAN-128, AIM128, EAN-8, EAN-13, ISBN/ISSN, UPC-E, UPC-A, Interleaved 2 of 5, ITF-6, ITF-4, Matrix 2 of5,Industrial 25, Standard 25, Code39, Codabar, Code 93, Code 11；</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物管一体桌（增强版）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1、高度集成电脑、高拍仪、RFID打印机、文档打印机、RFID读写器，特别适用于小空间场所；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2、实现物品登记、借用、归还、入库、出库的操作流程；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3、实现出入库的图片留档；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4、实现入库物品信息标签发放；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5、实现所有可导出信息的纸质打印工作；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6、实现物品进出库的标签快速群读，智能化出入库管理。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7、尺寸：1230mm（长）*500mm（宽）*1104mm（高）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8、操作电脑：处理器I5-7500，内存4G，硬盘1T，显示屏21.5英寸，win7系统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9、高拍仪：像素500万，拍摄范围A3，色彩24位，双USB2.0接口，自带LED光源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10、文档打印机：分辨率600dpi，打印速度22页/分钟（A4），激光打印，USB2.0接口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11、RFID条码打印机：分辨率300dpi，打印速度6 IPS，支持RFID读写（Class 1 Gen 2/ISO 18000-6C），支持一维码、二维码打印，具有RS232串口、10/100M网口、USB2.0接口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12、RFID读写器：嵌入工作台中，支持RFID读写（Class 1 Gen 2/ISO 18000-6C），读写区域≥35mm（长）*30mm（宽）</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保险柜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外形尺寸：≥1500*600*560（mm） ，材质：优质低碳合金钢，类型：电子密码保险柜，材质：优质低碳合金钢</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防磁信息安全柜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防磁性能：柜体外壁施加7000高斯的超强磁场下，柜内磁感应强度小于4高斯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产品重量:102KG，内部容积≥180L</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要求尺寸：外部尺寸：1500高×525宽×480深mm；内部抽屉个数为4个大抽，5个小抽（大抽屉尺寸：宽380*深320*高120mm；小抽屉尺寸：宽380*深320*高80mm），（也可7个大抽屉，1个小抽屉）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钢板采用上海宝钢优质冷轧钢板，柜体钢板厚度≥1.0mm，底盘钢板厚度≥1.5mm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人性化设计，美观实用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双重防潮保障</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冷冻柜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≥193升，分层大抽屉立式冷冻柜，机械控温，侧开门，直冷，一级能效，定频压缩机，立式冷柜</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智能联网储物柜（24门、工控机）(含软件)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1.整体尺寸1890（高）×830（宽）×390（深）mm，高×宽×深误差≤5mm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2.单体柜子存储位不少于6格，格子尺寸（高×宽×深）275×300×370mm，高×宽×深误差≤5mm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3.配备触控面板≥21.5寸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4.主板：工业主板，≥4核CPU，内存≥4GB DDR3 硬盘≥64GB SSD</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智能联网储物柜（16门副柜）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1.整体尺寸1890（高）×870（宽）×390（深）mm，高×宽×深误差≤5mm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2.单体格子存储位≥12格，单格尺寸（高×宽×深）275×300×370mm，高×宽×深误差≤5mm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3.开门方向：水平</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智能物品密集货架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单组货架尺寸：2400高*955宽*600深（毫米），单组体积1.375m³。底盘3.0mm冷轧钢板；立柱1.5mm冷轧钢板；挂板、隔板、侧挡板为1.2mm冷轧钢板；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基本功能：架体手动操作、电动控制、智能控制互相不影响，自动切换。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集中控制：固定列中可以控制每一列移动列。</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远程控制：在局域网内任何一台电脑都可以对密集架控制和档案位置查询。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系统节电功能：在长时间无操作屏幕进入待机模式。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屏幕保护功能：架体在设定的时间内没有人操作就会进入屏保状态，可延长屏幕的寿命。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智能灯光：每一列移动列上都安装照明灯，照明灯采用24V LED冷光源条状照明灯，该灯在架体打开时自动点亮, 人员离开或关闭架体时自动关闭。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系统模块自检：开机过程中系统自动检测每一个模块接口的使用状态。</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电子锁保护：每区的边列上装有机械锁，可把整个区锁住，防止旁人误操作，造成安全事故，使档案达到专人专管的目的。</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电机安全保护：电机由于机械故障而卡住或架体超载，保护装置会切断电机的电源进入保护，当电机的温度过高时，控制系统切断电机的电源，直到恢复故障。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测速、调速：密集架在移动时必须要达到匀速运行避免发生碰撞现象，用调速电机使其达到缓启动缓着陆效果。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电机驱动方式：电机的控制方式是采用全封闭式继电器的驱动，在整个控制系统中无明火产生，控制可靠、稳定保证了档案安全。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 触摸液晶屏：每列移动列上都配置有7吋触摸液晶彩色显示屏。固定列上配置11吋液晶彩色显示屏，显示密集架的状态和档案的查询信息。</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both"/>
              <w:rPr>
                <w:rFonts w:ascii="宋体" w:hAnsi="宋体" w:cs="宋体"/>
                <w:b/>
                <w:bCs/>
                <w:color w:val="000000"/>
                <w:kern w:val="0"/>
                <w:sz w:val="18"/>
                <w:szCs w:val="18"/>
              </w:rPr>
            </w:pPr>
            <w:r>
              <w:rPr>
                <w:rFonts w:hint="eastAsia" w:ascii="宋体" w:hAnsi="宋体" w:cs="宋体"/>
                <w:b/>
                <w:bCs/>
                <w:color w:val="000000"/>
                <w:kern w:val="0"/>
                <w:sz w:val="18"/>
                <w:szCs w:val="18"/>
              </w:rPr>
              <w:t>（二十一）涉案物品室（二层）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异常出库监测设备</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1、通讯方式：韦根 26 / 34、RS485；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2、尺寸：280mm*280mm*40mm；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3、安装方式：万向墙装支架立杆安装卡具；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4、电源输入：DC12V，1.5A；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5、功耗：15W（典型）；</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RFID库位标签（抗金属）</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金属或液体类RFID标签，金属材质物品，或者是液体类物品，采用此类标签</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900 MHzRFID无源电子标签,普通涉案物品用</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RFID物品标签-防撕毁</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防撕毁，900 MHzRFID无源电子标签，标签纸上有刀口工艺，第一次贴上物体后，再次撕开，该标签会被损毁；</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无线二维码扫描器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分辨率：640 X 480；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光源：白光LED；</w:t>
            </w:r>
          </w:p>
        </w:tc>
      </w:tr>
      <w:tr>
        <w:tblPrEx>
          <w:tblCellMar>
            <w:top w:w="0" w:type="dxa"/>
            <w:left w:w="108" w:type="dxa"/>
            <w:bottom w:w="0" w:type="dxa"/>
            <w:right w:w="108" w:type="dxa"/>
          </w:tblCellMar>
        </w:tblPrEx>
        <w:trPr>
          <w:trHeight w:val="675"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扫描介质：PDF417、QR Code、Data Matrix Code128, UCC/EAN-128, AIM128, EAN-8, EAN-13, ISBN/ISSN, UPC-E, UPC-A, Interleaved 2 of 5, ITF-6, ITF-4, Matrix 2 of5,Industrial 25, Standard 25, Code39, Codabar, Code 93, Code 11；</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物管一体桌（增强版）</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1、高度集成电脑、高拍仪、RFID打印机、文档打印机、RFID读写器，特别适用于小空间场所；</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2、实现物品登记、借用、归还、入库、出库的操作流程；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3、实现出入库的图片留档；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4、实现入库物品信息标签发放；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5、实现所有可导出信息的纸质打印工作；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6、实现物品进出库的标签快速群读，智能化出入库管理。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7、尺寸：1230mm（长）*500mm（宽）*1104mm（高）</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8、操作电脑：处理器I5-7500，内存4G，硬盘1T，显示屏21.5英寸，win7系统</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9、高拍仪：像素500万，拍摄范围A3，色彩24位，双USB2.0接口，自带LED光源</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10、文档打印机：分辨率600dpi，打印速度22页/分钟（A4），激光打印，USB2.0接口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11、RFID条码打印机：分辨率300dpi，打印速度6 IPS，支持RFID读写（Class 1 Gen 2/ISO 18000-6C），支持一维码、二维码打印，具有RS232串口、10/100M网口、USB2.0接口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12、RFID读写器：嵌入工作台中，支持RFID读写（Class 1 Gen 2/ISO 18000-6C），读写区域≥35mm（长）*30mm（宽）</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智能物品密集货架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单组货架尺寸：2400高*955宽*600深（毫米），单组体积1.375m³。底盘3.0mm冷轧钢板；立柱1.5mm冷轧钢板；挂板、隔板、侧挡板为1.2mm冷轧钢板；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基本功能：架体手动操作、电动控制、智能控制互相不影响，自动切换。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集中控制：固定列中可以控制每一列移动列。</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 远程控制：在局域网内任何一台电脑都可以对密集架控制和档案位置查询。</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 系统节电功能：在长时间无操作屏幕进入待机模式。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 屏幕保护功能：架体在设定的时间内没有人操作就会进入屏保状态，可延长屏幕的寿命。</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 智能灯光：每一列移动列上都安装照明灯，照明灯采用24V LED冷光源条状照明灯，该灯在架体打开时自动点亮, 人员离开或关闭架体时自动关闭。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 系统模块自检：开机过程中系统自动检测每一个模块接口的使用状态。</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 电子锁保护：每区的边列上装有机械锁，可把整个区锁住，防止旁人误操作，造成安全事故，使档案达到专人专管的目的。</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 电机安全保护：电机由于机械故障而卡住或架体超载，保护装置会切断电机的电源进入保护，当电机的温度过高时，控制系统切断电机的电源，直到恢复故障。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 测速、调速：密集架在移动时必须要达到匀速运行避免发生碰撞现象，用调速电机使其达到缓启动缓着陆效果。</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 电机驱动方式：电机的控制方式是采用全封闭式继电器的驱动，在整个控制系统中无明火产生，控制可靠、稳定保证了档案安全。</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 触摸液晶屏：每列移动列上都配置有7吋触摸液晶彩色显示屏。固定列上配置11吋液晶彩色显示屏，显示密集架的状态和档案的查询信息。</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温湿度显示屏</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接口：以太网网络数据10M/100M/10G以太网，IEEE 802.3，NTP/TCPIP协议，RJ45接口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电气特性：电源110~220V, 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 功耗：5W</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九、  联合作战中心</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一</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情报中心</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大屏部分</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55寸液晶拼接屏单元</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1.显示尺寸：55 寸</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2.物理分辨率：1920 × 1080@60 Hz（向下兼容）</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3.可视角：178°(水平) / 178°(垂直)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4.边框宽度：1.8 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5.亮度：500 cd/m²</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6.音视频输入接口：HDMI × 1, DVI × 1, VGA × 1, CVBS × 1, USB ×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7.音视频输出接口：HDMI × 1, VGA × 1, CVBS ×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8.控制接口：RS232 IN × 1，RS232 OUT ×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9.LCD显示单元通过CCC检测认证，并提供CCC认证证书</w:t>
            </w:r>
          </w:p>
        </w:tc>
      </w:tr>
      <w:tr>
        <w:tblPrEx>
          <w:tblCellMar>
            <w:top w:w="0" w:type="dxa"/>
            <w:left w:w="108" w:type="dxa"/>
            <w:bottom w:w="0" w:type="dxa"/>
            <w:right w:w="108" w:type="dxa"/>
          </w:tblCellMar>
        </w:tblPrEx>
        <w:trPr>
          <w:trHeight w:val="9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FF0000"/>
                <w:kern w:val="0"/>
                <w:sz w:val="18"/>
                <w:szCs w:val="18"/>
              </w:rPr>
            </w:pPr>
            <w:r>
              <w:rPr>
                <w:rFonts w:hint="eastAsia" w:ascii="宋体" w:hAnsi="宋体" w:cs="宋体"/>
                <w:color w:val="FF0000"/>
                <w:kern w:val="0"/>
                <w:sz w:val="18"/>
                <w:szCs w:val="18"/>
              </w:rPr>
              <w:t xml:space="preserve">10.▲所投LCD拼接屏制造商应具有较强的实验室检测能力，具备抗扰度GB/T 17618-2015.4.2.1和EN 55024 2010+A1-2015 4.2.1和CISPR 24-2015 4.2.1标准的测试能力。投标文件中须提供具有CMA或CNAS标识的且体现上述内容的有效检测报告扫描件并加盖供应商或原厂公章，原件备查。 </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拼接控制器主机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1.采用主控板加输入和输出板的结构，具备10个输入输出混插槽位，1个输出槽位，能够在多个显示终端上同时显示多个动态画面</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2.单个信号可以在任意 M×N 个显示单元上拼接显示，M、N 均为大于等于 1 的正整数支持 VGA、DVI、HDMI、DP 等多种信号源采集，支持 4K60 444 输入输出，4K 板卡支持 2 路 4K60</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3.支持单个输出口 1/4/9/16 画面分割，子窗口全屏切换</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4.支持图层叠加，单接口支持 6 个 1080P 图层或 6 个 4K60图层，单板卡支持 24 个 1080P 图层或 24 个 4K60 图层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5.支持信号源与电视墙的用户权限管理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6.单台设备支持 4 个电视墙管理</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7.支持信号开窗、漫游</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1.类型：20KW配电柜</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2.控制：欧姆龙PLC控制器，网络远程控制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3.元器件：德力西断路器，施耐德接触器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4.输入电压：380V，三相五线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5.输出电压：220V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6.输出回路：6个单相回路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钢结构</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根据现场环境要求精准定制结构，屏体框架须与LED屏配套，要求包边美观；</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KVM坐席节点</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KVM输入节点</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 4K 并兼容 1080P 及以下分辨率 ，支持同步编解码为H.265 4K、H.264 2K 以及标清预览码流；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2.输入信号HDMI/DVI/VGA等各种视频接口，支持数字音频，模拟音频；</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3.通讯接口：支持1路RJ45接口带POE 802.3AT（支持30瓦)和1路光纤接口；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4.中控接口：支持RS485、RS232、IOx3/IR；</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5.前面板支持多种指示灯显示设备状态；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6.支持KVM控制；</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显控拼接节点</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 4K 并兼容 1080P 及以下分辨率 ，支持同步编解码为H.265 4K、H.264 2K 以及标清预览码流；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2.输入信号HDMI/DVI/VGA等各种视频接口，支持数字音频，模拟音频；</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3.通讯接口：支持1路RJ45接口带POE 802.3AT（支持30瓦)和1路光纤接口；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4.中控接口：支持RS485、RS232、IOx3/IR；</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5.前面板支持多种指示灯显示设备状态；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6.支持对LED/LED/DID大屏的拼接</w:t>
            </w:r>
          </w:p>
        </w:tc>
      </w:tr>
      <w:tr>
        <w:tblPrEx>
          <w:tblCellMar>
            <w:top w:w="0" w:type="dxa"/>
            <w:left w:w="108" w:type="dxa"/>
            <w:bottom w:w="0" w:type="dxa"/>
            <w:right w:w="108" w:type="dxa"/>
          </w:tblCellMar>
        </w:tblPrEx>
        <w:trPr>
          <w:trHeight w:val="45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KVM坐席输出节点</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1.支持 4K 并兼容 1080P 及以下分辨率 ，支持同步编解码为H.265 4K、H.264 2K 以及标清预览码流；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2.支持2路HDMI（2选1自动）信号，支持1路数字音频，1路模拟音频输入、1路模拟音频输出；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3.通讯接口：RJ45接口带POE 802.3AT（支持30瓦)和1路光纤接口；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4.中控接口：RS485x1、RS232x1、IOx3/IRx3；</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5.前面板支持多种指示灯显示设备状态；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6.支持KVM控制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控制终端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10.8英寸，4GB+64GB</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网络中控主机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1、采用新一代ARM11工业级嵌入式处理芯片，主频为700Mhz的32位内嵌式处理器，内置256M内存和2G存储FLASH，能高速运行复杂的逻辑指令。</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2、提供开放式的可编程控制平台、人性化的中文操作界面和交互式的控制结构，支持MacOSX(苹果系列)或安卓触摸屏/WINDOWS系统等控制方式；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3、配备一组RS-232、IR、数字输入和继电器控制端口，用于支持第三方装置的集成控制；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4、支持8路独立可编程的红外发射接口，最大支持扩展到256路，支持控制多台相同或不同的红外设备，允许重复导入自定义数据库；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5、路数字输入/输出IO接口；</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6、主机提供8路独立可编程RS-232/422/485控制接口，用户可编程设置多种控制协议和代码，最大支持扩展到64路控制接口；</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7、支持8路弱电继电器接口，及数字输入/输出IO接口，最大支持扩展到256路；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8、支持多种网络通讯协议：RS-NET、RS-LINK、Ethernet或WiFi无线LAN；</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9、采用标准USB2.0或WIFI无线通信接口以便更新处理编程程序；</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10、支持多台中控级连方式；支持同一控制界面控制多台中控主机;可控制所有带TCP/IP、UDP协议的设备。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11、支持无线触摸屏、电脑、WIFI及以太网等本地/远端控制方式；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12、国际通用宽适配电源设计（AC100~240V），支持无缝集成CCSEB技术，适用任何国家和地区；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13、2U航空杜拉铝金属材料机箱设计，耐压安全性强，可安装于任何19英寸的机柜上。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14、含6台34寸坐席展示终端</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-3</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音响系统</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专业音箱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1.低音单元：1X10寸63.8mm芯156磁；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2.高音单元：1X1寸喉口34mm芯100磁；</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3.额定功率：350W；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4.标称阻抗：8Ω；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5.灵敏度：95dB；</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支架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加厚钢板，广角水平旋转，承重45KG</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专业功放</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1.立体声模式（双道驱动）</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2.信噪比S/N (20Hz - 20KHz ) 8 Ω: 98DB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3.失真THD ( @ 8 Ω 1KHz ):&lt; 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4.输入阻抗: 20KΩ</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5.频率响应: 20HZ-20KHZ@1w</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音频处理器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 输入每通道：8路平衡式话筒/线路，采用裸线接口端子，平衡接法。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 输出每通道：8路平衡式线路输出，采用裸线接口端子，平衡接法。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3.Enternet多用途数据传输及控制端口，可以支持实时管理单台及多台设备。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4.支持用户自定义操作界面，方便简洁，支持iOS、iPad、Android的手机/平板APP进行操作控制。</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5.具有中央控制功能，可对系统中的电源、信号切换、环境控制、音频等整体控制，实现一键开启系统所需要的功能。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1.处理器：ADI SHARC 21489</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2.幻象电源:+48V</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3.频率响应(20~20kHz):±0.2dB</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调音台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1.12路XLR平衡单声通道输入+2路立体声输入通道；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2.带4编组输出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3.3组AUX母线辅助输出（包括EFF),</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4.支持编组或AUX1的低通输出独立控制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5.内置多种DSP数字效果器,，满足各类效果需求;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6.USB音频播放MP3</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7.USB音频录音和蓝牙播放</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8.输出双12段LED信号指示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9.内置48V幻象电源供电；</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电源管理器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1.最大输入电流50A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2.单路最大输出电流10A/13A</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3.每一路功率Max 3000W </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4.输入与输出电压 可选配电压：110V输入=110V输出，380V输入=220V输出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5.输出电源插座提供8+1个10A插座输出（可选8+2个10A插座输出）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6.每一路开关间隔时间 1秒 ，每一路带开关指示灯，可通过软件设置延时5分钟关闭。</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7.单路受控功能 通过电脑POWER测试软件可控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8.遥控功能可选配遥控器距离范围10米，（没遮挡物范围15米） </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会议系统主机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1.采用高速 RISC 嵌入式数字处理硬件架构，使系统运行速度和稳定性达到空前水平。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2.全数字音频处理技术，所有通道的声音进行CD品质处理，有效防止反馈和干扰。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3.数字会议系统保证了会议的私密性和安全性。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4.多种方式的会议室合并/拆分功能。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5.配备≥2.8英寸LCD显示屏，显示系统菜单和主机状态等信息。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6.通过配置各种类型的会议设备，可满足多样化的用户需求。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7.4路单元输入端口，卡侬音频输出接口，2 路凤凰端子音频输出接口，使得系统的扩展更加灵活。</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8.多样化的软件模块，可实现五种工作模式、签到/投票表决、自定义主席/执行主席、通知消息、话筒翻转、时间设置、图片设置、摄像跟踪、中控控制等功能。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1.频率响应 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2.信噪比 &gt;102dB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3.动态范围 &gt;106dB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4.最大功耗 单机13W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5.音频输入接口 XLR *1</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6.音频输出接口 XLR *2, Phoenix *2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7.控制接口 RS232/RS485/ RJ45网口</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主席会议话筒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产品特性：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1.顶级金膜高保真麦克风音头，超指向性收音效果，音质更佳。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2.内置高性能CPU，处理速度更快，音质更佳。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3.有效收音角度100°可以防止邻近话筒干扰和抑制啸叫。</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4.高分辨率显示触摸屏：支持动态时钟显示，呼叫服务，接收消息，显示图片，调节音量，定制界面，签到、投票、表决、选举、评分等功能。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5.增加PC软件功能，选配4进2出3G-SDI高清无缝切换矩阵 ，支持多种自有软件模块。</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6.自定义主席机配置功能，可根据现场需要，临时定义任意单元为主席单元，主席单元无数量限制。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1.输出频率响应 40Hz-16KHz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2.信噪比 &gt;74 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3.动态范围 &gt;108 dB(1 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4.总谐波失真 &lt;0.05%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5.最大功耗 2.3W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6.耳机音量 10mW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7.屏幕 圆形 3.5寸电容触摸屏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8.耳机输出接口 Ø 3.5 mm立体声插孔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话筒参数：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1.拾音咪头 14mm直径镀金电容咪头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2.指向特性 超心型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 -28 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4.频率响应 30Hz-18KHz</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会议话筒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产品特性：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1.顶级金膜高保真麦克风音头，超指向性收音效果，音质更佳。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2.内置高性能CPU，处理速度更快，音质更佳。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3.有效收音角度100°可以防止邻近话筒干扰和抑制啸叫。</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4.配合视频切换台和摄像机，使用电脑预设后，可实现摄像机自动跟踪功能。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5.自定义主席机配置功能，可根据现场需要，临时定义任意单元为主席单元，主席单元无数量限制。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1.输出频率响应 40Hz-16KHz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2.信噪比 &gt;74 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3.动态范围 &gt;108 dB(1 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4.总谐波失真 &lt;0.05%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5.最大功耗 1.5W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6.耳机音量 10mW</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7.耳机输出接口 Ø 3.5 mm立体声插孔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话筒参数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1.拾音咪头 14mm直径镀金电容咪头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2.指向特性 超心型</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3.灵敏度 -28 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4.频率响应 30Hz-18KHz</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连接线1</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1.直径：5.5mm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2.线芯：6芯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3.屏蔽：绕线+铝箔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4.线长：20米</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连接线2</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1.直径：5.5mm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2.线芯：6芯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3.屏蔽：绕线+铝箔</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4.线长：2米+1米</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抑制器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产品特性：</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1.采用DSP高速浮点运算技术；</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2.支持5路卡侬和大二芯，复合插头信号输入；</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3.支持2路卡侬信号输出；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4.支持话筒1到话筒4自带选4选1自动混音功能，直通4选1功能；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5.支持输入5最高优先功能，旁通该功能；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6.支持输入48V幻象供电；:</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技术参数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1.频率响应:20Hz-20KHz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2.供电方式:AC~220V，50Hz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3.采样率:48KHz24Bit</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4.信噪比:&gt;110dB</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5.消耗功率:20W</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合成作战中心</w:t>
            </w:r>
          </w:p>
        </w:tc>
      </w:tr>
      <w:tr>
        <w:tblPrEx>
          <w:tblCellMar>
            <w:top w:w="0" w:type="dxa"/>
            <w:left w:w="108" w:type="dxa"/>
            <w:bottom w:w="0" w:type="dxa"/>
            <w:right w:w="108" w:type="dxa"/>
          </w:tblCellMar>
        </w:tblPrEx>
        <w:trPr>
          <w:trHeight w:val="180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86寸触摸一体机</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1.86寸屏幕，CPU A53*4 1.5G；</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2.RAM 2GB；ROM 8GB；全贴合工艺；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3.安卓11.0，分辨率 4K；</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4.刷新率 60Hz；</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5.书写精度±1mm；</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6.触控点数 20点；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7.支持防反光炫光，支持亮度自动调节；</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8.纳米银线触控技术，支持外接麦克风，含投屏器。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三</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线材与配件及辅材</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ZR-RVV 5*10三相五线国标电源线，从强电井到大屏配电箱</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ZR-RVV3*4.0电源线，为音响和会议系统供电</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音箱线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RVV2*2.5双芯双层护套专业音箱线，无氧铜多芯软线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网络机柜</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42U，标准网络机柜</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PDU电源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8位10A多用孔</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安装辅材</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含音频跳线、高清线、转接头、波纹管等辅材，地面信息盒，桌面信息盒等</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四</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装饰工程</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lang w:val="en-US" w:eastAsia="zh-CN"/>
              </w:rPr>
              <w:t>-1</w:t>
            </w:r>
            <w:r>
              <w:rPr>
                <w:rFonts w:hint="eastAsia" w:ascii="宋体" w:hAnsi="宋体" w:cs="宋体"/>
                <w:b/>
                <w:bCs/>
                <w:color w:val="000000"/>
                <w:kern w:val="0"/>
                <w:sz w:val="18"/>
                <w:szCs w:val="18"/>
              </w:rPr>
              <w:t>　</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地面工程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地面找平</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M20干混地面砂浆找平，厚度：30mm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防静电地毯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防静电方块地毯铺贴，规格：500mm*500mm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门槛石铺贴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1.M20干混地面砂浆结合层，厚度：20mm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2.门槛石铺贴</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踢脚线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1.9mm阻燃胶合板打底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2.1.2mm厚304#黑色不锈钢踢脚线安装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地面刷防尘漆处理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使用环保漆涂刷2遍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地面保温处理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50mm厚岩棉贴铝箔保温棉</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抗静电地板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1.支架安装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2.硫酸钙无边防静电地板600*600*35mm,h=250mm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lang w:val="en-US" w:eastAsia="zh-CN"/>
              </w:rPr>
              <w:t>-2</w:t>
            </w:r>
            <w:r>
              <w:rPr>
                <w:rFonts w:hint="eastAsia" w:ascii="宋体" w:hAnsi="宋体" w:cs="宋体"/>
                <w:b/>
                <w:bCs/>
                <w:color w:val="000000"/>
                <w:kern w:val="0"/>
                <w:sz w:val="18"/>
                <w:szCs w:val="18"/>
              </w:rPr>
              <w:t>　</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天花工程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铝单板吊顶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1.铝单板吊顶配套龙骨安装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2.3.0mm厚铝单板安装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微孔铝合金活动天花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600mm*600mm*0.8mm，含吊架等相关配件(天花吊杆为8厘螺杆)</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石膏板吊顶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1.U50系列轻钢龙骨安装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2.双层9.5mm纸面石膏板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3.填缝膏填缝，贴贴缝网带</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窗帘盒</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1.18mm阻燃胶合板窗帘盒制作安装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2.面贴单层9.5mm纸面石膏板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遮光卷帘</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1、阻燃阻燃遮光卷帘安装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附加式灯槽</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1.18mm阻燃胶合板灯槽底板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2.面贴单层9.5mm纸面石膏板</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天花面乳胶漆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1.批环保内墙腻子两遍，打磨平整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2.刷乳胶漆三遍，底漆一遍，面漆两遍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lang w:val="en-US" w:eastAsia="zh-CN"/>
              </w:rPr>
              <w:t>-3</w:t>
            </w:r>
            <w:r>
              <w:rPr>
                <w:rFonts w:hint="eastAsia" w:ascii="宋体" w:hAnsi="宋体" w:cs="宋体"/>
                <w:b/>
                <w:bCs/>
                <w:color w:val="000000"/>
                <w:kern w:val="0"/>
                <w:sz w:val="18"/>
                <w:szCs w:val="18"/>
              </w:rPr>
              <w:t>　</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墙面工程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砌体隔墙</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1.蒸压加气块砌体</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2.M7.5干混砌筑砌筑砂浆结合层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3、双面M20干混抹灰砂浆抹灰</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墙面铝单板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1.40mm*40mm镀锌方钢龙骨架安装</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2.铝单板安装，厚度：3mm</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墙面吸音板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1.木龙骨骨架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2.9mm阻燃胶合板打底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3.吸音板安装安装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墙面硬包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1.木龙骨骨架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2.9mm阻燃胶合板打底</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3.硬包安装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墙面乳胶漆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1.批环保内墙腻子两遍，打磨平整</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2.刷乳胶漆三遍，底漆一遍，面漆两遍</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背景广告字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1.定做金属广告字，实际需求根据客户需求定制</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窗台石</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1.M20干混地面砂浆结合层，厚度：20mm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2.成品窗台大理石铺贴</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铝合金推拉窗</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1、成品铝合金推拉窗安装，实际尺寸根据现场实际情况定制</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单开木门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1.整樘单开木门安装，实际尺寸根据现场实际情况定制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2.门锁、合页等五金安装</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双开木门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1.整樘双开木门安装，实际尺寸根据现场实际情况定制</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2.门锁、合页等五金安装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二</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安装工程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配管</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1.名称：紧定式电线管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2.规格型号：PVC20"</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1.名称：配线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2.规格型号：WDZ-BYJ2.5mm2"</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1.名称：配线</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2.规格型号：WDZ-BYJ 4mm2"</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电缆</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WDZB-YJY-5×16电缆敷设</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电缆头</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电缆头制作安装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配电箱</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成套配电箱安装，实际尺寸根据现场实际情况定制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桥架</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200×100mm镀锌线槽、含桥架槽夹、弯头等配件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灯具</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LED面板灯安装 600mm×600mm</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筒灯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双头筒灯安装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开关</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单联单控开关</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插座</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普通二三孔插座安装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空调安装工程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多联机空调安装</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三</w:t>
            </w:r>
          </w:p>
        </w:tc>
        <w:tc>
          <w:tcPr>
            <w:tcW w:w="4565" w:type="pct"/>
            <w:gridSpan w:val="3"/>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家私工程</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办公卡座</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1.控制台台面及侧板采用高品质防火板制作，手枕鸭嘴边设计；（其台面厚度为≥36.5mm）；主体框架选用厚度为1.5mm-2.0mm优质冷轧钢板制作；后挡板材质：铝型材；表面处理：酸洗、磷化、喷塑。</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2.办公卡座实际数量和规格根据客户实际需求定制。</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三抽活动柜(配拉手）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主体框架选用厚度为1.5mm-2.0mm优质冷轧钢板制作，选用暖白色，配置3个抽屉，每个抽屉配置二节导轨</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办公椅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头枕、椅背、椅座均为优质网布；黑色尼龙塑胶座背框架，PU扶手垫； 进口气压棒,过BFM测试尼龙直脚；电镀滑轮；</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4</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研判室条桌</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1.控制台台面及侧板采用高品质防火板制作，手枕鸭嘴边设计；（其台面厚度为≥36.5mm）；主体框架选用厚度为1.5mm-2.0mm优质冷轧钢板制作；后挡板材质：铝型材；表面处理：酸洗、磷化、喷塑。</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2.研判室条桌实际数量和规格根据客户实际需求定制。</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5</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研判室工作椅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头枕、椅背、椅座均为优质网布；黑色尼龙塑胶座背框架，PU扶手垫； 进口气压棒,过BFM测试尼龙直脚；电镀滑轮；</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6</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会议桌</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1.控制台台面及侧板采用高品质防火板制作，手枕鸭嘴边设计；（其台面厚度为≥36.5mm）；主体框架选用厚度为1.5mm-2.0mm优质冷轧钢板制作；后挡板材质：铝型材；表面处理：酸洗、磷化、喷塑。</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2.会议桌实际数量和规格根据客户实际需求定制。</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7</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会议椅根据会议桌颜色及样式搭配，具体数量及样式根据客户实际需求定制</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8</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保密室工作椅</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头枕、椅背、椅座均为优质网布；黑色尼龙塑胶座背框架，PU扶手垫； 进口气压棒,过BFM测试尼龙直脚；电镀滑轮；</w:t>
            </w:r>
          </w:p>
        </w:tc>
      </w:tr>
      <w:tr>
        <w:tblPrEx>
          <w:tblCellMar>
            <w:top w:w="0" w:type="dxa"/>
            <w:left w:w="108" w:type="dxa"/>
            <w:bottom w:w="0" w:type="dxa"/>
            <w:right w:w="108" w:type="dxa"/>
          </w:tblCellMar>
        </w:tblPrEx>
        <w:trPr>
          <w:trHeight w:val="675"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9</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保密室工作台</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1.控制台台面及侧板采用高品质防火板制作，手枕鸭嘴边设计；（其台面厚度为≥36.5mm）；主体框架选用厚度为1.5mm-2.0mm优质冷轧钢板制作；后挡板材质：铝型材；表面处理：酸洗、磷化、喷塑。</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2.保密室工作台实际数量和规格根据客户实际需求定制。</w:t>
            </w:r>
          </w:p>
        </w:tc>
      </w:tr>
      <w:tr>
        <w:tblPrEx>
          <w:tblCellMar>
            <w:top w:w="0" w:type="dxa"/>
            <w:left w:w="108" w:type="dxa"/>
            <w:bottom w:w="0" w:type="dxa"/>
            <w:right w:w="108" w:type="dxa"/>
          </w:tblCellMar>
        </w:tblPrEx>
        <w:trPr>
          <w:trHeight w:val="45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10</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保密室三抽活动柜(配拉手）</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主体框架选用厚度为1.5mm-2.0mm优质冷轧钢板制作，选用暖白色，配置3个抽屉，每个抽屉配置二节导轨</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auto"/>
            <w:noWrap/>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十、  接警大厅</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（一）信息发布系统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-1</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屏体部分</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180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音视频终端</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1.86寸屏幕，CPU A53*4 1.5G；</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2.RAM 2GB；ROM 8GB；全贴合工艺；</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3.安卓11.0，分辨率 4K；</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4.刷新率 60Hz；</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5.书写精度±1mm；</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6.触控点数 20点；</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7.支持防反光炫光，支持亮度自动调节；</w:t>
            </w:r>
            <w:r>
              <w:rPr>
                <w:rFonts w:hint="eastAsia" w:ascii="宋体" w:hAnsi="宋体" w:cs="宋体"/>
                <w:color w:val="000000"/>
                <w:kern w:val="0"/>
                <w:sz w:val="18"/>
                <w:szCs w:val="18"/>
              </w:rPr>
              <w:br w:type="textWrapping"/>
            </w:r>
            <w:r>
              <w:rPr>
                <w:rFonts w:hint="eastAsia" w:ascii="宋体" w:hAnsi="宋体" w:cs="宋体"/>
                <w:color w:val="000000"/>
                <w:kern w:val="0"/>
                <w:sz w:val="18"/>
                <w:szCs w:val="18"/>
              </w:rPr>
              <w:t>8.纳米银线触控技术，支持外接麦克风，含投屏器。</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b/>
                <w:bCs/>
                <w:color w:val="000000"/>
                <w:kern w:val="0"/>
                <w:sz w:val="18"/>
                <w:szCs w:val="18"/>
              </w:rPr>
            </w:pPr>
            <w:r>
              <w:rPr>
                <w:rFonts w:hint="eastAsia" w:ascii="宋体" w:hAnsi="宋体" w:cs="宋体"/>
                <w:b/>
                <w:bCs/>
                <w:color w:val="000000"/>
                <w:kern w:val="0"/>
                <w:sz w:val="18"/>
                <w:szCs w:val="18"/>
              </w:rPr>
              <w:t>-2</w:t>
            </w:r>
          </w:p>
        </w:tc>
        <w:tc>
          <w:tcPr>
            <w:tcW w:w="4565" w:type="pct"/>
            <w:gridSpan w:val="3"/>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支架及布线</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电源线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RVV3*2.5</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音箱线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RVV2*2.5双芯双层护套专业音箱线，无氧铜多芯软线</w:t>
            </w:r>
          </w:p>
        </w:tc>
      </w:tr>
      <w:tr>
        <w:tblPrEx>
          <w:tblCellMar>
            <w:top w:w="0" w:type="dxa"/>
            <w:left w:w="108" w:type="dxa"/>
            <w:bottom w:w="0" w:type="dxa"/>
            <w:right w:w="108" w:type="dxa"/>
          </w:tblCellMar>
        </w:tblPrEx>
        <w:trPr>
          <w:trHeight w:val="270" w:hRule="atLeast"/>
        </w:trPr>
        <w:tc>
          <w:tcPr>
            <w:tcW w:w="434" w:type="pc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3</w:t>
            </w:r>
          </w:p>
        </w:tc>
        <w:tc>
          <w:tcPr>
            <w:tcW w:w="876" w:type="pct"/>
            <w:gridSpan w:val="2"/>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HDMI线</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国产20米长</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b/>
                <w:bCs/>
                <w:color w:val="000000"/>
                <w:kern w:val="0"/>
                <w:sz w:val="18"/>
                <w:szCs w:val="18"/>
              </w:rPr>
            </w:pPr>
            <w:r>
              <w:rPr>
                <w:rFonts w:hint="eastAsia" w:ascii="宋体" w:hAnsi="宋体" w:cs="宋体"/>
                <w:b/>
                <w:bCs/>
                <w:color w:val="000000"/>
                <w:kern w:val="0"/>
                <w:sz w:val="18"/>
                <w:szCs w:val="18"/>
              </w:rPr>
              <w:t>（二）体温测量系统　</w:t>
            </w:r>
          </w:p>
        </w:tc>
      </w:tr>
      <w:tr>
        <w:tblPrEx>
          <w:tblCellMar>
            <w:top w:w="0" w:type="dxa"/>
            <w:left w:w="108" w:type="dxa"/>
            <w:bottom w:w="0" w:type="dxa"/>
            <w:right w:w="108" w:type="dxa"/>
          </w:tblCellMar>
        </w:tblPrEx>
        <w:trPr>
          <w:trHeight w:val="282" w:hRule="atLeast"/>
        </w:trPr>
        <w:tc>
          <w:tcPr>
            <w:tcW w:w="434" w:type="pct"/>
            <w:vMerge w:val="restart"/>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视频红外体温测量系统</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一、测温参数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1.热成像：分辨率：160×120，焦距：3mm；视场角：50°×37.2°</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2.可见光：分辨率：2688×1520，400万；焦距：4mm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3.测温范围：30℃~45℃;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4.测温精度：±0.5℃</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5.支持人脸识别，有效距离1.5米，支持口罩提示；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二、显示参数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6.触控屏：15.6 寸、分辨率 200万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7.显示屏：27寸、分辨率200万</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三、配件参数</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8.身份证/IC读卡器：感应式二代身份证/IC卡识别，读卡响应速度&lt;1S，读卡距离 0～30mm；</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四、基础功能</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1.操作系统：安卓7.1操作系统及以上</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2.网络通信：WIFI/4G(移动物联网卡)</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3.拾音方式：线性四麦克风阵列，有效拾音距离3米；</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4.语音文本：测温正常及异常提示、支持自定义文本播报；</w:t>
            </w:r>
          </w:p>
        </w:tc>
      </w:tr>
      <w:tr>
        <w:tblPrEx>
          <w:tblCellMar>
            <w:top w:w="0" w:type="dxa"/>
            <w:left w:w="108" w:type="dxa"/>
            <w:bottom w:w="0" w:type="dxa"/>
            <w:right w:w="108" w:type="dxa"/>
          </w:tblCellMar>
        </w:tblPrEx>
        <w:trPr>
          <w:trHeight w:val="270"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 w:val="18"/>
                <w:szCs w:val="18"/>
              </w:rPr>
            </w:pPr>
            <w:r>
              <w:rPr>
                <w:rFonts w:hint="eastAsia" w:ascii="宋体" w:hAnsi="宋体" w:cs="宋体"/>
                <w:b/>
                <w:bCs/>
                <w:color w:val="000000"/>
                <w:kern w:val="0"/>
                <w:sz w:val="18"/>
                <w:szCs w:val="18"/>
              </w:rPr>
              <w:t>（三）安全检测系统</w:t>
            </w:r>
            <w:r>
              <w:rPr>
                <w:rFonts w:hint="eastAsia" w:ascii="宋体" w:hAnsi="宋体" w:cs="宋体"/>
                <w:color w:val="000000"/>
                <w:kern w:val="0"/>
                <w:sz w:val="18"/>
                <w:szCs w:val="18"/>
              </w:rPr>
              <w:t>　</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1</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金属探测安检门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1.显示屏规格 7寸LCD屏</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2.输出接口 1个RJ45网口、1个2路报警输出</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3.联网功能：可以单机联网，通过web端进行参数配置；</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4.金属检测：可检测到1个回形针大小的金属，有效进行违规物品核验；</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5.门体显示：采用7寸液晶屏显示，可展示客流和报警数据；</w:t>
            </w:r>
          </w:p>
        </w:tc>
      </w:tr>
      <w:tr>
        <w:tblPrEx>
          <w:tblCellMar>
            <w:top w:w="0" w:type="dxa"/>
            <w:left w:w="108" w:type="dxa"/>
            <w:bottom w:w="0" w:type="dxa"/>
            <w:right w:w="108" w:type="dxa"/>
          </w:tblCellMar>
        </w:tblPrEx>
        <w:trPr>
          <w:trHeight w:val="45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6.多区位报警功能：人体不同位置的多个金属通过安检门时会同时报警，并可以指示多个金属的位置，最多支持33区位。每个区域255级灵敏度等级调节；</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7.模块化组件设计：运输、维护方便快捷。</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8.具有飞物报警功能：金属物体从门中间抛过也会准确报警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9.超低探测高度：离地3cm以上的金属物体进入检测区域均可报警。</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10.开机自诊断功能：开机时对系统进行自检，并显示检测结果。</w:t>
            </w:r>
          </w:p>
        </w:tc>
      </w:tr>
      <w:tr>
        <w:tblPrEx>
          <w:tblCellMar>
            <w:top w:w="0" w:type="dxa"/>
            <w:left w:w="108" w:type="dxa"/>
            <w:bottom w:w="0" w:type="dxa"/>
            <w:right w:w="108" w:type="dxa"/>
          </w:tblCellMar>
        </w:tblPrEx>
        <w:trPr>
          <w:trHeight w:val="270" w:hRule="atLeast"/>
        </w:trPr>
        <w:tc>
          <w:tcPr>
            <w:tcW w:w="434" w:type="pct"/>
            <w:vMerge w:val="restart"/>
            <w:tcBorders>
              <w:top w:val="nil"/>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 w:val="18"/>
                <w:szCs w:val="18"/>
              </w:rPr>
            </w:pPr>
            <w:r>
              <w:rPr>
                <w:rFonts w:hint="eastAsia" w:ascii="宋体" w:hAnsi="宋体" w:cs="宋体"/>
                <w:color w:val="000000"/>
                <w:kern w:val="0"/>
                <w:sz w:val="18"/>
                <w:szCs w:val="18"/>
              </w:rPr>
              <w:t>2</w:t>
            </w:r>
          </w:p>
        </w:tc>
        <w:tc>
          <w:tcPr>
            <w:tcW w:w="876" w:type="pct"/>
            <w:gridSpan w:val="2"/>
            <w:vMerge w:val="restart"/>
            <w:tcBorders>
              <w:top w:val="nil"/>
              <w:left w:val="single" w:color="auto" w:sz="4" w:space="0"/>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手持金属探测器</w:t>
            </w: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1.电源: 标配充电电池</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2.频率: 约25KHz</w:t>
            </w:r>
          </w:p>
        </w:tc>
      </w:tr>
      <w:tr>
        <w:tblPrEx>
          <w:tblCellMar>
            <w:top w:w="0" w:type="dxa"/>
            <w:left w:w="108" w:type="dxa"/>
            <w:bottom w:w="0" w:type="dxa"/>
            <w:right w:w="108" w:type="dxa"/>
          </w:tblCellMar>
        </w:tblPrEx>
        <w:trPr>
          <w:trHeight w:val="270" w:hRule="atLeast"/>
        </w:trPr>
        <w:tc>
          <w:tcPr>
            <w:tcW w:w="434" w:type="pct"/>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876" w:type="pct"/>
            <w:gridSpan w:val="2"/>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 w:val="18"/>
                <w:szCs w:val="18"/>
              </w:rPr>
            </w:pPr>
          </w:p>
        </w:tc>
        <w:tc>
          <w:tcPr>
            <w:tcW w:w="3689" w:type="pct"/>
            <w:tcBorders>
              <w:top w:val="nil"/>
              <w:left w:val="nil"/>
              <w:bottom w:val="single" w:color="auto" w:sz="4" w:space="0"/>
              <w:right w:val="single" w:color="auto" w:sz="4" w:space="0"/>
            </w:tcBorders>
            <w:shd w:val="clear" w:color="auto" w:fill="auto"/>
            <w:vAlign w:val="center"/>
          </w:tcPr>
          <w:p>
            <w:pPr>
              <w:widowControl/>
              <w:jc w:val="left"/>
              <w:rPr>
                <w:rFonts w:ascii="宋体" w:hAnsi="宋体" w:cs="宋体"/>
                <w:color w:val="000000"/>
                <w:kern w:val="0"/>
                <w:sz w:val="18"/>
                <w:szCs w:val="18"/>
              </w:rPr>
            </w:pPr>
            <w:r>
              <w:rPr>
                <w:rFonts w:hint="eastAsia" w:ascii="宋体" w:hAnsi="宋体" w:cs="宋体"/>
                <w:color w:val="000000"/>
                <w:kern w:val="0"/>
                <w:sz w:val="18"/>
                <w:szCs w:val="18"/>
              </w:rPr>
              <w:t>3.电压：9V</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六</w:t>
      </w:r>
      <w:r>
        <w:rPr>
          <w:rFonts w:hint="eastAsia" w:ascii="宋体" w:hAnsi="宋体" w:eastAsia="宋体" w:cs="宋体"/>
          <w:b/>
          <w:bCs/>
          <w:sz w:val="28"/>
          <w:szCs w:val="28"/>
          <w:highlight w:val="none"/>
        </w:rPr>
        <w:t>、商务要求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szCs w:val="21"/>
          <w:highlight w:val="none"/>
        </w:rPr>
        <w:t>说明：</w:t>
      </w:r>
      <w:r>
        <w:rPr>
          <w:rFonts w:hint="eastAsia" w:ascii="宋体" w:hAnsi="宋体" w:eastAsia="宋体" w:cs="宋体"/>
          <w:b/>
          <w:highlight w:val="none"/>
        </w:rPr>
        <w:t>1、评分时，如对一项招标商务要求（以划分框为准）中的内容存在两处（或以上）负偏离的，在评分时只作一项负偏离扣分。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2、带“★”指标项为实质性条款，如出现负偏离，将被视为未实质性满足招标文件要求作投标无效处理；带“</w:t>
      </w:r>
      <w:r>
        <w:rPr>
          <w:rFonts w:hint="eastAsia" w:ascii="宋体" w:hAnsi="宋体" w:eastAsia="宋体" w:cs="宋体"/>
          <w:highlight w:val="none"/>
        </w:rPr>
        <w:t>▲</w:t>
      </w:r>
      <w:r>
        <w:rPr>
          <w:rFonts w:hint="eastAsia" w:ascii="宋体" w:hAnsi="宋体" w:eastAsia="宋体" w:cs="宋体"/>
          <w:b/>
          <w:szCs w:val="21"/>
          <w:highlight w:val="none"/>
        </w:rPr>
        <w:t>”指标项为重要参数，负偏离时依相关评分准则内容作重点扣分处理。</w:t>
      </w:r>
    </w:p>
    <w:tbl>
      <w:tblPr>
        <w:tblStyle w:val="43"/>
        <w:tblW w:w="505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1528"/>
        <w:gridCol w:w="63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422"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序号</w:t>
            </w:r>
          </w:p>
        </w:tc>
        <w:tc>
          <w:tcPr>
            <w:tcW w:w="887"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目录</w:t>
            </w:r>
          </w:p>
        </w:tc>
        <w:tc>
          <w:tcPr>
            <w:tcW w:w="3690"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招标商务需求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5000" w:type="pct"/>
            <w:gridSpan w:val="3"/>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 w:hRule="atLeast"/>
        </w:trPr>
        <w:tc>
          <w:tcPr>
            <w:tcW w:w="422"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1</w:t>
            </w:r>
          </w:p>
        </w:tc>
        <w:tc>
          <w:tcPr>
            <w:tcW w:w="887" w:type="pct"/>
            <w:vAlign w:val="center"/>
          </w:tcPr>
          <w:p>
            <w:pPr>
              <w:spacing w:line="36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免费保修期</w:t>
            </w:r>
          </w:p>
        </w:tc>
        <w:tc>
          <w:tcPr>
            <w:tcW w:w="3690" w:type="pct"/>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color w:val="auto"/>
                <w:sz w:val="21"/>
                <w:szCs w:val="21"/>
              </w:rPr>
              <w:t>★</w:t>
            </w:r>
            <w:r>
              <w:rPr>
                <w:rFonts w:hint="eastAsia" w:asciiTheme="minorEastAsia" w:hAnsiTheme="minorEastAsia" w:eastAsiaTheme="minorEastAsia" w:cstheme="minorEastAsia"/>
                <w:bCs/>
                <w:color w:val="auto"/>
                <w:sz w:val="21"/>
                <w:szCs w:val="21"/>
              </w:rPr>
              <w:t>货物免费保修期_</w:t>
            </w:r>
            <w:r>
              <w:rPr>
                <w:rFonts w:hint="eastAsia" w:asciiTheme="minorEastAsia" w:hAnsiTheme="minorEastAsia" w:eastAsiaTheme="minorEastAsia" w:cstheme="minorEastAsia"/>
                <w:bCs/>
                <w:color w:val="auto"/>
                <w:sz w:val="21"/>
                <w:szCs w:val="21"/>
                <w:highlight w:val="yellow"/>
                <w:u w:val="single"/>
              </w:rPr>
              <w:t>_3</w:t>
            </w:r>
            <w:r>
              <w:rPr>
                <w:rFonts w:hint="eastAsia" w:asciiTheme="minorEastAsia" w:hAnsiTheme="minorEastAsia" w:eastAsiaTheme="minorEastAsia" w:cstheme="minorEastAsia"/>
                <w:bCs/>
                <w:color w:val="auto"/>
                <w:sz w:val="21"/>
                <w:szCs w:val="21"/>
                <w:highlight w:val="yellow"/>
              </w:rPr>
              <w:t>_</w:t>
            </w:r>
            <w:r>
              <w:rPr>
                <w:rFonts w:hint="eastAsia" w:asciiTheme="minorEastAsia" w:hAnsiTheme="minorEastAsia" w:eastAsiaTheme="minorEastAsia" w:cstheme="minorEastAsia"/>
                <w:bCs/>
                <w:color w:val="auto"/>
                <w:sz w:val="21"/>
                <w:szCs w:val="21"/>
              </w:rPr>
              <w:t>_年，时间自最终验收合格并交付使用之日起计算。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422"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2</w:t>
            </w:r>
          </w:p>
        </w:tc>
        <w:tc>
          <w:tcPr>
            <w:tcW w:w="887" w:type="pct"/>
          </w:tcPr>
          <w:p>
            <w:pPr>
              <w:spacing w:line="36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维修响应及故障解决时间</w:t>
            </w:r>
          </w:p>
        </w:tc>
        <w:tc>
          <w:tcPr>
            <w:tcW w:w="3690" w:type="pct"/>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Cs/>
                <w:color w:val="auto"/>
                <w:sz w:val="21"/>
                <w:szCs w:val="21"/>
              </w:rPr>
              <w:t>在保修期内，一旦发生质量问题，投标人保证在接到通知24小时内赶到现场进行修理或更换。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5000" w:type="pct"/>
            <w:gridSpan w:val="3"/>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1</w:t>
            </w:r>
          </w:p>
        </w:tc>
        <w:tc>
          <w:tcPr>
            <w:tcW w:w="887" w:type="pct"/>
            <w:vAlign w:val="center"/>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color w:val="auto"/>
                <w:sz w:val="21"/>
                <w:szCs w:val="21"/>
                <w:shd w:val="clear" w:color="auto" w:fill="FFFFFF"/>
                <w:lang w:bidi="ar"/>
              </w:rPr>
              <w:t>免费保修期满后</w:t>
            </w:r>
          </w:p>
        </w:tc>
        <w:tc>
          <w:tcPr>
            <w:tcW w:w="3690" w:type="pct"/>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color w:val="auto"/>
                <w:sz w:val="21"/>
                <w:szCs w:val="21"/>
                <w:shd w:val="clear" w:color="auto" w:fill="FFFFFF"/>
                <w:lang w:bidi="ar"/>
              </w:rPr>
              <w:t>免费保修期满后，应按其在深圳地区同类产品的最优惠价格提供服务和零件。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5000" w:type="pct"/>
            <w:gridSpan w:val="3"/>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（三）其他商务要求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restar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1</w:t>
            </w:r>
          </w:p>
        </w:tc>
        <w:tc>
          <w:tcPr>
            <w:tcW w:w="887" w:type="pct"/>
            <w:vMerge w:val="restart"/>
            <w:vAlign w:val="center"/>
          </w:tcPr>
          <w:p>
            <w:pPr>
              <w:spacing w:line="360" w:lineRule="auto"/>
              <w:jc w:val="center"/>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关于交货</w:t>
            </w:r>
          </w:p>
        </w:tc>
        <w:tc>
          <w:tcPr>
            <w:tcW w:w="3690" w:type="pct"/>
          </w:tcPr>
          <w:p>
            <w:pPr>
              <w:spacing w:line="360" w:lineRule="auto"/>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bCs/>
                <w:color w:val="auto"/>
                <w:sz w:val="21"/>
                <w:szCs w:val="21"/>
              </w:rPr>
              <w:t>1.1</w:t>
            </w:r>
            <w:r>
              <w:rPr>
                <w:rFonts w:hint="eastAsia" w:asciiTheme="minorEastAsia" w:hAnsiTheme="minorEastAsia" w:eastAsiaTheme="minorEastAsia" w:cstheme="minorEastAsia"/>
                <w:color w:val="auto"/>
                <w:sz w:val="21"/>
                <w:szCs w:val="21"/>
              </w:rPr>
              <w:t xml:space="preserve">★交货期 </w:t>
            </w:r>
            <w:r>
              <w:rPr>
                <w:rFonts w:hint="eastAsia" w:asciiTheme="minorEastAsia" w:hAnsiTheme="minorEastAsia" w:eastAsiaTheme="minorEastAsia" w:cstheme="minorEastAsia"/>
                <w:color w:val="auto"/>
                <w:sz w:val="21"/>
                <w:szCs w:val="21"/>
                <w:u w:val="single"/>
              </w:rPr>
              <w:t xml:space="preserve"> </w:t>
            </w:r>
            <w:r>
              <w:rPr>
                <w:rFonts w:hint="eastAsia" w:asciiTheme="minorEastAsia" w:hAnsiTheme="minorEastAsia" w:eastAsiaTheme="minorEastAsia" w:cstheme="minorEastAsia"/>
                <w:color w:val="auto"/>
                <w:sz w:val="21"/>
                <w:szCs w:val="21"/>
                <w:highlight w:val="yellow"/>
                <w:u w:val="single"/>
              </w:rPr>
              <w:t xml:space="preserve">270 </w:t>
            </w:r>
            <w:r>
              <w:rPr>
                <w:rFonts w:hint="eastAsia" w:asciiTheme="minorEastAsia" w:hAnsiTheme="minorEastAsia" w:eastAsiaTheme="minorEastAsia" w:cstheme="minorEastAsia"/>
                <w:color w:val="auto"/>
                <w:sz w:val="21"/>
                <w:szCs w:val="21"/>
                <w:highlight w:val="yellow"/>
              </w:rPr>
              <w:t>天</w:t>
            </w:r>
            <w:r>
              <w:rPr>
                <w:rFonts w:hint="eastAsia" w:asciiTheme="minorEastAsia" w:hAnsiTheme="minorEastAsia" w:eastAsiaTheme="minorEastAsia" w:cstheme="minorEastAsia"/>
                <w:color w:val="auto"/>
                <w:sz w:val="21"/>
                <w:szCs w:val="21"/>
              </w:rPr>
              <w:t>（日历日）。</w:t>
            </w:r>
          </w:p>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交货期说明：自合同签订日起。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
                <w:color w:val="auto"/>
                <w:sz w:val="21"/>
                <w:szCs w:val="21"/>
              </w:rPr>
            </w:pPr>
          </w:p>
        </w:tc>
        <w:tc>
          <w:tcPr>
            <w:tcW w:w="887" w:type="pct"/>
            <w:vMerge w:val="continue"/>
            <w:vAlign w:val="center"/>
          </w:tcPr>
          <w:p>
            <w:pPr>
              <w:spacing w:line="360" w:lineRule="auto"/>
              <w:jc w:val="center"/>
              <w:rPr>
                <w:rFonts w:hint="eastAsia" w:asciiTheme="minorEastAsia" w:hAnsiTheme="minorEastAsia" w:eastAsiaTheme="minorEastAsia" w:cstheme="minorEastAsia"/>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1.2投标人必须承担设备运输、安装调试、验收检测和提供设备操作说明书、图纸等其他类似的义务。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restart"/>
            <w:vAlign w:val="center"/>
          </w:tcPr>
          <w:p>
            <w:pPr>
              <w:spacing w:line="360" w:lineRule="auto"/>
              <w:jc w:val="center"/>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
                <w:color w:val="auto"/>
                <w:sz w:val="21"/>
                <w:szCs w:val="21"/>
              </w:rPr>
              <w:t>2</w:t>
            </w:r>
          </w:p>
        </w:tc>
        <w:tc>
          <w:tcPr>
            <w:tcW w:w="887" w:type="pct"/>
            <w:vMerge w:val="restart"/>
            <w:vAlign w:val="center"/>
          </w:tcPr>
          <w:p>
            <w:pPr>
              <w:spacing w:line="360" w:lineRule="auto"/>
              <w:jc w:val="center"/>
              <w:rPr>
                <w:rFonts w:hint="eastAsia" w:asciiTheme="minorEastAsia" w:hAnsiTheme="minorEastAsia" w:eastAsiaTheme="minorEastAsia" w:cstheme="minorEastAsia"/>
                <w:color w:val="auto"/>
                <w:sz w:val="21"/>
                <w:szCs w:val="21"/>
              </w:rPr>
            </w:pPr>
            <w:r>
              <w:rPr>
                <w:rFonts w:hint="eastAsia" w:asciiTheme="minorEastAsia" w:hAnsiTheme="minorEastAsia" w:eastAsiaTheme="minorEastAsia" w:cstheme="minorEastAsia"/>
                <w:color w:val="auto"/>
                <w:sz w:val="21"/>
                <w:szCs w:val="21"/>
              </w:rPr>
              <w:t>关于验收</w:t>
            </w: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2.1投标人货物经过双方检验认可后，签署验收报告，产品保修期自验收合格之日起算，由投标人提供产品保修文件。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
                <w:color w:val="auto"/>
                <w:sz w:val="21"/>
                <w:szCs w:val="21"/>
              </w:rPr>
            </w:pPr>
          </w:p>
        </w:tc>
        <w:tc>
          <w:tcPr>
            <w:tcW w:w="887" w:type="pct"/>
            <w:vMerge w:val="continue"/>
          </w:tcPr>
          <w:p>
            <w:pPr>
              <w:spacing w:line="360" w:lineRule="auto"/>
              <w:rPr>
                <w:rFonts w:hint="eastAsia" w:asciiTheme="minorEastAsia" w:hAnsiTheme="minorEastAsia" w:eastAsiaTheme="minorEastAsia" w:cstheme="minorEastAsia"/>
                <w:b/>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2.2当满足以下条件时，采购人才向中标人签发货物验收报告：</w:t>
            </w:r>
          </w:p>
          <w:p>
            <w:pPr>
              <w:tabs>
                <w:tab w:val="left" w:pos="1260"/>
              </w:tabs>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a、中标人已按照合同规定提供了全部产品及完整的技术资料。</w:t>
            </w:r>
          </w:p>
          <w:p>
            <w:pPr>
              <w:tabs>
                <w:tab w:val="left" w:pos="1260"/>
              </w:tabs>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b、货物符合招标文件技术规格书的要求，性能满足要求。</w:t>
            </w:r>
          </w:p>
          <w:p>
            <w:pPr>
              <w:tabs>
                <w:tab w:val="left" w:pos="1260"/>
              </w:tabs>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c、货物具备产品合格证。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restart"/>
            <w:vAlign w:val="center"/>
          </w:tcPr>
          <w:p>
            <w:pPr>
              <w:spacing w:line="360" w:lineRule="auto"/>
              <w:jc w:val="center"/>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3</w:t>
            </w:r>
          </w:p>
        </w:tc>
        <w:tc>
          <w:tcPr>
            <w:tcW w:w="887" w:type="pct"/>
            <w:vMerge w:val="restart"/>
            <w:vAlign w:val="center"/>
          </w:tcPr>
          <w:p>
            <w:pPr>
              <w:spacing w:line="360" w:lineRule="auto"/>
              <w:jc w:val="center"/>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违约责任</w:t>
            </w: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color w:val="auto"/>
                <w:sz w:val="21"/>
                <w:szCs w:val="21"/>
              </w:rPr>
              <w:t>3.1如中标人未按照投标文件中承诺的时间交货或提供服务，中标人应承担延期交货和延期服务的违约责任，并赔偿采购人因此造成的实际经济损失。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3.2中标人所交设备的品种、型号、规格、质量、功能、技术参数等方面不能实质性满足招标文件要求的，采购人有权拒绝收货，中标人向采购人偿付项目采购金额</w:t>
            </w:r>
            <w:r>
              <w:rPr>
                <w:rFonts w:hint="eastAsia" w:asciiTheme="minorEastAsia" w:hAnsiTheme="minorEastAsia" w:eastAsiaTheme="minorEastAsia" w:cstheme="minorEastAsia"/>
                <w:bCs/>
                <w:color w:val="auto"/>
                <w:sz w:val="21"/>
                <w:szCs w:val="21"/>
                <w:highlight w:val="yellow"/>
              </w:rPr>
              <w:t>【15】%</w:t>
            </w:r>
            <w:r>
              <w:rPr>
                <w:rFonts w:hint="eastAsia" w:asciiTheme="minorEastAsia" w:hAnsiTheme="minorEastAsia" w:eastAsiaTheme="minorEastAsia" w:cstheme="minorEastAsia"/>
                <w:bCs/>
                <w:color w:val="auto"/>
                <w:sz w:val="21"/>
                <w:szCs w:val="21"/>
              </w:rPr>
              <w:t xml:space="preserve">的违约金；造成严重后果的，根据《深圳经济特区政府采购条例》第五十七条第（二）款规定，由主管部门对中标人进行处罚。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3.3中标人不能交付设备的，中标人向采购人偿付项目采购金额</w:t>
            </w:r>
            <w:r>
              <w:rPr>
                <w:rFonts w:hint="eastAsia" w:asciiTheme="minorEastAsia" w:hAnsiTheme="minorEastAsia" w:eastAsiaTheme="minorEastAsia" w:cstheme="minorEastAsia"/>
                <w:bCs/>
                <w:color w:val="auto"/>
                <w:sz w:val="21"/>
                <w:szCs w:val="21"/>
                <w:highlight w:val="yellow"/>
              </w:rPr>
              <w:t>【15】%</w:t>
            </w:r>
            <w:r>
              <w:rPr>
                <w:rFonts w:hint="eastAsia" w:asciiTheme="minorEastAsia" w:hAnsiTheme="minorEastAsia" w:eastAsiaTheme="minorEastAsia" w:cstheme="minorEastAsia"/>
                <w:bCs/>
                <w:color w:val="auto"/>
                <w:sz w:val="21"/>
                <w:szCs w:val="21"/>
              </w:rPr>
              <w:t xml:space="preserve">的违约金并按主管部门相关规定处理。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tcPr>
          <w:p>
            <w:pPr>
              <w:spacing w:line="360" w:lineRule="auto"/>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
                <w:color w:val="auto"/>
                <w:sz w:val="21"/>
                <w:szCs w:val="21"/>
              </w:rPr>
            </w:pPr>
            <w:r>
              <w:rPr>
                <w:rFonts w:hint="eastAsia" w:asciiTheme="minorEastAsia" w:hAnsiTheme="minorEastAsia" w:eastAsiaTheme="minorEastAsia" w:cstheme="minorEastAsia"/>
                <w:bCs/>
                <w:color w:val="auto"/>
                <w:sz w:val="21"/>
                <w:szCs w:val="21"/>
              </w:rPr>
              <w:t>3.4在中标人承诺的或国家规定的质量保证期内（取两者中最长的期限），如经中标人两次维修或更换，货物仍不能达到招标文件要求及投标文件承诺的质量标准，采购人有权退货，中标人应退回全部货款并赔偿采购人因此遭受的损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tcPr>
          <w:p>
            <w:pPr>
              <w:spacing w:line="360" w:lineRule="auto"/>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bCs/>
                <w:color w:val="auto"/>
                <w:sz w:val="21"/>
                <w:szCs w:val="21"/>
              </w:rPr>
              <w:t>3.5中标人在承担上述一项或多项违约责任后，仍应继续履行合同规定的义务（采购人解除合同的除外）。采购人未能及时追究中标人的任何一项违约责任并不表明采购人放弃追究中标人该项或其他违约责任。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tcPr>
          <w:p>
            <w:pPr>
              <w:spacing w:line="360" w:lineRule="auto"/>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color w:val="auto"/>
                <w:kern w:val="0"/>
                <w:sz w:val="21"/>
                <w:szCs w:val="21"/>
                <w:lang w:bidi="ar"/>
              </w:rPr>
              <w:t>3.6★由于中标人管理不当，设备、材料不到位，工程质量不合格，造成返工或延误工期的，责任由中标方承担，项目验收合格之日每拖延一个自然日，对中标方处合同总价款（中标价）万分之一的罚金，从甲方应付款项中扣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trPr>
        <w:tc>
          <w:tcPr>
            <w:tcW w:w="422" w:type="pct"/>
            <w:vMerge w:val="continue"/>
            <w:vAlign w:val="center"/>
          </w:tcPr>
          <w:p>
            <w:pPr>
              <w:spacing w:line="360" w:lineRule="auto"/>
              <w:jc w:val="center"/>
              <w:rPr>
                <w:rFonts w:hint="eastAsia" w:asciiTheme="minorEastAsia" w:hAnsiTheme="minorEastAsia" w:eastAsiaTheme="minorEastAsia" w:cstheme="minorEastAsia"/>
                <w:bCs/>
                <w:color w:val="auto"/>
                <w:sz w:val="21"/>
                <w:szCs w:val="21"/>
              </w:rPr>
            </w:pPr>
          </w:p>
        </w:tc>
        <w:tc>
          <w:tcPr>
            <w:tcW w:w="887" w:type="pct"/>
            <w:vMerge w:val="continue"/>
          </w:tcPr>
          <w:p>
            <w:pPr>
              <w:spacing w:line="360" w:lineRule="auto"/>
              <w:rPr>
                <w:rFonts w:hint="eastAsia" w:asciiTheme="minorEastAsia" w:hAnsiTheme="minorEastAsia" w:eastAsiaTheme="minorEastAsia" w:cstheme="minorEastAsia"/>
                <w:bCs/>
                <w:color w:val="auto"/>
                <w:sz w:val="21"/>
                <w:szCs w:val="21"/>
              </w:rPr>
            </w:pPr>
          </w:p>
        </w:tc>
        <w:tc>
          <w:tcPr>
            <w:tcW w:w="3690" w:type="pct"/>
          </w:tcPr>
          <w:p>
            <w:pPr>
              <w:spacing w:line="360" w:lineRule="auto"/>
              <w:rPr>
                <w:rFonts w:hint="eastAsia" w:asciiTheme="minorEastAsia" w:hAnsiTheme="minorEastAsia" w:eastAsiaTheme="minorEastAsia" w:cstheme="minorEastAsia"/>
                <w:bCs/>
                <w:color w:val="auto"/>
                <w:sz w:val="21"/>
                <w:szCs w:val="21"/>
              </w:rPr>
            </w:pPr>
            <w:r>
              <w:rPr>
                <w:rFonts w:hint="eastAsia" w:asciiTheme="minorEastAsia" w:hAnsiTheme="minorEastAsia" w:eastAsiaTheme="minorEastAsia" w:cstheme="minorEastAsia"/>
                <w:color w:val="auto"/>
                <w:kern w:val="0"/>
                <w:sz w:val="21"/>
                <w:szCs w:val="21"/>
                <w:lang w:bidi="ar"/>
              </w:rPr>
              <w:t>3.7停工所造成的工期延迟及一起损失由中标方承担。</w:t>
            </w:r>
          </w:p>
        </w:tc>
      </w:tr>
    </w:tbl>
    <w:p>
      <w:pPr>
        <w:pStyle w:val="4"/>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
          <w:bCs/>
          <w:sz w:val="28"/>
          <w:szCs w:val="28"/>
          <w:highlight w:val="none"/>
        </w:rPr>
      </w:pPr>
      <w:r>
        <w:rPr>
          <w:rFonts w:hint="eastAsia" w:ascii="宋体" w:hAnsi="宋体" w:cs="宋体"/>
          <w:b/>
          <w:bCs/>
          <w:sz w:val="28"/>
          <w:szCs w:val="28"/>
          <w:highlight w:val="none"/>
          <w:lang w:eastAsia="zh-CN"/>
        </w:rPr>
        <w:t>七</w:t>
      </w:r>
      <w:r>
        <w:rPr>
          <w:rFonts w:hint="eastAsia" w:ascii="宋体" w:hAnsi="宋体" w:eastAsia="宋体" w:cs="宋体"/>
          <w:b/>
          <w:bCs/>
          <w:sz w:val="28"/>
          <w:szCs w:val="28"/>
          <w:highlight w:val="none"/>
        </w:rPr>
        <w:t>、其他重要条款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Cs/>
          <w:szCs w:val="21"/>
          <w:highlight w:val="none"/>
        </w:rPr>
        <w:t>2、投标人应充分了解项目的位置、情况、道路及任何其它足以影响投标报价的情况，任何因忽视或误解项目情况而导致的索赔或服务期限延长申请将不获批准。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3、投标人不得期望通过索赔等方式获取补偿，否则，除可能遭到拒绝外，还可能将被作为不良行为记录在案，并可能影响其以后参加政府采购的项目投标。各投标人在投标报价时，应充分考虑投标报价的风险。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4、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5、除政府采购合同继续履行将损害国家利益和社会公共利益外，双方当事人不得擅自变更、中止或者终止合同。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szCs w:val="21"/>
          <w:highlight w:val="none"/>
        </w:rPr>
        <w:t>6、“信用中国”、“中国政府采购网”、“深圳信用网”以及“深圳市政府采购监管网”为供应商信用信息的查询渠道，相关信息以开标当日的查询结果为准。</w:t>
      </w:r>
    </w:p>
    <w:p>
      <w:pPr>
        <w:pageBreakBefore w:val="0"/>
        <w:kinsoku/>
        <w:overflowPunct/>
        <w:topLinePunct w:val="0"/>
        <w:autoSpaceDE/>
        <w:autoSpaceDN/>
        <w:bidi w:val="0"/>
        <w:spacing w:line="360" w:lineRule="auto"/>
        <w:ind w:left="0" w:firstLine="0" w:firstLineChars="0"/>
        <w:rPr>
          <w:rFonts w:hint="eastAsia" w:ascii="宋体" w:hAnsi="宋体" w:eastAsia="宋体" w:cs="宋体"/>
          <w:kern w:val="2"/>
          <w:highlight w:val="none"/>
        </w:rPr>
      </w:pPr>
      <w:r>
        <w:rPr>
          <w:rFonts w:hint="eastAsia" w:ascii="宋体" w:hAnsi="宋体" w:eastAsia="宋体" w:cs="宋体"/>
          <w:kern w:val="2"/>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kern w:val="2"/>
          <w:highlight w:val="none"/>
        </w:rPr>
      </w:pPr>
      <w:r>
        <w:rPr>
          <w:rFonts w:hint="eastAsia" w:ascii="宋体" w:hAnsi="宋体" w:eastAsia="宋体" w:cs="宋体"/>
          <w:b/>
          <w:bCs/>
          <w:kern w:val="2"/>
          <w:highlight w:val="none"/>
        </w:rPr>
        <w:t>第四章  投标文件组成要求及格式</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Style w:val="58"/>
          <w:rFonts w:hint="eastAsia" w:ascii="宋体" w:hAnsi="宋体" w:eastAsia="宋体" w:cs="宋体"/>
          <w:sz w:val="24"/>
          <w:highlight w:val="none"/>
        </w:rPr>
      </w:pPr>
      <w:r>
        <w:rPr>
          <w:rStyle w:val="58"/>
          <w:rFonts w:hint="eastAsia" w:ascii="宋体" w:hAnsi="宋体" w:eastAsia="宋体" w:cs="宋体"/>
          <w:sz w:val="24"/>
          <w:highlight w:val="none"/>
        </w:rPr>
        <w:t>特别提醒：</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投标文件正文（信息公开部分）必须编制于“投标书目录”，投标文件附件（非信息公开部分）必须编制于“投标书附件”，如下图所示。</w:t>
      </w:r>
    </w:p>
    <w:p>
      <w:pPr>
        <w:keepNext w:val="0"/>
        <w:keepLines w:val="0"/>
        <w:pageBreakBefore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lang w:eastAsia="zh-CN"/>
        </w:rPr>
        <w:drawing>
          <wp:inline distT="0" distB="0" distL="114300" distR="114300">
            <wp:extent cx="5276850" cy="4109085"/>
            <wp:effectExtent l="0" t="0" r="0" b="571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8"/>
                    <a:stretch>
                      <a:fillRect/>
                    </a:stretch>
                  </pic:blipFill>
                  <pic:spPr>
                    <a:xfrm>
                      <a:off x="0" y="0"/>
                      <a:ext cx="5276850" cy="410908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firstLine="0" w:firstLineChars="0"/>
        <w:jc w:val="left"/>
        <w:textAlignment w:val="auto"/>
        <w:rPr>
          <w:rFonts w:hint="eastAsia" w:ascii="宋体" w:hAnsi="宋体" w:eastAsia="宋体" w:cs="宋体"/>
          <w:kern w:val="0"/>
          <w:sz w:val="24"/>
          <w:highlight w:val="none"/>
        </w:rPr>
      </w:pPr>
    </w:p>
    <w:p>
      <w:pPr>
        <w:keepNext w:val="0"/>
        <w:keepLines w:val="0"/>
        <w:pageBreakBefore w:val="0"/>
        <w:kinsoku/>
        <w:wordWrap/>
        <w:overflowPunct/>
        <w:topLinePunct w:val="0"/>
        <w:autoSpaceDE/>
        <w:autoSpaceDN/>
        <w:bidi w:val="0"/>
        <w:adjustRightInd/>
        <w:snapToGrid/>
        <w:spacing w:line="360" w:lineRule="auto"/>
        <w:ind w:left="0" w:firstLine="0" w:firstLineChars="0"/>
        <w:jc w:val="center"/>
        <w:textAlignment w:val="auto"/>
        <w:rPr>
          <w:rFonts w:hint="eastAsia" w:ascii="宋体" w:hAnsi="宋体" w:eastAsia="宋体" w:cs="宋体"/>
          <w:sz w:val="24"/>
          <w:highlight w:val="none"/>
        </w:rPr>
      </w:pPr>
    </w:p>
    <w:p>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4"/>
          <w:highlight w:val="none"/>
        </w:rPr>
      </w:pPr>
      <w:r>
        <w:rPr>
          <w:rFonts w:hint="eastAsia" w:ascii="宋体" w:hAnsi="宋体" w:eastAsia="宋体" w:cs="宋体"/>
          <w:sz w:val="24"/>
          <w:highlight w:val="none"/>
        </w:rPr>
        <w:t>我司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pageBreakBefore w:val="0"/>
        <w:kinsoku/>
        <w:overflowPunct/>
        <w:topLinePunct w:val="0"/>
        <w:autoSpaceDE/>
        <w:autoSpaceDN/>
        <w:bidi w:val="0"/>
        <w:spacing w:line="360" w:lineRule="auto"/>
        <w:ind w:left="0" w:firstLine="0" w:firstLineChars="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highlight w:val="none"/>
        </w:rPr>
      </w:pPr>
      <w:r>
        <w:rPr>
          <w:rStyle w:val="58"/>
          <w:rFonts w:hint="eastAsia" w:ascii="宋体" w:hAnsi="宋体" w:eastAsia="宋体" w:cs="宋体"/>
          <w:sz w:val="28"/>
          <w:szCs w:val="28"/>
          <w:highlight w:val="none"/>
        </w:rPr>
        <w:t>投标文件组成</w:t>
      </w:r>
      <w:r>
        <w:rPr>
          <w:rStyle w:val="58"/>
          <w:rFonts w:hint="eastAsia" w:ascii="宋体" w:hAnsi="宋体" w:eastAsia="宋体" w:cs="宋体"/>
          <w:color w:val="FF0000"/>
          <w:sz w:val="28"/>
          <w:szCs w:val="28"/>
          <w:highlight w:val="none"/>
          <w:lang w:eastAsia="zh-CN"/>
        </w:rPr>
        <w:t>【与投标文件节点对应】</w:t>
      </w:r>
      <w:r>
        <w:rPr>
          <w:rStyle w:val="58"/>
          <w:rFonts w:hint="eastAsia" w:ascii="宋体" w:hAnsi="宋体" w:eastAsia="宋体" w:cs="宋体"/>
          <w:sz w:val="28"/>
          <w:szCs w:val="28"/>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bookmarkStart w:id="45" w:name="_Hlk72257253"/>
      <w:r>
        <w:rPr>
          <w:rFonts w:hint="eastAsia" w:ascii="宋体" w:hAnsi="宋体" w:eastAsia="宋体" w:cs="宋体"/>
          <w:sz w:val="21"/>
          <w:szCs w:val="21"/>
          <w:highlight w:val="none"/>
        </w:rPr>
        <w:t>1.投标文件正文</w:t>
      </w:r>
      <w:r>
        <w:rPr>
          <w:rFonts w:hint="eastAsia" w:ascii="宋体" w:hAnsi="宋体" w:eastAsia="宋体" w:cs="宋体"/>
          <w:b/>
          <w:color w:val="FF0000"/>
          <w:sz w:val="21"/>
          <w:szCs w:val="21"/>
          <w:highlight w:val="none"/>
        </w:rPr>
        <w:t>（信息公开部分）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w:t>
      </w:r>
      <w:bookmarkStart w:id="46" w:name="_Hlk72070784"/>
      <w:r>
        <w:rPr>
          <w:rFonts w:hint="eastAsia" w:ascii="宋体" w:hAnsi="宋体" w:eastAsia="宋体" w:cs="宋体"/>
          <w:sz w:val="21"/>
          <w:szCs w:val="21"/>
          <w:highlight w:val="none"/>
        </w:rPr>
        <w:t>投标函</w:t>
      </w:r>
      <w:bookmarkEnd w:id="46"/>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w:t>
      </w:r>
      <w:bookmarkStart w:id="47" w:name="_Hlk72062521"/>
      <w:r>
        <w:rPr>
          <w:rFonts w:hint="eastAsia" w:ascii="宋体" w:hAnsi="宋体" w:eastAsia="宋体" w:cs="宋体"/>
          <w:sz w:val="21"/>
          <w:szCs w:val="21"/>
          <w:highlight w:val="none"/>
        </w:rPr>
        <w:t>政府采购投标及履约承诺函</w:t>
      </w:r>
      <w:bookmarkEnd w:id="4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48" w:name="_Hlk72257201"/>
      <w:r>
        <w:rPr>
          <w:rFonts w:hint="eastAsia" w:ascii="宋体" w:hAnsi="宋体" w:eastAsia="宋体" w:cs="宋体"/>
          <w:sz w:val="21"/>
          <w:szCs w:val="21"/>
          <w:highlight w:val="none"/>
        </w:rPr>
        <w:t>（4）项目详细报价</w:t>
      </w:r>
    </w:p>
    <w:bookmarkEnd w:id="48"/>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综合实力部分相关的证明材料（包括与供应商相关的业绩证明、认证证书、获奖证书、知识产权证书等证明材料）</w:t>
      </w:r>
    </w:p>
    <w:p>
      <w:pPr>
        <w:pageBreakBefore w:val="0"/>
        <w:kinsoku/>
        <w:overflowPunct/>
        <w:topLinePunct w:val="0"/>
        <w:autoSpaceDE/>
        <w:autoSpaceDN/>
        <w:bidi w:val="0"/>
        <w:spacing w:beforeAutospacing="0" w:afterAutospacing="0" w:line="360" w:lineRule="auto"/>
        <w:ind w:left="0" w:leftChars="0" w:right="0" w:firstLine="0" w:firstLineChars="0"/>
        <w:outlineLvl w:val="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2.投标文件附件</w:t>
      </w:r>
      <w:r>
        <w:rPr>
          <w:rFonts w:hint="eastAsia" w:ascii="宋体" w:hAnsi="宋体" w:eastAsia="宋体" w:cs="宋体"/>
          <w:b/>
          <w:color w:val="FF0000"/>
          <w:sz w:val="21"/>
          <w:szCs w:val="21"/>
          <w:highlight w:val="none"/>
        </w:rPr>
        <w:t>（信息不公开部分）</w:t>
      </w:r>
      <w:r>
        <w:rPr>
          <w:rFonts w:hint="eastAsia" w:ascii="宋体" w:hAnsi="宋体" w:eastAsia="宋体" w:cs="宋体"/>
          <w:sz w:val="21"/>
          <w:szCs w:val="21"/>
          <w:highlight w:val="none"/>
        </w:rPr>
        <w:t>：主要包括以下内容：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（1）法定代表人（负责人）证明书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lang w:val="en-US"/>
        </w:rPr>
      </w:pPr>
      <w:r>
        <w:rPr>
          <w:rFonts w:hint="eastAsia" w:ascii="宋体" w:hAnsi="宋体" w:eastAsia="宋体" w:cs="宋体"/>
          <w:szCs w:val="21"/>
          <w:highlight w:val="none"/>
        </w:rPr>
        <w:t>（3）</w:t>
      </w:r>
      <w:r>
        <w:rPr>
          <w:rFonts w:hint="eastAsia" w:ascii="宋体" w:hAnsi="宋体" w:eastAsia="宋体" w:cs="宋体"/>
          <w:szCs w:val="21"/>
          <w:highlight w:val="none"/>
          <w:lang w:val="en-US"/>
        </w:rPr>
        <w:t>政府采购违法行为风险知悉确认书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Cs w:val="21"/>
          <w:highlight w:val="none"/>
        </w:rPr>
        <w:t>（</w:t>
      </w:r>
      <w:r>
        <w:rPr>
          <w:rFonts w:hint="eastAsia" w:ascii="宋体" w:hAnsi="宋体" w:cs="宋体"/>
          <w:szCs w:val="21"/>
          <w:highlight w:val="none"/>
          <w:lang w:val="en-US" w:eastAsia="zh-CN"/>
        </w:rPr>
        <w:t>4</w:t>
      </w:r>
      <w:r>
        <w:rPr>
          <w:rFonts w:hint="eastAsia" w:ascii="宋体" w:hAnsi="宋体" w:eastAsia="宋体" w:cs="宋体"/>
          <w:szCs w:val="21"/>
          <w:highlight w:val="none"/>
        </w:rPr>
        <w:t>）</w:t>
      </w:r>
      <w:r>
        <w:rPr>
          <w:rFonts w:hint="eastAsia" w:ascii="宋体" w:hAnsi="宋体" w:eastAsia="宋体" w:cs="宋体"/>
          <w:szCs w:val="21"/>
          <w:highlight w:val="none"/>
          <w:lang w:val="en-US"/>
        </w:rPr>
        <w:t>实质性条款响应情况表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5</w:t>
      </w:r>
      <w:r>
        <w:rPr>
          <w:rFonts w:hint="eastAsia" w:ascii="宋体" w:hAnsi="宋体" w:eastAsia="宋体" w:cs="宋体"/>
          <w:sz w:val="21"/>
          <w:szCs w:val="21"/>
          <w:highlight w:val="none"/>
        </w:rPr>
        <w:t>）技术要求偏离表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6</w:t>
      </w:r>
      <w:r>
        <w:rPr>
          <w:rFonts w:hint="eastAsia" w:ascii="宋体" w:hAnsi="宋体" w:eastAsia="宋体" w:cs="宋体"/>
          <w:sz w:val="21"/>
          <w:szCs w:val="21"/>
          <w:highlight w:val="none"/>
        </w:rPr>
        <w:t>）商务要求偏离表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cs="宋体"/>
          <w:sz w:val="21"/>
          <w:szCs w:val="21"/>
          <w:highlight w:val="none"/>
          <w:lang w:val="en-US" w:eastAsia="zh-CN"/>
        </w:rPr>
        <w:t>7</w:t>
      </w:r>
      <w:r>
        <w:rPr>
          <w:rFonts w:hint="eastAsia" w:ascii="宋体" w:hAnsi="宋体" w:eastAsia="宋体" w:cs="宋体"/>
          <w:sz w:val="21"/>
          <w:szCs w:val="21"/>
          <w:highlight w:val="none"/>
        </w:rPr>
        <w:t>）项目实施方案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（*）投标人认为需要加以说明的其他内容</w:t>
      </w:r>
    </w:p>
    <w:bookmarkEnd w:id="4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bookmarkStart w:id="49" w:name="_Hlk72257771"/>
      <w:r>
        <w:rPr>
          <w:rFonts w:hint="eastAsia" w:ascii="宋体" w:hAnsi="宋体" w:eastAsia="宋体" w:cs="宋体"/>
          <w:b/>
          <w:sz w:val="21"/>
          <w:szCs w:val="21"/>
          <w:highlight w:val="none"/>
        </w:rPr>
        <w:t>备注：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1.本项目为网上电子投标项目，投标文件不需法人或授权委托人另行签字，无需加盖单位公章，招标文件专用条款另有规定的除外。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bookmarkStart w:id="50" w:name="_Hlk72263559"/>
      <w:r>
        <w:rPr>
          <w:rFonts w:hint="eastAsia" w:ascii="宋体" w:hAnsi="宋体" w:eastAsia="宋体" w:cs="宋体"/>
          <w:b/>
          <w:sz w:val="21"/>
          <w:szCs w:val="21"/>
          <w:highlight w:val="none"/>
        </w:rPr>
        <w:t>2.关于填写“开标一览表”的说明：“开标一览表”中除“投标总价”外，其他信息不作评审依据。</w:t>
      </w:r>
      <w:bookmarkEnd w:id="49"/>
      <w:bookmarkEnd w:id="5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p>
    <w:p>
      <w:pPr>
        <w:pageBreakBefore w:val="0"/>
        <w:kinsoku/>
        <w:overflowPunct/>
        <w:topLinePunct w:val="0"/>
        <w:autoSpaceDE/>
        <w:autoSpaceDN/>
        <w:bidi w:val="0"/>
        <w:spacing w:line="360" w:lineRule="auto"/>
        <w:ind w:left="0" w:firstLine="0" w:firstLineChars="0"/>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r>
        <w:rPr>
          <w:rFonts w:hint="eastAsia" w:ascii="宋体" w:hAnsi="宋体" w:eastAsia="宋体" w:cs="宋体"/>
          <w:b/>
          <w:color w:val="FF0000"/>
          <w:sz w:val="28"/>
          <w:szCs w:val="28"/>
          <w:highlight w:val="none"/>
        </w:rPr>
        <w:t>投标文件正文（信息公开部分）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一、投标函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1" w:name="_Hlk72257506"/>
      <w:r>
        <w:rPr>
          <w:rFonts w:hint="eastAsia" w:ascii="宋体" w:hAnsi="宋体" w:eastAsia="宋体" w:cs="宋体"/>
          <w:szCs w:val="21"/>
          <w:highlight w:val="none"/>
        </w:rPr>
        <w:t>致：</w:t>
      </w:r>
      <w:r>
        <w:rPr>
          <w:rFonts w:hint="eastAsia" w:ascii="宋体" w:hAnsi="宋体" w:eastAsia="宋体" w:cs="宋体"/>
          <w:color w:val="FF0000"/>
          <w:szCs w:val="21"/>
          <w:highlight w:val="none"/>
          <w:u w:val="single"/>
        </w:rPr>
        <w:t>深圳公共资源交易中心</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52" w:name="_Hlk73818812"/>
      <w:r>
        <w:rPr>
          <w:rFonts w:hint="eastAsia" w:ascii="宋体" w:hAnsi="宋体" w:eastAsia="宋体" w:cs="宋体"/>
          <w:szCs w:val="21"/>
          <w:highlight w:val="none"/>
        </w:rPr>
        <w:t>1、根据已收到贵单位的项目编号为</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（项目编号）</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的</w:t>
      </w:r>
      <w:r>
        <w:rPr>
          <w:rFonts w:hint="eastAsia" w:ascii="宋体" w:hAnsi="宋体" w:eastAsia="宋体" w:cs="宋体"/>
          <w:szCs w:val="21"/>
          <w:highlight w:val="none"/>
          <w:u w:val="single"/>
        </w:rPr>
        <w:t xml:space="preserve"> </w:t>
      </w:r>
      <w:r>
        <w:rPr>
          <w:rFonts w:hint="eastAsia" w:ascii="宋体" w:hAnsi="宋体" w:cs="宋体"/>
          <w:szCs w:val="21"/>
          <w:highlight w:val="none"/>
          <w:u w:val="single"/>
          <w:lang w:eastAsia="zh-CN"/>
        </w:rPr>
        <w:t>（项目名称）</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宋体" w:hAnsi="宋体" w:eastAsia="宋体" w:cs="宋体"/>
          <w:szCs w:val="21"/>
          <w:highlight w:val="none"/>
        </w:rPr>
        <w:t>愿意按照招标文件要求承包上述项目并修补其任何缺陷。</w:t>
      </w:r>
      <w:bookmarkEnd w:id="5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bookmarkStart w:id="54" w:name="_Hlk73819847"/>
      <w:r>
        <w:rPr>
          <w:rFonts w:hint="eastAsia" w:ascii="宋体" w:hAnsi="宋体" w:eastAsia="宋体" w:cs="宋体"/>
          <w:szCs w:val="21"/>
          <w:highlight w:val="none"/>
        </w:rPr>
        <w:t>投标价格见投标书编制软件中《开标一览表》中填写的投标总价。</w:t>
      </w:r>
      <w:bookmarkEnd w:id="54"/>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3、如果我单位中标，我单位将按照招标文件的要求足额提交履约担保。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4、我单位同意所递交的投标文件在“对通用条款的补充内容”中明确的投标有效期内有效，在此期间内我单位的投标有可能中标，我方将受此约束。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5、除非另外达成协议并生效，贵单位的中标通知书和本投标文件将构成合同的重要内容。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6、我单位理解贵单位将不受必须接受所收到的最低报价或其它任何投标文件的约束。</w:t>
      </w:r>
      <w:bookmarkEnd w:id="52"/>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投标人：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单位地址：</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法定代表人（负责人）或其委托代理人：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邮政编码：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传真：</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开户银行名称：</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开户银行账号：</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开户银行地址：</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rPr>
        <w:tab/>
      </w:r>
      <w:r>
        <w:rPr>
          <w:rFonts w:hint="eastAsia" w:ascii="宋体" w:hAnsi="宋体" w:eastAsia="宋体" w:cs="宋体"/>
          <w:szCs w:val="21"/>
          <w:highlight w:val="none"/>
        </w:rPr>
        <w:t>开户银行电话：</w:t>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r>
        <w:rPr>
          <w:rFonts w:hint="eastAsia" w:ascii="宋体" w:hAnsi="宋体" w:eastAsia="宋体" w:cs="宋体"/>
          <w:szCs w:val="21"/>
          <w:highlight w:val="none"/>
          <w:u w:val="single"/>
        </w:rPr>
        <w:tab/>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Cs w:val="21"/>
          <w:highlight w:val="none"/>
        </w:rPr>
        <w:t>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月</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r>
        <w:rPr>
          <w:rFonts w:hint="eastAsia" w:ascii="宋体" w:hAnsi="宋体" w:eastAsia="宋体" w:cs="宋体"/>
          <w:sz w:val="24"/>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bookmarkEnd w:id="51"/>
    <w:p>
      <w:pPr>
        <w:pageBreakBefore w:val="0"/>
        <w:kinsoku/>
        <w:overflowPunct/>
        <w:topLinePunct w:val="0"/>
        <w:bidi w:val="0"/>
        <w:spacing w:line="360" w:lineRule="auto"/>
        <w:ind w:firstLine="0" w:firstLineChars="0"/>
        <w:rPr>
          <w:rFonts w:hint="eastAsia" w:ascii="宋体" w:hAnsi="宋体" w:eastAsia="宋体" w:cs="宋体"/>
          <w:b w:val="0"/>
          <w:sz w:val="24"/>
          <w:highlight w:val="none"/>
        </w:rPr>
      </w:pPr>
      <w:r>
        <w:rPr>
          <w:rFonts w:hint="eastAsia" w:ascii="宋体" w:hAnsi="宋体" w:eastAsia="宋体" w:cs="宋体"/>
          <w:b w:val="0"/>
          <w:sz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二、政府采购投标及履约承诺函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bookmarkStart w:id="55" w:name="_Hlk72257530"/>
      <w:r>
        <w:rPr>
          <w:rFonts w:hint="eastAsia" w:ascii="宋体" w:hAnsi="宋体" w:eastAsia="宋体" w:cs="宋体"/>
          <w:color w:val="FF0000"/>
          <w:szCs w:val="21"/>
          <w:highlight w:val="none"/>
        </w:rPr>
        <w:t>致：</w:t>
      </w:r>
      <w:r>
        <w:rPr>
          <w:rFonts w:hint="eastAsia" w:ascii="宋体" w:hAnsi="宋体" w:eastAsia="宋体" w:cs="宋体"/>
          <w:color w:val="FF0000"/>
          <w:szCs w:val="21"/>
          <w:highlight w:val="none"/>
          <w:u w:val="single"/>
        </w:rPr>
        <w:t>深圳公共资源交易中心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我单位承诺：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1.我单位本招标项目所提供的货物或服务未侵犯知识产权。</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2.我单位参与本项目投标前三年内，在经营活动中没有重大违法记录。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3.我单位参与本项目</w:t>
      </w:r>
      <w:r>
        <w:rPr>
          <w:rFonts w:hint="eastAsia" w:ascii="宋体" w:hAnsi="宋体" w:eastAsia="宋体" w:cs="宋体"/>
          <w:highlight w:val="none"/>
        </w:rPr>
        <w:t>政府采购活动时不存在被有关部门禁止参与政府采购活动且在有效期内的情况。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4.我单位具备《中华人民共和国政府采购法》第二十二条第一款规定的六项条件。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5.我单位</w:t>
      </w:r>
      <w:r>
        <w:rPr>
          <w:rFonts w:hint="eastAsia" w:ascii="宋体" w:hAnsi="宋体" w:eastAsia="宋体" w:cs="宋体"/>
          <w:highlight w:val="none"/>
        </w:rPr>
        <w:t>未被列入失信被执行人、重大税收违法案件当事人名单、政府采购严重违法失信行为记录名单。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6.</w:t>
      </w:r>
      <w:bookmarkStart w:id="56" w:name="_Hlk72587269"/>
      <w:bookmarkStart w:id="57" w:name="_Hlk72587299"/>
      <w:r>
        <w:rPr>
          <w:rFonts w:hint="eastAsia" w:ascii="宋体" w:hAnsi="宋体" w:eastAsia="宋体" w:cs="宋体"/>
          <w:szCs w:val="21"/>
          <w:highlight w:val="none"/>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宋体" w:hAnsi="宋体" w:eastAsia="宋体" w:cs="宋体"/>
          <w:szCs w:val="21"/>
          <w:highlight w:val="none"/>
        </w:rPr>
        <w:t>。</w:t>
      </w:r>
    </w:p>
    <w:bookmarkEnd w:id="57"/>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9.我单位承诺中标后项目不转包，未经采购人同意不进行分包。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Cs w:val="21"/>
          <w:highlight w:val="none"/>
        </w:rPr>
        <w:t>10.</w:t>
      </w:r>
      <w:r>
        <w:rPr>
          <w:rFonts w:hint="eastAsia" w:ascii="宋体" w:hAnsi="宋体" w:eastAsia="宋体" w:cs="宋体"/>
          <w:highlight w:val="none"/>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11.我单位保证，若所投货物涉及《财政部生态环境部关于印发节能产品政府采购品目清单的通知》（财库〔2019〕19号）列明的政府采购强制产品，则所投该产品符合节能产品的认证要求。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lang w:val="en-US" w:eastAsia="zh-CN"/>
        </w:rPr>
        <w:t>12.我单位承诺，</w:t>
      </w:r>
      <w:r>
        <w:rPr>
          <w:rFonts w:hint="eastAsia" w:ascii="宋体" w:hAnsi="宋体" w:eastAsia="宋体" w:cs="宋体"/>
          <w:highlight w:val="none"/>
          <w:lang w:eastAsia="zh-CN"/>
        </w:rPr>
        <w:t>符合</w:t>
      </w:r>
      <w:r>
        <w:rPr>
          <w:rFonts w:hint="eastAsia" w:ascii="宋体" w:hAnsi="宋体" w:eastAsia="宋体" w:cs="宋体"/>
          <w:highlight w:val="none"/>
        </w:rPr>
        <w:t>《中华人民共和国政府采购法实施条例》第十八条第一款规定，</w:t>
      </w:r>
      <w:r>
        <w:rPr>
          <w:rFonts w:hint="eastAsia" w:ascii="宋体" w:hAnsi="宋体" w:eastAsia="宋体" w:cs="宋体"/>
          <w:highlight w:val="none"/>
          <w:lang w:eastAsia="zh-CN"/>
        </w:rPr>
        <w:t>不存在我</w:t>
      </w:r>
      <w:r>
        <w:rPr>
          <w:rFonts w:hint="eastAsia" w:ascii="宋体" w:hAnsi="宋体" w:eastAsia="宋体" w:cs="宋体"/>
          <w:highlight w:val="none"/>
        </w:rPr>
        <w:t>单位</w:t>
      </w:r>
      <w:r>
        <w:rPr>
          <w:rFonts w:hint="eastAsia" w:ascii="宋体" w:hAnsi="宋体" w:eastAsia="宋体" w:cs="宋体"/>
          <w:highlight w:val="none"/>
          <w:lang w:eastAsia="zh-CN"/>
        </w:rPr>
        <w:t>与其他供应商的</w:t>
      </w:r>
      <w:r>
        <w:rPr>
          <w:rFonts w:hint="eastAsia" w:ascii="宋体" w:hAnsi="宋体" w:eastAsia="宋体" w:cs="宋体"/>
          <w:highlight w:val="none"/>
        </w:rPr>
        <w:t>负责人</w:t>
      </w:r>
      <w:r>
        <w:rPr>
          <w:rFonts w:hint="eastAsia" w:ascii="宋体" w:hAnsi="宋体" w:eastAsia="宋体" w:cs="宋体"/>
          <w:highlight w:val="none"/>
          <w:lang w:eastAsia="zh-CN"/>
        </w:rPr>
        <w:t>为</w:t>
      </w:r>
      <w:r>
        <w:rPr>
          <w:rFonts w:hint="eastAsia" w:ascii="宋体" w:hAnsi="宋体" w:eastAsia="宋体" w:cs="宋体"/>
          <w:highlight w:val="none"/>
        </w:rPr>
        <w:t>同一人或者存在直接控股、管理关系的</w:t>
      </w:r>
      <w:r>
        <w:rPr>
          <w:rFonts w:hint="eastAsia" w:ascii="宋体" w:hAnsi="宋体" w:eastAsia="宋体" w:cs="宋体"/>
          <w:highlight w:val="none"/>
          <w:lang w:eastAsia="zh-CN"/>
        </w:rPr>
        <w:t>情况</w:t>
      </w:r>
      <w:r>
        <w:rPr>
          <w:rFonts w:hint="eastAsia" w:ascii="宋体" w:hAnsi="宋体" w:eastAsia="宋体" w:cs="宋体"/>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lang w:val="en-US" w:eastAsia="zh-CN"/>
        </w:rPr>
      </w:pPr>
      <w:r>
        <w:rPr>
          <w:rFonts w:hint="eastAsia" w:ascii="宋体" w:hAnsi="宋体" w:eastAsia="宋体" w:cs="宋体"/>
          <w:highlight w:val="none"/>
          <w:lang w:val="en-US" w:eastAsia="zh-CN"/>
        </w:rPr>
        <w:t>13.所投标（响应）的货物、工程或服务，不存在侵犯知识产权的情况；已知悉并同意中标（成交）结果信息公示（公开）的内容。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以上承诺，如有违反，愿依照国家相关法律法规处理，并承担由此给采购人带来的损失。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FF0000"/>
          <w:highlight w:val="none"/>
        </w:rPr>
      </w:pPr>
      <w:r>
        <w:rPr>
          <w:rFonts w:hint="eastAsia" w:ascii="宋体" w:hAnsi="宋体" w:eastAsia="宋体" w:cs="宋体"/>
          <w:color w:val="FF0000"/>
          <w:szCs w:val="21"/>
          <w:highlight w:val="none"/>
          <w:lang w:val="en-US" w:eastAsia="zh-CN"/>
        </w:rPr>
        <w:t xml:space="preserve">                 </w:t>
      </w:r>
      <w:r>
        <w:rPr>
          <w:rFonts w:hint="eastAsia" w:ascii="宋体" w:hAnsi="宋体" w:eastAsia="宋体" w:cs="宋体"/>
          <w:color w:val="FF0000"/>
          <w:szCs w:val="21"/>
          <w:highlight w:val="none"/>
        </w:rPr>
        <w:t>投标人：</w:t>
      </w:r>
      <w:r>
        <w:rPr>
          <w:rFonts w:hint="eastAsia" w:ascii="宋体" w:hAnsi="宋体" w:eastAsia="宋体" w:cs="宋体"/>
          <w:color w:val="FF0000"/>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 xml:space="preserve">                                              日期：</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年</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月</w:t>
      </w:r>
      <w:r>
        <w:rPr>
          <w:rFonts w:hint="eastAsia" w:ascii="宋体" w:hAnsi="宋体" w:eastAsia="宋体" w:cs="宋体"/>
          <w:color w:val="FF0000"/>
          <w:szCs w:val="21"/>
          <w:highlight w:val="none"/>
          <w:u w:val="single"/>
        </w:rPr>
        <w:t xml:space="preserve">   </w:t>
      </w:r>
      <w:r>
        <w:rPr>
          <w:rFonts w:hint="eastAsia" w:ascii="宋体" w:hAnsi="宋体" w:eastAsia="宋体" w:cs="宋体"/>
          <w:color w:val="FF0000"/>
          <w:szCs w:val="21"/>
          <w:highlight w:val="none"/>
        </w:rPr>
        <w:t>日</w:t>
      </w:r>
    </w:p>
    <w:bookmarkEnd w:id="55"/>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bidi w:val="0"/>
        <w:spacing w:line="360" w:lineRule="auto"/>
        <w:ind w:firstLine="0" w:firstLineChars="0"/>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br w:type="page"/>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r>
        <w:rPr>
          <w:rFonts w:hint="eastAsia" w:ascii="宋体" w:hAnsi="宋体" w:eastAsia="宋体" w:cs="宋体"/>
          <w:b w:val="0"/>
          <w:sz w:val="24"/>
          <w:szCs w:val="24"/>
          <w:highlight w:val="none"/>
        </w:rPr>
        <w:t>三、投标人情况及资格证明文件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8" w:name="_Hlk72257590"/>
      <w:r>
        <w:rPr>
          <w:rFonts w:hint="eastAsia" w:ascii="宋体" w:hAnsi="宋体" w:eastAsia="宋体" w:cs="宋体"/>
          <w:bCs/>
          <w:kern w:val="0"/>
          <w:sz w:val="24"/>
          <w:szCs w:val="32"/>
          <w:highlight w:val="none"/>
        </w:rPr>
        <w:t>（一）投标人资格证明文件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highlight w:val="none"/>
        </w:rPr>
      </w:pPr>
      <w:r>
        <w:rPr>
          <w:rFonts w:hint="eastAsia" w:ascii="宋体" w:hAnsi="宋体" w:eastAsia="宋体" w:cs="宋体"/>
          <w:b/>
          <w:bCs/>
          <w:color w:val="FF0000"/>
          <w:highlight w:val="none"/>
        </w:rPr>
        <w:t>（特别提示：投标人须按本招标文件第一册第一章招标公告 “申请人的资格要求”（即投标人资格要求）提供相关的资格证明资料，未提供或提供不完整、不符合要求的，将作投标无效处理。）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highlight w:val="none"/>
        </w:rPr>
      </w:pPr>
      <w:bookmarkStart w:id="59" w:name="_Hlk72257908"/>
      <w:r>
        <w:rPr>
          <w:rFonts w:hint="eastAsia" w:ascii="宋体" w:hAnsi="宋体" w:eastAsia="宋体" w:cs="宋体"/>
          <w:bCs/>
          <w:kern w:val="0"/>
          <w:sz w:val="24"/>
          <w:szCs w:val="32"/>
          <w:highlight w:val="none"/>
        </w:rPr>
        <w:t>（二）中小企业声明函、残疾人福利性单位声明函及监狱企业声明函</w:t>
      </w:r>
    </w:p>
    <w:bookmarkEnd w:id="58"/>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填写指引：</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color w:val="FF0000"/>
          <w:szCs w:val="21"/>
          <w:highlight w:val="none"/>
        </w:rPr>
      </w:pPr>
      <w:r>
        <w:rPr>
          <w:rFonts w:hint="eastAsia" w:ascii="宋体" w:hAnsi="宋体" w:eastAsia="宋体" w:cs="宋体"/>
          <w:b/>
          <w:bCs/>
          <w:color w:val="FF0000"/>
          <w:szCs w:val="21"/>
          <w:highlight w:val="none"/>
        </w:rPr>
        <w:t>1、该部分内容由投标人根据自身实际情况填写，不符合要求的投标人可以不填写或直接删除相应的声明函（关于视同中小企业的其他主体（如民办非企、社会组织团体等）请遵照《财政部《政府采购促进中小企业发展管理办法》（财库〔2020〕46号）》第二十三条 “关于视同中小企业的其他主体的政府采购扶持政策，由财政部会同有关部门另行规定”谨慎填写！）。投标人提供的声明函不属实的，属于提供虚假资料谋取中标，依照《中华人民共和国政府采购法》等国家有关规定追究相应责任。</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color w:val="FF0000"/>
          <w:szCs w:val="21"/>
          <w:highlight w:val="none"/>
        </w:rPr>
      </w:pPr>
      <w:r>
        <w:rPr>
          <w:rFonts w:hint="eastAsia" w:ascii="宋体" w:hAnsi="宋体" w:eastAsia="宋体" w:cs="宋体"/>
          <w:color w:val="FF0000"/>
          <w:szCs w:val="21"/>
          <w:highlight w:val="none"/>
        </w:rPr>
        <w:t>2、该部分内容填写需要参考的相关文件：(1)财政部《政府采购促进中小企业发展管理办法》（财库〔2020〕46号）；(2)</w:t>
      </w:r>
      <w:bookmarkStart w:id="60" w:name="_Hlk71925120"/>
      <w:r>
        <w:rPr>
          <w:rFonts w:hint="eastAsia" w:ascii="宋体" w:hAnsi="宋体" w:eastAsia="宋体" w:cs="宋体"/>
          <w:color w:val="FF0000"/>
          <w:szCs w:val="21"/>
          <w:highlight w:val="none"/>
        </w:rPr>
        <w:t>《工业和信息化部、国家统计局、国家发展和改革委员会、财政部关于印发中小企业划型标准规定的通知》（工信部联企业〔2011〕300 号</w:t>
      </w:r>
      <w:bookmarkEnd w:id="60"/>
      <w:r>
        <w:rPr>
          <w:rFonts w:hint="eastAsia" w:ascii="宋体" w:hAnsi="宋体" w:eastAsia="宋体" w:cs="宋体"/>
          <w:color w:val="FF0000"/>
          <w:szCs w:val="21"/>
          <w:highlight w:val="none"/>
        </w:rPr>
        <w:t>，以下简称300号文）。</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3、请依照提供的格式和内容填写声明函，不要随意变更格式；声明函不需要盖章或签字；</w:t>
      </w:r>
      <w:r>
        <w:rPr>
          <w:rFonts w:hint="eastAsia" w:ascii="宋体" w:hAnsi="宋体" w:eastAsia="宋体" w:cs="宋体"/>
          <w:color w:val="FF0000"/>
          <w:szCs w:val="21"/>
          <w:highlight w:val="none"/>
        </w:rPr>
        <w:t>满足多项优惠政策的投标人，不重复享受多项价格扣除政策。</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4、声明函具体填写要求：</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（1）声明是中小企业须填写《中小企业声明函》的以下内容：</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第一处，在“单位名称”下划线处如实填写采购人名称（深圳公共资源交易中心不是本项目的采购人，而是组织实施机构）；</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第二处，在“项目名称”下划线处如实填写采购项目名称；</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第四处，在“招标文件中明确的所属行业”下划线处填写采购标的对应的中小企业划分标准所属行业（所属行业可在招标文件第一册第二章“对通用条款的补充内容及其他关键信息”章节查看）；</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（2）声明是残疾人福利性单位须填写《残疾人福利性单位声明函》的相关内容，具体参照以上《中小企业声明函》填写要求执行。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r>
        <w:rPr>
          <w:rFonts w:hint="eastAsia" w:ascii="宋体" w:hAnsi="宋体" w:eastAsia="宋体" w:cs="宋体"/>
          <w:bCs/>
          <w:color w:val="FF0000"/>
          <w:kern w:val="0"/>
          <w:szCs w:val="21"/>
          <w:highlight w:val="none"/>
        </w:rPr>
        <w:t>（3）声明是监狱企业须填写《监狱企业声明函》的三项内容（填写位置的字体已加粗），具体参照以上《中小企业声明函》填写要求执行。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Cs/>
          <w:color w:val="FF0000"/>
          <w:kern w:val="0"/>
          <w:szCs w:val="21"/>
          <w:highlight w:val="none"/>
        </w:rPr>
        <w:t>5、声明函的有效性最终由评审委员会判定；如评审委员会判定声明函无效，相关供应商不享受</w:t>
      </w:r>
      <w:r>
        <w:rPr>
          <w:rFonts w:hint="eastAsia" w:ascii="宋体" w:hAnsi="宋体" w:eastAsia="宋体" w:cs="宋体"/>
          <w:color w:val="FF0000"/>
          <w:szCs w:val="21"/>
          <w:highlight w:val="none"/>
        </w:rPr>
        <w:t>价格扣除</w:t>
      </w:r>
      <w:r>
        <w:rPr>
          <w:rFonts w:hint="eastAsia" w:ascii="宋体" w:hAnsi="宋体" w:eastAsia="宋体" w:cs="宋体"/>
          <w:bCs/>
          <w:color w:val="FF0000"/>
          <w:kern w:val="0"/>
          <w:szCs w:val="21"/>
          <w:highlight w:val="none"/>
        </w:rPr>
        <w:t>（但不作投标无效处理）。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line="360" w:lineRule="auto"/>
        <w:ind w:left="0" w:firstLine="0" w:firstLineChars="0"/>
        <w:jc w:val="center"/>
        <w:outlineLvl w:val="3"/>
        <w:rPr>
          <w:rFonts w:hint="eastAsia" w:ascii="宋体" w:hAnsi="宋体" w:eastAsia="宋体" w:cs="宋体"/>
          <w:szCs w:val="21"/>
          <w:highlight w:val="none"/>
        </w:rPr>
      </w:pPr>
      <w:r>
        <w:rPr>
          <w:rFonts w:hint="eastAsia" w:ascii="宋体" w:hAnsi="宋体" w:eastAsia="宋体" w:cs="宋体"/>
          <w:b/>
          <w:sz w:val="24"/>
          <w:highlight w:val="none"/>
        </w:rPr>
        <w:t>1、</w:t>
      </w:r>
      <w:bookmarkStart w:id="61" w:name="_Hlk73562275"/>
      <w:r>
        <w:rPr>
          <w:rFonts w:hint="eastAsia" w:ascii="宋体" w:hAnsi="宋体" w:eastAsia="宋体" w:cs="宋体"/>
          <w:b/>
          <w:sz w:val="24"/>
          <w:highlight w:val="none"/>
        </w:rPr>
        <w:t>中小企业声明函（货物）</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本公司（联合体）郑重声明，根据《政府采购促进中小企业发展管理办法》（财库﹝2020﹞46 号）的规定，本公司（联合体）参加</w:t>
      </w:r>
      <w:r>
        <w:rPr>
          <w:rFonts w:hint="eastAsia" w:ascii="宋体" w:hAnsi="宋体" w:eastAsia="宋体" w:cs="宋体"/>
          <w:b w:val="0"/>
          <w:bCs w:val="0"/>
          <w:kern w:val="2"/>
          <w:sz w:val="21"/>
          <w:szCs w:val="24"/>
          <w:highlight w:val="none"/>
          <w:u w:val="single"/>
          <w:lang w:val="en-US" w:eastAsia="zh-CN" w:bidi="ar-SA"/>
        </w:rPr>
        <w:t>（单位名称）</w:t>
      </w:r>
      <w:r>
        <w:rPr>
          <w:rFonts w:hint="eastAsia" w:ascii="宋体" w:hAnsi="宋体" w:eastAsia="宋体" w:cs="宋体"/>
          <w:b w:val="0"/>
          <w:bCs w:val="0"/>
          <w:kern w:val="2"/>
          <w:sz w:val="21"/>
          <w:szCs w:val="24"/>
          <w:highlight w:val="none"/>
          <w:lang w:val="en-US" w:eastAsia="zh-CN" w:bidi="ar-SA"/>
        </w:rPr>
        <w:t>的</w:t>
      </w:r>
      <w:r>
        <w:rPr>
          <w:rFonts w:hint="eastAsia" w:ascii="宋体" w:hAnsi="宋体" w:eastAsia="宋体" w:cs="宋体"/>
          <w:b w:val="0"/>
          <w:bCs w:val="0"/>
          <w:kern w:val="2"/>
          <w:sz w:val="21"/>
          <w:szCs w:val="24"/>
          <w:highlight w:val="none"/>
          <w:u w:val="single"/>
          <w:lang w:val="en-US" w:eastAsia="zh-CN" w:bidi="ar-SA"/>
        </w:rPr>
        <w:t>（项目名称）</w:t>
      </w:r>
      <w:r>
        <w:rPr>
          <w:rFonts w:hint="eastAsia" w:ascii="宋体" w:hAnsi="宋体" w:eastAsia="宋体" w:cs="宋体"/>
          <w:b w:val="0"/>
          <w:bCs w:val="0"/>
          <w:kern w:val="2"/>
          <w:sz w:val="21"/>
          <w:szCs w:val="24"/>
          <w:highlight w:val="none"/>
          <w:lang w:val="en-US" w:eastAsia="zh-CN" w:bidi="ar-SA"/>
        </w:rPr>
        <w:t>采购活动，提供的货物全部由符合政策要求的中小企业制造。相关企业（含联合体中的中小企业、签订分包意向协议的中小企业）的具体情况如下：</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1. </w:t>
      </w:r>
      <w:r>
        <w:rPr>
          <w:rFonts w:hint="eastAsia" w:ascii="宋体" w:hAnsi="宋体" w:eastAsia="宋体" w:cs="宋体"/>
          <w:b w:val="0"/>
          <w:bCs w:val="0"/>
          <w:kern w:val="2"/>
          <w:sz w:val="21"/>
          <w:szCs w:val="24"/>
          <w:highlight w:val="none"/>
          <w:u w:val="single"/>
          <w:lang w:val="en-US" w:eastAsia="zh-CN" w:bidi="ar-SA"/>
        </w:rPr>
        <w:t xml:space="preserve">（标的名称） </w:t>
      </w:r>
      <w:r>
        <w:rPr>
          <w:rFonts w:hint="eastAsia" w:ascii="宋体" w:hAnsi="宋体" w:eastAsia="宋体" w:cs="宋体"/>
          <w:b w:val="0"/>
          <w:bCs w:val="0"/>
          <w:kern w:val="2"/>
          <w:sz w:val="21"/>
          <w:szCs w:val="24"/>
          <w:highlight w:val="none"/>
          <w:lang w:val="en-US" w:eastAsia="zh-CN" w:bidi="ar-SA"/>
        </w:rPr>
        <w:t>，属于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 xml:space="preserve"> 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 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u w:val="single"/>
          <w:lang w:val="en-US" w:eastAsia="zh-CN" w:bidi="ar-SA"/>
        </w:rPr>
        <w:t>（标的名称）</w:t>
      </w:r>
      <w:r>
        <w:rPr>
          <w:rFonts w:hint="eastAsia" w:ascii="宋体" w:hAnsi="宋体" w:eastAsia="宋体" w:cs="宋体"/>
          <w:b w:val="0"/>
          <w:bCs w:val="0"/>
          <w:kern w:val="2"/>
          <w:sz w:val="21"/>
          <w:szCs w:val="24"/>
          <w:highlight w:val="none"/>
          <w:lang w:val="en-US" w:eastAsia="zh-CN" w:bidi="ar-SA"/>
        </w:rPr>
        <w:t xml:space="preserve"> ，属于</w:t>
      </w:r>
      <w:r>
        <w:rPr>
          <w:rFonts w:hint="eastAsia" w:ascii="宋体" w:hAnsi="宋体" w:eastAsia="宋体" w:cs="宋体"/>
          <w:b w:val="0"/>
          <w:bCs w:val="0"/>
          <w:kern w:val="2"/>
          <w:sz w:val="21"/>
          <w:szCs w:val="24"/>
          <w:highlight w:val="none"/>
          <w:u w:val="single"/>
          <w:lang w:val="en-US" w:eastAsia="zh-CN" w:bidi="ar-SA"/>
        </w:rPr>
        <w:t>（采购文件中明确的所属行业）</w:t>
      </w:r>
      <w:r>
        <w:rPr>
          <w:rFonts w:hint="eastAsia" w:ascii="宋体" w:hAnsi="宋体" w:eastAsia="宋体" w:cs="宋体"/>
          <w:b w:val="0"/>
          <w:bCs w:val="0"/>
          <w:kern w:val="2"/>
          <w:sz w:val="21"/>
          <w:szCs w:val="24"/>
          <w:highlight w:val="none"/>
          <w:lang w:val="en-US" w:eastAsia="zh-CN" w:bidi="ar-SA"/>
        </w:rPr>
        <w:t>行业；制造商为</w:t>
      </w:r>
      <w:r>
        <w:rPr>
          <w:rFonts w:hint="eastAsia" w:ascii="宋体" w:hAnsi="宋体" w:eastAsia="宋体" w:cs="宋体"/>
          <w:b w:val="0"/>
          <w:bCs w:val="0"/>
          <w:kern w:val="2"/>
          <w:sz w:val="21"/>
          <w:szCs w:val="24"/>
          <w:highlight w:val="none"/>
          <w:u w:val="single"/>
          <w:lang w:val="en-US" w:eastAsia="zh-CN" w:bidi="ar-SA"/>
        </w:rPr>
        <w:t>（企业名称）</w:t>
      </w:r>
      <w:r>
        <w:rPr>
          <w:rFonts w:hint="eastAsia" w:ascii="宋体" w:hAnsi="宋体" w:eastAsia="宋体" w:cs="宋体"/>
          <w:b w:val="0"/>
          <w:bCs w:val="0"/>
          <w:kern w:val="2"/>
          <w:sz w:val="21"/>
          <w:szCs w:val="24"/>
          <w:highlight w:val="none"/>
          <w:lang w:val="en-US" w:eastAsia="zh-CN" w:bidi="ar-SA"/>
        </w:rPr>
        <w:t>，从业人员</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人，营业收入 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万元，资产总额为</w:t>
      </w:r>
      <w:r>
        <w:rPr>
          <w:rFonts w:hint="eastAsia" w:ascii="宋体" w:hAnsi="宋体" w:eastAsia="宋体" w:cs="宋体"/>
          <w:b w:val="0"/>
          <w:bCs w:val="0"/>
          <w:kern w:val="2"/>
          <w:sz w:val="21"/>
          <w:szCs w:val="24"/>
          <w:highlight w:val="none"/>
          <w:u w:val="single"/>
          <w:lang w:val="en-US" w:eastAsia="zh-CN" w:bidi="ar-SA"/>
        </w:rPr>
        <w:t xml:space="preserve"> </w:t>
      </w:r>
      <w:r>
        <w:rPr>
          <w:rFonts w:hint="eastAsia" w:ascii="宋体" w:hAnsi="宋体" w:eastAsia="宋体" w:cs="宋体"/>
          <w:b w:val="0"/>
          <w:bCs w:val="0"/>
          <w:kern w:val="2"/>
          <w:sz w:val="21"/>
          <w:szCs w:val="24"/>
          <w:highlight w:val="none"/>
          <w:u w:val="single"/>
          <w:lang w:val="en-US" w:eastAsia="zh-CN" w:bidi="ar-SA"/>
        </w:rPr>
        <w:tab/>
      </w:r>
      <w:r>
        <w:rPr>
          <w:rFonts w:hint="eastAsia" w:ascii="宋体" w:hAnsi="宋体" w:eastAsia="宋体" w:cs="宋体"/>
          <w:b w:val="0"/>
          <w:bCs w:val="0"/>
          <w:kern w:val="2"/>
          <w:sz w:val="21"/>
          <w:szCs w:val="24"/>
          <w:highlight w:val="none"/>
          <w:lang w:val="en-US" w:eastAsia="zh-CN" w:bidi="ar-SA"/>
        </w:rPr>
        <w:t>万元，属于</w:t>
      </w:r>
      <w:r>
        <w:rPr>
          <w:rFonts w:hint="eastAsia" w:ascii="宋体" w:hAnsi="宋体" w:eastAsia="宋体" w:cs="宋体"/>
          <w:b w:val="0"/>
          <w:bCs w:val="0"/>
          <w:kern w:val="2"/>
          <w:sz w:val="21"/>
          <w:szCs w:val="24"/>
          <w:highlight w:val="none"/>
          <w:u w:val="single"/>
          <w:lang w:val="en-US" w:eastAsia="zh-CN" w:bidi="ar-SA"/>
        </w:rPr>
        <w:t>（中型企业、小型企业、微型企业）</w:t>
      </w:r>
      <w:r>
        <w:rPr>
          <w:rFonts w:hint="eastAsia" w:ascii="宋体" w:hAnsi="宋体" w:eastAsia="宋体" w:cs="宋体"/>
          <w:b w:val="0"/>
          <w:bCs w:val="0"/>
          <w:kern w:val="2"/>
          <w:sz w:val="21"/>
          <w:szCs w:val="24"/>
          <w:highlight w:val="none"/>
          <w:lang w:val="en-US" w:eastAsia="zh-CN" w:bidi="ar-SA"/>
        </w:rPr>
        <w:t>；</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 xml:space="preserve">…… </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以上企业，不属于大企业的分支机构，不存在控股股东为大企业的情形，也不存在与大企业的负责人为同一人的情形。</w:t>
      </w: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p>
    <w:p>
      <w:pPr>
        <w:pStyle w:val="2"/>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本企业对上述声明内容的真实性负责。如有虚假，将依法承担相应责任。</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kern w:val="2"/>
          <w:sz w:val="21"/>
          <w:szCs w:val="24"/>
          <w:highlight w:val="none"/>
          <w:lang w:val="en-US" w:eastAsia="zh-CN" w:bidi="ar-SA"/>
        </w:rPr>
      </w:pPr>
      <w:r>
        <w:rPr>
          <w:rFonts w:hint="eastAsia" w:ascii="宋体" w:hAnsi="宋体" w:eastAsia="宋体" w:cs="宋体"/>
          <w:b w:val="0"/>
          <w:bCs w:val="0"/>
          <w:kern w:val="2"/>
          <w:sz w:val="21"/>
          <w:szCs w:val="24"/>
          <w:highlight w:val="none"/>
          <w:lang w:val="en-US" w:eastAsia="zh-CN" w:bidi="ar-SA"/>
        </w:rPr>
        <w:t>注： 从业人员、营业收入、资产总额填报上一年度数据，无上一年度数据的新成立企业可不填报。</w:t>
      </w:r>
    </w:p>
    <w:p>
      <w:pPr>
        <w:pageBreakBefore w:val="0"/>
        <w:kinsoku/>
        <w:overflowPunct/>
        <w:topLinePunct w:val="0"/>
        <w:autoSpaceDE/>
        <w:autoSpaceDN/>
        <w:bidi w:val="0"/>
        <w:spacing w:line="360" w:lineRule="auto"/>
        <w:ind w:left="0" w:firstLine="0" w:firstLineChars="0"/>
        <w:rPr>
          <w:rFonts w:hint="eastAsia" w:ascii="宋体" w:hAnsi="宋体" w:eastAsia="宋体" w:cs="宋体"/>
          <w:szCs w:val="21"/>
          <w:highlight w:val="none"/>
        </w:rPr>
      </w:pPr>
      <w:r>
        <w:rPr>
          <w:rFonts w:hint="eastAsia" w:ascii="宋体" w:hAnsi="宋体" w:eastAsia="宋体" w:cs="宋体"/>
          <w:highlight w:val="none"/>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2、残疾人福利性单位声明函（货物类）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本投标人郑重声明，根据《财政部民政部中国残疾人联合会关于促进残疾人就业政府采购政策的通知》（财库〔2017〕141 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采购活动，提供的货物全部由符合政策要求的残疾人福利性单位制造。相关残疾人福利性单位的具体情况如下：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（单位名称）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残疾人福利性单位</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bookmarkStart w:id="62" w:name="_Hlk73562331"/>
      <w:bookmarkStart w:id="63" w:name="_Hlk73562245"/>
      <w:r>
        <w:rPr>
          <w:rFonts w:hint="eastAsia" w:ascii="宋体" w:hAnsi="宋体" w:eastAsia="宋体" w:cs="宋体"/>
          <w:highlight w:val="none"/>
        </w:rPr>
        <w:t>本投标人已知悉《财政部民政部中国残疾人联合会关于促进残疾人就业政府采购政策的通知》（财库〔2017〕141 号）的规定，承诺提供的声明函内容是真实的，如提供声明函内容不实，则依法追究相关法律责任。</w:t>
      </w:r>
      <w:bookmarkEnd w:id="62"/>
    </w:p>
    <w:bookmarkEnd w:id="63"/>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3"/>
        <w:rPr>
          <w:rFonts w:hint="eastAsia" w:ascii="宋体" w:hAnsi="宋体" w:eastAsia="宋体" w:cs="宋体"/>
          <w:b/>
          <w:sz w:val="24"/>
          <w:highlight w:val="none"/>
        </w:rPr>
      </w:pPr>
      <w:r>
        <w:rPr>
          <w:rFonts w:hint="eastAsia" w:ascii="宋体" w:hAnsi="宋体" w:eastAsia="宋体" w:cs="宋体"/>
          <w:b/>
          <w:sz w:val="24"/>
          <w:highlight w:val="none"/>
        </w:rPr>
        <w:t>3、监狱企业声明函【货物类，提供监狱企业货物的供应商如需享受优惠政策，还须另行提供省级以上监狱管理局、戒毒管理局（含新疆生产建设兵团）出具的监狱企业证明文件】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本投标人郑重声明，根据《财政部司法部关于政府采购支持监狱企业发展有关问题的通知》（财库〔2014〕68号）的规定，本投标人参加</w:t>
      </w:r>
      <w:r>
        <w:rPr>
          <w:rFonts w:hint="eastAsia" w:ascii="宋体" w:hAnsi="宋体" w:eastAsia="宋体" w:cs="宋体"/>
          <w:b/>
          <w:bCs/>
          <w:szCs w:val="21"/>
          <w:highlight w:val="none"/>
          <w:u w:val="single"/>
        </w:rPr>
        <w:t>（采购人名称）</w:t>
      </w:r>
      <w:r>
        <w:rPr>
          <w:rFonts w:hint="eastAsia" w:ascii="宋体" w:hAnsi="宋体" w:eastAsia="宋体" w:cs="宋体"/>
          <w:szCs w:val="21"/>
          <w:highlight w:val="none"/>
        </w:rPr>
        <w:t>的</w:t>
      </w:r>
      <w:r>
        <w:rPr>
          <w:rFonts w:hint="eastAsia" w:ascii="宋体" w:hAnsi="宋体" w:eastAsia="宋体" w:cs="宋体"/>
          <w:b/>
          <w:bCs/>
          <w:szCs w:val="21"/>
          <w:highlight w:val="none"/>
          <w:u w:val="single"/>
        </w:rPr>
        <w:t>（项目名称）</w:t>
      </w:r>
      <w:r>
        <w:rPr>
          <w:rFonts w:hint="eastAsia" w:ascii="宋体" w:hAnsi="宋体" w:eastAsia="宋体" w:cs="宋体"/>
          <w:szCs w:val="21"/>
          <w:highlight w:val="none"/>
        </w:rPr>
        <w:t>采购活动，提供的货物全部由符合政策要求的监狱企业制造。相关监狱企业的具体情况如下：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b/>
          <w:bCs/>
          <w:szCs w:val="21"/>
          <w:highlight w:val="none"/>
          <w:u w:val="single"/>
        </w:rPr>
        <w:t xml:space="preserve"> （标的名称）</w:t>
      </w:r>
      <w:r>
        <w:rPr>
          <w:rFonts w:hint="eastAsia" w:ascii="宋体" w:hAnsi="宋体" w:eastAsia="宋体" w:cs="宋体"/>
          <w:szCs w:val="21"/>
          <w:highlight w:val="none"/>
        </w:rPr>
        <w:t xml:space="preserve"> ，制造商为</w:t>
      </w:r>
      <w:r>
        <w:rPr>
          <w:rFonts w:hint="eastAsia" w:ascii="宋体" w:hAnsi="宋体" w:eastAsia="宋体" w:cs="宋体"/>
          <w:b/>
          <w:bCs/>
          <w:szCs w:val="21"/>
          <w:highlight w:val="none"/>
          <w:u w:val="single"/>
        </w:rPr>
        <w:t>（企业名称）</w:t>
      </w:r>
      <w:r>
        <w:rPr>
          <w:rFonts w:hint="eastAsia" w:ascii="宋体" w:hAnsi="宋体" w:eastAsia="宋体" w:cs="宋体"/>
          <w:szCs w:val="21"/>
          <w:highlight w:val="none"/>
        </w:rPr>
        <w:t>，属于</w:t>
      </w:r>
      <w:r>
        <w:rPr>
          <w:rFonts w:hint="eastAsia" w:ascii="宋体" w:hAnsi="宋体" w:eastAsia="宋体" w:cs="宋体"/>
          <w:b/>
          <w:bCs/>
          <w:szCs w:val="21"/>
          <w:highlight w:val="none"/>
          <w:u w:val="single"/>
        </w:rPr>
        <w:t>监狱企业</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本投标人对上述声明内容的真实性负责。如有虚假，将依法承担相应责任。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附：省级以上监狱管理局、戒毒管理局（含新疆生产建设兵团）出具的监狱企业证明文件。</w:t>
      </w:r>
    </w:p>
    <w:bookmarkEnd w:id="59"/>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企业名称：</w:t>
      </w:r>
    </w:p>
    <w:p>
      <w:pPr>
        <w:pageBreakBefore w:val="0"/>
        <w:kinsoku/>
        <w:overflowPunct/>
        <w:topLinePunct w:val="0"/>
        <w:autoSpaceDE/>
        <w:autoSpaceDN/>
        <w:bidi w:val="0"/>
        <w:spacing w:beforeAutospacing="0" w:afterAutospacing="0" w:line="360" w:lineRule="auto"/>
        <w:ind w:left="0" w:leftChars="0" w:right="0" w:firstLine="0" w:firstLineChars="0"/>
        <w:jc w:val="right"/>
        <w:outlineLvl w:val="3"/>
        <w:rPr>
          <w:rFonts w:hint="eastAsia" w:ascii="宋体" w:hAnsi="宋体" w:eastAsia="宋体" w:cs="宋体"/>
          <w:szCs w:val="21"/>
          <w:highlight w:val="none"/>
        </w:rPr>
      </w:pPr>
      <w:r>
        <w:rPr>
          <w:rFonts w:hint="eastAsia" w:ascii="宋体" w:hAnsi="宋体" w:eastAsia="宋体" w:cs="宋体"/>
          <w:szCs w:val="21"/>
          <w:highlight w:val="none"/>
        </w:rPr>
        <w:t>日 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outlineLvl w:val="3"/>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64" w:name="_Hlk72259976"/>
      <w:r>
        <w:rPr>
          <w:rFonts w:hint="eastAsia" w:ascii="宋体" w:hAnsi="宋体" w:eastAsia="宋体" w:cs="宋体"/>
          <w:b w:val="0"/>
          <w:sz w:val="24"/>
          <w:szCs w:val="24"/>
          <w:highlight w:val="none"/>
        </w:rPr>
        <w:t>四、项目详细报价</w:t>
      </w: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（一）分项报价表</w:t>
      </w:r>
    </w:p>
    <w:tbl>
      <w:tblPr>
        <w:tblStyle w:val="43"/>
        <w:tblpPr w:leftFromText="180" w:rightFromText="180" w:vertAnchor="text" w:horzAnchor="margin" w:tblpY="173"/>
        <w:tblW w:w="85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655"/>
        <w:gridCol w:w="2267"/>
        <w:gridCol w:w="780"/>
        <w:gridCol w:w="680"/>
        <w:gridCol w:w="807"/>
        <w:gridCol w:w="513"/>
        <w:gridCol w:w="413"/>
        <w:gridCol w:w="634"/>
        <w:gridCol w:w="626"/>
        <w:gridCol w:w="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序号</w:t>
            </w:r>
          </w:p>
        </w:tc>
        <w:tc>
          <w:tcPr>
            <w:tcW w:w="65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采购计划编号</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货物名称</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规格/品牌/型号</w:t>
            </w: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
                <w:color w:val="FF0000"/>
                <w:szCs w:val="21"/>
                <w:highlight w:val="none"/>
              </w:rPr>
              <w:t>原产地</w:t>
            </w: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制造商名称</w:t>
            </w: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数量</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单位</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单价(元)</w:t>
            </w: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szCs w:val="21"/>
                <w:highlight w:val="none"/>
              </w:rPr>
              <w:t>合价(元)</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财政预算限额（元）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1</w:t>
            </w:r>
          </w:p>
        </w:tc>
        <w:tc>
          <w:tcPr>
            <w:tcW w:w="655"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 xml:space="preserve">PLAN-2021*** </w:t>
            </w: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***（填写相关内容）</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r>
              <w:rPr>
                <w:rFonts w:hint="eastAsia" w:ascii="宋体" w:hAnsi="宋体" w:eastAsia="宋体" w:cs="宋体"/>
                <w:bCs/>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2</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3</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4</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26"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5</w:t>
            </w:r>
          </w:p>
        </w:tc>
        <w:tc>
          <w:tcPr>
            <w:tcW w:w="655"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226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7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8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807"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5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41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bCs/>
                <w:szCs w:val="21"/>
                <w:highlight w:val="none"/>
              </w:rPr>
              <w:t>*</w:t>
            </w:r>
          </w:p>
        </w:tc>
        <w:tc>
          <w:tcPr>
            <w:tcW w:w="63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6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p>
        </w:tc>
        <w:tc>
          <w:tcPr>
            <w:tcW w:w="780"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581" w:type="dxa"/>
            <w:gridSpan w:val="11"/>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Cs/>
                <w:szCs w:val="21"/>
                <w:highlight w:val="none"/>
              </w:rPr>
              <w:t>合计（即投标总价；币种：人民币；单位：元） 小写：           大写：</w:t>
            </w: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注：1.本表可按同样格式扩展。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2. 如所投货物属于定制类的非量产货物或无具体品牌、型号的货物，可以在“规格/品牌/型号”一栏仅填写规格信息而不填写品牌、型号等信息（品牌、型号信息用“定制”描述即可）；</w:t>
      </w:r>
      <w:bookmarkStart w:id="65" w:name="_Hlk73646428"/>
      <w:r>
        <w:rPr>
          <w:rFonts w:hint="eastAsia" w:ascii="宋体" w:hAnsi="宋体" w:eastAsia="宋体" w:cs="宋体"/>
          <w:b/>
          <w:sz w:val="21"/>
          <w:szCs w:val="21"/>
          <w:highlight w:val="none"/>
        </w:rPr>
        <w:t>此类填写错误（所投货物为定制类的非量产货物但供应商却错误填报了品牌、型号）的不利后果由供应商承担，经评审委员会认定，在使用综合评分法的项目中一项此类填写错误将按照一项招标技术要求负偏离作处理。</w:t>
      </w:r>
      <w:bookmarkEnd w:id="65"/>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3.</w:t>
      </w:r>
      <w:bookmarkStart w:id="66" w:name="_Hlk72074795"/>
      <w:r>
        <w:rPr>
          <w:rFonts w:hint="eastAsia" w:ascii="宋体" w:hAnsi="宋体" w:eastAsia="宋体" w:cs="宋体"/>
          <w:b/>
          <w:sz w:val="21"/>
          <w:szCs w:val="21"/>
          <w:highlight w:val="none"/>
        </w:rPr>
        <w:t>“原产地”是指该货物的实际生产加工地，而非品牌总公司所在地</w:t>
      </w:r>
      <w:bookmarkEnd w:id="66"/>
      <w:r>
        <w:rPr>
          <w:rFonts w:hint="eastAsia" w:ascii="宋体" w:hAnsi="宋体" w:eastAsia="宋体" w:cs="宋体"/>
          <w:b/>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4.所投货物均应填写制造商名称。</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5.以上分项报价表的投标总价应当与开标一览表的投标总价一致。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6.单价、合价和投标总价为包干价，即三者均应包含货物的价款、包装、运输、装卸、安装、调试、技术指导、培训、咨询、服务、保险、税费、检测、验收合格交付使用之前以及技术和售后服务等其他各项有关费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1"/>
          <w:szCs w:val="21"/>
          <w:highlight w:val="none"/>
        </w:rPr>
      </w:pPr>
      <w:r>
        <w:rPr>
          <w:rFonts w:hint="eastAsia" w:ascii="宋体" w:hAnsi="宋体" w:eastAsia="宋体" w:cs="宋体"/>
          <w:b/>
          <w:sz w:val="21"/>
          <w:szCs w:val="21"/>
          <w:highlight w:val="none"/>
        </w:rPr>
        <w:t>7.所有价格应按“招标文件”中规定的货币单位填写；投标总价应为以上各分项价格之和；投标总价和项目报价表中单个采购预算条目报价均不得超过对应的财政预算限额，否则将导致投标无效。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（二）核心产品品牌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我单位所投核心产品的品牌为：</w:t>
      </w:r>
      <w:r>
        <w:rPr>
          <w:rFonts w:hint="eastAsia" w:ascii="宋体" w:hAnsi="宋体" w:eastAsia="宋体" w:cs="宋体"/>
          <w:b/>
          <w:sz w:val="24"/>
          <w:highlight w:val="none"/>
          <w:u w:val="single"/>
        </w:rPr>
        <w:t xml:space="preserve">               </w:t>
      </w:r>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备注：招标文件未列明核心产品的，无需填写该项。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（三）可选配件报价清单（不包括在总报价内）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注：格式可以参照《（一）分项报价表》表格，并提供相应的品牌/规格/型号、原产地、制造商信息（没有品牌、型号的，用“定制”描述即可）、单价等详细信息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tabs>
          <w:tab w:val="left" w:pos="720"/>
        </w:tabs>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sz w:val="24"/>
          <w:highlight w:val="none"/>
        </w:rPr>
      </w:pPr>
      <w:r>
        <w:rPr>
          <w:rFonts w:hint="eastAsia" w:ascii="宋体" w:hAnsi="宋体" w:eastAsia="宋体" w:cs="宋体"/>
          <w:b/>
          <w:sz w:val="24"/>
          <w:highlight w:val="none"/>
        </w:rPr>
        <w:t>（四）</w:t>
      </w:r>
      <w:bookmarkStart w:id="67" w:name="_Hlk72073235"/>
      <w:r>
        <w:rPr>
          <w:rFonts w:hint="eastAsia" w:ascii="宋体" w:hAnsi="宋体" w:eastAsia="宋体" w:cs="宋体"/>
          <w:b/>
          <w:sz w:val="24"/>
          <w:highlight w:val="none"/>
        </w:rPr>
        <w:t>投标人认为需要涉及的其他内容报价清单</w:t>
      </w:r>
      <w:bookmarkEnd w:id="67"/>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bookmarkStart w:id="68" w:name="_Hlk72260501"/>
      <w:r>
        <w:rPr>
          <w:rFonts w:hint="eastAsia" w:ascii="宋体" w:hAnsi="宋体" w:eastAsia="宋体" w:cs="宋体"/>
          <w:highlight w:val="none"/>
        </w:rPr>
        <w:t>………………</w:t>
      </w:r>
      <w:bookmarkEnd w:id="68"/>
      <w:r>
        <w:rPr>
          <w:rFonts w:hint="eastAsia" w:ascii="宋体" w:hAnsi="宋体" w:eastAsia="宋体" w:cs="宋体"/>
          <w:highlight w:val="none"/>
        </w:rPr>
        <w:t>（根据项目具体情况增加与综合实力评审相关的节点）………………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color w:val="FF0000"/>
          <w:sz w:val="24"/>
          <w:highlight w:val="none"/>
        </w:rPr>
      </w:pPr>
      <w:r>
        <w:rPr>
          <w:rFonts w:hint="eastAsia" w:ascii="宋体" w:hAnsi="宋体" w:eastAsia="宋体" w:cs="宋体"/>
          <w:b/>
          <w:color w:val="FF0000"/>
          <w:sz w:val="24"/>
          <w:highlight w:val="none"/>
        </w:rPr>
        <w:t>（信息公开部分的内容到此为止！以下为信息不公开部分。）</w:t>
      </w:r>
    </w:p>
    <w:bookmarkEnd w:id="6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br w:type="page"/>
      </w:r>
    </w:p>
    <w:p>
      <w:pPr>
        <w:pageBreakBefore w:val="0"/>
        <w:kinsoku/>
        <w:overflowPunct/>
        <w:topLinePunct w:val="0"/>
        <w:autoSpaceDE/>
        <w:autoSpaceDN/>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highlight w:val="none"/>
        </w:rPr>
      </w:pPr>
      <w:bookmarkStart w:id="69" w:name="_Hlk72260530"/>
      <w:r>
        <w:rPr>
          <w:rFonts w:hint="eastAsia" w:ascii="宋体" w:hAnsi="宋体" w:eastAsia="宋体" w:cs="宋体"/>
          <w:b/>
          <w:color w:val="FF0000"/>
          <w:sz w:val="28"/>
          <w:szCs w:val="28"/>
          <w:highlight w:val="none"/>
        </w:rPr>
        <w:t>投标文件附件（信息不公开部分）</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一、</w:t>
      </w:r>
      <w:bookmarkStart w:id="70" w:name="_Hlk72092499"/>
      <w:r>
        <w:rPr>
          <w:rFonts w:hint="eastAsia" w:ascii="宋体" w:hAnsi="宋体" w:eastAsia="宋体" w:cs="宋体"/>
          <w:b w:val="0"/>
          <w:sz w:val="24"/>
          <w:highlight w:val="none"/>
        </w:rPr>
        <w:t>法定代表人（负责人）证明书</w:t>
      </w:r>
      <w:bookmarkEnd w:id="70"/>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同志，现任我单位</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职务，为法定代表人（负责人），特此证明。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说明：1、法定代表人为投标人（企业事业单位、国家机关、社会团体）的主要行政负责人。</w:t>
      </w:r>
    </w:p>
    <w:p>
      <w:pPr>
        <w:pageBreakBefore w:val="0"/>
        <w:numPr>
          <w:ilvl w:val="0"/>
          <w:numId w:val="8"/>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内容必须填写真实、清楚，涂改无效，不得转让、买卖。</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附： 请提供法定代表人身份证扫描件（正反两面）</w:t>
      </w:r>
    </w:p>
    <w:p>
      <w:pPr>
        <w:pStyle w:val="2"/>
        <w:pageBreakBefore w:val="0"/>
        <w:numPr>
          <w:ilvl w:val="0"/>
          <w:numId w:val="0"/>
        </w:numPr>
        <w:kinsoku/>
        <w:overflowPunct/>
        <w:topLinePunct w:val="0"/>
        <w:autoSpaceDE/>
        <w:autoSpaceDN/>
        <w:bidi w:val="0"/>
        <w:spacing w:line="360" w:lineRule="auto"/>
        <w:ind w:left="0" w:leftChars="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二、投标文件签署授权委托书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本授权委托书声明：我</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（姓名）系</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（投标人名称）的法定代表人（负责人），现授权委托</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（姓名）为我单位签署本项目已递交的投标文件的法定代表人（负责人）的授权委托代理人，代理人全权代表我所签署的本项目已递交的投标文件内容我均承认。</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代理人无转委托权，特此委托。</w:t>
      </w:r>
    </w:p>
    <w:p>
      <w:pPr>
        <w:pStyle w:val="8"/>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代理人：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联系电话：</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  手机：</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rPr>
        <w:t>身份证号码：</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职务：</w:t>
      </w:r>
      <w:r>
        <w:rPr>
          <w:rFonts w:hint="eastAsia" w:ascii="宋体" w:hAnsi="宋体" w:eastAsia="宋体" w:cs="宋体"/>
          <w:szCs w:val="21"/>
          <w:highlight w:val="none"/>
          <w:u w:val="singl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授权委托日期：</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年</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 xml:space="preserve">月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color w:val="FF0000"/>
          <w:szCs w:val="21"/>
          <w:highlight w:val="none"/>
        </w:rPr>
      </w:pPr>
      <w:r>
        <w:rPr>
          <w:rFonts w:hint="eastAsia" w:ascii="宋体" w:hAnsi="宋体" w:eastAsia="宋体" w:cs="宋体"/>
          <w:b/>
          <w:color w:val="FF0000"/>
          <w:szCs w:val="21"/>
          <w:highlight w:val="none"/>
        </w:rPr>
        <w:t>附： 请提供代理人身份证扫描件（正反两面）；港澳台居民可提供来往通行证扫描件；非中国国籍管辖范围人员，可提供公安部门认可的身份证明材料扫描件。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p>
    <w:p>
      <w:pPr>
        <w:pStyle w:val="2"/>
        <w:pageBreakBefore w:val="0"/>
        <w:kinsoku/>
        <w:overflowPunct/>
        <w:topLinePunct w:val="0"/>
        <w:bidi w:val="0"/>
        <w:spacing w:line="360" w:lineRule="auto"/>
        <w:ind w:firstLine="0" w:firstLineChars="0"/>
        <w:rPr>
          <w:rFonts w:hint="eastAsia" w:ascii="宋体" w:hAnsi="宋体" w:eastAsia="宋体" w:cs="宋体"/>
          <w:b/>
          <w:szCs w:val="21"/>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highlight w:val="none"/>
        </w:rPr>
      </w:pPr>
      <w:r>
        <w:rPr>
          <w:rFonts w:hint="eastAsia" w:ascii="宋体" w:hAnsi="宋体" w:eastAsia="宋体" w:cs="宋体"/>
          <w:b w:val="0"/>
          <w:sz w:val="24"/>
          <w:highlight w:val="none"/>
        </w:rPr>
        <w:t>三、政府采购违法行为风险知悉确认书</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highlight w:val="none"/>
        </w:rPr>
      </w:pP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FZXBSK--GBK1-0" w:hAnsi="FZXBSK--GBK1-0" w:eastAsia="FZXBSK--GBK1-0"/>
          <w:b/>
          <w:bCs/>
          <w:sz w:val="24"/>
          <w:szCs w:val="24"/>
        </w:rPr>
      </w:pPr>
      <w:r>
        <w:rPr>
          <w:rFonts w:hint="eastAsia" w:ascii="FZXBSK--GBK1-0" w:hAnsi="FZXBSK--GBK1-0" w:eastAsia="FZXBSK--GBK1-0"/>
          <w:b/>
          <w:bCs/>
          <w:sz w:val="24"/>
          <w:szCs w:val="24"/>
        </w:rPr>
        <w:t>政府采购违法行为风险知悉确认书</w:t>
      </w:r>
    </w:p>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eastAsia" w:ascii="FZXBSK--GBK1-0" w:hAnsi="FZXBSK--GBK1-0" w:eastAsia="FZXBSK--GBK1-0"/>
          <w:b/>
          <w:bCs/>
          <w:sz w:val="24"/>
          <w:szCs w:val="24"/>
        </w:rPr>
      </w:pP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本公司在投标前已充分知悉以下情形为参与政府采购活动时的重大风险事项，并承诺已对下述风险提示事项重点排查，做到严谨、诚信、依法依规参与政府采购活动。</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一、本公司已充分知悉“隐瞒真实情况，提供虚假资料”的法定情形，相关情形包括但不限于：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（一）通过转让或者租借等方式从其他单位获取资格或者资质证书投标的。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（二）由其他单位或者其他单位负责人在投标供应商编制的投标文件上加盖印章或者签字的。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（三）项目负责人或者主要技术人员不是本单位人员的。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（四）投标保证金不是从投标供应商基本账户转出的。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（五）其他隐瞒真实情况、提供虚假资料的行为。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二、本公司已充分知悉“与其他采购参加人串通投标”的法定情形，相关情形包括但不限于：</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（一）投标供应商之间相互约定给予未中标的供应商利益补偿。</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（二）不同投标供应商的法定代表人、主要经营负责人、项目投标授权代表人、项目负责人、主要技术人员为同一人、属同一单位或者在同一单位缴纳社会保险。</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（三）不同投标供应商的投标文件由同一单位或者同一人编制，或者由同一人分阶段参与编制的。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（四）不同投标供应商的投标文件或部分投标文件相互混装。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（五）不同投标供应商的投标文件内容存在非正常一致。</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（六）由同一单位工作人员为两家以上（含两家）供应商进行同一项投标活动的。</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（七）不同投标人的投标报价呈规律性差异。</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（八）不同投标人的投标保证金从同一单位或者个人的账户转出。</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（九）主管部门依照法律、法规认定的其他情形。</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b/>
          <w:bCs/>
          <w:sz w:val="24"/>
          <w:szCs w:val="24"/>
        </w:rPr>
      </w:pPr>
      <w:r>
        <w:rPr>
          <w:rFonts w:hint="eastAsia" w:ascii="FangSong_GB2312" w:hAnsi="FangSong_GB2312" w:eastAsia="FangSong_GB2312"/>
          <w:b/>
          <w:bCs/>
          <w:sz w:val="24"/>
          <w:szCs w:val="24"/>
        </w:rPr>
        <w:t>三、本公司已充分知悉下列情形所对应的法律风险，并在投标前已对相关风险事项进行排查。</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一）对于从其他主体获取的投标资料，供应商应审慎核查，确保投标资料的真实性。如主管部门查实投标文件中存在虚假资料的，无论相关资料是否由第三方或本公司员工提供，均不影响主管部门对供应商存在“隐瞒真实情况，提供虚假资料”违法行为的认定。</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（二）对于涉及国家机关出具的公文、证件、证明材料等文件，一旦涉嫌虚假，经查实，主管部门将依法从严处理，并移送有关部门追究法律责任；涉嫌犯罪的，主管部门将一并移送司法机关追究法律责任。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（三）对于涉及安全生产、特种作业、抢险救灾、防疫等政府采购项目，供应商实施提供虚假资料、串通投标等违法行为的，主管部门将依法从严处理。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（六）单位负责人为同一人或者存在直接控股、管理关系的不同供应商，不得参加同一合同项下的政府采购活动。相关情形如查实，依法作投标无效处理；涉嫌串通投标等违法行为的，主管部门将依法调查处理。</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四、本公司已充分知悉政府采购违法、违规行为的法律后果。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keepNext w:val="0"/>
        <w:keepLines w:val="0"/>
        <w:pageBreakBefore w:val="0"/>
        <w:widowControl/>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以下文字请投标供应商抄写并确认：“本公司已仔细阅读《政府采购违法行为风险知悉确认书》，充分知悉违法行为的法律后果，并承诺将严谨、诚信、依法依规参与政府采购活动”。</w:t>
      </w:r>
      <w:r>
        <w:rPr>
          <w:rFonts w:hint="eastAsia" w:ascii="FangSong_GB2312" w:hAnsi="FangSong_GB2312" w:eastAsia="FangSong_GB2312"/>
          <w:sz w:val="24"/>
          <w:szCs w:val="24"/>
          <w:u w:val="single"/>
          <w:lang w:val="en-US" w:eastAsia="zh-CN"/>
        </w:rPr>
        <w:t xml:space="preserve">   </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vertAlign w:val="baseline"/>
          <w:lang w:val="en-US" w:eastAsia="zh-CN"/>
        </w:rPr>
      </w:pPr>
      <w:r>
        <w:rPr>
          <w:rFonts w:hint="eastAsia" w:ascii="FangSong_GB2312" w:hAnsi="FangSong_GB2312" w:eastAsia="FangSong_GB2312"/>
          <w:sz w:val="24"/>
          <w:szCs w:val="24"/>
          <w:u w:val="thick"/>
          <w:lang w:val="en-US" w:eastAsia="zh-CN"/>
        </w:rPr>
        <w:t xml:space="preserve"> </w:t>
      </w:r>
    </w:p>
    <w:tbl>
      <w:tblPr>
        <w:tblStyle w:val="44"/>
        <w:tblW w:w="8529"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8529"/>
      </w:tblGrid>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vertAlign w:val="baseline"/>
                <w:lang w:val="en-US" w:eastAsia="zh-CN"/>
              </w:rPr>
            </w:pPr>
          </w:p>
        </w:tc>
      </w:tr>
      <w:tr>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PrEx>
        <w:tc>
          <w:tcPr>
            <w:tcW w:w="8529" w:type="dxa"/>
            <w:tcBorders>
              <w:tl2br w:val="nil"/>
              <w:tr2bl w:val="nil"/>
            </w:tcBorders>
          </w:tcPr>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vertAlign w:val="baseline"/>
                <w:lang w:val="en-US" w:eastAsia="zh-CN"/>
              </w:rPr>
            </w:pPr>
          </w:p>
        </w:tc>
      </w:tr>
    </w:tbl>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default" w:ascii="FangSong_GB2312" w:hAnsi="FangSong_GB2312" w:eastAsia="FangSong_GB2312"/>
          <w:sz w:val="24"/>
          <w:szCs w:val="24"/>
          <w:u w:val="thick"/>
          <w:lang w:val="en-US" w:eastAsia="zh-CN"/>
        </w:rPr>
      </w:pP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负责人/投标授权代表签名：</w:t>
      </w:r>
    </w:p>
    <w:p>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auto"/>
        <w:rPr>
          <w:rFonts w:hint="eastAsia" w:ascii="FangSong_GB2312" w:hAnsi="FangSong_GB2312" w:eastAsia="FangSong_GB2312"/>
          <w:sz w:val="24"/>
          <w:szCs w:val="24"/>
        </w:rPr>
      </w:pPr>
      <w:r>
        <w:rPr>
          <w:rFonts w:hint="eastAsia" w:ascii="FangSong_GB2312" w:hAnsi="FangSong_GB2312" w:eastAsia="FangSong_GB2312"/>
          <w:sz w:val="24"/>
          <w:szCs w:val="24"/>
        </w:rPr>
        <w:t>知悉人（公章）：</w:t>
      </w:r>
    </w:p>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hint="eastAsia" w:ascii="FangSong_GB2312" w:hAnsi="FangSong_GB2312" w:eastAsia="FangSong_GB2312"/>
          <w:sz w:val="24"/>
          <w:szCs w:val="24"/>
          <w:lang w:eastAsia="zh-CN"/>
        </w:rPr>
      </w:pPr>
      <w:r>
        <w:rPr>
          <w:rFonts w:hint="eastAsia" w:ascii="FangSong_GB2312" w:hAnsi="FangSong_GB2312" w:eastAsia="FangSong_GB2312"/>
          <w:sz w:val="24"/>
          <w:szCs w:val="24"/>
        </w:rPr>
        <w:t>日期</w:t>
      </w:r>
      <w:r>
        <w:rPr>
          <w:rFonts w:hint="eastAsia" w:ascii="FangSong_GB2312" w:hAnsi="FangSong_GB2312" w:eastAsia="FangSong_GB2312"/>
          <w:sz w:val="24"/>
          <w:szCs w:val="24"/>
          <w:lang w:eastAsia="zh-CN"/>
        </w:rPr>
        <w:t>：</w:t>
      </w:r>
    </w:p>
    <w:p>
      <w:pPr>
        <w:pageBreakBefore w:val="0"/>
        <w:kinsoku/>
        <w:overflowPunct/>
        <w:topLinePunct w:val="0"/>
        <w:bidi w:val="0"/>
        <w:spacing w:line="360" w:lineRule="auto"/>
        <w:ind w:firstLine="0" w:firstLineChars="0"/>
        <w:rPr>
          <w:rFonts w:hint="eastAsia" w:ascii="FangSong_GB2312" w:hAnsi="FangSong_GB2312" w:eastAsia="FangSong_GB2312"/>
          <w:sz w:val="24"/>
          <w:szCs w:val="24"/>
          <w:lang w:eastAsia="zh-CN"/>
        </w:rPr>
      </w:pPr>
    </w:p>
    <w:p>
      <w:pPr>
        <w:pageBreakBefore w:val="0"/>
        <w:kinsoku/>
        <w:overflowPunct/>
        <w:topLinePunct w:val="0"/>
        <w:bidi w:val="0"/>
        <w:spacing w:line="360" w:lineRule="auto"/>
        <w:ind w:firstLine="0" w:firstLineChars="0"/>
        <w:rPr>
          <w:rFonts w:hint="eastAsia"/>
          <w:lang w:eastAsia="zh-CN"/>
        </w:rPr>
      </w:pPr>
      <w:r>
        <w:rPr>
          <w:rFonts w:hint="eastAsia" w:ascii="FangSong_GB2312" w:hAnsi="FangSong_GB2312" w:eastAsia="FangSong_GB2312"/>
          <w:sz w:val="24"/>
          <w:szCs w:val="24"/>
          <w:lang w:eastAsia="zh-CN"/>
        </w:rPr>
        <w:t>注：根据《深圳市财政局关于采购文件增加风险告知有关事项的通知》（深财购〔2022〕22 号），该风险知悉确认书用于对供应商违法行为的警示，不作为供应商资格性审查及符合性审查条件。</w:t>
      </w:r>
    </w:p>
    <w:p>
      <w:pPr>
        <w:pageBreakBefore w:val="0"/>
        <w:kinsoku/>
        <w:overflowPunct/>
        <w:topLinePunct w:val="0"/>
        <w:bidi w:val="0"/>
        <w:spacing w:line="360" w:lineRule="auto"/>
        <w:ind w:firstLine="0" w:firstLineChars="0"/>
        <w:rPr>
          <w:rFonts w:hint="eastAsia"/>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default" w:ascii="宋体" w:hAnsi="宋体" w:eastAsia="宋体" w:cs="宋体"/>
          <w:b w:val="0"/>
          <w:kern w:val="0"/>
          <w:sz w:val="24"/>
          <w:szCs w:val="24"/>
          <w:highlight w:val="none"/>
          <w:lang w:val="en-US" w:eastAsia="zh-CN"/>
        </w:rPr>
      </w:pPr>
      <w:r>
        <w:rPr>
          <w:rFonts w:hint="eastAsia" w:cs="宋体"/>
          <w:b w:val="0"/>
          <w:kern w:val="0"/>
          <w:sz w:val="24"/>
          <w:szCs w:val="24"/>
          <w:highlight w:val="none"/>
          <w:lang w:eastAsia="zh-CN"/>
        </w:rPr>
        <w:t>四</w:t>
      </w:r>
      <w:r>
        <w:rPr>
          <w:rFonts w:hint="eastAsia" w:ascii="宋体" w:hAnsi="宋体" w:eastAsia="宋体" w:cs="宋体"/>
          <w:b w:val="0"/>
          <w:kern w:val="0"/>
          <w:sz w:val="24"/>
          <w:szCs w:val="24"/>
          <w:highlight w:val="none"/>
        </w:rPr>
        <w:t>、</w:t>
      </w:r>
      <w:bookmarkStart w:id="71" w:name="_Hlk72092634"/>
      <w:r>
        <w:rPr>
          <w:rFonts w:hint="eastAsia" w:ascii="宋体" w:hAnsi="宋体" w:eastAsia="宋体" w:cs="宋体"/>
          <w:b w:val="0"/>
          <w:kern w:val="0"/>
          <w:sz w:val="24"/>
          <w:szCs w:val="24"/>
          <w:highlight w:val="none"/>
        </w:rPr>
        <w:t>实质性条款响应情况表</w:t>
      </w:r>
      <w:bookmarkEnd w:id="71"/>
      <w:r>
        <w:rPr>
          <w:rFonts w:hint="eastAsia" w:cs="宋体"/>
          <w:b w:val="0"/>
          <w:kern w:val="0"/>
          <w:sz w:val="24"/>
          <w:szCs w:val="24"/>
          <w:highlight w:val="none"/>
          <w:lang w:val="en-US" w:eastAsia="zh-CN"/>
        </w:rPr>
        <w:t xml:space="preserve">    </w:t>
      </w:r>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bookmarkStart w:id="72" w:name="_Hlk72092651"/>
            <w:r>
              <w:rPr>
                <w:rFonts w:hint="eastAsia" w:ascii="宋体" w:hAnsi="宋体" w:eastAsia="宋体" w:cs="宋体"/>
                <w:kern w:val="0"/>
                <w:szCs w:val="21"/>
                <w:highlight w:val="none"/>
              </w:rPr>
              <w:t>序号</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实质性条款具体内容</w:t>
            </w:r>
          </w:p>
        </w:tc>
        <w:tc>
          <w:tcPr>
            <w:tcW w:w="158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投标响应</w:t>
            </w:r>
          </w:p>
        </w:tc>
        <w:tc>
          <w:tcPr>
            <w:tcW w:w="1842"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偏离情况</w:t>
            </w:r>
          </w:p>
        </w:tc>
        <w:tc>
          <w:tcPr>
            <w:tcW w:w="1418"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highlight w:val="none"/>
              </w:rPr>
              <w:t>说明</w:t>
            </w:r>
          </w:p>
        </w:tc>
      </w:tr>
      <w:bookmarkEnd w:id="72"/>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1</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2</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（填写相关内容）</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r>
              <w:rPr>
                <w:rFonts w:hint="eastAsia" w:ascii="宋体" w:hAnsi="宋体" w:eastAsia="宋体" w:cs="宋体"/>
                <w:kern w:val="0"/>
                <w:szCs w:val="21"/>
                <w:highlight w:val="none"/>
              </w:rPr>
              <w:t>3</w:t>
            </w:r>
          </w:p>
        </w:tc>
        <w:tc>
          <w:tcPr>
            <w:tcW w:w="2664" w:type="dxa"/>
            <w:vAlign w:val="center"/>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highlight w:val="none"/>
              </w:rPr>
            </w:pPr>
            <w:r>
              <w:rPr>
                <w:rFonts w:hint="eastAsia" w:ascii="宋体" w:hAnsi="宋体" w:eastAsia="宋体" w:cs="宋体"/>
                <w:kern w:val="0"/>
                <w:szCs w:val="21"/>
                <w:highlight w:val="none"/>
              </w:rPr>
              <w:t>…………</w:t>
            </w:r>
          </w:p>
        </w:tc>
        <w:tc>
          <w:tcPr>
            <w:tcW w:w="158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842"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c>
          <w:tcPr>
            <w:tcW w:w="1418" w:type="dxa"/>
          </w:tcPr>
          <w:p>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注：1. 上表所列各项均为不可负偏离条款。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2.“投标响应”一栏应当详细填写投标人自身响应情况，而不能不合理照搬照抄招实质性条款具体内容。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3.“偏离情况”一栏应填写“正偏离”、“负偏离”或“无偏离”，</w:t>
      </w:r>
      <w:r>
        <w:rPr>
          <w:rFonts w:hint="eastAsia" w:ascii="宋体" w:hAnsi="宋体" w:eastAsia="宋体" w:cs="宋体"/>
          <w:b/>
          <w:sz w:val="24"/>
          <w:highlight w:val="none"/>
        </w:rPr>
        <w:t>“正偏离”表示“投标响应优于实质性条款具体内容要求”，“负偏离”表示“投标响应不满足实质性条款具体内容要求”，“无偏离”表示“投标响应与实质性条款具体内容要求一致”。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4.评审委员会有权对投标响应情况作出判断（作出评审结论）。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r>
        <w:rPr>
          <w:rFonts w:hint="eastAsia" w:ascii="宋体" w:hAnsi="宋体" w:eastAsia="宋体" w:cs="宋体"/>
          <w:b/>
          <w:sz w:val="24"/>
          <w:szCs w:val="22"/>
          <w:highlight w:val="none"/>
        </w:rPr>
        <w:t>5.实质性响应条款“投标响应情况”与投标文件其它内容冲突的，以实质性响应条款“投标响应情况”为准。</w:t>
      </w:r>
      <w:bookmarkEnd w:id="6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szCs w:val="22"/>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sz w:val="24"/>
          <w:szCs w:val="24"/>
          <w:highlight w:val="none"/>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4605"/>
        <w:gridCol w:w="1575"/>
        <w:gridCol w:w="812"/>
        <w:gridCol w:w="5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序号</w:t>
            </w:r>
          </w:p>
        </w:tc>
        <w:tc>
          <w:tcPr>
            <w:tcW w:w="77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货物名称</w:t>
            </w:r>
          </w:p>
        </w:tc>
        <w:tc>
          <w:tcPr>
            <w:tcW w:w="460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招标技术要求</w:t>
            </w:r>
          </w:p>
        </w:tc>
        <w:tc>
          <w:tcPr>
            <w:tcW w:w="1575"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lang w:val="en-US" w:eastAsia="zh-CN"/>
                <w14:textFill>
                  <w14:solidFill>
                    <w14:schemeClr w14:val="tx1"/>
                  </w14:solidFill>
                </w14:textFill>
              </w:rPr>
            </w:pPr>
            <w:r>
              <w:rPr>
                <w:rFonts w:hint="eastAsia" w:ascii="宋体" w:hAnsi="宋体" w:eastAsia="宋体" w:cs="宋体"/>
                <w:sz w:val="24"/>
                <w:highlight w:val="none"/>
              </w:rPr>
              <w:t>投标技术</w:t>
            </w:r>
            <w:r>
              <w:rPr>
                <w:rFonts w:hint="eastAsia" w:ascii="宋体" w:hAnsi="宋体" w:eastAsia="宋体" w:cs="宋体"/>
                <w:sz w:val="24"/>
                <w:highlight w:val="none"/>
                <w:lang w:eastAsia="zh-CN"/>
              </w:rPr>
              <w:t>响应规格</w:t>
            </w:r>
          </w:p>
        </w:tc>
        <w:tc>
          <w:tcPr>
            <w:tcW w:w="812"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偏离情况</w:t>
            </w:r>
          </w:p>
        </w:tc>
        <w:tc>
          <w:tcPr>
            <w:tcW w:w="52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1</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2</w:t>
            </w:r>
          </w:p>
        </w:tc>
        <w:tc>
          <w:tcPr>
            <w:tcW w:w="772" w:type="dxa"/>
            <w:vMerge w:val="restart"/>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**设备</w:t>
            </w: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highlight w:val="none"/>
              </w:rPr>
              <w:t>（填写相关内容）</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p>
        </w:tc>
        <w:tc>
          <w:tcPr>
            <w:tcW w:w="772" w:type="dxa"/>
            <w:vMerge w:val="continue"/>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4605"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highlight w:val="none"/>
                <w14:textFill>
                  <w14:solidFill>
                    <w14:schemeClr w14:val="tx1"/>
                  </w14:solidFill>
                </w14:textFill>
              </w:rPr>
            </w:pPr>
            <w:r>
              <w:rPr>
                <w:rFonts w:hint="eastAsia" w:ascii="宋体" w:hAnsi="宋体" w:eastAsia="宋体" w:cs="宋体"/>
                <w:color w:val="000000" w:themeColor="text1"/>
                <w:szCs w:val="21"/>
                <w:highlight w:val="none"/>
                <w14:textFill>
                  <w14:solidFill>
                    <w14:schemeClr w14:val="tx1"/>
                  </w14:solidFill>
                </w14:textFill>
              </w:rPr>
              <w:t>……</w:t>
            </w:r>
          </w:p>
        </w:tc>
        <w:tc>
          <w:tcPr>
            <w:tcW w:w="1575"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812"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c>
          <w:tcPr>
            <w:tcW w:w="52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000000" w:themeColor="text1"/>
                <w:szCs w:val="21"/>
                <w:highlight w:val="none"/>
                <w14:textFill>
                  <w14:solidFill>
                    <w14:schemeClr w14:val="tx1"/>
                  </w14:solidFill>
                </w14:textFill>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bookmarkStart w:id="73" w:name="_Hlk72095977"/>
      <w:r>
        <w:rPr>
          <w:rFonts w:hint="eastAsia" w:ascii="宋体" w:hAnsi="宋体" w:eastAsia="宋体" w:cs="宋体"/>
          <w:sz w:val="24"/>
          <w:highlight w:val="none"/>
        </w:rPr>
        <w:t>证明资料【如有的话，提供的证明资料应统一编号（排序），格式自定】</w:t>
      </w:r>
      <w:bookmarkEnd w:id="73"/>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《技术要求偏离表》编制指引：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1、技术要求偏离表的序号、货物名称、招标技术要求等栏目</w:t>
      </w:r>
      <w:bookmarkStart w:id="74" w:name="_Hlk72094407"/>
      <w:r>
        <w:rPr>
          <w:rFonts w:hint="eastAsia" w:ascii="宋体" w:hAnsi="宋体" w:eastAsia="宋体" w:cs="宋体"/>
          <w:b/>
          <w:sz w:val="24"/>
          <w:highlight w:val="none"/>
        </w:rPr>
        <w:t>对应“用户需求书”中的“技术要求”章节</w:t>
      </w:r>
      <w:bookmarkEnd w:id="74"/>
      <w:r>
        <w:rPr>
          <w:rFonts w:hint="eastAsia" w:ascii="宋体" w:hAnsi="宋体" w:eastAsia="宋体" w:cs="宋体"/>
          <w:b/>
          <w:sz w:val="24"/>
          <w:highlight w:val="none"/>
        </w:rPr>
        <w:t>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2、“投标技术响应规格”一栏必须一一对照“招标技术要求”，详细填写投标人自身投标货物的具体参数，而不能不合理照搬照抄招标文件的技术要求，以体现具体响应情况。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w:t>
      </w:r>
      <w:bookmarkStart w:id="75" w:name="_Hlk72158270"/>
      <w:r>
        <w:rPr>
          <w:rFonts w:hint="eastAsia" w:ascii="宋体" w:hAnsi="宋体" w:eastAsia="宋体" w:cs="宋体"/>
          <w:b/>
          <w:sz w:val="24"/>
          <w:highlight w:val="none"/>
        </w:rPr>
        <w:t>“偏离情况”</w:t>
      </w:r>
      <w:bookmarkEnd w:id="75"/>
      <w:r>
        <w:rPr>
          <w:rFonts w:hint="eastAsia" w:ascii="宋体" w:hAnsi="宋体" w:eastAsia="宋体" w:cs="宋体"/>
          <w:b/>
          <w:sz w:val="24"/>
          <w:highlight w:val="none"/>
        </w:rPr>
        <w:t>一栏填写如实填写“正偏离”、“负偏离”或“无偏离”，其中：</w:t>
      </w:r>
      <w:bookmarkStart w:id="76" w:name="_Hlk72093866"/>
      <w:r>
        <w:rPr>
          <w:rFonts w:hint="eastAsia" w:ascii="宋体" w:hAnsi="宋体" w:eastAsia="宋体" w:cs="宋体"/>
          <w:b/>
          <w:sz w:val="24"/>
          <w:highlight w:val="none"/>
        </w:rPr>
        <w:t>“正偏离”表示“投标响应优于招标技术要求”，“负偏离”表示“投标响应不满足招标技术要求”，“无偏离”表示“投标响应与招标技术要求一致”</w:t>
      </w:r>
      <w:bookmarkEnd w:id="76"/>
      <w:r>
        <w:rPr>
          <w:rFonts w:hint="eastAsia" w:ascii="宋体" w:hAnsi="宋体" w:eastAsia="宋体" w:cs="宋体"/>
          <w:b/>
          <w:sz w:val="24"/>
          <w:highlight w:val="none"/>
        </w:rPr>
        <w:t>。“投标技术响应规格”对比“招标技术要求”存在响应不全（包括未响应整项招标技术要求或者未响应一项招标技术要求的部分内容），均视为“负偏离”。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4、未要求提供证明资料的招标技术要求，可以不提供证明资料（如实响应即可）。</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5、</w:t>
      </w:r>
      <w:bookmarkStart w:id="77" w:name="_Hlk72096106"/>
      <w:r>
        <w:rPr>
          <w:rFonts w:hint="eastAsia" w:ascii="宋体" w:hAnsi="宋体" w:eastAsia="宋体" w:cs="宋体"/>
          <w:b/>
          <w:sz w:val="24"/>
          <w:highlight w:val="none"/>
        </w:rPr>
        <w:t>证明资料条款响应要求</w:t>
      </w:r>
      <w:bookmarkEnd w:id="77"/>
      <w:r>
        <w:rPr>
          <w:rFonts w:hint="eastAsia" w:ascii="宋体" w:hAnsi="宋体" w:eastAsia="宋体" w:cs="宋体"/>
          <w:b/>
          <w:sz w:val="24"/>
          <w:highlight w:val="none"/>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ascii="宋体" w:hAnsi="宋体" w:eastAsia="宋体" w:cs="宋体"/>
          <w:b/>
          <w:sz w:val="24"/>
          <w:highlight w:val="none"/>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ascii="宋体" w:hAnsi="宋体" w:eastAsia="宋体" w:cs="宋体"/>
          <w:b/>
          <w:sz w:val="24"/>
          <w:highlight w:val="none"/>
        </w:rPr>
        <w:t>且投标人在“偏离情况”一栏响应为“正偏离”或“无偏离”的，经评审委员会认定，将判定为负偏离。</w:t>
      </w:r>
      <w:bookmarkEnd w:id="78"/>
      <w:bookmarkEnd w:id="79"/>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6、</w:t>
      </w:r>
      <w:bookmarkStart w:id="80" w:name="_Hlk72096137"/>
      <w:r>
        <w:rPr>
          <w:rFonts w:hint="eastAsia" w:ascii="宋体" w:hAnsi="宋体" w:eastAsia="宋体" w:cs="宋体"/>
          <w:b/>
          <w:sz w:val="24"/>
          <w:highlight w:val="none"/>
        </w:rPr>
        <w:t>表后“证明资料”部分内容的编制</w:t>
      </w:r>
      <w:bookmarkEnd w:id="80"/>
      <w:r>
        <w:rPr>
          <w:rFonts w:hint="eastAsia" w:ascii="宋体" w:hAnsi="宋体" w:eastAsia="宋体" w:cs="宋体"/>
          <w:b/>
          <w:sz w:val="24"/>
          <w:highlight w:val="none"/>
        </w:rPr>
        <w:t>：提供的所有证明资料应当统一编号（排序），且证明资料的编号（顺序）、数量和名称（形式）均应与“说明”一栏所填内容保持一致（一一对应），以便评审委员会查看。</w:t>
      </w:r>
      <w:bookmarkStart w:id="81" w:name="_Hlk73558180"/>
      <w:r>
        <w:rPr>
          <w:rFonts w:hint="eastAsia" w:ascii="宋体" w:hAnsi="宋体" w:eastAsia="宋体" w:cs="宋体"/>
          <w:b/>
          <w:sz w:val="24"/>
          <w:highlight w:val="none"/>
        </w:rPr>
        <w:t>未按照招标文件要求在表后放置证明材料的供应商将承担不利后果，经评审委员会认定，相关技术要求将判定为负偏离。</w:t>
      </w:r>
      <w:bookmarkEnd w:id="81"/>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7、</w:t>
      </w:r>
      <w:bookmarkStart w:id="82" w:name="_Hlk72096176"/>
      <w:r>
        <w:rPr>
          <w:rFonts w:hint="eastAsia" w:ascii="宋体" w:hAnsi="宋体" w:eastAsia="宋体" w:cs="宋体"/>
          <w:b/>
          <w:sz w:val="24"/>
          <w:highlight w:val="none"/>
        </w:rPr>
        <w:t>证明资料的形式及其它具体要求</w:t>
      </w:r>
      <w:bookmarkEnd w:id="82"/>
      <w:r>
        <w:rPr>
          <w:rFonts w:hint="eastAsia" w:ascii="宋体" w:hAnsi="宋体" w:eastAsia="宋体" w:cs="宋体"/>
          <w:b/>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（1）除照片、图片（截图）及不需加盖公章的文字说明（技术说明）外，其它证明资料均要求为原件扫描件；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我国政府机构出具的产品检验和核准证件应为证件正面、背面和附件标注的全部具体内容；产品检验和核准证件的尺寸和清晰度应该能够在电脑上被阅读、识别和判断；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其它证明资料的形式要求参照以上要求执行；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（4）证明资料均要求原件备查。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8、其它注意事项：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（1）评审委员会有权对投标人的响应情况作出判断（评审结论）；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w:t>
      </w:r>
      <w:bookmarkStart w:id="83" w:name="_Hlk72158213"/>
      <w:r>
        <w:rPr>
          <w:rFonts w:hint="eastAsia" w:ascii="宋体" w:hAnsi="宋体" w:eastAsia="宋体" w:cs="宋体"/>
          <w:b/>
          <w:sz w:val="24"/>
          <w:highlight w:val="none"/>
        </w:rPr>
        <w:t>评审委员会有权对以谋取中标为目的的技术规格模糊响应（如有意不合理照搬照抄招标文件的技术要求）或虚假响应予以认定，并视情况经政府集中采购机构报主管部门进行处理。</w:t>
      </w:r>
      <w:bookmarkEnd w:id="83"/>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sz w:val="24"/>
          <w:highlight w:val="none"/>
        </w:rPr>
      </w:pPr>
      <w:r>
        <w:rPr>
          <w:rFonts w:hint="eastAsia" w:ascii="宋体" w:hAnsi="宋体" w:eastAsia="宋体" w:cs="宋体"/>
          <w:b w:val="0"/>
          <w:bCs w:val="0"/>
          <w:sz w:val="24"/>
          <w:szCs w:val="20"/>
          <w:highlight w:val="none"/>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2994"/>
        <w:gridCol w:w="2363"/>
        <w:gridCol w:w="1176"/>
        <w:gridCol w:w="5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序号</w:t>
            </w:r>
          </w:p>
        </w:tc>
        <w:tc>
          <w:tcPr>
            <w:tcW w:w="1408"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
                <w:highlight w:val="none"/>
              </w:rPr>
              <w:t>商务需求项</w:t>
            </w:r>
          </w:p>
        </w:tc>
        <w:tc>
          <w:tcPr>
            <w:tcW w:w="2994"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招标商务要求</w:t>
            </w:r>
          </w:p>
        </w:tc>
        <w:tc>
          <w:tcPr>
            <w:tcW w:w="2363"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投标商务响应</w:t>
            </w:r>
          </w:p>
        </w:tc>
        <w:tc>
          <w:tcPr>
            <w:tcW w:w="1176"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highlight w:val="none"/>
              </w:rPr>
              <w:t>偏离情况</w:t>
            </w:r>
          </w:p>
        </w:tc>
        <w:tc>
          <w:tcPr>
            <w:tcW w:w="54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sz w:val="24"/>
                <w:highlight w:val="none"/>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highlight w:val="none"/>
              </w:rPr>
            </w:pPr>
            <w:r>
              <w:rPr>
                <w:rFonts w:hint="eastAsia" w:ascii="宋体" w:hAnsi="宋体" w:eastAsia="宋体" w:cs="宋体"/>
                <w:b/>
                <w:highlight w:val="none"/>
              </w:rPr>
              <w:t>（一）免费保修期内售后服务要求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highlight w:val="none"/>
              </w:rPr>
            </w:pPr>
            <w:r>
              <w:rPr>
                <w:rFonts w:hint="eastAsia" w:ascii="宋体" w:hAnsi="宋体" w:eastAsia="宋体" w:cs="宋体"/>
                <w:bCs/>
                <w:szCs w:val="21"/>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bCs/>
                <w:highlight w:val="none"/>
              </w:rPr>
              <w:t>2</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szCs w:val="21"/>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r>
              <w:rPr>
                <w:rFonts w:hint="eastAsia" w:ascii="宋体" w:hAnsi="宋体" w:eastAsia="宋体" w:cs="宋体"/>
                <w:b/>
                <w:highlight w:val="none"/>
              </w:rPr>
              <w:t>（二）免费保修期外售后服务要求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Cs/>
                <w:highlight w:val="none"/>
              </w:rPr>
            </w:pPr>
            <w:r>
              <w:rPr>
                <w:rFonts w:hint="eastAsia" w:ascii="宋体" w:hAnsi="宋体" w:eastAsia="宋体" w:cs="宋体"/>
                <w:highlight w:val="none"/>
              </w:rPr>
              <w:t>1</w:t>
            </w:r>
          </w:p>
        </w:tc>
        <w:tc>
          <w:tcPr>
            <w:tcW w:w="1408"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w:t>
            </w:r>
          </w:p>
        </w:tc>
        <w:tc>
          <w:tcPr>
            <w:tcW w:w="2994" w:type="dxa"/>
          </w:tcPr>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（填写相关内容）</w:t>
            </w:r>
          </w:p>
        </w:tc>
        <w:tc>
          <w:tcPr>
            <w:tcW w:w="2363"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1176"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c>
          <w:tcPr>
            <w:tcW w:w="540" w:type="dxa"/>
          </w:tcPr>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tc>
      </w:tr>
    </w:tbl>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《商务要求偏离表》编制指引：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1、商务要求偏离表的序号、商务需求项、招标商务要求等栏目对应“用户需求书”中的“商务要求”章节相关内容。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 w:val="24"/>
          <w:highlight w:val="none"/>
        </w:rPr>
      </w:pPr>
      <w:r>
        <w:rPr>
          <w:rFonts w:hint="eastAsia" w:ascii="宋体" w:hAnsi="宋体" w:eastAsia="宋体" w:cs="宋体"/>
          <w:b/>
          <w:sz w:val="24"/>
          <w:highlight w:val="none"/>
        </w:rPr>
        <w:t>2、“投标商务响应”一栏必须一一对照“招标商务要求”，详细填写自身响应情况，而不能不合理照搬照抄招标文件的商务要求，以体现具体响应情况。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4"/>
          <w:highlight w:val="none"/>
        </w:rPr>
      </w:pPr>
      <w:r>
        <w:rPr>
          <w:rFonts w:hint="eastAsia" w:ascii="宋体" w:hAnsi="宋体" w:eastAsia="宋体" w:cs="宋体"/>
          <w:b/>
          <w:sz w:val="24"/>
          <w:highlight w:val="none"/>
        </w:rPr>
        <w:t>3、“偏离情况”一栏填写如实填写“正偏离”、“负偏离”或“无偏离”，其中：“正偏离”表示“投标响应优于招标商务要求”，“负偏离”表示“投标响应不满足招标商务要求”，“无偏离”表示“投标响应与招标商务要求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b/>
          <w:sz w:val="24"/>
          <w:highlight w:val="none"/>
        </w:rPr>
        <w:t>“投标商务响应”对比“招标商务要求”存在响应不全（包括未响应整项招标商务要求或者未响应一项招标商务要求的部分内容），均视为“负偏离”。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highlight w:val="none"/>
        </w:rPr>
      </w:pPr>
      <w:bookmarkStart w:id="84" w:name="_Hlk72260576"/>
      <w:r>
        <w:rPr>
          <w:rFonts w:hint="eastAsia" w:ascii="宋体" w:hAnsi="宋体" w:eastAsia="宋体" w:cs="宋体"/>
          <w:b w:val="0"/>
          <w:sz w:val="24"/>
          <w:szCs w:val="24"/>
          <w:highlight w:val="none"/>
        </w:rPr>
        <w:t>六、项目实施方案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主要内容应包括</w:t>
      </w:r>
      <w:r>
        <w:rPr>
          <w:rFonts w:hint="eastAsia" w:ascii="宋体" w:hAnsi="宋体" w:eastAsia="宋体" w:cs="宋体"/>
          <w:color w:val="FF0000"/>
          <w:sz w:val="24"/>
          <w:highlight w:val="none"/>
        </w:rPr>
        <w:t>(根据项目实际情况适当调整内容)</w:t>
      </w:r>
      <w:r>
        <w:rPr>
          <w:rFonts w:hint="eastAsia" w:ascii="宋体" w:hAnsi="宋体" w:eastAsia="宋体" w:cs="宋体"/>
          <w:sz w:val="24"/>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1、项目实施方案、维修维护方案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2、其他相关配套措施</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sz w:val="24"/>
          <w:highlight w:val="none"/>
        </w:rPr>
        <w:t>3、实施进度表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FF0000"/>
          <w:sz w:val="24"/>
          <w:highlight w:val="none"/>
        </w:rPr>
      </w:pPr>
      <w:r>
        <w:rPr>
          <w:rFonts w:hint="eastAsia" w:ascii="宋体" w:hAnsi="宋体" w:eastAsia="宋体" w:cs="宋体"/>
          <w:b/>
          <w:bCs/>
          <w:color w:val="FF0000"/>
          <w:sz w:val="24"/>
          <w:highlight w:val="none"/>
        </w:rPr>
        <w:t>（备注：该部分须与投标文件其他部分内容应当相呼应，不得前后矛盾。）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4"/>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r>
        <w:rPr>
          <w:rFonts w:hint="eastAsia" w:ascii="宋体" w:hAnsi="宋体" w:eastAsia="宋体" w:cs="宋体"/>
          <w:highlight w:val="none"/>
        </w:rPr>
        <w:t xml:space="preserve">  </w:t>
      </w:r>
      <w:bookmarkStart w:id="85" w:name="_Hlk72588611"/>
      <w:bookmarkStart w:id="86" w:name="_Hlk72260843"/>
      <w:r>
        <w:rPr>
          <w:rFonts w:hint="eastAsia" w:ascii="宋体" w:hAnsi="宋体" w:eastAsia="宋体" w:cs="宋体"/>
          <w:highlight w:val="none"/>
        </w:rPr>
        <w:t>………………</w:t>
      </w:r>
      <w:bookmarkEnd w:id="85"/>
      <w:r>
        <w:rPr>
          <w:rFonts w:hint="eastAsia" w:ascii="宋体" w:hAnsi="宋体" w:eastAsia="宋体" w:cs="宋体"/>
          <w:highlight w:val="none"/>
        </w:rPr>
        <w:t>（根据项目具体情况增加与技术、商务评审相关的节点）</w:t>
      </w:r>
      <w:bookmarkEnd w:id="86"/>
      <w:r>
        <w:rPr>
          <w:rFonts w:hint="eastAsia" w:ascii="宋体" w:hAnsi="宋体" w:eastAsia="宋体" w:cs="宋体"/>
          <w:highlight w:val="none"/>
        </w:rPr>
        <w:t>………………</w:t>
      </w:r>
    </w:p>
    <w:p>
      <w:pPr>
        <w:pStyle w:val="5"/>
        <w:pageBreakBefore w:val="0"/>
        <w:kinsoku/>
        <w:overflowPunct/>
        <w:topLinePunct w:val="0"/>
        <w:autoSpaceDE/>
        <w:autoSpaceDN/>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highlight w:val="none"/>
        </w:rPr>
      </w:pPr>
      <w:r>
        <w:rPr>
          <w:rFonts w:hint="eastAsia" w:ascii="宋体" w:hAnsi="宋体" w:eastAsia="宋体" w:cs="宋体"/>
          <w:b w:val="0"/>
          <w:bCs w:val="0"/>
          <w:sz w:val="24"/>
          <w:szCs w:val="20"/>
          <w:highlight w:val="none"/>
        </w:rPr>
        <w:t>***、</w:t>
      </w:r>
      <w:bookmarkStart w:id="87" w:name="_Hlk72062872"/>
      <w:r>
        <w:rPr>
          <w:rFonts w:hint="eastAsia" w:ascii="宋体" w:hAnsi="宋体" w:eastAsia="宋体" w:cs="宋体"/>
          <w:b w:val="0"/>
          <w:bCs w:val="0"/>
          <w:sz w:val="24"/>
          <w:szCs w:val="20"/>
          <w:highlight w:val="none"/>
        </w:rPr>
        <w:t>投标人认为需要加以说明的其他内容</w:t>
      </w:r>
      <w:bookmarkEnd w:id="87"/>
    </w:p>
    <w:bookmarkEnd w:id="84"/>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bidi w:val="0"/>
        <w:spacing w:line="360" w:lineRule="auto"/>
        <w:ind w:firstLine="0" w:firstLineChars="0"/>
        <w:rPr>
          <w:rFonts w:hint="eastAsia" w:ascii="宋体" w:hAnsi="宋体" w:eastAsia="宋体" w:cs="宋体"/>
          <w:highlight w:val="none"/>
        </w:rPr>
      </w:pPr>
      <w:r>
        <w:rPr>
          <w:rFonts w:hint="eastAsia" w:ascii="宋体" w:hAnsi="宋体" w:eastAsia="宋体" w:cs="宋体"/>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highlight w:val="none"/>
        </w:rPr>
        <w:t>第五章  合同条款及格式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center"/>
        <w:outlineLvl w:val="0"/>
        <w:rPr>
          <w:rFonts w:hint="eastAsia" w:ascii="宋体" w:hAnsi="宋体" w:eastAsia="宋体" w:cs="宋体"/>
          <w:highlight w:val="none"/>
        </w:rPr>
      </w:pPr>
      <w:bookmarkStart w:id="88" w:name="_Hlk72574405"/>
      <w:bookmarkStart w:id="89" w:name="_Hlk72260917"/>
      <w:r>
        <w:rPr>
          <w:rFonts w:hint="eastAsia" w:ascii="宋体" w:hAnsi="宋体" w:eastAsia="宋体" w:cs="宋体"/>
          <w:b/>
          <w:sz w:val="24"/>
          <w:highlight w:val="none"/>
        </w:rPr>
        <w:t>（仅供参考，具体以项目需求及采购结果为准）</w:t>
      </w:r>
      <w:bookmarkEnd w:id="88"/>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甲方：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bookmarkStart w:id="90" w:name="_Hlk75014453"/>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val="0"/>
          <w:bCs w:val="0"/>
          <w:szCs w:val="21"/>
          <w:highlight w:val="none"/>
        </w:rPr>
        <w:t>联系电话：</w:t>
      </w:r>
      <w:bookmarkEnd w:id="90"/>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Cs w:val="21"/>
          <w:highlight w:val="none"/>
        </w:rPr>
      </w:pPr>
      <w:r>
        <w:rPr>
          <w:rFonts w:hint="eastAsia" w:ascii="宋体" w:hAnsi="宋体" w:eastAsia="宋体" w:cs="宋体"/>
          <w:b/>
          <w:bCs/>
          <w:szCs w:val="21"/>
          <w:highlight w:val="none"/>
        </w:rPr>
        <w:t xml:space="preserve">乙方：                      </w:t>
      </w:r>
      <w:bookmarkEnd w:id="89"/>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地址：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val="0"/>
          <w:bCs w:val="0"/>
          <w:szCs w:val="21"/>
          <w:highlight w:val="none"/>
        </w:rPr>
      </w:pPr>
      <w:r>
        <w:rPr>
          <w:rFonts w:hint="eastAsia" w:ascii="宋体" w:hAnsi="宋体" w:eastAsia="宋体" w:cs="宋体"/>
          <w:b w:val="0"/>
          <w:bCs w:val="0"/>
          <w:szCs w:val="21"/>
          <w:highlight w:val="none"/>
        </w:rPr>
        <w:t xml:space="preserve">联系人：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val="0"/>
          <w:bCs w:val="0"/>
          <w:szCs w:val="21"/>
          <w:highlight w:val="none"/>
        </w:rPr>
        <w:t>联系电话：</w:t>
      </w:r>
      <w:r>
        <w:rPr>
          <w:rFonts w:hint="eastAsia" w:ascii="宋体" w:hAnsi="宋体" w:eastAsia="宋体" w:cs="宋体"/>
          <w:b/>
          <w:bCs/>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bookmarkStart w:id="91" w:name="_Hlk72574434"/>
      <w:r>
        <w:rPr>
          <w:rFonts w:hint="eastAsia" w:ascii="宋体" w:hAnsi="宋体" w:eastAsia="宋体" w:cs="宋体"/>
          <w:szCs w:val="21"/>
          <w:highlight w:val="none"/>
        </w:rPr>
        <w:t>根据深圳公共资源交易中心（深圳交易集团有限公司***分公司）</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号项目结果，***单位为中标人。</w:t>
      </w:r>
      <w:bookmarkEnd w:id="91"/>
      <w:r>
        <w:rPr>
          <w:rFonts w:hint="eastAsia" w:ascii="宋体" w:hAnsi="宋体" w:eastAsia="宋体" w:cs="宋体"/>
          <w:szCs w:val="21"/>
          <w:highlight w:val="none"/>
        </w:rPr>
        <w:t>按照《中华人民共和国民法典》（第三编 合同）和《深圳经济特区政府采购条例》，经深圳市</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（以下简称甲方）和</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单位（以下简称乙方）协商，达成以下合同条款：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第一条  合同标的</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乙方根据甲方需求提供下列货物：</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货物名称、规格及数量详见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第二条  合同价款</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本合同项下总价款为</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（大写）人民币，分项价款详见</w:t>
      </w:r>
      <w:r>
        <w:rPr>
          <w:rFonts w:hint="eastAsia" w:ascii="宋体" w:hAnsi="宋体" w:eastAsia="宋体" w:cs="宋体"/>
          <w:b/>
          <w:szCs w:val="21"/>
          <w:highlight w:val="none"/>
          <w:u w:val="single"/>
        </w:rPr>
        <w:t xml:space="preserve">          </w:t>
      </w:r>
      <w:r>
        <w:rPr>
          <w:rFonts w:hint="eastAsia" w:ascii="宋体" w:hAnsi="宋体" w:eastAsia="宋体" w:cs="宋体"/>
          <w:szCs w:val="21"/>
          <w:highlight w:val="none"/>
        </w:rPr>
        <w:t>。本合同总价款已包括乙方为履行本合同义务所发生的一切费用，系固定不变价格，且不随通货膨胀的影响而波动。</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 xml:space="preserve"> </w:t>
      </w:r>
      <w:r>
        <w:rPr>
          <w:rFonts w:hint="eastAsia" w:ascii="宋体" w:hAnsi="宋体" w:eastAsia="宋体" w:cs="宋体"/>
          <w:b/>
          <w:szCs w:val="21"/>
          <w:highlight w:val="none"/>
          <w:lang w:val="en-US" w:eastAsia="zh-CN"/>
        </w:rPr>
        <w:t>履行时间（期限）及地点</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sz w:val="21"/>
          <w:szCs w:val="21"/>
          <w:highlight w:val="none"/>
        </w:rPr>
        <w:t>履约时间</w:t>
      </w:r>
      <w:r>
        <w:rPr>
          <w:rFonts w:hint="eastAsia" w:ascii="宋体" w:hAnsi="宋体" w:eastAsia="宋体" w:cs="宋体"/>
          <w:b w:val="0"/>
          <w:sz w:val="21"/>
          <w:szCs w:val="21"/>
          <w:highlight w:val="none"/>
          <w:lang w:eastAsia="zh-CN"/>
        </w:rPr>
        <w:t>（期限）</w:t>
      </w:r>
      <w:r>
        <w:rPr>
          <w:rFonts w:hint="eastAsia" w:ascii="宋体" w:hAnsi="宋体" w:eastAsia="宋体" w:cs="宋体"/>
          <w:b w:val="0"/>
          <w:sz w:val="21"/>
          <w:szCs w:val="21"/>
          <w:highlight w:val="none"/>
        </w:rPr>
        <w:t>：</w:t>
      </w:r>
      <w:r>
        <w:rPr>
          <w:rFonts w:hint="eastAsia" w:ascii="宋体" w:hAnsi="宋体" w:eastAsia="宋体" w:cs="宋体"/>
          <w:b w:val="0"/>
          <w:bCs/>
          <w:szCs w:val="21"/>
          <w:highlight w:val="none"/>
        </w:rPr>
        <w:t>乙方应于本合同签订之日其   日内将符合要求的产品向甲方交付（含安装调试），但乙方交付前应向书面通知甲方并征得甲方同意。</w:t>
      </w:r>
    </w:p>
    <w:p>
      <w:pPr>
        <w:pStyle w:val="2"/>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b w:val="0"/>
          <w:sz w:val="21"/>
          <w:szCs w:val="21"/>
          <w:highlight w:val="none"/>
        </w:rPr>
        <w:t>履约地点：</w:t>
      </w:r>
      <w:r>
        <w:rPr>
          <w:rFonts w:hint="eastAsia" w:ascii="宋体" w:hAnsi="宋体" w:eastAsia="宋体" w:cs="宋体"/>
          <w:b w:val="0"/>
          <w:sz w:val="21"/>
          <w:szCs w:val="21"/>
          <w:highlight w:val="none"/>
          <w:u w:val="single"/>
        </w:rPr>
        <w:t xml:space="preserve">            </w:t>
      </w:r>
      <w:r>
        <w:rPr>
          <w:rFonts w:hint="eastAsia" w:ascii="宋体" w:hAnsi="宋体" w:eastAsia="宋体" w:cs="宋体"/>
          <w:b w:val="0"/>
          <w:sz w:val="21"/>
          <w:szCs w:val="21"/>
          <w:highlight w:val="none"/>
        </w:rPr>
        <w:t>。</w:t>
      </w:r>
    </w:p>
    <w:p>
      <w:pPr>
        <w:pageBreakBefore w:val="0"/>
        <w:numPr>
          <w:ilvl w:val="0"/>
          <w:numId w:val="9"/>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权利保证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五</w:t>
      </w:r>
      <w:r>
        <w:rPr>
          <w:rFonts w:hint="eastAsia" w:ascii="宋体" w:hAnsi="宋体" w:eastAsia="宋体" w:cs="宋体"/>
          <w:b/>
          <w:szCs w:val="21"/>
          <w:highlight w:val="none"/>
        </w:rPr>
        <w:t>条  质量保证</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1、乙方所提供的货物的技术规格符合招标文件规定的技术规格，货物符合中华人民共和国的设计和制造生产标准或行业标准。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2、乙方应保证货物是全新、未使用过的原装合格正品（包括零部件），并完全符合甲方要求的质量、规格和性能的要求。如货物安装或配置了软件的，乙方保证相关软件均为正版软件。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szCs w:val="21"/>
          <w:highlight w:val="none"/>
        </w:rPr>
      </w:pPr>
      <w:r>
        <w:rPr>
          <w:rFonts w:hint="eastAsia" w:ascii="宋体" w:hAnsi="宋体" w:eastAsia="宋体" w:cs="宋体"/>
          <w:szCs w:val="21"/>
          <w:highlight w:val="none"/>
        </w:rPr>
        <w:t>3、乙方保证交货时一并提供货物的质量合格凭证或文件。</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9"/>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六</w:t>
      </w:r>
      <w:r>
        <w:rPr>
          <w:rFonts w:hint="eastAsia" w:ascii="宋体" w:hAnsi="宋体" w:eastAsia="宋体" w:cs="宋体"/>
          <w:b/>
          <w:szCs w:val="21"/>
          <w:highlight w:val="none"/>
        </w:rPr>
        <w:t>条  交货和验收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1、乙方应按照本合同或招投标文件规定的时间和方式向甲方交付货物，交货地点由甲方指定。因交货产生的费用由乙方自行承担。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2、乙方交付的货物应当完全符合招投标文件所规定的货物、数量、质量和规格要求。乙方提供的货物不符合招投标文件和合同规定的，甲方有权拒收货物，由此引起的风险，由乙方承担。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5、货物的所有权和灭失的风险自乙方将货物交付给甲方时转移。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七</w:t>
      </w:r>
      <w:r>
        <w:rPr>
          <w:rFonts w:hint="eastAsia" w:ascii="宋体" w:hAnsi="宋体" w:eastAsia="宋体" w:cs="宋体"/>
          <w:b/>
          <w:szCs w:val="21"/>
          <w:highlight w:val="none"/>
        </w:rPr>
        <w:t>条  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1、乙方应按照国家有关法律法规规章和“三包”规定和招标文件的要求及乙方在投标文件的相关承诺提供保修及其他服务。</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保修期内，乙方负责对其提供的货物进行维修和系统维护，不再收取任何费用。所有货物保修服务方式均为乙方上门保修，即由乙方派员到货物使用现场维修，由此产生的一切费用均由乙方承担。保修期后的货物维护另行协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3、在甲方提出维修要求后，乙方应于  小时内响应，  小时维修到位，并在  小时内消除故障。消耗品和零配件供应及时，特殊情况下可提供备用机。</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lang w:val="en-US" w:eastAsia="zh-CN"/>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八</w:t>
      </w:r>
      <w:r>
        <w:rPr>
          <w:rFonts w:hint="eastAsia" w:ascii="宋体" w:hAnsi="宋体" w:eastAsia="宋体" w:cs="宋体"/>
          <w:b/>
          <w:szCs w:val="21"/>
          <w:highlight w:val="none"/>
        </w:rPr>
        <w:t>条</w:t>
      </w:r>
      <w:r>
        <w:rPr>
          <w:rFonts w:hint="eastAsia" w:ascii="宋体" w:hAnsi="宋体" w:eastAsia="宋体" w:cs="宋体"/>
          <w:b/>
          <w:szCs w:val="21"/>
          <w:highlight w:val="none"/>
          <w:lang w:val="en-US" w:eastAsia="zh-CN"/>
        </w:rPr>
        <w:t xml:space="preserve"> 保密条款</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1</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乙方对在本合同履行中获取或者知悉甲方提供的资料、信息负有保密义务。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val="0"/>
          <w:bCs/>
          <w:szCs w:val="21"/>
          <w:highlight w:val="none"/>
        </w:rPr>
      </w:pPr>
      <w:r>
        <w:rPr>
          <w:rFonts w:hint="eastAsia" w:ascii="宋体" w:hAnsi="宋体" w:eastAsia="宋体" w:cs="宋体"/>
          <w:b w:val="0"/>
          <w:bCs/>
          <w:szCs w:val="21"/>
          <w:highlight w:val="none"/>
        </w:rPr>
        <w:t>2</w:t>
      </w:r>
      <w:r>
        <w:rPr>
          <w:rFonts w:hint="eastAsia" w:ascii="宋体" w:hAnsi="宋体" w:eastAsia="宋体" w:cs="宋体"/>
          <w:bCs/>
          <w:szCs w:val="21"/>
          <w:highlight w:val="none"/>
        </w:rPr>
        <w:t>、</w:t>
      </w:r>
      <w:r>
        <w:rPr>
          <w:rFonts w:hint="eastAsia" w:ascii="宋体" w:hAnsi="宋体" w:eastAsia="宋体" w:cs="宋体"/>
          <w:b w:val="0"/>
          <w:bCs/>
          <w:szCs w:val="21"/>
          <w:highlight w:val="none"/>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val="0"/>
          <w:bCs/>
          <w:szCs w:val="21"/>
          <w:highlight w:val="none"/>
        </w:rPr>
        <w:t>3</w:t>
      </w:r>
      <w:r>
        <w:rPr>
          <w:rFonts w:hint="eastAsia" w:ascii="宋体" w:hAnsi="宋体" w:eastAsia="宋体" w:cs="宋体"/>
          <w:bCs/>
          <w:szCs w:val="21"/>
          <w:highlight w:val="none"/>
        </w:rPr>
        <w:t>、</w:t>
      </w:r>
      <w:r>
        <w:rPr>
          <w:rFonts w:hint="eastAsia" w:ascii="宋体" w:hAnsi="宋体" w:eastAsia="宋体" w:cs="宋体"/>
          <w:b w:val="0"/>
          <w:bCs/>
          <w:szCs w:val="21"/>
          <w:highlight w:val="none"/>
        </w:rPr>
        <w:t>保密期限自本协议签订生效之日起至保密信息被依法公开披露或成为公开信息之日止。合同中止、终止或者解除不视为免除保密义务，乙方仍应当承担保密义务。</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 xml:space="preserve">第九条 </w:t>
      </w:r>
      <w:r>
        <w:rPr>
          <w:rFonts w:hint="eastAsia" w:ascii="宋体" w:hAnsi="宋体" w:eastAsia="宋体" w:cs="宋体"/>
          <w:b/>
          <w:szCs w:val="21"/>
          <w:highlight w:val="none"/>
        </w:rPr>
        <w:t xml:space="preserve"> 履约保证金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1、乙方应在签订本合同之日，向甲方或甲方指定的机构提交履约保证金_________元。</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2、如乙方未能履行合同规定的义务，甲方有权从履约保证金中取得补偿。</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3、甲方在乙方履行完毕本合同项下全部义务后______天内无息退还乙方。</w:t>
      </w:r>
    </w:p>
    <w:p>
      <w:pPr>
        <w:pageBreakBefore w:val="0"/>
        <w:numPr>
          <w:ilvl w:val="-1"/>
          <w:numId w:val="0"/>
        </w:numPr>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lang w:val="en-US" w:eastAsia="zh-CN"/>
        </w:rPr>
        <w:t>第十条</w:t>
      </w:r>
      <w:r>
        <w:rPr>
          <w:rFonts w:hint="eastAsia" w:ascii="宋体" w:hAnsi="宋体" w:eastAsia="宋体" w:cs="宋体"/>
          <w:b/>
          <w:szCs w:val="21"/>
          <w:highlight w:val="none"/>
        </w:rPr>
        <w:t xml:space="preserve">  付款期限和方式</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u w:val="single"/>
        </w:rPr>
      </w:pP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w:t>
      </w:r>
      <w:r>
        <w:rPr>
          <w:rFonts w:hint="eastAsia" w:ascii="宋体" w:hAnsi="宋体" w:eastAsia="宋体" w:cs="宋体"/>
          <w:b/>
          <w:szCs w:val="21"/>
          <w:highlight w:val="none"/>
          <w:lang w:val="en-US" w:eastAsia="zh-CN"/>
        </w:rPr>
        <w:t>十一</w:t>
      </w:r>
      <w:r>
        <w:rPr>
          <w:rFonts w:hint="eastAsia" w:ascii="宋体" w:hAnsi="宋体" w:eastAsia="宋体" w:cs="宋体"/>
          <w:b/>
          <w:szCs w:val="21"/>
          <w:highlight w:val="none"/>
        </w:rPr>
        <w:t>条 违约责任</w:t>
      </w:r>
      <w:r>
        <w:rPr>
          <w:rFonts w:hint="eastAsia" w:ascii="宋体" w:hAnsi="宋体" w:eastAsia="宋体" w:cs="宋体"/>
          <w:b/>
          <w:szCs w:val="21"/>
          <w:highlight w:val="none"/>
          <w:u w:val="single"/>
        </w:rPr>
        <w:t>（详见商务要求）</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１、甲方无正当理由拒收货物、拒付货物款的，由甲方向乙方偿付合同总价的【】%违约金。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２、甲方未按合同规定的期限向乙方支付货款的，每逾期1天甲方向乙方偿付欠款总额的【】‰滞纳金，但累计滞纳金总额不超过欠款总额的【】%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３、乙方逾期交付货物的，每逾期1天，乙方向甲方偿付逾期交货部分货款总额的【】‰的滞纳金。如乙方逾期交货达</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天，甲方有权解除合同，履约保证金不予退回，同时乙方应向甲方支付合同总价【】％的违约金。</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eastAsia="宋体" w:cs="宋体"/>
          <w:szCs w:val="21"/>
          <w:highlight w:val="none"/>
          <w:lang w:val="en-US" w:eastAsia="zh-CN"/>
        </w:rPr>
        <w:t>经甲方验收不合格的，</w:t>
      </w:r>
      <w:r>
        <w:rPr>
          <w:rFonts w:hint="eastAsia" w:ascii="宋体" w:hAnsi="宋体" w:eastAsia="宋体" w:cs="宋体"/>
          <w:szCs w:val="21"/>
          <w:highlight w:val="none"/>
        </w:rPr>
        <w:t>甲方有权拒收。乙方经修理或者更换后仍不合格的，甲方有权解除合同，要求乙方返还甲方已支付的合同款项，并有权要求乙方按合同总额【】％支付违约金。5、在乙方承诺的或国家规定的质量保证期内（取两者中最长的期限），如经乙方两次维修或更换，货物仍不能达到合同约定的质量标准，甲方有权退货，乙方应退回全部货款并赔偿甲方因此遭受的损失。</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6.</w:t>
      </w:r>
      <w:bookmarkStart w:id="92" w:name="_Hlk75014743"/>
      <w:r>
        <w:rPr>
          <w:rFonts w:hint="eastAsia" w:ascii="宋体" w:hAnsi="宋体" w:eastAsia="宋体" w:cs="宋体"/>
          <w:szCs w:val="21"/>
          <w:highlight w:val="none"/>
        </w:rPr>
        <w:t>乙方违反本合同约定的保密义务，甲方有权要求乙方按合同总额【】%支付违约金；造成不良影响或对甲方造成损失的，甲方有权要求乙方消除影响，承担赔偿责任，并有权解除合同。</w:t>
      </w:r>
      <w:bookmarkEnd w:id="92"/>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7、</w:t>
      </w:r>
      <w:bookmarkStart w:id="93" w:name="_Hlk75015079"/>
      <w:r>
        <w:rPr>
          <w:rFonts w:hint="eastAsia" w:ascii="宋体" w:hAnsi="宋体" w:eastAsia="宋体" w:cs="宋体"/>
          <w:szCs w:val="21"/>
          <w:highlight w:val="none"/>
        </w:rPr>
        <w:t>因乙方提供的产品受到侵权指控或者引发法律纠纷，影响甲方正常使用或者导致合同目的不能实现的，甲方有权要求乙方按合同总额【】%支付违约金，并有权解除合同。</w:t>
      </w:r>
      <w:bookmarkEnd w:id="93"/>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、乙方未履行本合同项下的其他义务或违反其在投标文件中的相关承诺的，应按合同总价款的【】%向甲方承担违约责任。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、乙方在承担上述一项或多项违约责任后，仍应继续履行合同规定的义务（甲方解除合同的除外）。甲方未能及时追究乙方的任何一项违约责任并不表明甲方放弃追究乙方该项或其他违约责任。</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第十条    合同的变更和终止</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除</w:t>
      </w:r>
      <w:bookmarkStart w:id="94" w:name="_Hlk75015119"/>
      <w:r>
        <w:rPr>
          <w:rFonts w:hint="eastAsia" w:ascii="宋体" w:hAnsi="宋体" w:eastAsia="宋体" w:cs="宋体"/>
          <w:szCs w:val="21"/>
          <w:highlight w:val="none"/>
        </w:rPr>
        <w:t>《深圳经济特区政府采购条例》第40条、</w:t>
      </w:r>
      <w:bookmarkEnd w:id="94"/>
      <w:r>
        <w:rPr>
          <w:rFonts w:hint="eastAsia" w:ascii="宋体" w:hAnsi="宋体" w:eastAsia="宋体" w:cs="宋体"/>
          <w:szCs w:val="21"/>
          <w:highlight w:val="none"/>
        </w:rPr>
        <w:t>《中华人民共和国政府采购法》第</w:t>
      </w:r>
      <w:r>
        <w:rPr>
          <w:rFonts w:hint="eastAsia" w:ascii="宋体" w:hAnsi="宋体" w:eastAsia="宋体" w:cs="宋体"/>
          <w:szCs w:val="21"/>
          <w:highlight w:val="none"/>
          <w:lang w:val="en-US" w:eastAsia="zh-CN"/>
        </w:rPr>
        <w:t>50</w:t>
      </w:r>
      <w:r>
        <w:rPr>
          <w:rFonts w:hint="eastAsia" w:ascii="宋体" w:hAnsi="宋体" w:eastAsia="宋体" w:cs="宋体"/>
          <w:szCs w:val="21"/>
          <w:highlight w:val="none"/>
        </w:rPr>
        <w:t>条第二款规定或者主管部门另有政策规定的情形外，本合同一经签订，甲乙双方不得擅自变更、中止或终止合同。</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第十一条   争议的解决</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1、因货物的质量问题发生争议的，应当邀请国家认可的质量检测机构对货物质量进行鉴定。货物符合标准的，鉴定费由甲方承担；货物不符合质量标准的，鉴定费由乙方承担。</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2、因履行本合同引起的或与本合同有关的争议，甲、乙双方应首先通过友好协商解决，如果协商不能解决争议，则向甲方所在地有管辖权的人民法院提起诉讼；</w:t>
      </w:r>
    </w:p>
    <w:p>
      <w:pPr>
        <w:pageBreakBefore w:val="0"/>
        <w:kinsoku/>
        <w:overflowPunct/>
        <w:topLinePunct w:val="0"/>
        <w:autoSpaceDE/>
        <w:autoSpaceDN/>
        <w:bidi w:val="0"/>
        <w:spacing w:beforeAutospacing="0" w:afterAutospacing="0" w:line="360" w:lineRule="auto"/>
        <w:ind w:left="0" w:leftChars="0" w:right="0" w:firstLine="0" w:firstLineChars="0"/>
        <w:jc w:val="left"/>
        <w:outlineLvl w:val="0"/>
        <w:rPr>
          <w:rFonts w:hint="eastAsia" w:ascii="宋体" w:hAnsi="宋体" w:eastAsia="宋体" w:cs="宋体"/>
          <w:b/>
          <w:szCs w:val="21"/>
          <w:highlight w:val="none"/>
        </w:rPr>
      </w:pPr>
      <w:r>
        <w:rPr>
          <w:rFonts w:hint="eastAsia" w:ascii="宋体" w:hAnsi="宋体" w:eastAsia="宋体" w:cs="宋体"/>
          <w:b/>
          <w:szCs w:val="21"/>
          <w:highlight w:val="none"/>
        </w:rPr>
        <w:t>第十二条   合同生效及其他</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1、下列文件均为本合同的组成部分：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号招标文件、答疑及补充通知；</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（2）乙方的投标文件；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（3）本合同执行中甲乙双方共同签署的补充与修正文件。</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2、本合同一式</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份，甲、乙方双方各执</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rPr>
        <w:t>份，具有同等法律效力。本合同自双方法定代表人（或授权代表）签字并盖章之日起生效。</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甲方（采购人）：   （盖章）       乙方（供应商）：    （盖章）</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 xml:space="preserve">法定代表人：                     法定代表人： </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t>委托代理人：                     委托代理人：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szCs w:val="21"/>
          <w:highlight w:val="none"/>
        </w:rPr>
        <w:t>日期：   年     月    日         日期：   年     月    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Cs w:val="21"/>
          <w:highlight w:val="none"/>
        </w:rPr>
      </w:pPr>
      <w:r>
        <w:rPr>
          <w:rFonts w:hint="eastAsia" w:ascii="宋体" w:hAnsi="宋体" w:eastAsia="宋体" w:cs="宋体"/>
          <w:szCs w:val="21"/>
          <w:highlight w:val="none"/>
        </w:rPr>
        <w:br w:type="page"/>
      </w:r>
    </w:p>
    <w:p>
      <w:pPr>
        <w:pStyle w:val="4"/>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5" w:name="_Hlk72439706"/>
      <w:r>
        <w:rPr>
          <w:rFonts w:hint="eastAsia" w:ascii="宋体" w:hAnsi="宋体" w:eastAsia="宋体" w:cs="宋体"/>
          <w:sz w:val="28"/>
          <w:szCs w:val="28"/>
          <w:highlight w:val="none"/>
        </w:rPr>
        <w:t>第二册  通用条款（公开招标）</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bookmarkStart w:id="96" w:name="_Hlk72399513"/>
      <w:r>
        <w:rPr>
          <w:rFonts w:hint="eastAsia" w:ascii="宋体" w:hAnsi="宋体" w:eastAsia="宋体" w:cs="宋体"/>
          <w:sz w:val="28"/>
          <w:szCs w:val="28"/>
          <w:highlight w:val="none"/>
        </w:rPr>
        <w:t>总则</w:t>
      </w:r>
    </w:p>
    <w:bookmarkEnd w:id="96"/>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 通用条款说明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1.1政府集中采购机构发出招标文件通用条款版本，列出深圳市政府采购项目进行招标采购所适用的通用条款内容。如有需要，政府集中采购机构可以对通用条款的内容进行补充。</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1.2招标文件分为第一册“专用条款”和第二册“通用条款”。</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1.3“专用条款”是对本次采购项目的具体要求，包含招标公告、对通用条款的补充内容及其他关键信息、用户需求书、投标文件格式及附件、合同条款及格式等内容。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1.4“通用条款”是适用于政府采购公开招标项目的基础性条款，具有普遍性和通用性。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1.5 “专用条款”和“通用条款”表述不一致或有冲突时，以“专用条款”为准。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2．招标说明</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本项目按照《深圳经济特区政府采购条例》、《深圳经济特区政府采购条例实施细则》及政府采购其他法律法规，通过公开招标方式确定中标供应商。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3．定义</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招标文件中下列术语应解释为：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3.1“采购人”：指利用财政性资金依法进行政府采购的国家机关、事业单位、团体组织；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 “政府集中采购机构”</w:t>
      </w:r>
      <w:r>
        <w:rPr>
          <w:rFonts w:hint="eastAsia" w:ascii="宋体" w:hAnsi="宋体" w:eastAsia="宋体" w:cs="宋体"/>
          <w:sz w:val="21"/>
          <w:szCs w:val="21"/>
          <w:highlight w:val="none"/>
          <w:shd w:val="clear" w:color="auto" w:fill="FFFFFF"/>
        </w:rPr>
        <w:t>是指市政府设立的，组织实施政府采购项目，并对政府采购活动提供服务的专门机构；</w:t>
      </w:r>
      <w:r>
        <w:rPr>
          <w:rFonts w:hint="eastAsia" w:ascii="宋体" w:hAnsi="宋体" w:eastAsia="宋体" w:cs="宋体"/>
          <w:sz w:val="21"/>
          <w:szCs w:val="21"/>
          <w:highlight w:val="none"/>
        </w:rPr>
        <w:t>本文件所述的“政府集中采购机构”指</w:t>
      </w:r>
      <w:r>
        <w:rPr>
          <w:rFonts w:hint="eastAsia" w:ascii="宋体" w:hAnsi="宋体" w:eastAsia="宋体" w:cs="宋体"/>
          <w:b/>
          <w:bCs/>
          <w:color w:val="FF0000"/>
          <w:sz w:val="21"/>
          <w:szCs w:val="21"/>
          <w:highlight w:val="none"/>
        </w:rPr>
        <w:t>深圳公共资源交易中心</w:t>
      </w:r>
      <w:r>
        <w:rPr>
          <w:rFonts w:hint="eastAsia" w:ascii="宋体" w:hAnsi="宋体" w:eastAsia="宋体" w:cs="宋体"/>
          <w:b/>
          <w:bCs/>
          <w:color w:val="FF0000"/>
          <w:sz w:val="21"/>
          <w:szCs w:val="21"/>
          <w:highlight w:val="none"/>
          <w:lang w:eastAsia="zh-CN"/>
        </w:rPr>
        <w:t>（深圳交易集团有限公司龙华分公司）</w:t>
      </w:r>
      <w:r>
        <w:rPr>
          <w:rFonts w:hint="eastAsia" w:ascii="宋体" w:hAnsi="宋体" w:eastAsia="宋体" w:cs="宋体"/>
          <w:sz w:val="21"/>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3.3“投标人”，即供应商，指参加投标竞争并愿意按照招标文件要求向采购人提供货物、工程或者服务的依法成立的法人、其他组织或者自然人；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3.4“评审委员会”是依据《深圳经济特区政府采购条例》、《深圳经济特区政府采购条例实施细则》等有关规定组建的专门负责本次招标其评审工作的临时性机构；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3.5“日期”指公历日；</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3.6“合同”指由本次招标所产生的合同或合约文件；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3.7“电子投标文件”指利用</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Cs w:val="21"/>
          <w:highlight w:val="none"/>
        </w:rPr>
        <w:t>网站提供的</w:t>
      </w:r>
      <w:r>
        <w:rPr>
          <w:rFonts w:hint="eastAsia" w:ascii="宋体" w:hAnsi="宋体" w:eastAsia="宋体" w:cs="宋体"/>
          <w:highlight w:val="none"/>
        </w:rPr>
        <w:t>深圳智慧采购平台投标文件制作专用软件（以下简称：投标文件制作软件）制作并</w:t>
      </w:r>
      <w:r>
        <w:rPr>
          <w:rFonts w:hint="eastAsia" w:ascii="宋体" w:hAnsi="宋体" w:eastAsia="宋体" w:cs="宋体"/>
          <w:szCs w:val="21"/>
          <w:highlight w:val="none"/>
        </w:rPr>
        <w:t>加密的投标文件,适用于网上投标；（投标文件制作软件可从</w:t>
      </w:r>
      <w:r>
        <w:rPr>
          <w:rFonts w:hint="eastAsia" w:ascii="宋体" w:hAnsi="宋体" w:eastAsia="宋体" w:cs="宋体"/>
          <w:highlight w:val="none"/>
        </w:rPr>
        <w:t>“下载地址：http://zfcg.szggzy.com/TPBidder/DownLoad/深圳市智慧采购平台投标文件制作专用软件.zip”</w:t>
      </w:r>
      <w:r>
        <w:rPr>
          <w:rFonts w:hint="eastAsia" w:ascii="宋体" w:hAnsi="宋体" w:eastAsia="宋体" w:cs="宋体"/>
          <w:szCs w:val="21"/>
          <w:highlight w:val="none"/>
        </w:rPr>
        <w:t>下载）</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3.8“网上投标”指通过</w:t>
      </w:r>
      <w:r>
        <w:rPr>
          <w:rFonts w:hint="eastAsia" w:ascii="宋体" w:hAnsi="宋体" w:eastAsia="宋体" w:cs="宋体"/>
          <w:b/>
          <w:bCs/>
          <w:color w:val="FF0000"/>
          <w:sz w:val="21"/>
          <w:szCs w:val="21"/>
          <w:highlight w:val="none"/>
        </w:rPr>
        <w:t>深圳公共资源交易中心（深圳交易集团有限公司</w:t>
      </w:r>
      <w:r>
        <w:rPr>
          <w:rFonts w:hint="eastAsia" w:ascii="宋体" w:hAnsi="宋体" w:eastAsia="宋体" w:cs="宋体"/>
          <w:b/>
          <w:bCs/>
          <w:color w:val="FF0000"/>
          <w:sz w:val="21"/>
          <w:szCs w:val="21"/>
          <w:highlight w:val="none"/>
          <w:lang w:eastAsia="zh-CN"/>
        </w:rPr>
        <w:t>龙华</w:t>
      </w:r>
      <w:r>
        <w:rPr>
          <w:rFonts w:hint="eastAsia" w:ascii="宋体" w:hAnsi="宋体" w:eastAsia="宋体" w:cs="宋体"/>
          <w:b/>
          <w:bCs/>
          <w:color w:val="FF0000"/>
          <w:sz w:val="21"/>
          <w:szCs w:val="21"/>
          <w:highlight w:val="none"/>
        </w:rPr>
        <w:t>分公司）</w:t>
      </w:r>
      <w:r>
        <w:rPr>
          <w:rFonts w:hint="eastAsia" w:ascii="宋体" w:hAnsi="宋体" w:eastAsia="宋体" w:cs="宋体"/>
          <w:sz w:val="21"/>
          <w:szCs w:val="21"/>
          <w:highlight w:val="none"/>
        </w:rPr>
        <w:t>网站上传电子投标文件；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3.9招标文件中的标题或题名仅起引导作用，而不应视为对招标文件内容的理解和解释。</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 政府采购供应商责任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4.1欢迎诚信、有实力和有社会责任心的供应商参与政府采购事业。</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4.2投标人应当遵循公平竞争的原则，不得恶意串通，不得妨碍其他投标人的竞争行为，不得损害采购人或者其他投标人的合法权益。如违反上述要求，经核实后，供应商的投标无效。</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5．投标人参加政府采购的条件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5.1投标人应在投标前到</w:t>
      </w:r>
      <w:r>
        <w:rPr>
          <w:rFonts w:hint="eastAsia" w:ascii="宋体" w:hAnsi="宋体" w:eastAsia="宋体" w:cs="宋体"/>
          <w:b/>
          <w:bCs/>
          <w:sz w:val="21"/>
          <w:szCs w:val="21"/>
          <w:highlight w:val="none"/>
        </w:rPr>
        <w:t>深圳公共资源交易中心（具体在深圳交易集团有限公司政府采购业务分公司进行办理）</w:t>
      </w:r>
      <w:r>
        <w:rPr>
          <w:rFonts w:hint="eastAsia" w:ascii="宋体" w:hAnsi="宋体" w:eastAsia="宋体" w:cs="宋体"/>
          <w:sz w:val="21"/>
          <w:szCs w:val="21"/>
          <w:highlight w:val="none"/>
        </w:rPr>
        <w:t>进行注册并办理电子密钥。</w:t>
      </w:r>
      <w:r>
        <w:rPr>
          <w:rFonts w:hint="eastAsia" w:ascii="宋体" w:hAnsi="宋体" w:eastAsia="宋体" w:cs="宋体"/>
          <w:szCs w:val="21"/>
          <w:highlight w:val="none"/>
        </w:rPr>
        <w:t>《</w:t>
      </w:r>
      <w:r>
        <w:rPr>
          <w:rFonts w:hint="eastAsia" w:ascii="宋体" w:hAnsi="宋体" w:eastAsia="宋体" w:cs="宋体"/>
          <w:highlight w:val="none"/>
        </w:rPr>
        <w:fldChar w:fldCharType="begin"/>
      </w:r>
      <w:r>
        <w:rPr>
          <w:rFonts w:hint="eastAsia" w:ascii="宋体" w:hAnsi="宋体" w:eastAsia="宋体" w:cs="宋体"/>
          <w:highlight w:val="none"/>
        </w:rPr>
        <w:instrText xml:space="preserve"> HYPERLINK "http://www.szzfcg.cn/viewer.do?id=2455258" \t "documentViewer2455258" </w:instrText>
      </w:r>
      <w:r>
        <w:rPr>
          <w:rFonts w:hint="eastAsia" w:ascii="宋体" w:hAnsi="宋体" w:eastAsia="宋体" w:cs="宋体"/>
          <w:highlight w:val="none"/>
        </w:rPr>
        <w:fldChar w:fldCharType="separate"/>
      </w:r>
      <w:r>
        <w:rPr>
          <w:rFonts w:hint="eastAsia" w:ascii="宋体" w:hAnsi="宋体" w:eastAsia="宋体" w:cs="宋体"/>
          <w:szCs w:val="21"/>
          <w:highlight w:val="none"/>
        </w:rPr>
        <w:t>供应商注册及电子密钥新申请指引</w:t>
      </w:r>
      <w:r>
        <w:rPr>
          <w:rFonts w:hint="eastAsia" w:ascii="宋体" w:hAnsi="宋体" w:eastAsia="宋体" w:cs="宋体"/>
          <w:highlight w:val="none"/>
        </w:rPr>
        <w:fldChar w:fldCharType="end"/>
      </w:r>
      <w:r>
        <w:rPr>
          <w:rFonts w:hint="eastAsia" w:ascii="宋体" w:hAnsi="宋体" w:eastAsia="宋体" w:cs="宋体"/>
          <w:szCs w:val="21"/>
          <w:highlight w:val="none"/>
        </w:rPr>
        <w:t>》详见</w:t>
      </w:r>
      <w:r>
        <w:rPr>
          <w:rFonts w:hint="eastAsia" w:ascii="宋体" w:hAnsi="宋体" w:eastAsia="宋体" w:cs="宋体"/>
          <w:highlight w:val="none"/>
        </w:rPr>
        <w:t>http://zfcg.szggzy.com/</w:t>
      </w:r>
      <w:r>
        <w:rPr>
          <w:rFonts w:hint="eastAsia" w:ascii="宋体" w:hAnsi="宋体" w:eastAsia="宋体" w:cs="宋体"/>
          <w:szCs w:val="21"/>
          <w:highlight w:val="none"/>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5.2投标人资格要求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参加本项目的投标人应具备的资格条件详见本项目招标公告中 “投标人资格要求”（即申请人的资格要求）的内容。</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5.3联合体投标</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5.3.1　以下有关联合体投标的条款仅适用于允许投标人组成联合体投标的项目。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5.3.2  由两个或两个以上的自然人、法人或者其他组织可以组成一个联合体，以一个供应商的身份共同投标时，应符合以下原则：</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（1）投标联合体各方参加政府采购活动应当具备下列条件：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1、具有独立承担民事责任的能力；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2、有良好的商业信誉和健全的财务会计制度；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3、具有履行合同所必需的设备和专业技术能力；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4、有依法缴纳税收和社会保障资金的良好记录；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5、参加政府采购活动前三年内，在经营活动中没有重大违法记录；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6、参与本项目政府采购活动时不存在被有关部门禁止参与政府采购活动且在有效期内的情况；</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 xml:space="preserve">法律、行政法规规定的其他条件。 </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）在投标截止前，投标联合体各方均应注册成深圳市政府采购</w:t>
      </w:r>
      <w:r>
        <w:rPr>
          <w:rFonts w:hint="eastAsia" w:ascii="宋体" w:hAnsi="宋体" w:eastAsia="宋体" w:cs="宋体"/>
          <w:sz w:val="21"/>
          <w:szCs w:val="21"/>
          <w:highlight w:val="none"/>
          <w:lang w:eastAsia="zh-CN"/>
        </w:rPr>
        <w:t>注册</w:t>
      </w:r>
      <w:r>
        <w:rPr>
          <w:rFonts w:hint="eastAsia" w:ascii="宋体" w:hAnsi="宋体" w:eastAsia="宋体" w:cs="宋体"/>
          <w:sz w:val="21"/>
          <w:szCs w:val="21"/>
          <w:highlight w:val="none"/>
        </w:rPr>
        <w:t>供应商；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）联合体中有同类资质的供应商按照联合体分工承担相同工作的，应当按照资质等级较低的供应商确定资质等级；</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4</w:t>
      </w:r>
      <w:r>
        <w:rPr>
          <w:rFonts w:hint="eastAsia" w:ascii="宋体" w:hAnsi="宋体" w:eastAsia="宋体" w:cs="宋体"/>
          <w:sz w:val="21"/>
          <w:szCs w:val="21"/>
          <w:highlight w:val="none"/>
        </w:rPr>
        <w:t>）是否允许联合体参加投标，应当由采购人和采购代理机构根据项目的实际情况和潜在供应商的数量自主决定，如果决定接受联合体投标则应当在招标公告中明示；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）投标人的投标文件及中标后签署的合同协议对联合体各方均具法律约束力；</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6</w:t>
      </w:r>
      <w:r>
        <w:rPr>
          <w:rFonts w:hint="eastAsia" w:ascii="宋体" w:hAnsi="宋体" w:eastAsia="宋体" w:cs="宋体"/>
          <w:sz w:val="21"/>
          <w:szCs w:val="21"/>
          <w:highlight w:val="none"/>
        </w:rPr>
        <w:t>）联合体各方应当签订联合体投标协议，明确约定各方拟承担的工作和责任，并将该协议随投标文件一并递交给政府集中采购机构；</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7</w:t>
      </w:r>
      <w:r>
        <w:rPr>
          <w:rFonts w:hint="eastAsia" w:ascii="宋体" w:hAnsi="宋体" w:eastAsia="宋体" w:cs="宋体"/>
          <w:sz w:val="21"/>
          <w:szCs w:val="21"/>
          <w:highlight w:val="none"/>
        </w:rPr>
        <w:t>）联合体中标后，联合体各方应当共同与采购人签订合同，就中标项目向采购人承担连带责任；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8</w:t>
      </w:r>
      <w:r>
        <w:rPr>
          <w:rFonts w:hint="eastAsia" w:ascii="宋体" w:hAnsi="宋体" w:eastAsia="宋体" w:cs="宋体"/>
          <w:sz w:val="21"/>
          <w:szCs w:val="21"/>
          <w:highlight w:val="none"/>
        </w:rPr>
        <w:t>）联合体的各方应当共同推荐一联合体投标授权代表方，由联合体各方提交一份授权书，证明其有资格代表联合体各方签署投标文件，该授权书作为投标文件的组成部分一并递交给政府集中采购机构</w:t>
      </w:r>
      <w:r>
        <w:rPr>
          <w:rFonts w:hint="eastAsia" w:ascii="宋体" w:hAnsi="宋体" w:eastAsia="宋体" w:cs="宋体"/>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lang w:val="en-US" w:eastAsia="zh-CN"/>
        </w:rPr>
        <w:t>9</w:t>
      </w:r>
      <w:r>
        <w:rPr>
          <w:rFonts w:hint="eastAsia" w:ascii="宋体" w:hAnsi="宋体" w:eastAsia="宋体" w:cs="宋体"/>
          <w:sz w:val="21"/>
          <w:szCs w:val="21"/>
          <w:highlight w:val="none"/>
          <w:lang w:eastAsia="zh-CN"/>
        </w:rPr>
        <w:t>）</w:t>
      </w:r>
      <w:r>
        <w:rPr>
          <w:rFonts w:hint="eastAsia" w:ascii="宋体" w:hAnsi="宋体" w:eastAsia="宋体" w:cs="宋体"/>
          <w:sz w:val="21"/>
          <w:szCs w:val="21"/>
          <w:highlight w:val="none"/>
        </w:rPr>
        <w:t>以联合体形式参加政府采购活动的，联合体各方不得再单独参加或者与其他供应商另外组成联合体参加同一合同项下的政府采购活动，出现上述情况者，其投标和与此有关联合体、总包单位的投标将被拒绝；</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w:t>
      </w:r>
      <w:r>
        <w:rPr>
          <w:rFonts w:hint="eastAsia" w:ascii="宋体" w:hAnsi="宋体" w:eastAsia="宋体" w:cs="宋体"/>
          <w:sz w:val="21"/>
          <w:szCs w:val="21"/>
          <w:highlight w:val="none"/>
          <w:lang w:val="en-US" w:eastAsia="zh-CN"/>
        </w:rPr>
        <w:t>10</w:t>
      </w:r>
      <w:r>
        <w:rPr>
          <w:rFonts w:hint="eastAsia" w:ascii="宋体" w:hAnsi="宋体" w:eastAsia="宋体" w:cs="宋体"/>
          <w:sz w:val="21"/>
          <w:szCs w:val="21"/>
          <w:highlight w:val="none"/>
        </w:rPr>
        <w:t>）本通用条款中“投标人”一词亦指联合体各方，专用条款另有规定或说明的除外。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6．政策导向</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6.1  政府采购扶持贫困地区、中小企业、监狱企业和残疾人福利性单位发展</w:t>
      </w:r>
      <w:r>
        <w:rPr>
          <w:rFonts w:hint="eastAsia" w:ascii="宋体" w:hAnsi="宋体" w:eastAsia="宋体" w:cs="宋体"/>
          <w:b w:val="0"/>
          <w:bCs w:val="0"/>
          <w:sz w:val="21"/>
          <w:szCs w:val="21"/>
          <w:highlight w:val="none"/>
          <w:lang w:eastAsia="zh-CN"/>
        </w:rPr>
        <w:t>，</w:t>
      </w:r>
      <w:r>
        <w:rPr>
          <w:rFonts w:hint="eastAsia" w:ascii="宋体" w:hAnsi="宋体" w:eastAsia="宋体" w:cs="宋体"/>
          <w:b w:val="0"/>
          <w:bCs w:val="0"/>
          <w:sz w:val="21"/>
          <w:szCs w:val="21"/>
          <w:highlight w:val="none"/>
        </w:rPr>
        <w:t>根据《财政部 发展改革委 生态环境部 市场监管总局 关于调整优化节能产品、环境标志产品政府采购执行机制的通知》，自2019年4月1日起，对政府采购节能产品、环境标志产品实施品目清单管理。依据品目清单和认证证书实施政府优先采购和强制采购。采购人拟采购的产品属于品目清单范围的，采购人及其委托的采购代理机构应当依据国家确定的认证机构出具的、处于有效期之内的节能产品、环境标志产品认证证书，对获得证书的产品实施政府优先采购或强制采购。</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6.2  本项目落实深圳市政府采购供应商诚信管理政策要求。</w:t>
      </w:r>
    </w:p>
    <w:p>
      <w:pPr>
        <w:pStyle w:val="2"/>
        <w:pageBreakBefore w:val="0"/>
        <w:kinsoku/>
        <w:overflowPunct/>
        <w:topLinePunct w:val="0"/>
        <w:autoSpaceDE/>
        <w:autoSpaceDN/>
        <w:bidi w:val="0"/>
        <w:spacing w:line="360" w:lineRule="auto"/>
        <w:ind w:left="0" w:firstLine="0" w:firstLineChars="0"/>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6.</w:t>
      </w:r>
      <w:r>
        <w:rPr>
          <w:rFonts w:hint="eastAsia" w:ascii="宋体" w:hAnsi="宋体" w:eastAsia="宋体" w:cs="宋体"/>
          <w:b w:val="0"/>
          <w:bCs w:val="0"/>
          <w:sz w:val="21"/>
          <w:szCs w:val="21"/>
          <w:highlight w:val="none"/>
          <w:lang w:val="en-US" w:eastAsia="zh-CN"/>
        </w:rPr>
        <w:t xml:space="preserve">3  </w:t>
      </w:r>
      <w:r>
        <w:rPr>
          <w:rFonts w:hint="eastAsia" w:ascii="宋体" w:hAnsi="宋体" w:eastAsia="宋体" w:cs="宋体"/>
          <w:b w:val="0"/>
          <w:bCs w:val="0"/>
          <w:sz w:val="21"/>
          <w:szCs w:val="21"/>
          <w:highlight w:val="none"/>
        </w:rPr>
        <w:t>2014年起，政府部门、国有企业在进行设备或工程采购时，应在招标文件中明确要求工程机械、装卸机械满足国家现阶段非道路移动机械用柴油机排放标准，并鼓励使用LNG或电动工程机械、装卸机械。2015年起，政府部门、国有企业采购设备或工程项目中选用LNG或电动工程机械、装卸机械的比例不低于30%。</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 本项目若涉及采购货物，则合格的货物及相应服务应满足以下要求：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7.1  必须是全新、未使用过的原装合格正品（包括零部件），如安装或配置了软件的，须为正版软件。</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7.2  国产的货物及其有关服务必须符合中华人民共和国的设计、制造生产标准及行业标准。招标公告有其他要求的，亦应符合其要求。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7.4  投标人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7.6  工期要求：投标人在投标时对其所投项目应提交交货进度、交货计划等，在合同规定的时间内完成项目实施工作。</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7.7  投标人必须承担的设备运输、安装调试、验收检测和提供设备操作说明书、图纸等其他相关及类似的义务。</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8．投标费用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不论投标结果如何，投标人应承担其编制投标文件与递交投标文件所涉及的一切费用。</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9.2投标人及其人员经过采购人的允许，可以进入采购人的项目现场踏勘。若招标文件要求投标人于统一时间地点踏勘现场的，投标人应当按时前往。</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9.3采购人应当通过政府集中采购机构向投标人提供有关现场的书面资料和数据。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9.4任何人或任何组织在踏勘现场时向投标人提供的任何书面资料或口头承诺，未经政府集中采购机构在网上发布或书面通知，均作无效处理。政府集中采购机构对投标人由此而做出的推论、理解和结论概不负责。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9.5未参与踏勘现场不作为否定投标人资格的理由。</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10.2任何人或任何组织在标前会议时向投标人提供的任何书面资料或口头承诺，未经政府集中采购机构在网上发布或书面通知，均作无效处理。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10.3未参与标前会议不作为否定投标人资格的理由。</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11．招标文件的编制与组成</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11.1招标文件除以下内容外，政府集中采购机构在招标期间发出的澄清或修改等相关公告或通知内容，均是招标文件的组成部分，对投标人起约束作用；</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招标文件包括下列内容：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第一册  专用条款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招标公告</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对通用条款的补充内容及其他关键信息</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用户需求书</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投标文件格式及附件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合同条款及格式</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b/>
          <w:sz w:val="21"/>
          <w:szCs w:val="21"/>
          <w:highlight w:val="none"/>
        </w:rPr>
      </w:pPr>
      <w:r>
        <w:rPr>
          <w:rFonts w:hint="eastAsia" w:ascii="宋体" w:hAnsi="宋体" w:eastAsia="宋体" w:cs="宋体"/>
          <w:b/>
          <w:sz w:val="21"/>
          <w:szCs w:val="21"/>
          <w:highlight w:val="none"/>
        </w:rPr>
        <w:t>第二册  通用条款</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第一章  总则</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第二章  招标文件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第三章  投标文件的编制</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第四章  投标文件的递交</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第五章  开标</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第六章  评审要求</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第七章  评审程序及评审方法</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第八章  定标及公示</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第九章  公开招标失败的后续处理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第十章  合同的授予与备案</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第十一章  质疑处理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11.3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12．招标文件的澄清</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12.1招标文件澄清的目的是澄清、解答投标人在查阅招标文件后或现场踏勘中可能提出的与投标有关的疑问或询问。</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12.2投标人如对招标文件内容有疑问，应当在招标公告规定的澄清（提问）截止时间前以网上提问的形式通过网上政府采购系统提交政府集中采购机构。</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13．招标文件的修改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13.1招标文件发出后，在投标截止日期前任何时候，确需要变更招标文件内容的，政府集中采购机构可主动或在解答投标人提出的澄清问题时对招标文件进行修改。</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13.2招标文件的修改以书面形式（包括政府集中采购机构网站发布方式，如更正公告等）发送给所有投标人，招标文件的修改内容作为招标文件的组成部分，并具有约束力。</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keepNext w:val="0"/>
        <w:keepLines w:val="0"/>
        <w:pageBreakBefore w:val="0"/>
        <w:widowControl w:val="0"/>
        <w:kinsoku/>
        <w:wordWrap/>
        <w:overflowPunct/>
        <w:topLinePunct w:val="0"/>
        <w:autoSpaceDE/>
        <w:autoSpaceDN/>
        <w:bidi w:val="0"/>
        <w:adjustRightInd/>
        <w:spacing w:beforeAutospacing="0" w:afterAutospacing="0" w:line="360" w:lineRule="auto"/>
        <w:ind w:left="0" w:leftChars="0" w:right="0" w:firstLine="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14．投标文件的语言及度量单位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14.2 除技术规范另有规定外，投标文件使用的度量单位，均采用中华人民共和国法定计量单位。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15．投标文件的组成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具体内容在招标文件专用条款中进行规定。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16．投标文件格式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投标文件包括本通用条款第15条中规定的内容。如招标文件提供了投标文件格式，则</w:t>
      </w:r>
      <w:r>
        <w:rPr>
          <w:rFonts w:hint="eastAsia" w:ascii="宋体" w:hAnsi="宋体" w:eastAsia="宋体" w:cs="宋体"/>
          <w:b/>
          <w:bCs/>
          <w:sz w:val="21"/>
          <w:szCs w:val="21"/>
          <w:highlight w:val="none"/>
        </w:rPr>
        <w:t>投标人提交的投标文件应毫无例外地使用招标文件所提供的相应格式</w:t>
      </w:r>
      <w:r>
        <w:rPr>
          <w:rFonts w:hint="eastAsia" w:ascii="宋体" w:hAnsi="宋体" w:eastAsia="宋体" w:cs="宋体"/>
          <w:sz w:val="21"/>
          <w:szCs w:val="21"/>
          <w:highlight w:val="none"/>
        </w:rPr>
        <w:t>（表格均可按同样格式扩展）。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17．投标货币</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本项目的投标报价应以人民币计。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18．证明投标文件投标技术方案的合格性和符合招标文件规定的文件要求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18.1 投标人应提交证明文件，证明其投标技术方案项下的货物</w:t>
      </w:r>
      <w:r>
        <w:rPr>
          <w:rFonts w:hint="eastAsia" w:ascii="宋体" w:hAnsi="宋体" w:eastAsia="宋体" w:cs="宋体"/>
          <w:sz w:val="21"/>
          <w:szCs w:val="21"/>
          <w:highlight w:val="none"/>
          <w:lang w:eastAsia="zh-CN"/>
        </w:rPr>
        <w:t>、工程</w:t>
      </w:r>
      <w:r>
        <w:rPr>
          <w:rFonts w:hint="eastAsia" w:ascii="宋体" w:hAnsi="宋体" w:eastAsia="宋体" w:cs="宋体"/>
          <w:sz w:val="21"/>
          <w:szCs w:val="21"/>
          <w:highlight w:val="none"/>
        </w:rPr>
        <w:t>和服务的合格性符合招标文件规定。该投标技术方案及其证明文件均作为投标文件组成部分。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18.2.1主要技术指标和性能的详细说明。</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18.2.2投标产品从采购人开始使用至招标文件中规定的周期内正常、连续地使用所必须的备件和专用工具清单，包括备件和专用工具的货源及现行价格。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清晰度要求能够使用电脑阅读、识别和判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18.2.5我国政府机构出具的产品检验和核准证件应为证件正面、背面和附件标注的全部具体内容；产品检验和核准证件的尺寸和清晰度应该能够在电脑上被阅读、识别和判断，提供原件扫描件。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18.3相关资料不符合18.2款要求的，评审委员会有权认定为投标技术方案不合格响应，其相关分数予以扣减或作投标无效处理。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满足要求，由评审委员会来评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18.5除非另有规定或说明，投标人对同一项目投标时，不得同时提供两套或两套以上的投标方案。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19．投标文件其他证明文件的要求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color w:val="FF0000"/>
          <w:sz w:val="21"/>
          <w:szCs w:val="21"/>
          <w:highlight w:val="none"/>
        </w:rPr>
      </w:pPr>
      <w:r>
        <w:rPr>
          <w:rFonts w:hint="eastAsia" w:ascii="宋体" w:hAnsi="宋体" w:eastAsia="宋体" w:cs="宋体"/>
          <w:sz w:val="21"/>
          <w:szCs w:val="21"/>
          <w:highlight w:val="none"/>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20．投标有效期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20.1 投标有效期为从投标截止之日算起的日历天数，具体见专用条款中投标有效期的天数要求。在此期限内，所有投标文件均保持有效。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20.3 中标供应商的投标文件有效期，截止于完成本招标文件规定的全部项目内容，并通过竣工验收及保修期结束。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21．关于投标保证金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21.1 根据《深圳市财政局关于调整政府采购投标（响应）保证金管理政策的通知》（深财购〔2021〕51号），明确对重大采购项目，即单个项目预算金额或打包采购项目预算总金额1000万元（含）以上的项目，或预算金额未达到1000万元但涉及民生、社会影响较大的项目，采购人可综合考虑项目情况、供应商资信状况、市场供需关系等自主选择是否收取投标（响应）保证金。本项目</w:t>
      </w:r>
      <w:r>
        <w:rPr>
          <w:rFonts w:hint="eastAsia" w:ascii="宋体" w:hAnsi="宋体" w:eastAsia="宋体" w:cs="宋体"/>
          <w:sz w:val="21"/>
          <w:szCs w:val="21"/>
          <w:highlight w:val="yellow"/>
        </w:rPr>
        <w:t>不收取</w:t>
      </w:r>
      <w:r>
        <w:rPr>
          <w:rFonts w:hint="eastAsia" w:ascii="宋体" w:hAnsi="宋体" w:eastAsia="宋体" w:cs="宋体"/>
          <w:sz w:val="21"/>
          <w:szCs w:val="21"/>
          <w:highlight w:val="none"/>
        </w:rPr>
        <w:t>投标保证金。允许供应商自主选择以支票、汇票、本票、保函等非现金形式缴纳或提交投标保证金。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22．投标人的替代方案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23．投标文件的制作要求</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23.1投标人应准备所投项目的电子投标文件一份。此电子投标文件须由投标人根据政府集中采购机构提供的后缀名为.szczf的电子招标文件，下载并使用相应的深圳智慧采购平台投标文件制作专用软件打开招标文件（.szczf格式）【下载地址：http://zfcg.szggzy.com/TPBidder/DownLoad/深圳市智慧采购平台投标文件制作专用软件.zip】。</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23.2投标人在使用《投标文件制作软件》编制投标书时须注意：</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23.2.1导入《投标文件制作软件》的招标文件项目编号、包号应与以此制作的投标文件项目编号、包号一致。例如，不能将甲项目A包的招标书导入《投标文件制作软件》，制作乙项目B包的投标书。</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23.2.2不能用非本公司的电子密钥加密本公司的投标文件，或者用其它公司的登录用户上传本公司的投标文件。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23.2.3要求用《投标文件制作软件》编制投标书的包，不能用其它方式编制投标书。编制投标文件时，电脑须连通互联网。</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23.2.4投标文件不能带病毒。政府集中采购机构将用专业杀毒软件对投标文件进行病毒检测，如果这两种软件均报告发现病毒，则政府集中采购机构认为该投标文件带病毒。</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23.2.5完整填写“投标关键信息”，如下图所示：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6" name="图片 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备注：上述“开标一览表”中的“投标总价”将作为价格分计算依据；其它信息仅是对投标文件相关内容的概括性表述，不作为评审依据。</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23.2.6投标人在编辑投标文件时，</w:t>
      </w:r>
      <w:r>
        <w:rPr>
          <w:rFonts w:hint="eastAsia" w:ascii="宋体" w:hAnsi="宋体" w:eastAsia="宋体" w:cs="宋体"/>
          <w:b/>
          <w:highlight w:val="none"/>
        </w:rPr>
        <w:t>在投标文件目录中属于本节点内容的必须在本节点中填写，填写到其他节点或附件，</w:t>
      </w:r>
      <w:r>
        <w:rPr>
          <w:rFonts w:hint="eastAsia" w:ascii="宋体" w:hAnsi="宋体" w:eastAsia="宋体" w:cs="宋体"/>
          <w:highlight w:val="none"/>
        </w:rPr>
        <w:t>一切后果由供应商自行承担。</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23.2.7投标文件编写完成后，</w:t>
      </w:r>
      <w:r>
        <w:rPr>
          <w:rFonts w:hint="eastAsia" w:ascii="宋体" w:hAnsi="宋体" w:eastAsia="宋体" w:cs="宋体"/>
          <w:b/>
          <w:highlight w:val="none"/>
        </w:rPr>
        <w:t>必须用属于投标人的电子密钥进行加密，否则视同未盖公章，将导致投标文件无效。</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23.2.9如果开标时出现网络故障、技术故障，影响了政府采购活动，政府集中采购机构有权采取措施如延期、接受无法从网上上传的投标书等，以保障政府采购活动的公开、公平和公正。</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23.3电报、电话、传真形式的投标概不接受。</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23.4经投标人电子密钥加密的投标文件无须盖章或签字，</w:t>
      </w:r>
      <w:r>
        <w:rPr>
          <w:rFonts w:hint="eastAsia" w:ascii="宋体" w:hAnsi="宋体" w:eastAsia="宋体" w:cs="宋体"/>
          <w:highlight w:val="none"/>
        </w:rPr>
        <w:t>专用条款另有要求的除外。</w:t>
      </w:r>
    </w:p>
    <w:p>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b/>
          <w:highlight w:val="none"/>
        </w:rPr>
        <w:t>23.5</w:t>
      </w:r>
      <w:r>
        <w:rPr>
          <w:rFonts w:hint="eastAsia" w:ascii="宋体" w:hAnsi="宋体" w:eastAsia="宋体" w:cs="宋体"/>
          <w:highlight w:val="none"/>
        </w:rPr>
        <w:t xml:space="preserve"> 各类资格（资质）文件提供扫描件，专用条款另有要求的除外。</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投标文件的递交</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24．投标文件的保密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24.1在投标文件制作完成后，在投标文件制作软件点击【生成标书】按钮进入【填写开标一览表界面】界面，在该界面填写完开标一览表信息后点击【确定】，进入投标文件生成环节。投标文件制作软件会在投标文件生成过程中，提示用户输入密码，输入密码后对标文件自动进行加密，此加密程序确保投标文件在到达开标时间后才能解密查看。在加密过程中，请按照软件提示进行操作。加密操作界面如下图所示：</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drawing>
          <wp:inline distT="0" distB="0" distL="0" distR="0">
            <wp:extent cx="5278755" cy="2721610"/>
            <wp:effectExtent l="0" t="0" r="17145" b="2540"/>
            <wp:docPr id="7"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应用程序&#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在投标文件制作软件点击【生成标书】按钮进入【填写开标一览表界面】界面，在该界面填写完开标一览表信息后点击【确定】，进入投标文件生成环节。</w:t>
      </w:r>
      <w:r>
        <w:rPr>
          <w:rFonts w:hint="eastAsia" w:ascii="宋体" w:hAnsi="宋体" w:eastAsia="宋体" w:cs="宋体"/>
          <w:highlight w:val="none"/>
        </w:rPr>
        <w:drawing>
          <wp:inline distT="0" distB="0" distL="0" distR="0">
            <wp:extent cx="5278755" cy="2732405"/>
            <wp:effectExtent l="0" t="0" r="17145" b="10795"/>
            <wp:docPr id="8"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投标文件制作软件会在投标文件生成过程中，提示用户输入密码，输入密码后对标文件自动进行加密。</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highlight w:val="none"/>
        </w:rPr>
      </w:pPr>
      <w:r>
        <w:rPr>
          <w:rFonts w:hint="eastAsia" w:ascii="宋体" w:hAnsi="宋体" w:eastAsia="宋体" w:cs="宋体"/>
          <w:b/>
          <w:highlight w:val="none"/>
        </w:rPr>
        <w:t>24.2若采购项目出现延期情况：</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b/>
          <w:sz w:val="24"/>
          <w:highlight w:val="none"/>
        </w:rPr>
      </w:pPr>
      <w:r>
        <w:rPr>
          <w:rFonts w:hint="eastAsia" w:ascii="宋体" w:hAnsi="宋体" w:eastAsia="宋体" w:cs="宋体"/>
          <w:b/>
          <w:highlight w:val="none"/>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4"/>
          <w:highlight w:val="none"/>
        </w:rPr>
      </w:pPr>
      <w:r>
        <w:rPr>
          <w:rFonts w:hint="eastAsia" w:ascii="宋体" w:hAnsi="宋体" w:eastAsia="宋体" w:cs="宋体"/>
          <w:sz w:val="24"/>
          <w:highlight w:val="none"/>
        </w:rPr>
        <w:t>25．上传投标文件及投标截止日期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果确有困难，多次上传均告失败，请在投标截止时间之前携带加密后的电子投标文件送达至</w:t>
      </w:r>
      <w:r>
        <w:rPr>
          <w:rFonts w:hint="eastAsia" w:ascii="宋体" w:hAnsi="宋体" w:eastAsia="宋体" w:cs="宋体"/>
          <w:b/>
          <w:bCs/>
          <w:szCs w:val="21"/>
          <w:highlight w:val="none"/>
        </w:rPr>
        <w:t>深圳公共资源交易中心（深圳交易集团有限公司</w:t>
      </w:r>
      <w:r>
        <w:rPr>
          <w:rFonts w:hint="eastAsia" w:ascii="宋体" w:hAnsi="宋体" w:eastAsia="宋体" w:cs="宋体"/>
          <w:b/>
          <w:bCs/>
          <w:szCs w:val="21"/>
          <w:highlight w:val="none"/>
          <w:lang w:eastAsia="zh-CN"/>
        </w:rPr>
        <w:t>龙华</w:t>
      </w:r>
      <w:r>
        <w:rPr>
          <w:rFonts w:hint="eastAsia" w:ascii="宋体" w:hAnsi="宋体" w:eastAsia="宋体" w:cs="宋体"/>
          <w:b/>
          <w:bCs/>
          <w:szCs w:val="21"/>
          <w:highlight w:val="none"/>
        </w:rPr>
        <w:t>分公司）</w:t>
      </w:r>
      <w:r>
        <w:rPr>
          <w:rFonts w:hint="eastAsia" w:ascii="宋体" w:hAnsi="宋体" w:eastAsia="宋体" w:cs="宋体"/>
          <w:b/>
          <w:bCs/>
          <w:szCs w:val="21"/>
          <w:highlight w:val="none"/>
          <w:lang w:val="en-US" w:eastAsia="zh-CN"/>
        </w:rPr>
        <w:t>1102</w:t>
      </w:r>
      <w:r>
        <w:rPr>
          <w:rFonts w:hint="eastAsia" w:ascii="宋体" w:hAnsi="宋体" w:eastAsia="宋体" w:cs="宋体"/>
          <w:b/>
          <w:bCs/>
          <w:szCs w:val="21"/>
          <w:highlight w:val="none"/>
        </w:rPr>
        <w:t>室（地址：</w:t>
      </w:r>
      <w:r>
        <w:rPr>
          <w:rFonts w:hint="eastAsia" w:ascii="宋体" w:hAnsi="宋体" w:eastAsia="宋体" w:cs="宋体"/>
          <w:b/>
          <w:bCs/>
          <w:szCs w:val="21"/>
          <w:highlight w:val="none"/>
          <w:lang w:eastAsia="zh-CN"/>
        </w:rPr>
        <w:t>深圳市龙华区龙华街道国鸿大厦</w:t>
      </w:r>
      <w:r>
        <w:rPr>
          <w:rFonts w:hint="eastAsia" w:ascii="宋体" w:hAnsi="宋体" w:eastAsia="宋体" w:cs="宋体"/>
          <w:b/>
          <w:bCs/>
          <w:szCs w:val="21"/>
          <w:highlight w:val="none"/>
          <w:lang w:val="en-US" w:eastAsia="zh-CN"/>
        </w:rPr>
        <w:t>7栋A座11楼</w:t>
      </w:r>
      <w:r>
        <w:rPr>
          <w:rFonts w:hint="eastAsia" w:ascii="宋体" w:hAnsi="宋体" w:eastAsia="宋体" w:cs="宋体"/>
          <w:b/>
          <w:bCs/>
          <w:szCs w:val="21"/>
          <w:highlight w:val="none"/>
        </w:rPr>
        <w:t>），联系方式：</w:t>
      </w:r>
      <w:r>
        <w:rPr>
          <w:rFonts w:hint="eastAsia" w:ascii="宋体" w:hAnsi="宋体" w:eastAsia="宋体" w:cs="宋体"/>
          <w:b/>
          <w:bCs/>
          <w:szCs w:val="21"/>
          <w:highlight w:val="none"/>
          <w:lang w:val="en-US" w:eastAsia="zh-CN"/>
        </w:rPr>
        <w:t>0755-23338582</w:t>
      </w:r>
      <w:r>
        <w:rPr>
          <w:rFonts w:hint="eastAsia" w:ascii="宋体" w:hAnsi="宋体" w:eastAsia="宋体" w:cs="宋体"/>
          <w:b/>
          <w:bCs/>
          <w:szCs w:val="21"/>
          <w:highlight w:val="none"/>
        </w:rPr>
        <w:t>。</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highlight w:val="none"/>
        </w:rPr>
      </w:pPr>
      <w:r>
        <w:rPr>
          <w:rFonts w:hint="eastAsia" w:ascii="宋体" w:hAnsi="宋体" w:eastAsia="宋体" w:cs="宋体"/>
          <w:highlight w:val="none"/>
        </w:rPr>
        <w:t>25.3投标截止时间以后不得上传投标文件。</w:t>
      </w:r>
    </w:p>
    <w:p>
      <w:pPr>
        <w:keepNext w:val="0"/>
        <w:keepLines w:val="0"/>
        <w:pageBreakBefore w:val="0"/>
        <w:widowControl w:val="0"/>
        <w:kinsoku/>
        <w:wordWrap/>
        <w:overflowPunct/>
        <w:topLinePunct w:val="0"/>
        <w:autoSpaceDE/>
        <w:autoSpaceDN/>
        <w:bidi w:val="0"/>
        <w:adjustRightInd/>
        <w:snapToGrid/>
        <w:spacing w:line="360" w:lineRule="auto"/>
        <w:ind w:left="0" w:firstLine="0" w:firstLineChars="0"/>
        <w:textAlignment w:val="auto"/>
        <w:rPr>
          <w:rFonts w:hint="eastAsia" w:ascii="宋体" w:hAnsi="宋体" w:eastAsia="宋体" w:cs="宋体"/>
          <w:sz w:val="21"/>
          <w:szCs w:val="21"/>
          <w:highlight w:val="none"/>
        </w:rPr>
      </w:pPr>
      <w:r>
        <w:rPr>
          <w:rFonts w:hint="eastAsia" w:ascii="宋体" w:hAnsi="宋体" w:eastAsia="宋体" w:cs="宋体"/>
          <w:highlight w:val="none"/>
        </w:rPr>
        <w:t>25.4.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 样品、现场演示、方案讲解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26.1 样品、现场演示、方案讲解等事项在招标文件专用条款中进行规定。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bookmarkStart w:id="97" w:name="_Hlk72428346"/>
      <w:r>
        <w:rPr>
          <w:rFonts w:hint="eastAsia" w:ascii="宋体" w:hAnsi="宋体" w:eastAsia="宋体" w:cs="宋体"/>
          <w:sz w:val="21"/>
          <w:szCs w:val="21"/>
          <w:highlight w:val="none"/>
        </w:rPr>
        <w:t>27．投标文件的修改和撤销</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27.1投标方在提交投标文件后可对其投标文件进行修改并重新上传投标文件或在网上进行撤销投标的操作。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27.2投标截止时间以后不得修改投标文件。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27.3从投标截止期至投标人在投标文件中确定的投标有效期之间的这段时间内，投标人不得撤回其投标。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27.4政府集中采购机构不退还投标文件，专用条款另有规定的除外。</w:t>
      </w:r>
    </w:p>
    <w:bookmarkEnd w:id="97"/>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28．开标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29．评审委员会组成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29.1网上开标结束后召开评审会议，评审委员会由政府集中采购机构依法组建，负责评审活动。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的组成及行为规范执行《深圳经济特区政府采购条例实施细则》、《深圳市政府采购评标定标分离管理办法》，评审委员会由评审专家组成，人数为五人（含）以上的单数，重大项目人数为七人（含）以上的单数。评审专家从政府采购评审专家库中随机抽取。因行业或者技能等特殊要求，专家库中没有符合条件的可选专家，采购人可以自行推荐具有项目相关专业知识或技能的专家参与项目评审。采购人应当建立健全政府采购内控机制，按照内控程序自定评审专家。财政部门依法依规对评审专家及其评审活动进行监督管理。评定分离项目</w:t>
      </w:r>
      <w:r>
        <w:rPr>
          <w:rFonts w:hint="eastAsia" w:ascii="宋体" w:hAnsi="宋体" w:eastAsia="宋体" w:cs="宋体"/>
          <w:sz w:val="21"/>
          <w:szCs w:val="21"/>
          <w:highlight w:val="none"/>
          <w:lang w:eastAsia="zh-CN"/>
        </w:rPr>
        <w:t>评审委员会</w:t>
      </w:r>
      <w:r>
        <w:rPr>
          <w:rFonts w:hint="eastAsia" w:ascii="宋体" w:hAnsi="宋体" w:eastAsia="宋体" w:cs="宋体"/>
          <w:sz w:val="21"/>
          <w:szCs w:val="21"/>
          <w:highlight w:val="none"/>
        </w:rPr>
        <w:t>均由评审专家组成。评审专家一般是从深圳市政府采购评审专家库中随机抽取。采购人代表须持本单位签发的《评审授权书》参加评审。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29.2评审定标应当遵循公平、公正、科学、择优的原则。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29.3评审活动依法进行，任何单位和个人不得非法干预评标过程和结果。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29.4评审过程中不允许违背评标程序或采用招标文件未载明的评标方法或评标因素进行评标。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sz w:val="21"/>
          <w:szCs w:val="21"/>
          <w:highlight w:val="none"/>
        </w:rPr>
        <w:t>信息公开的内容除外</w:t>
      </w:r>
      <w:r>
        <w:rPr>
          <w:rFonts w:hint="eastAsia" w:ascii="宋体" w:hAnsi="宋体" w:eastAsia="宋体" w:cs="宋体"/>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30．向评审委员会提供的资料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30.1公开发布的招标文件，包括图纸、服务清单、答疑文件等；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30.2其他评标必须的资料。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30.3评审委员会应当认真研究招标文件，至少应了解熟悉以下内容：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（1）招标的目的；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（2）招标项目需求的范围和性质；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（3）招标文件规定的投标人的资格、财政预算限额、商务条款；</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（4）招标文件规定的评标程序、评标方法和评标因素；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（5）招标文件所列示的资格性审查表及符合性审查表。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31．独立评审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31.1</w:t>
      </w:r>
      <w:r>
        <w:rPr>
          <w:rFonts w:hint="eastAsia" w:ascii="宋体" w:hAnsi="宋体" w:eastAsia="宋体" w:cs="宋体"/>
          <w:sz w:val="21"/>
          <w:szCs w:val="21"/>
          <w:highlight w:val="none"/>
        </w:rPr>
        <w:t>评审委员会</w:t>
      </w:r>
      <w:r>
        <w:rPr>
          <w:rFonts w:hint="eastAsia" w:ascii="宋体" w:hAnsi="宋体" w:eastAsia="宋体" w:cs="宋体"/>
          <w:bCs/>
          <w:sz w:val="21"/>
          <w:szCs w:val="21"/>
          <w:highlight w:val="none"/>
        </w:rPr>
        <w:t>成员的评标活动应当独立进行，并应遵循投标文件初审、澄清有关问题、比较与评价、确定中标供应商、编写评审报告的工作程序。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评审程序及评审方法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32．投标文件初审</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32.1投标文件初审包括资格性审查和符合性审查。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资格性审查：依据法律法规和招标文件的规定，对投标文件中的资格证明等进行审查，以确定投标供应商是否具备投标资格。</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符合性审查：依据招标文件的规定，对投标文件的有效性、完整性和对招标文件的响应程度进行审查，以确定是否满足符合性审查的要求。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32.2 投标文件初审内容请详见《资格性审查表》和《符合性审查表》部分。投标人若有一条审查不通过则按投标无效处理。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 投标文件初审中关于供应商家数的计算:</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评审委员会按照招标文件规定的方式确定一个投标人获得中标人推荐资格，招标文件未规定的采取随机抽取方式</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r>
        <w:rPr>
          <w:rFonts w:hint="eastAsia" w:ascii="宋体" w:hAnsi="宋体" w:eastAsia="宋体" w:cs="宋体"/>
          <w:bCs/>
          <w:sz w:val="21"/>
          <w:szCs w:val="21"/>
          <w:highlight w:val="none"/>
        </w:rPr>
        <w:t>确定，其他同品牌投标人不作为中标候选人。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Cs/>
          <w:sz w:val="21"/>
          <w:szCs w:val="21"/>
          <w:highlight w:val="none"/>
        </w:rPr>
      </w:pPr>
      <w:r>
        <w:rPr>
          <w:rFonts w:hint="eastAsia" w:ascii="宋体" w:hAnsi="宋体" w:eastAsia="宋体" w:cs="宋体"/>
          <w:bCs/>
          <w:sz w:val="21"/>
          <w:szCs w:val="21"/>
          <w:highlight w:val="none"/>
        </w:rPr>
        <w:t>32.3.3非单一产品采购项目，采购人应当根据采购项目技术构成、产品价格比重等合理确定核心产品，并在招标文件中载明。多家投标人提供的核心产品品牌相同的，按前两款规定处理。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32.4投标人投标文件作无效处理的情形，具体包括但不限于以下：</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32.4.1不同投标人的投标文件由同一单位或者同一个人编制，或者由同一个人分阶段参与编制；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32.4.2不同投标人委托同一单位或者个人办理投标事宜；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32.4.3不同投标人的投标文件载明的项目管理成员或者联系人员为同一人；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32.4.4不同投标人的投标文件异常一致或者投标报价呈规律性差异；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32.4.5不同投标供应商的投标文件或部分投标文件相互混装；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32.4.6投标供应商之间相互约定给予未中标的供应商利益补偿；</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32.4.7不同投标供应商的法定代表人、主要经营负责人、项目投标授权代表人、项目负责人、主要技术人员为同一人、属同一单位或者同一单位缴纳社会保险；</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32.4.8不同投标供应商的投标文件内容存在非正常一致；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32.4.9在同一单位工作人员为两家以上（含两家）供应商进行同一项投标活动；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32.4.10主管部门依照法律、法规认定的其他情形；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32.4.11不同投标人通过系统上传投标文件电子档，存在IP地址一致、文件制作机器码一致或文件创建标识码一致（以深圳政府采购智慧平台系统截图为准）。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32.5对不属于《资格性审查表》和《符合性审查表》所列的其他情形，除专用条款另有规定和32.4条款所列情形外，不得作为投标无效的理由。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33．澄清有关问题</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33.1对招标文件中描述有歧义或前后不一致的地方（不含招标文件存在歧义、重大缺陷导致评审工作无法进行的情况），评审委员会有权进行评判，但对同一条款的评判应适用于每个投标人。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33.2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33.3对于投标文件中含义不明确、同类问题表述不一致或者有明显文字和计算错误的内容，评审委员会应当以书面形式要求投标人作出必要的澄清、说明或者补正。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根据本通用条款第34条，凡属于评审委员会在评审中发现的算术错误进行核实的修改不在此列。</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34．错误的修正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投标文件报价出现前后不一致的，除专用条款另有规定外，按照下列规定修正：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34.1投标文件中开标一览表投标报价内容与投标文件中投标报价相应内容不一致的，以开标一览表为准；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34.2大写金额和小写金额不一致的，以大写金额为准；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34.3单价金额小数点或者百分比有明显错位，以开标一览表的总价为准，并修改单价；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34.4总价金额与按单价汇总金额不一致的，以单价金额计算结果为准。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34.5同时出现两种以上不一致的，按照前款规定的顺序修正。修正后的报价按照本通用条款33条的规定，经投标人确认后产生约束力，投标人不确认的，其投标无效。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35．投标文件的比较与评价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评审委员会成员对需要共同认定的事项存在争议的，应当按照少数服从多数的原则作出结论。持不同意见的评审委员会成员应当书面作出说明，否则视为无异议。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 实地考察或资料查验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36.1在评审过程中，评审委员会有权决定是否对本项目投标人进行实地考察或资料查验（原件）。投标人应随时做好接受实地考察或资料查验的准备。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37．评审方法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37.1.1最低价法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最低价法，是指完全满足招标文件实质性要求，按照报价由低到高的顺序，依据招标文件中规定的数量或者比例推荐候选中标供应商。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37.1.2综合评分法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sz w:val="21"/>
          <w:szCs w:val="21"/>
          <w:highlight w:val="none"/>
        </w:rPr>
        <w:t>综合评分法，是指在满足招标文件全部实质性要求的前提下，按照招标文件中规定的各项因素进行综合评审，评审总得分排名前列的投标人，作为推荐的候选中标供应商。</w:t>
      </w:r>
      <w:r>
        <w:rPr>
          <w:rFonts w:hint="eastAsia" w:ascii="宋体" w:hAnsi="宋体" w:eastAsia="宋体" w:cs="宋体"/>
          <w:bCs/>
          <w:color w:val="FF0000"/>
          <w:sz w:val="21"/>
          <w:szCs w:val="21"/>
          <w:highlight w:val="none"/>
        </w:rPr>
        <w:t xml:space="preserve">  </w:t>
      </w:r>
      <w:r>
        <w:rPr>
          <w:rFonts w:hint="eastAsia" w:ascii="宋体" w:hAnsi="宋体" w:eastAsia="宋体" w:cs="宋体"/>
          <w:bCs/>
          <w:sz w:val="21"/>
          <w:szCs w:val="21"/>
          <w:highlight w:val="none"/>
        </w:rPr>
        <w:t xml:space="preserve">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37.2 本项目采用的评审方法见本项目招标文件第一册“专用条款”的相关内容。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37.3重新评审的情形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kern w:val="0"/>
          <w:sz w:val="21"/>
          <w:szCs w:val="21"/>
          <w:highlight w:val="none"/>
        </w:rPr>
        <w:t>评审结果汇总完成后，除下列情形外，任何人不得修改评审结果：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37.3.1分值汇总计算错误的；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37.3.2分项评分超出评分标准范围的；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37.3.3评审委员会成员对客观评审因素评分不一致的；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37.3.4经评审委员会认定评分畸高、畸低的。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投标人对本条第一款情形提出质疑的，采购人或者采购代理机构可以组织原评审委员会进行重新评审，重新评审改变评审结果的，应当书面报告本级财政部门。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37.4重新组建评审委员会的情形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评审委员会或者其成员存在下列情形导致评审结果无效的，重新组建评审委员会进行评标，并书面报告本级财政部门：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37.4.1评审委员会组成不符合《政府采购货物和服务招标投标管理办法》规定的；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37.4.2有《政府采购货物和服务招标投标管理办法》第六十二条第一至五项情形的；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37.4.3评审委员会及其成员独立评标受到非法干预的；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37.4.4有政府采购法实施条例第七十五条规定的违法行为的。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有违法违规行为的原评审委员会成员不得参加重新组建的评审委员会。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定标及公示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38.1非评定分离项目定标方法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38.1.1评审委员会依据本项目招标文件所约定的评审方法进行评审和比较，向政府集中采购机构提交书面评审报告，并根据评审方法比较评价结果从优到劣进行排序，确定候选中标供应商。</w:t>
      </w:r>
    </w:p>
    <w:p>
      <w:pPr>
        <w:pageBreakBefore w:val="0"/>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38.1.2采用最低价法的，评审结果按投标报价由低到高顺序排列。投标报价相同的并列。投标文件满足招标文件全部实质性要求且投标报价最低的投标人为中标供应商。</w:t>
      </w:r>
      <w:r>
        <w:rPr>
          <w:rFonts w:hint="eastAsia" w:ascii="宋体" w:hAnsi="宋体" w:eastAsia="宋体" w:cs="宋体"/>
          <w:sz w:val="21"/>
          <w:szCs w:val="21"/>
          <w:highlight w:val="none"/>
          <w:lang w:eastAsia="zh-CN"/>
        </w:rPr>
        <w:t>出现</w:t>
      </w:r>
      <w:r>
        <w:rPr>
          <w:rFonts w:hint="eastAsia" w:ascii="宋体" w:hAnsi="宋体" w:eastAsia="宋体" w:cs="宋体"/>
          <w:sz w:val="21"/>
          <w:szCs w:val="21"/>
          <w:highlight w:val="none"/>
        </w:rPr>
        <w:t>投标报价相同的并列</w:t>
      </w:r>
      <w:r>
        <w:rPr>
          <w:rFonts w:hint="eastAsia" w:ascii="宋体" w:hAnsi="宋体" w:eastAsia="宋体" w:cs="宋体"/>
          <w:sz w:val="21"/>
          <w:szCs w:val="21"/>
          <w:highlight w:val="none"/>
          <w:lang w:eastAsia="zh-CN"/>
        </w:rPr>
        <w:t>情况时，</w:t>
      </w:r>
      <w:r>
        <w:rPr>
          <w:rFonts w:hint="eastAsia" w:ascii="宋体" w:hAnsi="宋体" w:eastAsia="宋体" w:cs="宋体"/>
          <w:b w:val="0"/>
          <w:bCs w:val="0"/>
          <w:kern w:val="2"/>
          <w:sz w:val="21"/>
          <w:szCs w:val="21"/>
          <w:highlight w:val="none"/>
          <w:lang w:val="en-US" w:eastAsia="zh-CN" w:bidi="ar-SA"/>
        </w:rPr>
        <w:t>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val="0"/>
          <w:bCs w:val="0"/>
          <w:kern w:val="2"/>
          <w:sz w:val="21"/>
          <w:szCs w:val="21"/>
          <w:highlight w:val="none"/>
          <w:lang w:val="en-US" w:eastAsia="zh-CN" w:bidi="ar-SA"/>
        </w:rPr>
      </w:pPr>
      <w:r>
        <w:rPr>
          <w:rFonts w:hint="eastAsia" w:ascii="宋体" w:hAnsi="宋体" w:eastAsia="宋体" w:cs="宋体"/>
          <w:sz w:val="21"/>
          <w:szCs w:val="21"/>
          <w:highlight w:val="none"/>
        </w:rPr>
        <w:t>38.1.3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出现得分且投标报价相同的并列情况时，采取随机抽取的方式确定。</w:t>
      </w:r>
      <w:r>
        <w:rPr>
          <w:rFonts w:hint="eastAsia" w:ascii="宋体" w:hAnsi="宋体" w:eastAsia="宋体" w:cs="宋体"/>
          <w:bCs/>
          <w:sz w:val="21"/>
          <w:szCs w:val="21"/>
          <w:highlight w:val="none"/>
          <w:lang w:eastAsia="zh-CN"/>
        </w:rPr>
        <w:t>（</w:t>
      </w:r>
      <w:r>
        <w:rPr>
          <w:rFonts w:hint="eastAsia" w:ascii="宋体" w:hAnsi="宋体" w:eastAsia="宋体" w:cs="宋体"/>
          <w:color w:val="000000"/>
          <w:sz w:val="21"/>
          <w:szCs w:val="21"/>
          <w:highlight w:val="none"/>
        </w:rPr>
        <w:t>抽签原则：在</w:t>
      </w:r>
      <w:r>
        <w:rPr>
          <w:rFonts w:hint="eastAsia" w:ascii="宋体" w:hAnsi="宋体" w:eastAsia="宋体" w:cs="宋体"/>
          <w:color w:val="000000"/>
          <w:sz w:val="21"/>
          <w:szCs w:val="21"/>
          <w:highlight w:val="none"/>
          <w:lang w:eastAsia="zh-CN"/>
        </w:rPr>
        <w:t>深圳公共资源交易中心（深圳交易集团有限公司龙华分公司）</w:t>
      </w:r>
      <w:r>
        <w:rPr>
          <w:rFonts w:hint="eastAsia" w:ascii="宋体" w:hAnsi="宋体" w:eastAsia="宋体" w:cs="宋体"/>
          <w:color w:val="000000"/>
          <w:sz w:val="21"/>
          <w:szCs w:val="21"/>
          <w:highlight w:val="none"/>
        </w:rPr>
        <w:t>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r>
        <w:rPr>
          <w:rFonts w:hint="eastAsia" w:ascii="宋体" w:hAnsi="宋体" w:eastAsia="宋体" w:cs="宋体"/>
          <w:bCs/>
          <w:sz w:val="21"/>
          <w:szCs w:val="21"/>
          <w:highlight w:val="none"/>
          <w:lang w:eastAsia="zh-CN"/>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38.2评定分离项目定标方法</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38.2.2 适用评定分离的政府采购项目，采用综合评分法评审。评审委员会按照评审结果，推荐三个合格的候选中标供应商。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38.2.3适用评定分离的政府采购项目，按照自定法确定中标供应商：自定法是指采购人组织定标委员会，由定标委员会在三家候选中标供应商中确定中标供应商。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38.2.4政府集中采购机构应当自评审结束之日起两个工作日内将候选中标供应商名单及其投标文件、评审报告送交采购人。采购人应当安排专人对定标过程进行书面记录，形成定标报告，作为采购文件的组成部分存档，并及时将定标结果反馈政府集中采购机构。具体定标程序及相关要求以按照《深圳市财政局关于印发〈深圳市政府采购评标定标分离管理办法〉的通知》（深财规【2020】1号）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说明：采购人及投标供应商应按照上述方法提前做好相关准备。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38.3</w:t>
      </w:r>
      <w:r>
        <w:rPr>
          <w:rFonts w:hint="eastAsia" w:ascii="宋体" w:hAnsi="宋体" w:eastAsia="宋体" w:cs="宋体"/>
          <w:sz w:val="21"/>
          <w:szCs w:val="21"/>
          <w:highlight w:val="none"/>
          <w:lang w:val="en-US" w:eastAsia="zh-CN"/>
        </w:rPr>
        <w:t xml:space="preserve"> </w:t>
      </w:r>
      <w:r>
        <w:rPr>
          <w:rFonts w:hint="eastAsia" w:ascii="宋体" w:hAnsi="宋体" w:eastAsia="宋体" w:cs="宋体"/>
          <w:sz w:val="21"/>
          <w:szCs w:val="21"/>
          <w:highlight w:val="none"/>
        </w:rPr>
        <w:t>专用条款另有规定的，按专用条款相关要求定标。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39．编写评审报告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40．中标公告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40.1为体现“公开、公平、公正”的原则，评审结束后经采购人确认（确定）评审结果，政府集中采购机构将在“深圳政府采购智慧平台（http://zfcg.szggzy.com/）”上发布中标结果公告。供应商如对评审结果有异议，可在发布公示日期起七个工作日内向政府集中采购机构提出。 监督电话：0755-</w:t>
      </w:r>
      <w:r>
        <w:rPr>
          <w:rFonts w:hint="eastAsia" w:ascii="宋体" w:hAnsi="宋体" w:eastAsia="宋体" w:cs="宋体"/>
          <w:sz w:val="21"/>
          <w:szCs w:val="21"/>
          <w:highlight w:val="none"/>
          <w:lang w:val="en-US" w:eastAsia="zh-CN"/>
        </w:rPr>
        <w:t>23338582</w:t>
      </w:r>
      <w:r>
        <w:rPr>
          <w:rFonts w:hint="eastAsia" w:ascii="宋体" w:hAnsi="宋体" w:eastAsia="宋体" w:cs="宋体"/>
          <w:sz w:val="21"/>
          <w:szCs w:val="21"/>
          <w:highlight w:val="none"/>
        </w:rPr>
        <w:t>。若在公示期内未提出质疑，则视为认同该评审结果。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40.2质疑、投诉供应商应保证质疑、投诉内容的真实性和可靠性，并承担相应的法律责任。41．中标通知书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41.1中标公告公布以后无异常的情况下,中标供应商和采购人可自行在“深圳政府采购智慧平台（http://zfcg.szggzy.com/）”上打印《数字中标通知书》（咨询电话：</w:t>
      </w:r>
      <w:r>
        <w:rPr>
          <w:rFonts w:hint="eastAsia" w:ascii="宋体" w:hAnsi="宋体" w:eastAsia="宋体" w:cs="宋体"/>
          <w:szCs w:val="21"/>
          <w:highlight w:val="none"/>
          <w:lang w:val="en-US" w:eastAsia="zh-CN"/>
        </w:rPr>
        <w:t>0755-23338582</w:t>
      </w:r>
      <w:r>
        <w:rPr>
          <w:rFonts w:hint="eastAsia" w:ascii="宋体" w:hAnsi="宋体" w:eastAsia="宋体" w:cs="宋体"/>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41.2中标通知书是合同的重要组成部分。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41.3因质疑投诉或其它原因导致项目结果变更或采购终止的，政府集中采购机构有权吊销中标通知书。</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公开招标失败的后续处理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42．公开招标失败的处理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42.1本项目公开招标过程中若由于投标截止后实际递交投标文件的供应商数量不足、经评审委员会评审对招标文件作实质响应的供应商不足等原因造成公开招标失败，可由政府集中采购机构重新组织采购。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42.2对公开招标失败的项目，评审委员会在出具该项目招标失败结论的同时，可以提出重新采购组织形式的建议，以及进一步完善招标文件的资格、技术、商务要求的修改建议。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42.3重新组织采购有以下两种组织形式：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（1）由政府集中采购机构重新组织公开招标；</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（2）根据实际情况需要向同级财政部门提出非公开招标方式申请，经同级财政部门批准，公开招标失败采购项目可转为竞争性谈判或单一来源谈判方式采购。</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42.4公开招标失败的采购项目重新组织公开招标，由政府集中采购机构重新按公开招标流程组织采购活动。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42.5公开招标失败的采购项目经同级财政部门批准转为竞争性谈判或单一来源谈判方式采购的，按规定要求组织政府采购工作。</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4"/>
          <w:highlight w:val="none"/>
        </w:rPr>
      </w:pP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合同的授予与备案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43．合同授予标准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本项目的合同将授予经本招标文件规定评审确定的中标</w:t>
      </w:r>
      <w:r>
        <w:rPr>
          <w:rFonts w:hint="eastAsia" w:ascii="宋体" w:hAnsi="宋体" w:eastAsia="宋体" w:cs="宋体"/>
          <w:sz w:val="21"/>
          <w:szCs w:val="21"/>
          <w:highlight w:val="none"/>
          <w:lang w:eastAsia="zh-CN"/>
        </w:rPr>
        <w:t>人</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44．接受和拒绝任何或所有投标的权力</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45．合同的签订</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45.1中标人将于中标通知书发出之日起十个工作日内，按照采购文件（招标文件和投标文件等）内容与采购人签订政府采购合同；合同的实质性内容应当符合招标文件的规定；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45.2中标人如不按本通用条款第45.1款的规定与采购人签订合同，</w:t>
      </w:r>
      <w:r>
        <w:rPr>
          <w:rFonts w:hint="eastAsia" w:ascii="宋体" w:hAnsi="宋体" w:eastAsia="宋体" w:cs="宋体"/>
          <w:kern w:val="0"/>
          <w:sz w:val="21"/>
          <w:szCs w:val="21"/>
          <w:highlight w:val="none"/>
        </w:rPr>
        <w:t>情节严重的，由同级财政部门记入供应商诚信档案，予以通报</w:t>
      </w:r>
      <w:r>
        <w:rPr>
          <w:rFonts w:hint="eastAsia" w:ascii="宋体" w:hAnsi="宋体" w:eastAsia="宋体" w:cs="宋体"/>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45.3中标人应当按照合同约定履行义务，完成中标项目，不得将中标项目转让（转包）给他人。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46.1在签订项目合同的同时，中标人应按“对通用条款的补充内容”中规定的金额向采购人提交履约担保；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46.2，允许供应商自主选择以支票、汇票、本票、保函等非现金方式提交履约担保；中标人提交履约担保不是合同签订的前提条件，不要求中标人提供除法律、法规明确规定外的其他担保。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47. 合同备案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采购人与中标人应于合同签订之日起十日内，由采购人或委托中标人将采购合同副本抄送合同备案工作实施机构备案。</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48. 合同变更</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合同变更事宜按《深圳市财政局 深圳市政府采购中心关于进一步加强市本级政府采购合同备案管理工作的通知》（深财购〔2019〕43号）相关规定执行。</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49. 项目验收</w:t>
      </w:r>
    </w:p>
    <w:p>
      <w:pPr>
        <w:pageBreakBefore w:val="0"/>
        <w:widowControl/>
        <w:kinsoku/>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49.1采购人应当按照招标文件和合同规定的标准和方法，及时组织验收。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50. 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凡与政府采购活动有关的宣传或广告，若当中提及政府采购，必须事先将具体对外宣传方案报同级财政部门和政府集中采购机构，并征得其同意。对外市场宣传包括但不限于以下形式：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a.名片、宣传册、广告标语等；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b.案例介绍、推广等；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c.工作人员向其他消费群体宣传。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 供应商违法责任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（1）在采购活动中应当回避而未回避的；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（2）未按本条例规定签订、履行采购合同，造成严重后果的；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（3）隐瞒真实情况，提供虚假资料的；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（4）以非法手段排斥其他供应商参与竞争的；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（5）与其他采购参加人串通投标的；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（6）恶意投诉的；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（7）向采购项目相关人行贿或者提供其他不当利益的；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（8）阻碍、抗拒主管部门监督检查的；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（9）其他违反本条例规定的行为。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51.2 根据《深圳市财政局关于明确政府采购保证金管理工作的通知》（深财购[2019]42号）的要求，供应商在政府采购活动中出现《深圳经济特区政府采购条例实施细则》第八十条所列情形的，采购人或政府集中采购机构可将有关情况报同级财政部门，由财政部门根据实际情况记入供应商诚信档案，予以通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（1）投标截止后，撤销投标的；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（2）中标后无正当理由未在规定期限内签订合同的；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（3）将中标项目转让给他人、或者在投标文件中未说明且未经采购人、采购招标机构同意，将中标项目分包给他人的；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（4）拒绝履行合同义务的。</w:t>
      </w:r>
    </w:p>
    <w:p>
      <w:pPr>
        <w:pStyle w:val="4"/>
        <w:pageBreakBefore w:val="0"/>
        <w:numPr>
          <w:ilvl w:val="0"/>
          <w:numId w:val="10"/>
        </w:numPr>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8"/>
          <w:szCs w:val="28"/>
          <w:highlight w:val="none"/>
        </w:rPr>
      </w:pPr>
      <w:r>
        <w:rPr>
          <w:rFonts w:hint="eastAsia" w:ascii="宋体" w:hAnsi="宋体" w:eastAsia="宋体" w:cs="宋体"/>
          <w:sz w:val="28"/>
          <w:szCs w:val="28"/>
          <w:highlight w:val="none"/>
        </w:rPr>
        <w:t>质疑处理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52.质疑提出与答复</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52.1提出质疑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参与政府采购活动的供应商认为自己的权益在采购活动中受到损害的，应当自知道或者应当知道其权益受到损害之日起七个工作日内向采购人、政府集中采购机构以书面形式提出质疑。</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52.2法律依据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中华人民共和国政府采购法》、《中华人民共和国政府采购法实施条例》、《深圳经济特区政府采购条例》、《深圳经济特区政府采购条例实施细则》、《政府采购质疑和投诉办法》（财政部令第94号）和其他有关法律法规规定。</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52.3质疑条件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52.3.1提出质疑的供应商应当是参与所质疑项目采购活动的供应商；以联合体形式参与的，质疑应当由组成联合体的所有成员共同提出；</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 xml:space="preserve">52.3.3应提交书面质疑函，质疑函应当包括以下内容： </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（1）供应商的名称（或者姓名）、地址、邮编、邮箱、联系人及联系电话；</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（2）质疑项目的名称、编号；</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（3）具体、明确的质疑对象、质疑事项和质疑请求；</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（4）因质疑事项而受损害的权益；</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（5）事实依据；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（6）必要的法律依据；</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（7）提出质疑的日期。</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供应商为自然人的，应当由本人签字；供应商为法人或者其他组织的，应当由法定代表人（负责人），或者其授权代理人签字或者盖章，并加盖公章。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52.4提交材料</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供应商质疑实行实名制。供应商为自然人的，应当提交本人身份证复印件；供应商为法人或者其他组织的，应当根据自身性质提交营业执照复印件或者其他证明文件（如事业单位法人证书等）复印件。</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52.5收文地点</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rPr>
      </w:pPr>
      <w:r>
        <w:rPr>
          <w:rFonts w:hint="eastAsia" w:ascii="宋体" w:hAnsi="宋体" w:eastAsia="宋体" w:cs="宋体"/>
          <w:b/>
          <w:bCs/>
          <w:sz w:val="21"/>
          <w:szCs w:val="21"/>
          <w:highlight w:val="none"/>
        </w:rPr>
        <w:t>地址：深圳公共资源交易中心（深圳交易集团有限公司</w:t>
      </w:r>
      <w:r>
        <w:rPr>
          <w:rFonts w:hint="eastAsia" w:ascii="宋体" w:hAnsi="宋体" w:eastAsia="宋体" w:cs="宋体"/>
          <w:b/>
          <w:bCs/>
          <w:sz w:val="21"/>
          <w:szCs w:val="21"/>
          <w:highlight w:val="none"/>
          <w:lang w:eastAsia="zh-CN"/>
        </w:rPr>
        <w:t>龙华</w:t>
      </w:r>
      <w:r>
        <w:rPr>
          <w:rFonts w:hint="eastAsia" w:ascii="宋体" w:hAnsi="宋体" w:eastAsia="宋体" w:cs="宋体"/>
          <w:b/>
          <w:bCs/>
          <w:sz w:val="21"/>
          <w:szCs w:val="21"/>
          <w:highlight w:val="none"/>
        </w:rPr>
        <w:t>分公司）</w:t>
      </w:r>
      <w:r>
        <w:rPr>
          <w:rFonts w:hint="eastAsia" w:ascii="宋体" w:hAnsi="宋体" w:eastAsia="宋体" w:cs="宋体"/>
          <w:b/>
          <w:bCs/>
          <w:sz w:val="21"/>
          <w:szCs w:val="21"/>
          <w:highlight w:val="none"/>
          <w:lang w:val="en-US" w:eastAsia="zh-CN"/>
        </w:rPr>
        <w:t>11</w:t>
      </w:r>
      <w:r>
        <w:rPr>
          <w:rFonts w:hint="eastAsia" w:ascii="宋体" w:hAnsi="宋体" w:eastAsia="宋体" w:cs="宋体"/>
          <w:b/>
          <w:bCs/>
          <w:sz w:val="21"/>
          <w:szCs w:val="21"/>
          <w:highlight w:val="none"/>
        </w:rPr>
        <w:t>楼</w:t>
      </w:r>
      <w:r>
        <w:rPr>
          <w:rFonts w:hint="eastAsia" w:ascii="宋体" w:hAnsi="宋体" w:eastAsia="宋体" w:cs="宋体"/>
          <w:b/>
          <w:bCs/>
          <w:sz w:val="21"/>
          <w:szCs w:val="21"/>
          <w:highlight w:val="none"/>
          <w:lang w:val="en-US" w:eastAsia="zh-CN"/>
        </w:rPr>
        <w:t>1102</w:t>
      </w:r>
      <w:r>
        <w:rPr>
          <w:rFonts w:hint="eastAsia" w:ascii="宋体" w:hAnsi="宋体" w:eastAsia="宋体" w:cs="宋体"/>
          <w:b/>
          <w:bCs/>
          <w:sz w:val="21"/>
          <w:szCs w:val="21"/>
          <w:highlight w:val="none"/>
        </w:rPr>
        <w:t>室（地址：</w:t>
      </w:r>
      <w:r>
        <w:rPr>
          <w:rFonts w:hint="eastAsia" w:ascii="宋体" w:hAnsi="宋体" w:eastAsia="宋体" w:cs="宋体"/>
          <w:b/>
          <w:bCs/>
          <w:sz w:val="21"/>
          <w:szCs w:val="21"/>
          <w:highlight w:val="none"/>
          <w:lang w:eastAsia="zh-CN"/>
        </w:rPr>
        <w:t>深圳市龙华区龙华街道国鸿大厦7栋A座</w:t>
      </w:r>
      <w:r>
        <w:rPr>
          <w:rFonts w:hint="eastAsia" w:ascii="宋体" w:hAnsi="宋体" w:eastAsia="宋体" w:cs="宋体"/>
          <w:b/>
          <w:bCs/>
          <w:sz w:val="21"/>
          <w:szCs w:val="21"/>
          <w:highlight w:val="none"/>
        </w:rPr>
        <w:t>），质疑咨询电话：0755-</w:t>
      </w:r>
      <w:r>
        <w:rPr>
          <w:rFonts w:hint="eastAsia" w:ascii="宋体" w:hAnsi="宋体" w:eastAsia="宋体" w:cs="宋体"/>
          <w:b/>
          <w:bCs/>
          <w:sz w:val="21"/>
          <w:szCs w:val="21"/>
          <w:highlight w:val="none"/>
          <w:lang w:val="en-US" w:eastAsia="zh-CN"/>
        </w:rPr>
        <w:t>23338582</w:t>
      </w:r>
      <w:r>
        <w:rPr>
          <w:rFonts w:hint="eastAsia" w:ascii="宋体" w:hAnsi="宋体" w:eastAsia="宋体" w:cs="宋体"/>
          <w:b/>
          <w:bCs/>
          <w:sz w:val="21"/>
          <w:szCs w:val="21"/>
          <w:highlight w:val="none"/>
        </w:rPr>
        <w:t>。</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52.6收文办理程序</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52.6.2供应商提交的质疑材料不符合质疑条件的，视情况处理：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供应商提交的质疑材料不全或者未按要求签字或者盖章的，政府集中采购机构应当一次性告知供应商需补正的内容和补正期限。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供应商提交的质疑存在下列情形之一的，不予受理：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（1）质疑主体不满足要求的；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（2）供应商自身权益未受到损害的；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（3）供应商未在法定质疑期限内提出质疑的；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（4）质疑材料不全或者未按要求签字或者盖章的情况下，要求补正后，逾期未补正或者补正后仍不符合规定的；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（5）其他不符合受理条件情形的。</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质疑事项不予受理的，政府集中采购机构应当向供应商出具不符合质疑条件告知书。</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52.7质疑答复时限</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自收文之日起七个工作日内。</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52.8投诉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对质疑答复不满意或者未在规定时间内答复的，提出质疑的供应商可以在答复期满后15个工作日内向同级财政部门投诉。</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 质疑后续处理</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53.1供应商质疑不成立，或者成立但未对中标、成交结果构成影响的，继续开展采购活动。</w:t>
      </w:r>
    </w:p>
    <w:p>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highlight w:val="none"/>
        </w:rPr>
      </w:pPr>
      <w:r>
        <w:rPr>
          <w:rFonts w:hint="eastAsia" w:ascii="宋体" w:hAnsi="宋体" w:eastAsia="宋体" w:cs="宋体"/>
          <w:sz w:val="21"/>
          <w:szCs w:val="21"/>
          <w:highlight w:val="none"/>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如果合格供应商符合法定数量，依法从合格的中标或者成交候选人中另行确定中标、成交供应商；如果合格供应商不符合法定数量，应当重新开展采购活动。</w:t>
      </w:r>
    </w:p>
    <w:p>
      <w:pPr>
        <w:pageBreakBefore w:val="0"/>
        <w:kinsoku/>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highlight w:val="none"/>
        </w:rPr>
      </w:pPr>
      <w:r>
        <w:rPr>
          <w:rFonts w:hint="eastAsia" w:ascii="宋体" w:hAnsi="宋体" w:eastAsia="宋体" w:cs="宋体"/>
          <w:highlight w:val="none"/>
        </w:rPr>
        <w:t>---- END ----</w:t>
      </w:r>
      <w:bookmarkEnd w:id="95"/>
    </w:p>
    <w:sectPr>
      <w:headerReference r:id="rId5" w:type="first"/>
      <w:footerReference r:id="rId6" w:type="default"/>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3-03-31T10:15:07Z" w:initials="庄工">
    <w:p w14:paraId="5B2E462C">
      <w:pPr>
        <w:pStyle w:val="17"/>
      </w:pPr>
    </w:p>
  </w:comment>
  <w:comment w:id="1" w:author="Administrator" w:date="2023-03-31T10:15:41Z" w:initials="庄工">
    <w:p w14:paraId="45F91F8B">
      <w:pPr>
        <w:pStyle w:val="17"/>
        <w:rPr>
          <w:rFonts w:hint="eastAsia" w:eastAsia="宋体"/>
          <w:lang w:eastAsia="zh-CN"/>
        </w:rPr>
      </w:pPr>
      <w:r>
        <w:rPr>
          <w:rFonts w:hint="eastAsia"/>
          <w:lang w:eastAsia="zh-CN"/>
        </w:rPr>
        <w:t>建议明确专业</w:t>
      </w:r>
    </w:p>
  </w:comment>
  <w:comment w:id="2" w:author="Administrator" w:date="2023-03-31T11:07:47Z" w:initials="庄工">
    <w:p w14:paraId="79DC3F0E">
      <w:pPr>
        <w:pStyle w:val="17"/>
        <w:rPr>
          <w:rFonts w:hint="eastAsia" w:eastAsia="宋体"/>
          <w:lang w:eastAsia="zh-CN"/>
        </w:rPr>
      </w:pPr>
      <w:r>
        <w:rPr>
          <w:rFonts w:hint="eastAsia"/>
          <w:lang w:eastAsia="zh-CN"/>
        </w:rPr>
        <w:t>是否有对应的级别为高级的证书？</w:t>
      </w:r>
    </w:p>
  </w:comment>
  <w:comment w:id="3" w:author="Administrator" w:date="2023-03-31T10:30:57Z" w:initials="庄工">
    <w:p w14:paraId="61F055BC">
      <w:pPr>
        <w:pStyle w:val="17"/>
        <w:rPr>
          <w:rFonts w:hint="default" w:eastAsia="宋体"/>
          <w:lang w:val="en-US" w:eastAsia="zh-CN"/>
        </w:rPr>
      </w:pPr>
      <w:r>
        <w:rPr>
          <w:rFonts w:hint="eastAsia"/>
          <w:lang w:eastAsia="zh-CN"/>
        </w:rPr>
        <w:t>是否为两个证书？是否能写出颁发机构？</w:t>
      </w:r>
    </w:p>
  </w:comment>
  <w:comment w:id="4" w:author="Administrator" w:date="2023-03-31T10:44:22Z" w:initials="庄工">
    <w:p w14:paraId="390E4FCA">
      <w:pPr>
        <w:pStyle w:val="17"/>
        <w:rPr>
          <w:rFonts w:hint="eastAsia" w:eastAsia="宋体"/>
          <w:lang w:eastAsia="zh-CN"/>
        </w:rPr>
      </w:pPr>
      <w:r>
        <w:rPr>
          <w:rFonts w:hint="eastAsia"/>
          <w:lang w:eastAsia="zh-CN"/>
        </w:rPr>
        <w:t>本项目为货物类项目，系统审计是否与本项目货物相关？</w:t>
      </w:r>
    </w:p>
  </w:comment>
  <w:comment w:id="5" w:author="Administrator" w:date="2023-03-31T10:42:54Z" w:initials="庄工">
    <w:p w14:paraId="5F6D663D">
      <w:pPr>
        <w:pStyle w:val="17"/>
        <w:rPr>
          <w:rFonts w:hint="eastAsia" w:eastAsia="宋体"/>
          <w:lang w:eastAsia="zh-CN"/>
        </w:rPr>
      </w:pPr>
      <w:r>
        <w:rPr>
          <w:rFonts w:hint="eastAsia"/>
          <w:lang w:eastAsia="zh-CN"/>
        </w:rPr>
        <w:t>请确认证书名称是否准确</w:t>
      </w:r>
    </w:p>
  </w:comment>
  <w:comment w:id="6" w:author="Administrator" w:date="2023-03-28T09:35:41Z" w:initials="庄工">
    <w:p w14:paraId="1A317E94">
      <w:pPr>
        <w:pStyle w:val="17"/>
        <w:rPr>
          <w:rFonts w:hint="eastAsia" w:eastAsia="宋体"/>
          <w:lang w:eastAsia="zh-CN"/>
        </w:rPr>
      </w:pPr>
      <w:r>
        <w:rPr>
          <w:rFonts w:hint="eastAsia"/>
          <w:lang w:eastAsia="zh-CN"/>
        </w:rPr>
        <w:t>为避免违反中小企业促进法规定增加，请确认</w:t>
      </w:r>
    </w:p>
  </w:comment>
  <w:comment w:id="7" w:author="Administrator" w:date="2023-03-31T11:02:38Z" w:initials="庄工">
    <w:p w14:paraId="74745092">
      <w:pPr>
        <w:pStyle w:val="17"/>
        <w:rPr>
          <w:rFonts w:hint="default" w:eastAsia="宋体"/>
          <w:lang w:val="en-US" w:eastAsia="zh-CN"/>
        </w:rPr>
      </w:pPr>
      <w:r>
        <w:rPr>
          <w:rFonts w:hint="eastAsia"/>
          <w:lang w:eastAsia="zh-CN"/>
        </w:rPr>
        <w:t>建议三个证书分开给分，具有</w:t>
      </w:r>
      <w:r>
        <w:rPr>
          <w:rFonts w:hint="eastAsia"/>
          <w:lang w:val="en-US" w:eastAsia="zh-CN"/>
        </w:rPr>
        <w:t>XX证书得XX分；具有XX证书得XX分；具有XX证书得XX分。本小项最高得20分；</w:t>
      </w:r>
    </w:p>
  </w:comment>
  <w:comment w:id="8" w:author="Administrator" w:date="2023-03-31T11:03:49Z" w:initials="庄工">
    <w:p w14:paraId="758D4BAF">
      <w:pPr>
        <w:pStyle w:val="17"/>
        <w:rPr>
          <w:rFonts w:hint="eastAsia" w:eastAsia="宋体"/>
          <w:lang w:eastAsia="zh-CN"/>
        </w:rPr>
      </w:pPr>
      <w:r>
        <w:rPr>
          <w:rFonts w:hint="eastAsia"/>
          <w:lang w:eastAsia="zh-CN"/>
        </w:rPr>
        <w:t>是否为软考证书？证书名称是否准确？</w:t>
      </w:r>
    </w:p>
  </w:comment>
  <w:comment w:id="9" w:author="Administrator" w:date="2023-03-31T11:04:31Z" w:initials="庄工">
    <w:p w14:paraId="3EA440B5">
      <w:pPr>
        <w:pStyle w:val="17"/>
        <w:rPr>
          <w:rFonts w:hint="default" w:eastAsia="宋体"/>
          <w:lang w:val="en-US" w:eastAsia="zh-CN"/>
        </w:rPr>
      </w:pPr>
      <w:r>
        <w:rPr>
          <w:rFonts w:hint="eastAsia"/>
          <w:lang w:eastAsia="zh-CN"/>
        </w:rPr>
        <w:t>该证书是否为最高级？</w:t>
      </w:r>
      <w:r>
        <w:rPr>
          <w:rFonts w:hint="eastAsia"/>
          <w:lang w:val="en-US" w:eastAsia="zh-CN"/>
        </w:rPr>
        <w:t xml:space="preserve"> 若不是 建议增加或以上</w:t>
      </w:r>
    </w:p>
  </w:comment>
  <w:comment w:id="10" w:author="Administrator" w:date="2023-03-31T11:04:59Z" w:initials="庄工">
    <w:p w14:paraId="71D53990">
      <w:pPr>
        <w:pStyle w:val="17"/>
        <w:rPr>
          <w:rFonts w:hint="eastAsia" w:eastAsia="宋体"/>
          <w:lang w:eastAsia="zh-CN"/>
        </w:rPr>
      </w:pPr>
      <w:r>
        <w:rPr>
          <w:rFonts w:hint="eastAsia"/>
          <w:lang w:eastAsia="zh-CN"/>
        </w:rPr>
        <w:t>同上</w:t>
      </w:r>
    </w:p>
  </w:comment>
  <w:comment w:id="11" w:author="Administrator" w:date="2023-03-31T11:05:27Z" w:initials="庄工">
    <w:p w14:paraId="176A785E">
      <w:pPr>
        <w:pStyle w:val="17"/>
      </w:pPr>
      <w:r>
        <w:rPr>
          <w:rFonts w:hint="eastAsia"/>
          <w:lang w:eastAsia="zh-CN"/>
        </w:rPr>
        <w:t>是否为软考证书？证书名称是否准确？</w:t>
      </w:r>
    </w:p>
  </w:comment>
  <w:comment w:id="12" w:author="Administrator" w:date="2023-03-31T11:08:45Z" w:initials="庄工">
    <w:p w14:paraId="19FC2040">
      <w:pPr>
        <w:pStyle w:val="17"/>
      </w:pPr>
      <w:r>
        <w:rPr>
          <w:rFonts w:hint="eastAsia" w:hAnsi="宋体" w:cs="宋体"/>
          <w:szCs w:val="21"/>
          <w:lang w:eastAsia="zh-CN"/>
        </w:rPr>
        <w:t>是否为：</w:t>
      </w:r>
      <w:r>
        <w:rPr>
          <w:rFonts w:hint="eastAsia" w:ascii="宋体" w:hAnsi="宋体" w:cs="宋体"/>
          <w:szCs w:val="21"/>
          <w:lang w:eastAsia="zh-CN"/>
        </w:rPr>
        <w:t>计算机技术与软件专业技术资格（级别：中级，专业：</w:t>
      </w:r>
      <w:r>
        <w:rPr>
          <w:rFonts w:hint="eastAsia" w:ascii="宋体" w:hAnsi="宋体" w:cs="宋体"/>
          <w:szCs w:val="21"/>
        </w:rPr>
        <w:t>软件设计师</w:t>
      </w:r>
      <w:r>
        <w:rPr>
          <w:rFonts w:hint="eastAsia" w:ascii="宋体" w:hAnsi="宋体" w:cs="宋体"/>
          <w:szCs w:val="21"/>
          <w:lang w:eastAsia="zh-CN"/>
        </w:rPr>
        <w:t>）</w:t>
      </w:r>
      <w:r>
        <w:rPr>
          <w:rFonts w:hint="eastAsia" w:hAnsi="宋体" w:cs="宋体"/>
          <w:szCs w:val="21"/>
          <w:lang w:eastAsia="zh-CN"/>
        </w:rPr>
        <w:t>证书？请确认是高级还是中级？</w:t>
      </w:r>
    </w:p>
  </w:comment>
  <w:comment w:id="13" w:author="Administrator" w:date="2023-03-31T11:09:23Z" w:initials="庄工">
    <w:p w14:paraId="78765D80">
      <w:pPr>
        <w:pStyle w:val="17"/>
        <w:rPr>
          <w:rFonts w:hint="eastAsia" w:eastAsia="宋体"/>
          <w:lang w:eastAsia="zh-CN"/>
        </w:rPr>
      </w:pPr>
      <w:r>
        <w:rPr>
          <w:rFonts w:hint="eastAsia"/>
          <w:lang w:eastAsia="zh-CN"/>
        </w:rPr>
        <w:t>同上</w:t>
      </w:r>
    </w:p>
  </w:comment>
  <w:comment w:id="14" w:author="Administrator" w:date="2023-03-31T11:09:34Z" w:initials="庄工">
    <w:p w14:paraId="054B5002">
      <w:pPr>
        <w:pStyle w:val="17"/>
        <w:rPr>
          <w:rFonts w:hint="eastAsia" w:eastAsia="宋体"/>
          <w:lang w:eastAsia="zh-CN"/>
        </w:rPr>
      </w:pPr>
      <w:r>
        <w:rPr>
          <w:rFonts w:hint="eastAsia"/>
          <w:lang w:eastAsia="zh-CN"/>
        </w:rPr>
        <w:t>是否无级别要求？</w:t>
      </w:r>
    </w:p>
  </w:comment>
  <w:comment w:id="15" w:author="Administrator" w:date="2023-03-31T11:09:42Z" w:initials="庄工">
    <w:p w14:paraId="046B5217">
      <w:pPr>
        <w:pStyle w:val="17"/>
        <w:rPr>
          <w:rFonts w:hint="default" w:eastAsia="宋体"/>
          <w:lang w:val="en-US" w:eastAsia="zh-CN"/>
        </w:rPr>
      </w:pPr>
      <w:r>
        <w:rPr>
          <w:rFonts w:hint="eastAsia"/>
          <w:lang w:eastAsia="zh-CN"/>
        </w:rPr>
        <w:t>是否为国外证书，是否能明确颁发机构？</w:t>
      </w:r>
    </w:p>
  </w:comment>
  <w:comment w:id="16" w:author="Administrator" w:date="2023-03-31T11:10:08Z" w:initials="庄工">
    <w:p w14:paraId="45B14736">
      <w:pPr>
        <w:pStyle w:val="17"/>
        <w:rPr>
          <w:rFonts w:hint="eastAsia" w:eastAsia="宋体"/>
          <w:lang w:eastAsia="zh-CN"/>
        </w:rPr>
      </w:pPr>
      <w:r>
        <w:rPr>
          <w:rFonts w:hint="eastAsia"/>
          <w:lang w:eastAsia="zh-CN"/>
        </w:rPr>
        <w:t>是否有级别？</w:t>
      </w:r>
    </w:p>
  </w:comment>
  <w:comment w:id="17" w:author="Administrator" w:date="2023-03-28T09:35:41Z" w:initials="庄工">
    <w:p w14:paraId="07DB3921">
      <w:pPr>
        <w:pStyle w:val="17"/>
        <w:rPr>
          <w:rFonts w:hint="eastAsia" w:eastAsia="宋体"/>
          <w:lang w:eastAsia="zh-CN"/>
        </w:rPr>
      </w:pPr>
      <w:r>
        <w:rPr>
          <w:rFonts w:hint="eastAsia"/>
          <w:lang w:eastAsia="zh-CN"/>
        </w:rPr>
        <w:t>为避免违反中小企业促进法规定增加，请确认</w:t>
      </w:r>
    </w:p>
  </w:comment>
  <w:comment w:id="18" w:author="Administrator" w:date="2023-03-31T11:22:54Z" w:initials="庄工">
    <w:p w14:paraId="105A7F7D">
      <w:pPr>
        <w:pStyle w:val="17"/>
        <w:rPr>
          <w:rFonts w:hint="default" w:eastAsia="宋体"/>
          <w:lang w:val="en-US" w:eastAsia="zh-CN"/>
        </w:rPr>
      </w:pPr>
      <w:r>
        <w:rPr>
          <w:rFonts w:hint="eastAsia"/>
          <w:lang w:eastAsia="zh-CN"/>
        </w:rPr>
        <w:t>准确名称是否为“</w:t>
      </w:r>
      <w:r>
        <w:rPr>
          <w:rFonts w:hint="eastAsia"/>
          <w:lang w:val="en-US" w:eastAsia="zh-CN"/>
        </w:rPr>
        <w:t>CCRC信息安全服务资质认证证书</w:t>
      </w:r>
      <w:r>
        <w:rPr>
          <w:rFonts w:hint="eastAsia"/>
          <w:lang w:eastAsia="zh-CN"/>
        </w:rPr>
        <w:t>”</w:t>
      </w:r>
      <w:r>
        <w:rPr>
          <w:rFonts w:hint="eastAsia"/>
          <w:lang w:val="en-US" w:eastAsia="zh-CN"/>
        </w:rPr>
        <w:t>？</w:t>
      </w:r>
    </w:p>
  </w:comment>
  <w:comment w:id="19" w:author="Administrator" w:date="2023-03-31T11:25:42Z" w:initials="庄工">
    <w:p w14:paraId="06724CEA">
      <w:pPr>
        <w:pStyle w:val="17"/>
        <w:rPr>
          <w:rFonts w:hint="eastAsia" w:eastAsia="宋体"/>
          <w:lang w:eastAsia="zh-CN"/>
        </w:rPr>
      </w:pPr>
      <w:r>
        <w:rPr>
          <w:rFonts w:hint="eastAsia"/>
          <w:lang w:eastAsia="zh-CN"/>
        </w:rPr>
        <w:t>是否为电子信息行业协会颁发？</w:t>
      </w:r>
    </w:p>
  </w:comment>
  <w:comment w:id="20" w:author="Administrator" w:date="2023-03-31T11:18:51Z" w:initials="庄工">
    <w:p w14:paraId="5482161E">
      <w:pPr>
        <w:pStyle w:val="17"/>
        <w:rPr>
          <w:rFonts w:hint="default" w:eastAsia="宋体"/>
          <w:lang w:val="en-US" w:eastAsia="zh-CN"/>
        </w:rPr>
      </w:pPr>
      <w:r>
        <w:rPr>
          <w:rFonts w:hint="eastAsia"/>
          <w:lang w:eastAsia="zh-CN"/>
        </w:rPr>
        <w:t>要求是否过高，不建议简单考察数量，且该奖项与本项目货物无直接关联，建议适当减少数量，且本项目为区级项目，建议分档阶梯给分，如国务院奖项每提供</w:t>
      </w:r>
      <w:r>
        <w:rPr>
          <w:rFonts w:hint="eastAsia"/>
          <w:lang w:val="en-US" w:eastAsia="zh-CN"/>
        </w:rPr>
        <w:t>1项得XX分；省级</w:t>
      </w:r>
      <w:r>
        <w:rPr>
          <w:rFonts w:hint="eastAsia"/>
          <w:lang w:eastAsia="zh-CN"/>
        </w:rPr>
        <w:t>奖项每提供</w:t>
      </w:r>
      <w:r>
        <w:rPr>
          <w:rFonts w:hint="eastAsia"/>
          <w:lang w:val="en-US" w:eastAsia="zh-CN"/>
        </w:rPr>
        <w:t>1项得XX分；市级</w:t>
      </w:r>
      <w:r>
        <w:rPr>
          <w:rFonts w:hint="eastAsia"/>
          <w:lang w:eastAsia="zh-CN"/>
        </w:rPr>
        <w:t>奖项每提供</w:t>
      </w:r>
      <w:r>
        <w:rPr>
          <w:rFonts w:hint="eastAsia"/>
          <w:lang w:val="en-US" w:eastAsia="zh-CN"/>
        </w:rPr>
        <w:t>1项得XX分；</w:t>
      </w:r>
    </w:p>
  </w:comment>
  <w:comment w:id="21" w:author="Administrator" w:date="2023-03-31T11:13:13Z" w:initials="庄工">
    <w:p w14:paraId="28712A8D">
      <w:pPr>
        <w:pStyle w:val="17"/>
        <w:rPr>
          <w:rFonts w:hint="eastAsia" w:eastAsia="宋体"/>
          <w:lang w:eastAsia="zh-CN"/>
        </w:rPr>
      </w:pPr>
      <w:r>
        <w:rPr>
          <w:rFonts w:hint="eastAsia"/>
          <w:lang w:eastAsia="zh-CN"/>
        </w:rPr>
        <w:t>本项目为信息化货物项目，安全视频监控与本项目是否无直接关联</w:t>
      </w:r>
    </w:p>
  </w:comment>
  <w:comment w:id="22" w:author="Administrator" w:date="2023-03-31T11:26:45Z" w:initials="庄工">
    <w:p w14:paraId="348C53A8">
      <w:pPr>
        <w:pStyle w:val="17"/>
        <w:rPr>
          <w:rFonts w:hint="eastAsia" w:eastAsia="宋体"/>
          <w:lang w:eastAsia="zh-CN"/>
        </w:rPr>
      </w:pPr>
      <w:r>
        <w:rPr>
          <w:rFonts w:hint="eastAsia"/>
          <w:lang w:eastAsia="zh-CN"/>
        </w:rPr>
        <w:t>请确认是否采用评定分离？</w:t>
      </w:r>
    </w:p>
  </w:comment>
  <w:comment w:id="23" w:author="Administrator" w:date="2022-07-13T09:35:45Z" w:initials="庄工">
    <w:p w14:paraId="1C5E36B8">
      <w:pPr>
        <w:pStyle w:val="17"/>
      </w:pPr>
      <w:r>
        <w:rPr>
          <w:rFonts w:ascii="宋体" w:hAnsi="宋体" w:eastAsia="宋体" w:cs="宋体"/>
          <w:sz w:val="24"/>
          <w:szCs w:val="24"/>
        </w:rPr>
        <w:t>根据财政部《关于进一步加大政府采购支持中小企业力度的通知》（财库〔2022〕19号），自2022年7月1日起，对小微企业投标报价给予10%-20%的扣除（工程项目为3%-5%），对接受大中型企业与小微企业组成联合体或者允许大中型企业向一家或者多家小微企业分包的货物服务项目，联合协议或者分包意向协议约定小微企业的合同份额占到合同总金额的30%以上的，对联合体或者大中型企业的价格给予4%-6%的扣除（工程项目为1%-2%），由采购人根据项目特点、市场调查情况、竞争程度、利润率等情况，在规定幅度内，合理确定具体扣除比例。</w:t>
      </w:r>
      <w:r>
        <w:rPr>
          <w:rFonts w:ascii="宋体" w:hAnsi="宋体" w:eastAsia="宋体" w:cs="宋体"/>
          <w:sz w:val="24"/>
          <w:szCs w:val="24"/>
        </w:rPr>
        <w:br w:type="textWrapping"/>
      </w:r>
      <w:r>
        <w:rPr>
          <w:rFonts w:ascii="宋体" w:hAnsi="宋体" w:eastAsia="宋体" w:cs="宋体"/>
          <w:sz w:val="24"/>
          <w:szCs w:val="24"/>
        </w:rPr>
        <w:t>监狱企业和残疾人企业视同中小微企业，享受中小企业的政策优惠。</w:t>
      </w:r>
    </w:p>
  </w:comment>
  <w:comment w:id="24" w:author="Administrator" w:date="2022-07-13T10:10:15Z" w:initials="庄工">
    <w:p w14:paraId="154E56D9">
      <w:pPr>
        <w:pStyle w:val="17"/>
        <w:rPr>
          <w:rFonts w:hint="eastAsia"/>
          <w:lang w:eastAsia="zh-CN"/>
        </w:rPr>
      </w:pPr>
      <w:r>
        <w:rPr>
          <w:rFonts w:hint="eastAsia"/>
          <w:lang w:eastAsia="zh-CN"/>
        </w:rPr>
        <w:t>请明确是什么行业</w:t>
      </w:r>
    </w:p>
    <w:p w14:paraId="40FA3FAF">
      <w:pPr>
        <w:pStyle w:val="17"/>
        <w:rPr>
          <w:rFonts w:hint="eastAsia"/>
          <w:lang w:eastAsia="zh-CN"/>
        </w:rPr>
      </w:pPr>
      <w:r>
        <w:rPr>
          <w:rFonts w:hint="eastAsia"/>
          <w:lang w:eastAsia="zh-CN"/>
        </w:rPr>
        <w:t>选项（根据工信部认定文件，仅可以选择以下行业</w:t>
      </w:r>
      <w:r>
        <w:rPr>
          <w:rFonts w:hint="eastAsia"/>
          <w:lang w:val="en-US" w:eastAsia="zh-CN"/>
        </w:rPr>
        <w:t xml:space="preserve"> </w:t>
      </w:r>
      <w:r>
        <w:rPr>
          <w:rFonts w:hint="eastAsia"/>
          <w:lang w:eastAsia="zh-CN"/>
        </w:rPr>
        <w:t>）：</w:t>
      </w:r>
    </w:p>
    <w:p w14:paraId="37B066BF">
      <w:pPr>
        <w:pStyle w:val="17"/>
        <w:rPr>
          <w:rFonts w:hint="eastAsia"/>
          <w:lang w:eastAsia="zh-CN"/>
        </w:rPr>
      </w:pPr>
      <w:r>
        <w:rPr>
          <w:rFonts w:hint="eastAsia"/>
          <w:lang w:val="en-US" w:eastAsia="zh-CN"/>
        </w:rPr>
        <w:t>1、</w:t>
      </w:r>
      <w:r>
        <w:rPr>
          <w:rFonts w:hint="eastAsia"/>
          <w:lang w:eastAsia="zh-CN"/>
        </w:rPr>
        <w:t>农、林、牧、渔业</w:t>
      </w:r>
    </w:p>
    <w:p w14:paraId="2B740094">
      <w:pPr>
        <w:pStyle w:val="17"/>
        <w:rPr>
          <w:rFonts w:hint="eastAsia"/>
          <w:lang w:eastAsia="zh-CN"/>
        </w:rPr>
      </w:pPr>
      <w:r>
        <w:rPr>
          <w:rFonts w:hint="eastAsia"/>
          <w:lang w:val="en-US" w:eastAsia="zh-CN"/>
        </w:rPr>
        <w:t>2、</w:t>
      </w:r>
      <w:r>
        <w:rPr>
          <w:rFonts w:hint="eastAsia"/>
          <w:lang w:eastAsia="zh-CN"/>
        </w:rPr>
        <w:t>工业</w:t>
      </w:r>
    </w:p>
    <w:p w14:paraId="1075301D">
      <w:pPr>
        <w:pStyle w:val="17"/>
        <w:rPr>
          <w:rFonts w:hint="eastAsia"/>
          <w:lang w:eastAsia="zh-CN"/>
        </w:rPr>
      </w:pPr>
      <w:r>
        <w:rPr>
          <w:rFonts w:hint="eastAsia"/>
          <w:lang w:val="en-US" w:eastAsia="zh-CN"/>
        </w:rPr>
        <w:t>3、</w:t>
      </w:r>
      <w:r>
        <w:rPr>
          <w:rFonts w:hint="eastAsia"/>
          <w:lang w:eastAsia="zh-CN"/>
        </w:rPr>
        <w:t>建筑业</w:t>
      </w:r>
    </w:p>
    <w:p w14:paraId="5DDC69E5">
      <w:pPr>
        <w:pStyle w:val="17"/>
        <w:rPr>
          <w:rFonts w:hint="eastAsia"/>
          <w:lang w:eastAsia="zh-CN"/>
        </w:rPr>
      </w:pPr>
      <w:r>
        <w:rPr>
          <w:rFonts w:hint="eastAsia"/>
          <w:lang w:val="en-US" w:eastAsia="zh-CN"/>
        </w:rPr>
        <w:t>4、</w:t>
      </w:r>
      <w:r>
        <w:rPr>
          <w:rFonts w:hint="eastAsia"/>
          <w:lang w:eastAsia="zh-CN"/>
        </w:rPr>
        <w:t>批发业</w:t>
      </w:r>
    </w:p>
    <w:p w14:paraId="52587210">
      <w:pPr>
        <w:pStyle w:val="17"/>
        <w:rPr>
          <w:rFonts w:hint="eastAsia"/>
          <w:lang w:eastAsia="zh-CN"/>
        </w:rPr>
      </w:pPr>
      <w:r>
        <w:rPr>
          <w:rFonts w:hint="eastAsia"/>
          <w:lang w:val="en-US" w:eastAsia="zh-CN"/>
        </w:rPr>
        <w:t>5、</w:t>
      </w:r>
      <w:r>
        <w:rPr>
          <w:rFonts w:hint="eastAsia"/>
          <w:lang w:eastAsia="zh-CN"/>
        </w:rPr>
        <w:t>零售业</w:t>
      </w:r>
    </w:p>
    <w:p w14:paraId="41DA5346">
      <w:pPr>
        <w:pStyle w:val="17"/>
        <w:rPr>
          <w:rFonts w:hint="eastAsia"/>
          <w:lang w:eastAsia="zh-CN"/>
        </w:rPr>
      </w:pPr>
      <w:r>
        <w:rPr>
          <w:rFonts w:hint="eastAsia"/>
          <w:lang w:val="en-US" w:eastAsia="zh-CN"/>
        </w:rPr>
        <w:t>6、</w:t>
      </w:r>
      <w:r>
        <w:rPr>
          <w:rFonts w:hint="eastAsia"/>
          <w:lang w:eastAsia="zh-CN"/>
        </w:rPr>
        <w:t>交通运输业</w:t>
      </w:r>
    </w:p>
    <w:p w14:paraId="5E5B5DF2">
      <w:pPr>
        <w:pStyle w:val="17"/>
        <w:rPr>
          <w:rFonts w:hint="eastAsia"/>
          <w:lang w:eastAsia="zh-CN"/>
        </w:rPr>
      </w:pPr>
      <w:r>
        <w:rPr>
          <w:rFonts w:hint="eastAsia"/>
          <w:lang w:val="en-US" w:eastAsia="zh-CN"/>
        </w:rPr>
        <w:t>7、</w:t>
      </w:r>
      <w:r>
        <w:rPr>
          <w:rFonts w:hint="eastAsia"/>
          <w:lang w:eastAsia="zh-CN"/>
        </w:rPr>
        <w:t>仓储业</w:t>
      </w:r>
    </w:p>
    <w:p w14:paraId="3BA07A81">
      <w:pPr>
        <w:pStyle w:val="17"/>
        <w:rPr>
          <w:rFonts w:hint="eastAsia"/>
          <w:lang w:eastAsia="zh-CN"/>
        </w:rPr>
      </w:pPr>
      <w:r>
        <w:rPr>
          <w:rFonts w:hint="eastAsia"/>
          <w:lang w:val="en-US" w:eastAsia="zh-CN"/>
        </w:rPr>
        <w:t>8、</w:t>
      </w:r>
      <w:r>
        <w:rPr>
          <w:rFonts w:hint="eastAsia"/>
          <w:lang w:eastAsia="zh-CN"/>
        </w:rPr>
        <w:t>邮政业</w:t>
      </w:r>
    </w:p>
    <w:p w14:paraId="0E5C2E7F">
      <w:pPr>
        <w:pStyle w:val="17"/>
        <w:rPr>
          <w:rFonts w:hint="eastAsia"/>
          <w:lang w:eastAsia="zh-CN"/>
        </w:rPr>
      </w:pPr>
      <w:r>
        <w:rPr>
          <w:rFonts w:hint="eastAsia"/>
          <w:lang w:val="en-US" w:eastAsia="zh-CN"/>
        </w:rPr>
        <w:t>9、</w:t>
      </w:r>
      <w:r>
        <w:rPr>
          <w:rFonts w:hint="eastAsia"/>
          <w:lang w:eastAsia="zh-CN"/>
        </w:rPr>
        <w:t>住宿业</w:t>
      </w:r>
    </w:p>
    <w:p w14:paraId="691D73CB">
      <w:pPr>
        <w:pStyle w:val="17"/>
        <w:rPr>
          <w:rFonts w:hint="eastAsia"/>
          <w:lang w:eastAsia="zh-CN"/>
        </w:rPr>
      </w:pPr>
      <w:r>
        <w:rPr>
          <w:rFonts w:hint="eastAsia"/>
          <w:lang w:val="en-US" w:eastAsia="zh-CN"/>
        </w:rPr>
        <w:t>10、</w:t>
      </w:r>
      <w:r>
        <w:rPr>
          <w:rFonts w:hint="eastAsia"/>
          <w:lang w:eastAsia="zh-CN"/>
        </w:rPr>
        <w:t>餐饮业</w:t>
      </w:r>
    </w:p>
    <w:p w14:paraId="0DE93A36">
      <w:pPr>
        <w:pStyle w:val="17"/>
        <w:rPr>
          <w:rFonts w:hint="eastAsia"/>
          <w:lang w:eastAsia="zh-CN"/>
        </w:rPr>
      </w:pPr>
      <w:r>
        <w:rPr>
          <w:rFonts w:hint="eastAsia"/>
          <w:lang w:val="en-US" w:eastAsia="zh-CN"/>
        </w:rPr>
        <w:t>11、</w:t>
      </w:r>
      <w:r>
        <w:rPr>
          <w:rFonts w:hint="eastAsia"/>
          <w:lang w:eastAsia="zh-CN"/>
        </w:rPr>
        <w:t>信息传输业</w:t>
      </w:r>
    </w:p>
    <w:p w14:paraId="61746F49">
      <w:pPr>
        <w:pStyle w:val="17"/>
        <w:rPr>
          <w:rFonts w:hint="eastAsia"/>
          <w:lang w:eastAsia="zh-CN"/>
        </w:rPr>
      </w:pPr>
      <w:r>
        <w:rPr>
          <w:rFonts w:hint="eastAsia"/>
          <w:lang w:val="en-US" w:eastAsia="zh-CN"/>
        </w:rPr>
        <w:t>12、</w:t>
      </w:r>
      <w:r>
        <w:rPr>
          <w:rFonts w:hint="eastAsia"/>
          <w:lang w:eastAsia="zh-CN"/>
        </w:rPr>
        <w:t>软件和信息技术服务业</w:t>
      </w:r>
    </w:p>
    <w:p w14:paraId="35550502">
      <w:pPr>
        <w:pStyle w:val="17"/>
        <w:rPr>
          <w:rFonts w:hint="eastAsia"/>
          <w:lang w:eastAsia="zh-CN"/>
        </w:rPr>
      </w:pPr>
      <w:r>
        <w:rPr>
          <w:rFonts w:hint="eastAsia"/>
          <w:lang w:val="en-US" w:eastAsia="zh-CN"/>
        </w:rPr>
        <w:t>13、</w:t>
      </w:r>
      <w:r>
        <w:rPr>
          <w:rFonts w:hint="eastAsia"/>
          <w:lang w:eastAsia="zh-CN"/>
        </w:rPr>
        <w:t>房地产开发经营业</w:t>
      </w:r>
    </w:p>
    <w:p w14:paraId="08AC77D2">
      <w:pPr>
        <w:pStyle w:val="17"/>
        <w:rPr>
          <w:rFonts w:hint="eastAsia"/>
          <w:lang w:eastAsia="zh-CN"/>
        </w:rPr>
      </w:pPr>
      <w:r>
        <w:rPr>
          <w:rFonts w:hint="eastAsia"/>
          <w:lang w:val="en-US" w:eastAsia="zh-CN"/>
        </w:rPr>
        <w:t>14、</w:t>
      </w:r>
      <w:r>
        <w:rPr>
          <w:rFonts w:hint="eastAsia"/>
          <w:lang w:eastAsia="zh-CN"/>
        </w:rPr>
        <w:t>物业管理业</w:t>
      </w:r>
    </w:p>
    <w:p w14:paraId="1B0B151A">
      <w:pPr>
        <w:pStyle w:val="17"/>
        <w:rPr>
          <w:rFonts w:hint="eastAsia"/>
          <w:lang w:eastAsia="zh-CN"/>
        </w:rPr>
      </w:pPr>
      <w:r>
        <w:rPr>
          <w:rFonts w:hint="eastAsia"/>
          <w:lang w:val="en-US" w:eastAsia="zh-CN"/>
        </w:rPr>
        <w:t>15、</w:t>
      </w:r>
      <w:r>
        <w:rPr>
          <w:rFonts w:hint="eastAsia"/>
          <w:lang w:eastAsia="zh-CN"/>
        </w:rPr>
        <w:t>租赁和商务服务业</w:t>
      </w:r>
    </w:p>
    <w:p w14:paraId="4BA90EF7">
      <w:pPr>
        <w:pStyle w:val="17"/>
      </w:pPr>
      <w:r>
        <w:rPr>
          <w:rFonts w:hint="eastAsia"/>
          <w:lang w:val="en-US" w:eastAsia="zh-CN"/>
        </w:rPr>
        <w:t>16、</w:t>
      </w:r>
      <w:r>
        <w:rPr>
          <w:rFonts w:hint="eastAsia"/>
          <w:lang w:eastAsia="zh-CN"/>
        </w:rPr>
        <w:t>其他未列明行业</w:t>
      </w:r>
    </w:p>
  </w:comment>
  <w:comment w:id="25" w:author="Administrator" w:date="2023-03-31T11:29:21Z" w:initials="庄工">
    <w:p w14:paraId="4F230F26">
      <w:pPr>
        <w:pStyle w:val="17"/>
        <w:rPr>
          <w:rFonts w:hint="eastAsia" w:ascii="宋体" w:hAnsi="宋体" w:eastAsia="宋体" w:cs="宋体"/>
          <w:i w:val="0"/>
          <w:iCs w:val="0"/>
          <w:color w:val="000000"/>
          <w:kern w:val="0"/>
          <w:sz w:val="18"/>
          <w:szCs w:val="18"/>
          <w:u w:val="none"/>
          <w:lang w:val="en-US" w:eastAsia="zh-CN" w:bidi="ar"/>
        </w:rPr>
      </w:pPr>
      <w:r>
        <w:rPr>
          <w:rFonts w:hint="eastAsia" w:hAnsi="宋体" w:cs="宋体"/>
          <w:i w:val="0"/>
          <w:iCs w:val="0"/>
          <w:color w:val="000000"/>
          <w:kern w:val="0"/>
          <w:sz w:val="18"/>
          <w:szCs w:val="18"/>
          <w:u w:val="none"/>
          <w:lang w:val="en-US" w:eastAsia="zh-CN" w:bidi="ar"/>
        </w:rPr>
        <w:t>该项在清单中有两种：</w:t>
      </w:r>
    </w:p>
    <w:p w14:paraId="585B4A40">
      <w:pPr>
        <w:pStyle w:val="17"/>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智能联网储物柜（24门、工控机）(含软件)</w:t>
      </w:r>
    </w:p>
    <w:p w14:paraId="75335DA3">
      <w:pPr>
        <w:pStyle w:val="17"/>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智能联网储物柜（16门副柜）</w:t>
      </w:r>
    </w:p>
    <w:p w14:paraId="263555B9">
      <w:pPr>
        <w:pStyle w:val="17"/>
        <w:rPr>
          <w:rFonts w:hint="eastAsia" w:ascii="宋体" w:hAnsi="宋体" w:eastAsia="宋体" w:cs="宋体"/>
          <w:i w:val="0"/>
          <w:iCs w:val="0"/>
          <w:color w:val="000000"/>
          <w:kern w:val="0"/>
          <w:sz w:val="18"/>
          <w:szCs w:val="18"/>
          <w:u w:val="none"/>
          <w:lang w:val="en-US" w:eastAsia="zh-CN" w:bidi="ar"/>
        </w:rPr>
      </w:pPr>
      <w:r>
        <w:rPr>
          <w:rFonts w:hint="eastAsia" w:hAnsi="宋体" w:cs="宋体"/>
          <w:i w:val="0"/>
          <w:iCs w:val="0"/>
          <w:color w:val="000000"/>
          <w:kern w:val="0"/>
          <w:sz w:val="18"/>
          <w:szCs w:val="18"/>
          <w:u w:val="none"/>
          <w:lang w:val="en-US" w:eastAsia="zh-CN" w:bidi="ar"/>
        </w:rPr>
        <w:t>请明确哪种为核心产品</w:t>
      </w:r>
    </w:p>
  </w:comment>
  <w:comment w:id="26" w:author="Administrator" w:date="2023-03-31T11:30:08Z" w:initials="庄工">
    <w:p w14:paraId="30686788">
      <w:pPr>
        <w:pStyle w:val="17"/>
        <w:rPr>
          <w:rFonts w:hint="eastAsia" w:eastAsia="宋体"/>
          <w:lang w:eastAsia="zh-CN"/>
        </w:rPr>
      </w:pPr>
      <w:r>
        <w:rPr>
          <w:rFonts w:hint="eastAsia"/>
          <w:lang w:eastAsia="zh-CN"/>
        </w:rPr>
        <w:t>请再次复核货物清单是否完整准确</w:t>
      </w:r>
    </w:p>
  </w:comment>
  <w:comment w:id="27" w:author="Administrator" w:date="2023-03-31T11:31:07Z" w:initials="庄工">
    <w:p w14:paraId="62E17FAD">
      <w:pPr>
        <w:pStyle w:val="17"/>
        <w:rPr>
          <w:rFonts w:hint="eastAsia" w:eastAsia="宋体"/>
          <w:lang w:eastAsia="zh-CN"/>
        </w:rPr>
      </w:pPr>
      <w:r>
        <w:rPr>
          <w:rFonts w:hint="eastAsia"/>
          <w:lang w:eastAsia="zh-CN"/>
        </w:rPr>
        <w:t>技术参数为可偏离项，不建议该内容同时出现在货物名称及技术参数中，请保留一处即可</w:t>
      </w:r>
    </w:p>
  </w:comment>
  <w:comment w:id="28" w:author="Administrator" w:date="2023-03-31T11:48:51Z" w:initials="庄工">
    <w:p w14:paraId="15D51A2A">
      <w:pPr>
        <w:pStyle w:val="17"/>
        <w:rPr>
          <w:rFonts w:hint="eastAsia" w:eastAsia="宋体"/>
          <w:lang w:eastAsia="zh-CN"/>
        </w:rPr>
      </w:pPr>
      <w:r>
        <w:rPr>
          <w:rFonts w:hint="eastAsia"/>
          <w:lang w:eastAsia="zh-CN"/>
        </w:rPr>
        <w:t>建议增加允许偏差值（</w:t>
      </w:r>
      <w:r>
        <w:rPr>
          <w:rFonts w:hint="eastAsia"/>
          <w:lang w:val="en-US" w:eastAsia="zh-CN"/>
        </w:rPr>
        <w:t>±XXmm</w:t>
      </w:r>
      <w:r>
        <w:rPr>
          <w:rFonts w:hint="eastAsia"/>
          <w:lang w:eastAsia="zh-CN"/>
        </w:rPr>
        <w:t>）</w:t>
      </w:r>
    </w:p>
  </w:comment>
  <w:comment w:id="29" w:author="Administrator" w:date="2023-03-31T11:49:36Z" w:initials="庄工">
    <w:p w14:paraId="173231B2">
      <w:pPr>
        <w:pStyle w:val="17"/>
        <w:rPr>
          <w:rFonts w:hint="default" w:eastAsia="宋体"/>
          <w:lang w:val="en-US" w:eastAsia="zh-CN"/>
        </w:rPr>
      </w:pPr>
      <w:r>
        <w:rPr>
          <w:rFonts w:hint="eastAsia"/>
          <w:lang w:eastAsia="zh-CN"/>
        </w:rPr>
        <w:t>对应值是否为长宽高？建议明确，且允许偏差</w:t>
      </w:r>
      <w:r>
        <w:rPr>
          <w:rFonts w:hint="eastAsia"/>
          <w:lang w:val="en-US" w:eastAsia="zh-CN"/>
        </w:rPr>
        <w:t>±XXmm</w:t>
      </w:r>
    </w:p>
  </w:comment>
  <w:comment w:id="30" w:author="Administrator" w:date="2023-03-31T11:49:32Z" w:initials="庄工">
    <w:p w14:paraId="190A4A5D">
      <w:pPr>
        <w:pStyle w:val="17"/>
      </w:pPr>
    </w:p>
  </w:comment>
  <w:comment w:id="31" w:author="Administrator" w:date="2023-03-31T11:52:21Z" w:initials="庄工">
    <w:p w14:paraId="185A7AE5">
      <w:pPr>
        <w:pStyle w:val="17"/>
        <w:rPr>
          <w:rFonts w:hint="default" w:eastAsia="宋体"/>
          <w:lang w:val="en-US" w:eastAsia="zh-CN"/>
        </w:rPr>
      </w:pPr>
      <w:r>
        <w:rPr>
          <w:rFonts w:hint="eastAsia"/>
          <w:lang w:eastAsia="zh-CN"/>
        </w:rPr>
        <w:t>请明确是</w:t>
      </w:r>
      <w:r>
        <w:rPr>
          <w:rFonts w:hint="eastAsia"/>
          <w:lang w:val="en-US" w:eastAsia="zh-CN"/>
        </w:rPr>
        <w:t>cpu支持国产自研是什么意思，表达是否完整，检测报告是否能证明芯片支持自研？</w:t>
      </w:r>
    </w:p>
  </w:comment>
  <w:comment w:id="32" w:author="Administrator" w:date="2023-03-31T11:53:09Z" w:initials="庄工">
    <w:p w14:paraId="26E930DC">
      <w:pPr>
        <w:pStyle w:val="17"/>
        <w:rPr>
          <w:rFonts w:hint="eastAsia"/>
          <w:lang w:eastAsia="zh-CN"/>
        </w:rPr>
      </w:pPr>
      <w:r>
        <w:rPr>
          <w:rFonts w:hint="eastAsia"/>
          <w:lang w:val="en-US" w:eastAsia="zh-CN"/>
        </w:rPr>
        <w:t>1、</w:t>
      </w:r>
      <w:r>
        <w:rPr>
          <w:rFonts w:hint="eastAsia"/>
          <w:lang w:eastAsia="zh-CN"/>
        </w:rPr>
        <w:t>无法判断“第三方权威检测机构”；</w:t>
      </w:r>
    </w:p>
    <w:p w14:paraId="195D0F77">
      <w:pPr>
        <w:pStyle w:val="17"/>
        <w:rPr>
          <w:rFonts w:hint="eastAsia"/>
          <w:lang w:val="en-US" w:eastAsia="zh-CN"/>
        </w:rPr>
      </w:pPr>
      <w:r>
        <w:rPr>
          <w:rFonts w:hint="eastAsia"/>
          <w:lang w:val="en-US" w:eastAsia="zh-CN"/>
        </w:rPr>
        <w:t>2、</w:t>
      </w:r>
      <w:r>
        <w:rPr>
          <w:rFonts w:hint="eastAsia"/>
          <w:lang w:eastAsia="zh-CN"/>
        </w:rPr>
        <w:t>建议所有检测报告均统一要求为：具有</w:t>
      </w:r>
      <w:r>
        <w:rPr>
          <w:rFonts w:hint="eastAsia"/>
          <w:lang w:val="en-US" w:eastAsia="zh-CN"/>
        </w:rPr>
        <w:t>CMA或CNAS标识的检测报告；</w:t>
      </w:r>
    </w:p>
    <w:p w14:paraId="62B505EB">
      <w:pPr>
        <w:pStyle w:val="17"/>
        <w:rPr>
          <w:rFonts w:hint="default"/>
          <w:lang w:val="en-US" w:eastAsia="zh-CN"/>
        </w:rPr>
      </w:pPr>
      <w:r>
        <w:rPr>
          <w:rFonts w:hint="eastAsia"/>
          <w:lang w:val="en-US" w:eastAsia="zh-CN"/>
        </w:rPr>
        <w:t>3、本项目为电子化评审，投标文件均采用电子秘钥加密上传，具有法律效应，建议无需盖章。</w:t>
      </w:r>
    </w:p>
  </w:comment>
  <w:comment w:id="33" w:author="Administrator" w:date="2023-03-31T11:54:10Z" w:initials="庄工">
    <w:p w14:paraId="70C56169">
      <w:pPr>
        <w:pStyle w:val="17"/>
        <w:rPr>
          <w:rFonts w:hint="eastAsia" w:eastAsia="宋体"/>
          <w:lang w:eastAsia="zh-CN"/>
        </w:rPr>
      </w:pPr>
      <w:r>
        <w:rPr>
          <w:rFonts w:hint="eastAsia"/>
          <w:lang w:eastAsia="zh-CN"/>
        </w:rPr>
        <w:t>同上</w:t>
      </w:r>
    </w:p>
  </w:comment>
  <w:comment w:id="34" w:author="Administrator" w:date="2023-04-03T14:38:21Z" w:initials="庄工">
    <w:p w14:paraId="396C003A">
      <w:pPr>
        <w:pStyle w:val="17"/>
      </w:pPr>
    </w:p>
  </w:comment>
  <w:comment w:id="35" w:author="Administrator" w:date="2023-04-03T14:38:05Z" w:initials="庄工">
    <w:p w14:paraId="66983693">
      <w:pPr>
        <w:pStyle w:val="17"/>
      </w:pPr>
      <w:bookmarkStart w:id="98" w:name="_GoBack"/>
      <w:bookmarkEnd w:id="98"/>
    </w:p>
  </w:comment>
  <w:comment w:id="36" w:author="Administrator" w:date="2023-03-31T11:56:36Z" w:initials="庄工">
    <w:p w14:paraId="3F573B0D">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B2E462C" w15:done="0"/>
  <w15:commentEx w15:paraId="45F91F8B" w15:done="0"/>
  <w15:commentEx w15:paraId="79DC3F0E" w15:done="0"/>
  <w15:commentEx w15:paraId="61F055BC" w15:done="0"/>
  <w15:commentEx w15:paraId="390E4FCA" w15:done="0"/>
  <w15:commentEx w15:paraId="5F6D663D" w15:done="0"/>
  <w15:commentEx w15:paraId="1A317E94" w15:done="0"/>
  <w15:commentEx w15:paraId="74745092" w15:done="0"/>
  <w15:commentEx w15:paraId="758D4BAF" w15:done="0"/>
  <w15:commentEx w15:paraId="3EA440B5" w15:done="0"/>
  <w15:commentEx w15:paraId="71D53990" w15:done="0"/>
  <w15:commentEx w15:paraId="176A785E" w15:done="0"/>
  <w15:commentEx w15:paraId="19FC2040" w15:done="0"/>
  <w15:commentEx w15:paraId="78765D80" w15:done="0"/>
  <w15:commentEx w15:paraId="054B5002" w15:done="0"/>
  <w15:commentEx w15:paraId="046B5217" w15:done="0"/>
  <w15:commentEx w15:paraId="45B14736" w15:done="0"/>
  <w15:commentEx w15:paraId="07DB3921" w15:done="0"/>
  <w15:commentEx w15:paraId="105A7F7D" w15:done="0"/>
  <w15:commentEx w15:paraId="06724CEA" w15:done="0"/>
  <w15:commentEx w15:paraId="5482161E" w15:done="0"/>
  <w15:commentEx w15:paraId="28712A8D" w15:done="0"/>
  <w15:commentEx w15:paraId="348C53A8" w15:done="0"/>
  <w15:commentEx w15:paraId="1C5E36B8" w15:done="0"/>
  <w15:commentEx w15:paraId="4BA90EF7" w15:done="0"/>
  <w15:commentEx w15:paraId="263555B9" w15:done="0"/>
  <w15:commentEx w15:paraId="30686788" w15:done="0"/>
  <w15:commentEx w15:paraId="62E17FAD" w15:done="0"/>
  <w15:commentEx w15:paraId="15D51A2A" w15:done="0"/>
  <w15:commentEx w15:paraId="173231B2" w15:done="0"/>
  <w15:commentEx w15:paraId="190A4A5D" w15:done="0"/>
  <w15:commentEx w15:paraId="185A7AE5" w15:done="0"/>
  <w15:commentEx w15:paraId="62B505EB" w15:done="0"/>
  <w15:commentEx w15:paraId="70C56169" w15:done="0"/>
  <w15:commentEx w15:paraId="396C003A" w15:done="0"/>
  <w15:commentEx w15:paraId="66983693" w15:done="0"/>
  <w15:commentEx w15:paraId="3F573B0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1FF"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roman"/>
    <w:pitch w:val="default"/>
    <w:sig w:usb0="A00002FF" w:usb1="28CFFCFA" w:usb2="00000016" w:usb3="00000000" w:csb0="00100001" w:csb1="00000000"/>
  </w:font>
  <w:font w:name="FZXBSK--GBK1-0">
    <w:altName w:val="宋体"/>
    <w:panose1 w:val="00000000000000000000"/>
    <w:charset w:val="86"/>
    <w:family w:val="auto"/>
    <w:pitch w:val="default"/>
    <w:sig w:usb0="00000000" w:usb1="00000000" w:usb2="00000000" w:usb3="00000000" w:csb0="00040000" w:csb1="00000000"/>
  </w:font>
  <w:font w:name="FangSong_GB2312">
    <w:altName w:val="仿宋_GB2312"/>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framePr w:wrap="around" w:vAnchor="text" w:hAnchor="margin" w:xAlign="center" w:y="1"/>
      <w:rPr>
        <w:rStyle w:val="48"/>
      </w:rPr>
    </w:pPr>
    <w:r>
      <w:t xml:space="preserve">- </w:t>
    </w:r>
    <w:r>
      <w:fldChar w:fldCharType="begin"/>
    </w:r>
    <w:r>
      <w:instrText xml:space="preserve"> PAGE </w:instrText>
    </w:r>
    <w:r>
      <w:fldChar w:fldCharType="separate"/>
    </w:r>
    <w:r>
      <w:t>8</w:t>
    </w:r>
    <w:r>
      <w:fldChar w:fldCharType="end"/>
    </w:r>
    <w:r>
      <w:t xml:space="preserve"> -</w:t>
    </w:r>
  </w:p>
  <w:p>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720F5"/>
    <w:multiLevelType w:val="singleLevel"/>
    <w:tmpl w:val="AF0720F5"/>
    <w:lvl w:ilvl="0" w:tentative="0">
      <w:start w:val="2"/>
      <w:numFmt w:val="decimal"/>
      <w:suff w:val="space"/>
      <w:lvlText w:val="%1."/>
      <w:lvlJc w:val="left"/>
    </w:lvl>
  </w:abstractNum>
  <w:abstractNum w:abstractNumId="1">
    <w:nsid w:val="D76725A9"/>
    <w:multiLevelType w:val="singleLevel"/>
    <w:tmpl w:val="D76725A9"/>
    <w:lvl w:ilvl="0" w:tentative="0">
      <w:start w:val="2"/>
      <w:numFmt w:val="decimal"/>
      <w:suff w:val="nothing"/>
      <w:lvlText w:val="%1、"/>
      <w:lvlJc w:val="left"/>
      <w:pPr>
        <w:ind w:left="630" w:leftChars="0" w:firstLine="0" w:firstLineChars="0"/>
      </w:pPr>
    </w:lvl>
  </w:abstractNum>
  <w:abstractNum w:abstractNumId="2">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3">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8">
    <w:nsid w:val="4D034486"/>
    <w:multiLevelType w:val="singleLevel"/>
    <w:tmpl w:val="4D034486"/>
    <w:lvl w:ilvl="0" w:tentative="0">
      <w:start w:val="3"/>
      <w:numFmt w:val="chineseCounting"/>
      <w:suff w:val="space"/>
      <w:lvlText w:val="第%1条"/>
      <w:lvlJc w:val="left"/>
      <w:rPr>
        <w:rFonts w:hint="eastAsia"/>
      </w:rPr>
    </w:lvl>
  </w:abstractNum>
  <w:abstractNum w:abstractNumId="9">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9"/>
  </w:num>
  <w:num w:numId="6">
    <w:abstractNumId w:val="7"/>
  </w:num>
  <w:num w:numId="7">
    <w:abstractNumId w:val="0"/>
  </w:num>
  <w:num w:numId="8">
    <w:abstractNumId w:val="1"/>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rson w15:author="ZP">
    <w15:presenceInfo w15:providerId="None" w15:userId="Z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83"/>
    <w:rsid w:val="000006EA"/>
    <w:rsid w:val="00000AD9"/>
    <w:rsid w:val="000043C0"/>
    <w:rsid w:val="00004F2D"/>
    <w:rsid w:val="000050CA"/>
    <w:rsid w:val="000051C6"/>
    <w:rsid w:val="00005215"/>
    <w:rsid w:val="00005A10"/>
    <w:rsid w:val="00005D3D"/>
    <w:rsid w:val="0000667D"/>
    <w:rsid w:val="00006F7B"/>
    <w:rsid w:val="00007951"/>
    <w:rsid w:val="00010063"/>
    <w:rsid w:val="00010102"/>
    <w:rsid w:val="0001019E"/>
    <w:rsid w:val="00011EA6"/>
    <w:rsid w:val="00012640"/>
    <w:rsid w:val="00012B21"/>
    <w:rsid w:val="0001300F"/>
    <w:rsid w:val="0001480D"/>
    <w:rsid w:val="00014A5C"/>
    <w:rsid w:val="00015388"/>
    <w:rsid w:val="0001716B"/>
    <w:rsid w:val="00017F81"/>
    <w:rsid w:val="000211EA"/>
    <w:rsid w:val="000234B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6BD"/>
    <w:rsid w:val="00162C33"/>
    <w:rsid w:val="0016340E"/>
    <w:rsid w:val="00164E23"/>
    <w:rsid w:val="0016595F"/>
    <w:rsid w:val="00166A2C"/>
    <w:rsid w:val="00166BF2"/>
    <w:rsid w:val="00166CC3"/>
    <w:rsid w:val="00170A9E"/>
    <w:rsid w:val="00170ED1"/>
    <w:rsid w:val="0017121A"/>
    <w:rsid w:val="00171401"/>
    <w:rsid w:val="0017141F"/>
    <w:rsid w:val="00171777"/>
    <w:rsid w:val="001719FB"/>
    <w:rsid w:val="00172B65"/>
    <w:rsid w:val="00172EF5"/>
    <w:rsid w:val="001732E1"/>
    <w:rsid w:val="0017486B"/>
    <w:rsid w:val="0017613E"/>
    <w:rsid w:val="00177167"/>
    <w:rsid w:val="00177753"/>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A0B"/>
    <w:rsid w:val="001E77DA"/>
    <w:rsid w:val="001E7A2F"/>
    <w:rsid w:val="001E7AB0"/>
    <w:rsid w:val="001E7DD0"/>
    <w:rsid w:val="001F0349"/>
    <w:rsid w:val="001F077B"/>
    <w:rsid w:val="001F0B74"/>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545"/>
    <w:rsid w:val="002F0823"/>
    <w:rsid w:val="002F2471"/>
    <w:rsid w:val="002F2B7A"/>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1A4A"/>
    <w:rsid w:val="00351D95"/>
    <w:rsid w:val="00351FB4"/>
    <w:rsid w:val="00353860"/>
    <w:rsid w:val="00354CD9"/>
    <w:rsid w:val="003556C1"/>
    <w:rsid w:val="00355EEE"/>
    <w:rsid w:val="00356FC1"/>
    <w:rsid w:val="00357883"/>
    <w:rsid w:val="00360494"/>
    <w:rsid w:val="00360C00"/>
    <w:rsid w:val="00361243"/>
    <w:rsid w:val="00361633"/>
    <w:rsid w:val="00361935"/>
    <w:rsid w:val="003626AE"/>
    <w:rsid w:val="0036292A"/>
    <w:rsid w:val="00362AF3"/>
    <w:rsid w:val="0036467D"/>
    <w:rsid w:val="00364BEE"/>
    <w:rsid w:val="0036508D"/>
    <w:rsid w:val="003651C8"/>
    <w:rsid w:val="00366321"/>
    <w:rsid w:val="00366419"/>
    <w:rsid w:val="003669F1"/>
    <w:rsid w:val="00366F10"/>
    <w:rsid w:val="003700A3"/>
    <w:rsid w:val="00370B40"/>
    <w:rsid w:val="00371A92"/>
    <w:rsid w:val="00371C15"/>
    <w:rsid w:val="00372CDF"/>
    <w:rsid w:val="00373411"/>
    <w:rsid w:val="00373D40"/>
    <w:rsid w:val="003741F6"/>
    <w:rsid w:val="00374A29"/>
    <w:rsid w:val="00374FA4"/>
    <w:rsid w:val="003756C6"/>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443D"/>
    <w:rsid w:val="003A4DE4"/>
    <w:rsid w:val="003A6A5A"/>
    <w:rsid w:val="003A72E9"/>
    <w:rsid w:val="003B175A"/>
    <w:rsid w:val="003B3231"/>
    <w:rsid w:val="003B357A"/>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7A"/>
    <w:rsid w:val="005012AD"/>
    <w:rsid w:val="005016E5"/>
    <w:rsid w:val="00501A56"/>
    <w:rsid w:val="00502317"/>
    <w:rsid w:val="005027BB"/>
    <w:rsid w:val="00503415"/>
    <w:rsid w:val="005034C1"/>
    <w:rsid w:val="005037E1"/>
    <w:rsid w:val="00503B5C"/>
    <w:rsid w:val="0050456A"/>
    <w:rsid w:val="00505C46"/>
    <w:rsid w:val="005068E1"/>
    <w:rsid w:val="005070B6"/>
    <w:rsid w:val="005077C5"/>
    <w:rsid w:val="00510111"/>
    <w:rsid w:val="00510B80"/>
    <w:rsid w:val="0051168A"/>
    <w:rsid w:val="005117D2"/>
    <w:rsid w:val="005118A6"/>
    <w:rsid w:val="005122F4"/>
    <w:rsid w:val="0051405F"/>
    <w:rsid w:val="0051444F"/>
    <w:rsid w:val="005156A6"/>
    <w:rsid w:val="00516393"/>
    <w:rsid w:val="00516669"/>
    <w:rsid w:val="005179A5"/>
    <w:rsid w:val="00520B4F"/>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5AF7"/>
    <w:rsid w:val="00566024"/>
    <w:rsid w:val="005671C3"/>
    <w:rsid w:val="0057060C"/>
    <w:rsid w:val="0057189C"/>
    <w:rsid w:val="00571BD2"/>
    <w:rsid w:val="00571CD7"/>
    <w:rsid w:val="00571D59"/>
    <w:rsid w:val="00572E3E"/>
    <w:rsid w:val="0057332B"/>
    <w:rsid w:val="0057364D"/>
    <w:rsid w:val="005737FC"/>
    <w:rsid w:val="0057420B"/>
    <w:rsid w:val="0057593B"/>
    <w:rsid w:val="005762CE"/>
    <w:rsid w:val="00580280"/>
    <w:rsid w:val="00580B9E"/>
    <w:rsid w:val="00580DAB"/>
    <w:rsid w:val="0058135A"/>
    <w:rsid w:val="005817D9"/>
    <w:rsid w:val="00581F7C"/>
    <w:rsid w:val="00583358"/>
    <w:rsid w:val="005839BF"/>
    <w:rsid w:val="00584058"/>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A0B9F"/>
    <w:rsid w:val="005A0EFC"/>
    <w:rsid w:val="005A44E7"/>
    <w:rsid w:val="005A5D8E"/>
    <w:rsid w:val="005A63D8"/>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871"/>
    <w:rsid w:val="00610E48"/>
    <w:rsid w:val="00610FE0"/>
    <w:rsid w:val="00613C47"/>
    <w:rsid w:val="00615086"/>
    <w:rsid w:val="00616201"/>
    <w:rsid w:val="00616225"/>
    <w:rsid w:val="00616BA2"/>
    <w:rsid w:val="0061705E"/>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F86"/>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738E"/>
    <w:rsid w:val="00677F23"/>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A58"/>
    <w:rsid w:val="00707517"/>
    <w:rsid w:val="007078ED"/>
    <w:rsid w:val="00710187"/>
    <w:rsid w:val="007101D7"/>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528"/>
    <w:rsid w:val="00742788"/>
    <w:rsid w:val="007436F2"/>
    <w:rsid w:val="00743B2E"/>
    <w:rsid w:val="0074436D"/>
    <w:rsid w:val="00746951"/>
    <w:rsid w:val="00746F65"/>
    <w:rsid w:val="007472C3"/>
    <w:rsid w:val="0074791E"/>
    <w:rsid w:val="00750948"/>
    <w:rsid w:val="00750A23"/>
    <w:rsid w:val="0075115D"/>
    <w:rsid w:val="00751A33"/>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6758"/>
    <w:rsid w:val="007F6D96"/>
    <w:rsid w:val="00800D05"/>
    <w:rsid w:val="00801D7A"/>
    <w:rsid w:val="008020F2"/>
    <w:rsid w:val="00803F74"/>
    <w:rsid w:val="00804653"/>
    <w:rsid w:val="00804C48"/>
    <w:rsid w:val="0080505A"/>
    <w:rsid w:val="008060B3"/>
    <w:rsid w:val="00806639"/>
    <w:rsid w:val="00806A8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37AE"/>
    <w:rsid w:val="00873FEA"/>
    <w:rsid w:val="0087419B"/>
    <w:rsid w:val="008744CC"/>
    <w:rsid w:val="00874592"/>
    <w:rsid w:val="008751C1"/>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52E0"/>
    <w:rsid w:val="00925501"/>
    <w:rsid w:val="00926982"/>
    <w:rsid w:val="00926D4C"/>
    <w:rsid w:val="009270C4"/>
    <w:rsid w:val="0093083B"/>
    <w:rsid w:val="0093092B"/>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953"/>
    <w:rsid w:val="00A823D7"/>
    <w:rsid w:val="00A827C9"/>
    <w:rsid w:val="00A8350D"/>
    <w:rsid w:val="00A85B31"/>
    <w:rsid w:val="00A861F3"/>
    <w:rsid w:val="00A86C48"/>
    <w:rsid w:val="00A90DB1"/>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F06"/>
    <w:rsid w:val="00AB4FFF"/>
    <w:rsid w:val="00AB5190"/>
    <w:rsid w:val="00AB5513"/>
    <w:rsid w:val="00AB5A0C"/>
    <w:rsid w:val="00AB6070"/>
    <w:rsid w:val="00AB6DFC"/>
    <w:rsid w:val="00AB7354"/>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DD7"/>
    <w:rsid w:val="00C95ED6"/>
    <w:rsid w:val="00C96BBB"/>
    <w:rsid w:val="00CA04D5"/>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7131"/>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47A3"/>
    <w:rsid w:val="00FF4B3F"/>
    <w:rsid w:val="00FF4B43"/>
    <w:rsid w:val="00FF574F"/>
    <w:rsid w:val="011E42FB"/>
    <w:rsid w:val="012146C6"/>
    <w:rsid w:val="05821997"/>
    <w:rsid w:val="073560E2"/>
    <w:rsid w:val="08435AFA"/>
    <w:rsid w:val="086C45DD"/>
    <w:rsid w:val="090C7C1B"/>
    <w:rsid w:val="0AAF0616"/>
    <w:rsid w:val="0B98466A"/>
    <w:rsid w:val="0BCF5635"/>
    <w:rsid w:val="0C4C5587"/>
    <w:rsid w:val="0E6E6F80"/>
    <w:rsid w:val="0FF94323"/>
    <w:rsid w:val="108D4A90"/>
    <w:rsid w:val="1279453E"/>
    <w:rsid w:val="132E127A"/>
    <w:rsid w:val="13405409"/>
    <w:rsid w:val="14173562"/>
    <w:rsid w:val="158A21D5"/>
    <w:rsid w:val="161A1EE6"/>
    <w:rsid w:val="1813141A"/>
    <w:rsid w:val="198E1224"/>
    <w:rsid w:val="1AAD5A01"/>
    <w:rsid w:val="1B325F2A"/>
    <w:rsid w:val="1C5B4B04"/>
    <w:rsid w:val="1D520EF7"/>
    <w:rsid w:val="1E570B9A"/>
    <w:rsid w:val="1F36068E"/>
    <w:rsid w:val="20A556B0"/>
    <w:rsid w:val="20D022AC"/>
    <w:rsid w:val="21360A20"/>
    <w:rsid w:val="21531809"/>
    <w:rsid w:val="219A1B7F"/>
    <w:rsid w:val="23AA6A32"/>
    <w:rsid w:val="24B31149"/>
    <w:rsid w:val="25F11338"/>
    <w:rsid w:val="273B2105"/>
    <w:rsid w:val="27FE2461"/>
    <w:rsid w:val="2889409B"/>
    <w:rsid w:val="2B033371"/>
    <w:rsid w:val="2C240F34"/>
    <w:rsid w:val="2C64115C"/>
    <w:rsid w:val="2D0B54A3"/>
    <w:rsid w:val="2D230138"/>
    <w:rsid w:val="2D774616"/>
    <w:rsid w:val="2DEF248C"/>
    <w:rsid w:val="300801AF"/>
    <w:rsid w:val="3063463F"/>
    <w:rsid w:val="31770DD7"/>
    <w:rsid w:val="31932DD9"/>
    <w:rsid w:val="31B036D4"/>
    <w:rsid w:val="324B16F5"/>
    <w:rsid w:val="32F70C5D"/>
    <w:rsid w:val="33A514A9"/>
    <w:rsid w:val="33B67A9F"/>
    <w:rsid w:val="34E60A39"/>
    <w:rsid w:val="375F2BC5"/>
    <w:rsid w:val="378E3D82"/>
    <w:rsid w:val="39A02314"/>
    <w:rsid w:val="3AAF08D2"/>
    <w:rsid w:val="3C7518A8"/>
    <w:rsid w:val="3C826BC9"/>
    <w:rsid w:val="3CDF3135"/>
    <w:rsid w:val="3EA3432C"/>
    <w:rsid w:val="3EBA649C"/>
    <w:rsid w:val="3FB269C3"/>
    <w:rsid w:val="410061AC"/>
    <w:rsid w:val="4101205E"/>
    <w:rsid w:val="41571D6E"/>
    <w:rsid w:val="416038EC"/>
    <w:rsid w:val="46D22A55"/>
    <w:rsid w:val="48D43EA7"/>
    <w:rsid w:val="499C184D"/>
    <w:rsid w:val="4A1530CF"/>
    <w:rsid w:val="4CF9097C"/>
    <w:rsid w:val="4FEC07C0"/>
    <w:rsid w:val="51886FEF"/>
    <w:rsid w:val="51F30B1D"/>
    <w:rsid w:val="527C5F4E"/>
    <w:rsid w:val="5288185D"/>
    <w:rsid w:val="53B57275"/>
    <w:rsid w:val="55711F3C"/>
    <w:rsid w:val="55E93B62"/>
    <w:rsid w:val="58236A15"/>
    <w:rsid w:val="58321EC6"/>
    <w:rsid w:val="586757C9"/>
    <w:rsid w:val="58DB5B74"/>
    <w:rsid w:val="5B365F9C"/>
    <w:rsid w:val="5B5174A3"/>
    <w:rsid w:val="5BCE3D57"/>
    <w:rsid w:val="5C644EC1"/>
    <w:rsid w:val="5D652999"/>
    <w:rsid w:val="5DBD0D0C"/>
    <w:rsid w:val="5E6229A3"/>
    <w:rsid w:val="5E643D94"/>
    <w:rsid w:val="5EEC4F2C"/>
    <w:rsid w:val="602B5E86"/>
    <w:rsid w:val="618F50F0"/>
    <w:rsid w:val="66074398"/>
    <w:rsid w:val="666B09B5"/>
    <w:rsid w:val="66885224"/>
    <w:rsid w:val="66B948FB"/>
    <w:rsid w:val="67C81523"/>
    <w:rsid w:val="67FF49EE"/>
    <w:rsid w:val="680558C7"/>
    <w:rsid w:val="68D357B0"/>
    <w:rsid w:val="69502755"/>
    <w:rsid w:val="69D4537F"/>
    <w:rsid w:val="6C1429CD"/>
    <w:rsid w:val="6E041BCC"/>
    <w:rsid w:val="6E9B0019"/>
    <w:rsid w:val="7282691B"/>
    <w:rsid w:val="728B1D53"/>
    <w:rsid w:val="730D6726"/>
    <w:rsid w:val="753B2065"/>
    <w:rsid w:val="76D10E3F"/>
    <w:rsid w:val="77901832"/>
    <w:rsid w:val="7810174F"/>
    <w:rsid w:val="786B73C0"/>
    <w:rsid w:val="788277B6"/>
    <w:rsid w:val="7AC0694E"/>
    <w:rsid w:val="7B133DEB"/>
    <w:rsid w:val="7CB64E66"/>
    <w:rsid w:val="7DB23C95"/>
    <w:rsid w:val="7DB42281"/>
    <w:rsid w:val="7EC40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link w:val="56"/>
    <w:qFormat/>
    <w:uiPriority w:val="0"/>
    <w:pPr>
      <w:spacing w:before="340" w:after="330" w:line="360" w:lineRule="auto"/>
      <w:jc w:val="center"/>
      <w:outlineLvl w:val="0"/>
    </w:pPr>
    <w:rPr>
      <w:rFonts w:eastAsia="黑体"/>
      <w:kern w:val="44"/>
      <w:szCs w:val="44"/>
    </w:rPr>
  </w:style>
  <w:style w:type="paragraph" w:styleId="4">
    <w:name w:val="heading 2"/>
    <w:basedOn w:val="1"/>
    <w:next w:val="1"/>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80"/>
    <w:qFormat/>
    <w:uiPriority w:val="0"/>
    <w:pPr>
      <w:keepNext/>
      <w:keepLines/>
      <w:spacing w:before="280" w:after="290" w:line="376" w:lineRule="auto"/>
      <w:outlineLvl w:val="4"/>
    </w:pPr>
    <w:rPr>
      <w:b/>
      <w:sz w:val="28"/>
      <w:szCs w:val="20"/>
    </w:rPr>
  </w:style>
  <w:style w:type="paragraph" w:styleId="9">
    <w:name w:val="heading 6"/>
    <w:basedOn w:val="1"/>
    <w:next w:val="8"/>
    <w:link w:val="83"/>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4"/>
    <w:qFormat/>
    <w:uiPriority w:val="0"/>
    <w:pPr>
      <w:keepNext/>
      <w:keepLines/>
      <w:spacing w:before="240" w:after="64" w:line="320" w:lineRule="auto"/>
      <w:outlineLvl w:val="6"/>
    </w:pPr>
    <w:rPr>
      <w:b/>
      <w:sz w:val="24"/>
      <w:szCs w:val="20"/>
    </w:rPr>
  </w:style>
  <w:style w:type="paragraph" w:styleId="11">
    <w:name w:val="heading 8"/>
    <w:basedOn w:val="1"/>
    <w:next w:val="8"/>
    <w:link w:val="85"/>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2"/>
    <w:qFormat/>
    <w:uiPriority w:val="0"/>
    <w:pPr>
      <w:spacing w:line="360" w:lineRule="auto"/>
    </w:pPr>
    <w:rPr>
      <w:b/>
      <w:bCs/>
      <w:sz w:val="24"/>
    </w:rPr>
  </w:style>
  <w:style w:type="paragraph" w:styleId="8">
    <w:name w:val="Normal Indent"/>
    <w:basedOn w:val="1"/>
    <w:link w:val="57"/>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8"/>
    <w:qFormat/>
    <w:uiPriority w:val="0"/>
    <w:pPr>
      <w:spacing w:after="120"/>
    </w:pPr>
    <w:rPr>
      <w:sz w:val="16"/>
      <w:szCs w:val="16"/>
    </w:rPr>
  </w:style>
  <w:style w:type="paragraph" w:styleId="19">
    <w:name w:val="Body Text Indent"/>
    <w:basedOn w:val="1"/>
    <w:link w:val="79"/>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90"/>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8"/>
    <w:qFormat/>
    <w:uiPriority w:val="0"/>
    <w:rPr>
      <w:rFonts w:ascii="宋体" w:hAnsi="Courier New"/>
      <w:sz w:val="32"/>
      <w:szCs w:val="20"/>
    </w:rPr>
  </w:style>
  <w:style w:type="paragraph" w:styleId="25">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9"/>
    <w:semiHidden/>
    <w:qFormat/>
    <w:uiPriority w:val="99"/>
    <w:rPr>
      <w:sz w:val="18"/>
      <w:szCs w:val="18"/>
    </w:rPr>
  </w:style>
  <w:style w:type="paragraph" w:styleId="27">
    <w:name w:val="footer"/>
    <w:basedOn w:val="1"/>
    <w:link w:val="97"/>
    <w:qFormat/>
    <w:uiPriority w:val="0"/>
    <w:pPr>
      <w:tabs>
        <w:tab w:val="center" w:pos="4153"/>
        <w:tab w:val="right" w:pos="8306"/>
      </w:tabs>
      <w:snapToGrid w:val="0"/>
      <w:jc w:val="left"/>
    </w:pPr>
    <w:rPr>
      <w:sz w:val="18"/>
      <w:szCs w:val="18"/>
    </w:rPr>
  </w:style>
  <w:style w:type="paragraph" w:styleId="28">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2">
    <w:name w:val="toc 6"/>
    <w:basedOn w:val="1"/>
    <w:next w:val="1"/>
    <w:semiHidden/>
    <w:qFormat/>
    <w:uiPriority w:val="0"/>
    <w:pPr>
      <w:ind w:left="1050"/>
      <w:jc w:val="left"/>
    </w:pPr>
    <w:rPr>
      <w:szCs w:val="21"/>
    </w:rPr>
  </w:style>
  <w:style w:type="paragraph" w:styleId="33">
    <w:name w:val="Body Text Indent 3"/>
    <w:basedOn w:val="1"/>
    <w:link w:val="95"/>
    <w:qFormat/>
    <w:uiPriority w:val="0"/>
    <w:pPr>
      <w:spacing w:line="360" w:lineRule="auto"/>
      <w:ind w:firstLine="482" w:firstLineChars="200"/>
    </w:pPr>
    <w:rPr>
      <w:rFonts w:ascii="宋体"/>
      <w:b/>
      <w:bCs/>
      <w:sz w:val="24"/>
    </w:rPr>
  </w:style>
  <w:style w:type="paragraph" w:styleId="34">
    <w:name w:val="toc 2"/>
    <w:basedOn w:val="1"/>
    <w:next w:val="1"/>
    <w:semiHidden/>
    <w:qFormat/>
    <w:uiPriority w:val="0"/>
    <w:pPr>
      <w:tabs>
        <w:tab w:val="right" w:leader="dot" w:pos="8296"/>
      </w:tabs>
      <w:ind w:left="210"/>
      <w:jc w:val="left"/>
    </w:pPr>
    <w:rPr>
      <w:smallCaps/>
    </w:rPr>
  </w:style>
  <w:style w:type="paragraph" w:styleId="35">
    <w:name w:val="toc 9"/>
    <w:basedOn w:val="1"/>
    <w:next w:val="1"/>
    <w:semiHidden/>
    <w:qFormat/>
    <w:uiPriority w:val="0"/>
    <w:pPr>
      <w:ind w:left="1680"/>
      <w:jc w:val="left"/>
    </w:pPr>
    <w:rPr>
      <w:szCs w:val="21"/>
    </w:rPr>
  </w:style>
  <w:style w:type="paragraph" w:styleId="36">
    <w:name w:val="Body Text 2"/>
    <w:basedOn w:val="1"/>
    <w:link w:val="96"/>
    <w:qFormat/>
    <w:uiPriority w:val="0"/>
    <w:pPr>
      <w:spacing w:line="360" w:lineRule="auto"/>
    </w:pPr>
    <w:rPr>
      <w:sz w:val="24"/>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7"/>
    <w:next w:val="17"/>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basedOn w:val="46"/>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字符"/>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字符"/>
    <w:link w:val="5"/>
    <w:qFormat/>
    <w:uiPriority w:val="9"/>
    <w:rPr>
      <w:rFonts w:ascii="宋体" w:hAnsi="宋体" w:eastAsia="宋体"/>
      <w:b/>
      <w:bCs/>
      <w:kern w:val="2"/>
      <w:sz w:val="28"/>
      <w:szCs w:val="32"/>
      <w:lang w:val="en-US" w:eastAsia="zh-CN" w:bidi="ar-SA"/>
    </w:rPr>
  </w:style>
  <w:style w:type="character" w:customStyle="1" w:styleId="56">
    <w:name w:val="标题 1 字符"/>
    <w:link w:val="3"/>
    <w:qFormat/>
    <w:uiPriority w:val="0"/>
    <w:rPr>
      <w:rFonts w:ascii="宋体" w:hAnsi="宋体" w:eastAsia="黑体"/>
      <w:b/>
      <w:bCs/>
      <w:kern w:val="44"/>
      <w:sz w:val="28"/>
      <w:szCs w:val="44"/>
      <w:lang w:val="en-US" w:eastAsia="zh-CN" w:bidi="ar-SA"/>
    </w:rPr>
  </w:style>
  <w:style w:type="character" w:customStyle="1" w:styleId="57">
    <w:name w:val="正文缩进 字符"/>
    <w:link w:val="8"/>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字符"/>
    <w:link w:val="4"/>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4"/>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字符"/>
    <w:link w:val="19"/>
    <w:qFormat/>
    <w:uiPriority w:val="0"/>
    <w:rPr>
      <w:rFonts w:eastAsia="宋体"/>
      <w:kern w:val="2"/>
      <w:sz w:val="21"/>
      <w:szCs w:val="24"/>
      <w:lang w:val="en-US" w:eastAsia="zh-CN" w:bidi="ar-SA"/>
    </w:rPr>
  </w:style>
  <w:style w:type="character" w:customStyle="1" w:styleId="80">
    <w:name w:val="标题 5 字符"/>
    <w:link w:val="7"/>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字符"/>
    <w:link w:val="9"/>
    <w:qFormat/>
    <w:uiPriority w:val="0"/>
    <w:rPr>
      <w:rFonts w:ascii="Arial" w:hAnsi="Arial" w:eastAsia="黑体"/>
      <w:b/>
      <w:kern w:val="2"/>
      <w:sz w:val="24"/>
      <w:lang w:val="en-US" w:eastAsia="zh-CN" w:bidi="ar-SA"/>
    </w:rPr>
  </w:style>
  <w:style w:type="character" w:customStyle="1" w:styleId="84">
    <w:name w:val="标题 7 字符"/>
    <w:link w:val="10"/>
    <w:qFormat/>
    <w:uiPriority w:val="0"/>
    <w:rPr>
      <w:rFonts w:eastAsia="宋体"/>
      <w:b/>
      <w:kern w:val="2"/>
      <w:sz w:val="24"/>
      <w:lang w:val="en-US" w:eastAsia="zh-CN" w:bidi="ar-SA"/>
    </w:rPr>
  </w:style>
  <w:style w:type="character" w:customStyle="1" w:styleId="85">
    <w:name w:val="标题 8 字符"/>
    <w:link w:val="11"/>
    <w:qFormat/>
    <w:uiPriority w:val="0"/>
    <w:rPr>
      <w:rFonts w:ascii="Arial" w:hAnsi="Arial" w:eastAsia="黑体"/>
      <w:kern w:val="2"/>
      <w:sz w:val="24"/>
      <w:lang w:val="en-US" w:eastAsia="zh-CN" w:bidi="ar-SA"/>
    </w:rPr>
  </w:style>
  <w:style w:type="character" w:customStyle="1" w:styleId="86">
    <w:name w:val="标题 9 字符"/>
    <w:link w:val="12"/>
    <w:qFormat/>
    <w:uiPriority w:val="0"/>
    <w:rPr>
      <w:rFonts w:ascii="Arial" w:hAnsi="Arial" w:eastAsia="黑体"/>
      <w:kern w:val="2"/>
      <w:sz w:val="21"/>
      <w:lang w:val="en-US" w:eastAsia="zh-CN" w:bidi="ar-SA"/>
    </w:rPr>
  </w:style>
  <w:style w:type="character" w:customStyle="1" w:styleId="87">
    <w:name w:val="标题 字符"/>
    <w:link w:val="40"/>
    <w:qFormat/>
    <w:uiPriority w:val="0"/>
    <w:rPr>
      <w:rFonts w:ascii="Arial" w:hAnsi="Arial" w:eastAsia="隶书" w:cs="Arial"/>
      <w:b/>
      <w:bCs/>
      <w:kern w:val="2"/>
      <w:sz w:val="32"/>
      <w:szCs w:val="32"/>
      <w:lang w:val="en-US" w:eastAsia="zh-CN" w:bidi="ar-SA"/>
    </w:rPr>
  </w:style>
  <w:style w:type="character" w:customStyle="1" w:styleId="88">
    <w:name w:val="日期 字符"/>
    <w:link w:val="24"/>
    <w:qFormat/>
    <w:uiPriority w:val="0"/>
    <w:rPr>
      <w:rFonts w:ascii="宋体" w:hAnsi="Courier New" w:eastAsia="宋体"/>
      <w:kern w:val="2"/>
      <w:sz w:val="32"/>
      <w:lang w:val="en-US" w:eastAsia="zh-CN" w:bidi="ar-SA"/>
    </w:rPr>
  </w:style>
  <w:style w:type="character" w:customStyle="1" w:styleId="89">
    <w:name w:val="HTML 预设格式 字符"/>
    <w:link w:val="37"/>
    <w:qFormat/>
    <w:uiPriority w:val="0"/>
    <w:rPr>
      <w:rFonts w:ascii="Arial Unicode MS" w:hAnsi="Arial Unicode MS" w:eastAsia="Arial Unicode MS"/>
      <w:color w:val="000000"/>
      <w:lang w:val="en-US" w:eastAsia="zh-CN" w:bidi="ar-SA"/>
    </w:rPr>
  </w:style>
  <w:style w:type="character" w:customStyle="1" w:styleId="90">
    <w:name w:val="纯文本 字符"/>
    <w:link w:val="22"/>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字符"/>
    <w:link w:val="2"/>
    <w:qFormat/>
    <w:uiPriority w:val="0"/>
    <w:rPr>
      <w:rFonts w:eastAsia="宋体"/>
      <w:b/>
      <w:bCs/>
      <w:kern w:val="2"/>
      <w:sz w:val="24"/>
      <w:szCs w:val="24"/>
      <w:lang w:val="en-US" w:eastAsia="zh-CN" w:bidi="ar-SA"/>
    </w:rPr>
  </w:style>
  <w:style w:type="character" w:customStyle="1" w:styleId="93">
    <w:name w:val="正文文本缩进 2 字符"/>
    <w:link w:val="25"/>
    <w:qFormat/>
    <w:uiPriority w:val="0"/>
    <w:rPr>
      <w:rFonts w:ascii="宋体" w:hAnsi="宋体" w:eastAsia="宋体"/>
      <w:kern w:val="2"/>
      <w:sz w:val="21"/>
      <w:szCs w:val="24"/>
      <w:lang w:val="en-US" w:eastAsia="zh-CN" w:bidi="ar-SA"/>
    </w:rPr>
  </w:style>
  <w:style w:type="character" w:customStyle="1" w:styleId="94">
    <w:name w:val="页眉 字符"/>
    <w:link w:val="28"/>
    <w:qFormat/>
    <w:uiPriority w:val="99"/>
    <w:rPr>
      <w:rFonts w:eastAsia="宋体"/>
      <w:kern w:val="2"/>
      <w:sz w:val="18"/>
      <w:szCs w:val="18"/>
      <w:lang w:val="en-US" w:eastAsia="zh-CN" w:bidi="ar-SA"/>
    </w:rPr>
  </w:style>
  <w:style w:type="character" w:customStyle="1" w:styleId="95">
    <w:name w:val="正文文本缩进 3 字符"/>
    <w:link w:val="33"/>
    <w:qFormat/>
    <w:uiPriority w:val="0"/>
    <w:rPr>
      <w:rFonts w:ascii="宋体" w:eastAsia="宋体"/>
      <w:b/>
      <w:bCs/>
      <w:kern w:val="2"/>
      <w:sz w:val="24"/>
      <w:szCs w:val="24"/>
      <w:lang w:val="en-US" w:eastAsia="zh-CN" w:bidi="ar-SA"/>
    </w:rPr>
  </w:style>
  <w:style w:type="character" w:customStyle="1" w:styleId="96">
    <w:name w:val="正文文本 2 字符"/>
    <w:link w:val="36"/>
    <w:qFormat/>
    <w:uiPriority w:val="0"/>
    <w:rPr>
      <w:rFonts w:eastAsia="宋体"/>
      <w:kern w:val="2"/>
      <w:sz w:val="24"/>
      <w:szCs w:val="24"/>
      <w:lang w:val="en-US" w:eastAsia="zh-CN" w:bidi="ar-SA"/>
    </w:rPr>
  </w:style>
  <w:style w:type="character" w:customStyle="1" w:styleId="97">
    <w:name w:val="页脚 字符"/>
    <w:link w:val="27"/>
    <w:qFormat/>
    <w:uiPriority w:val="0"/>
    <w:rPr>
      <w:rFonts w:eastAsia="宋体"/>
      <w:kern w:val="2"/>
      <w:sz w:val="18"/>
      <w:szCs w:val="18"/>
      <w:lang w:val="en-US" w:eastAsia="zh-CN" w:bidi="ar-SA"/>
    </w:rPr>
  </w:style>
  <w:style w:type="character" w:customStyle="1" w:styleId="98">
    <w:name w:val="正文文本 3 字符"/>
    <w:link w:val="18"/>
    <w:qFormat/>
    <w:uiPriority w:val="0"/>
    <w:rPr>
      <w:rFonts w:eastAsia="宋体"/>
      <w:kern w:val="2"/>
      <w:sz w:val="16"/>
      <w:szCs w:val="16"/>
      <w:lang w:val="en-US" w:eastAsia="zh-CN" w:bidi="ar-SA"/>
    </w:rPr>
  </w:style>
  <w:style w:type="character" w:customStyle="1" w:styleId="99">
    <w:name w:val="批注框文本 字符"/>
    <w:link w:val="26"/>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文本首行缩进 字符"/>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19"/>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2"/>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字符"/>
    <w:basedOn w:val="46"/>
    <w:link w:val="17"/>
    <w:semiHidden/>
    <w:qFormat/>
    <w:uiPriority w:val="99"/>
    <w:rPr>
      <w:rFonts w:ascii="宋体"/>
      <w:sz w:val="34"/>
    </w:rPr>
  </w:style>
  <w:style w:type="character" w:customStyle="1" w:styleId="185">
    <w:name w:val="批注主题 字符"/>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字符"/>
    <w:basedOn w:val="46"/>
    <w:link w:val="31"/>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字符"/>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字符"/>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B4DA3C-3EBF-4C34-A699-3832E525D532}">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Pages>
  <Words>6321</Words>
  <Characters>36030</Characters>
  <Lines>300</Lines>
  <Paragraphs>84</Paragraphs>
  <TotalTime>3</TotalTime>
  <ScaleCrop>false</ScaleCrop>
  <LinksUpToDate>false</LinksUpToDate>
  <CharactersWithSpaces>42267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Administrator</cp:lastModifiedBy>
  <cp:lastPrinted>2021-05-16T11:04:00Z</cp:lastPrinted>
  <dcterms:modified xsi:type="dcterms:W3CDTF">2023-04-03T06:38:31Z</dcterms:modified>
  <dc:title>招  标　文　件</dc:title>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243091301A4148079198C90D48845B32</vt:lpwstr>
  </property>
</Properties>
</file>