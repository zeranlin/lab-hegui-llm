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8C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FF0000"/>
          <w:szCs w:val="21"/>
        </w:rPr>
      </w:pPr>
      <w:bookmarkStart w:id="0" w:name="_Hlk71456902"/>
      <w:r>
        <w:rPr>
          <w:rFonts w:hint="eastAsia" w:ascii="宋体" w:hAnsi="宋体" w:eastAsia="宋体" w:cs="宋体"/>
          <w:b/>
          <w:bCs/>
          <w:color w:val="FF0000"/>
          <w:kern w:val="44"/>
          <w:sz w:val="28"/>
          <w:szCs w:val="44"/>
          <w:lang w:val="en-US" w:eastAsia="zh-CN"/>
        </w:rPr>
        <w:t>特别</w:t>
      </w:r>
      <w:r>
        <w:rPr>
          <w:rFonts w:hint="eastAsia" w:ascii="宋体" w:hAnsi="宋体" w:eastAsia="宋体" w:cs="宋体"/>
          <w:b/>
          <w:bCs/>
          <w:color w:val="FF0000"/>
          <w:kern w:val="44"/>
          <w:sz w:val="28"/>
          <w:szCs w:val="44"/>
        </w:rPr>
        <w:t>警示条款</w:t>
      </w:r>
    </w:p>
    <w:p w14:paraId="65F2736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3F39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noWrap w:val="0"/>
            <w:vAlign w:val="center"/>
          </w:tcPr>
          <w:p w14:paraId="583BA2A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57819C7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2C16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5575703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5364510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38CC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2270F5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549505F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591C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057C4F8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4CD839D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2993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811" w:type="dxa"/>
            <w:tcBorders>
              <w:tl2br w:val="nil"/>
              <w:tr2bl w:val="nil"/>
            </w:tcBorders>
            <w:noWrap w:val="0"/>
            <w:vAlign w:val="center"/>
          </w:tcPr>
          <w:p w14:paraId="3DDC71D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059B6B7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406D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noWrap w:val="0"/>
            <w:vAlign w:val="center"/>
          </w:tcPr>
          <w:p w14:paraId="059F6F4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005AFC3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0162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noWrap w:val="0"/>
            <w:vAlign w:val="center"/>
          </w:tcPr>
          <w:p w14:paraId="518D2E5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4400F0D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09FEA6D8">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一、</w:t>
      </w:r>
      <w:r>
        <w:rPr>
          <w:rFonts w:hint="eastAsia" w:ascii="宋体" w:hAnsi="宋体" w:eastAsia="宋体" w:cs="宋体"/>
          <w:b/>
          <w:bCs/>
          <w:color w:val="FF0000"/>
          <w:sz w:val="20"/>
          <w:szCs w:val="20"/>
        </w:rPr>
        <w:t>《深圳经济特区政府采购条例》第五十七条</w:t>
      </w:r>
      <w:r>
        <w:rPr>
          <w:rFonts w:hint="eastAsia" w:ascii="宋体" w:hAnsi="宋体" w:eastAsia="宋体" w:cs="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15EAD09A">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（一）在采购活动中应当回避而未回避的；</w:t>
      </w:r>
    </w:p>
    <w:p w14:paraId="0CF41BF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（二）未按本条例规定签订、履行采购合同，造成严重后果的；</w:t>
      </w:r>
    </w:p>
    <w:p w14:paraId="377FA89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（三）隐瞒真实情况，提供虚假资料的；</w:t>
      </w:r>
    </w:p>
    <w:p w14:paraId="2C1D6E2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（四）以非法手段排斥其他供应商参与竞争的；</w:t>
      </w:r>
    </w:p>
    <w:p w14:paraId="525FB03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（五）与其他采购参加人串通投标的；</w:t>
      </w:r>
    </w:p>
    <w:p w14:paraId="2F2E3E4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（六）恶意投诉的；</w:t>
      </w:r>
    </w:p>
    <w:p w14:paraId="2168D29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（七）向采购项目相关人行贿或者提供其他不当利益的；</w:t>
      </w:r>
    </w:p>
    <w:p w14:paraId="44B3DD4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（八）阻碍、抗拒主管部门监督检查的；</w:t>
      </w:r>
    </w:p>
    <w:p w14:paraId="2A95774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（九）其他违反本条例规定的行为。</w:t>
      </w:r>
    </w:p>
    <w:p w14:paraId="08724865">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b/>
          <w:bCs/>
          <w:color w:val="FF0000"/>
          <w:sz w:val="20"/>
          <w:szCs w:val="20"/>
        </w:rPr>
        <w:t>二、《深圳经济特区政府采购条例实施细则》第七十五条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w:t>
      </w:r>
      <w:r>
        <w:rPr>
          <w:rFonts w:hint="eastAsia" w:ascii="宋体" w:hAnsi="宋体" w:eastAsia="宋体" w:cs="宋体"/>
          <w:color w:val="FF0000"/>
          <w:sz w:val="20"/>
          <w:szCs w:val="20"/>
          <w:lang w:val="en-US" w:eastAsia="zh-CN"/>
        </w:rPr>
        <w:t>之一</w:t>
      </w:r>
      <w:r>
        <w:rPr>
          <w:rFonts w:hint="eastAsia" w:ascii="宋体" w:hAnsi="宋体" w:eastAsia="宋体" w:cs="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（三）不同投标供应商的投标文件由同一单位或者同一人编制，或者由同一人分阶段参与编制的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（四）不同投标供应商的投标文件或部分投标文件相互混装</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（五）不同投标供应商的投标文件内容存在非正常一致</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（六）由同一单位工作人员为两家以上（含两家）供应商进行同一项投标活动的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（七）主管部门依照法律、法规认定的其他情形。</w:t>
      </w:r>
    </w:p>
    <w:p w14:paraId="0A6DCFF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b/>
          <w:bCs/>
          <w:color w:val="FF0000"/>
          <w:sz w:val="20"/>
          <w:szCs w:val="20"/>
        </w:rPr>
        <w:t>三、《深圳经济特区政府采购条例实施细则》第七十七条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供应商有下列情形之一的，属于隐瞒真实情况，提供虚假资料，按照采购条例第五十七</w:t>
      </w:r>
      <w:r>
        <w:rPr>
          <w:rFonts w:hint="eastAsia" w:ascii="宋体" w:hAnsi="宋体" w:eastAsia="宋体" w:cs="宋体"/>
          <w:color w:val="FF0000"/>
          <w:sz w:val="20"/>
          <w:szCs w:val="20"/>
          <w:lang w:val="en-US" w:eastAsia="zh-CN"/>
        </w:rPr>
        <w:t>条</w:t>
      </w:r>
      <w:r>
        <w:rPr>
          <w:rFonts w:hint="eastAsia" w:ascii="宋体" w:hAnsi="宋体" w:eastAsia="宋体" w:cs="宋体"/>
          <w:color w:val="FF0000"/>
          <w:sz w:val="20"/>
          <w:szCs w:val="20"/>
        </w:rPr>
        <w:t>的有关规定处理：（一）通过转让或者租借等方式从其他单位获取资格或者资质证书投标的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（二）由其他单位或者其他单位负责人在投标供应商编制的投标文件上加盖印章或者签字的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（三）项目负责人或者主要技术人员不是本单位人员的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（四）投标保证金不是从投标供应商基本账户转出的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（五）其他隐瞒真实情况、提供虚假资料的行为。</w:t>
      </w:r>
    </w:p>
    <w:p w14:paraId="1C920E7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 w:val="20"/>
          <w:szCs w:val="20"/>
        </w:rPr>
      </w:pPr>
      <w:r>
        <w:rPr>
          <w:rFonts w:hint="eastAsia" w:ascii="宋体" w:hAnsi="宋体" w:eastAsia="宋体" w:cs="宋体"/>
          <w:color w:val="FF0000"/>
          <w:sz w:val="20"/>
          <w:szCs w:val="20"/>
        </w:rPr>
        <w:t>投标供应商不能提供项目负责人或者主要技术人员的劳动合同、社会保险等劳动关系证明材料的，视为存在前款第（三）项规定的情形。</w:t>
      </w:r>
    </w:p>
    <w:p w14:paraId="1E1DB13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四、</w:t>
      </w:r>
      <w:r>
        <w:rPr>
          <w:rFonts w:hint="eastAsia" w:ascii="宋体" w:hAnsi="宋体" w:eastAsia="宋体" w:cs="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3E62DCF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06A9ACD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0"/>
          <w:szCs w:val="20"/>
        </w:rPr>
        <w:t>取消参与本市政府采购资格</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依法吊销其营业</w:t>
      </w:r>
      <w:r>
        <w:rPr>
          <w:rFonts w:hint="eastAsia" w:ascii="宋体" w:hAnsi="宋体" w:eastAsia="宋体" w:cs="宋体"/>
          <w:color w:val="FF0000"/>
          <w:sz w:val="20"/>
          <w:szCs w:val="20"/>
          <w:lang w:val="en-US" w:eastAsia="zh-CN"/>
        </w:rPr>
        <w:t>执照等行政处罚，</w:t>
      </w:r>
      <w:r>
        <w:rPr>
          <w:rFonts w:hint="eastAsia" w:ascii="宋体" w:hAnsi="宋体" w:eastAsia="宋体" w:cs="宋体"/>
          <w:color w:val="FF0000"/>
          <w:sz w:val="20"/>
          <w:szCs w:val="20"/>
        </w:rPr>
        <w:t>构成犯罪的，依法追究刑事责任</w:t>
      </w:r>
      <w:r>
        <w:rPr>
          <w:rFonts w:hint="eastAsia" w:ascii="宋体" w:hAnsi="宋体" w:eastAsia="宋体" w:cs="宋体"/>
          <w:b w:val="0"/>
          <w:bCs/>
          <w:color w:val="FF0000"/>
          <w:sz w:val="20"/>
          <w:szCs w:val="20"/>
          <w:lang w:val="en-US" w:eastAsia="zh-CN"/>
        </w:rPr>
        <w:t>，请各供应商独立编制、上传投标文件，妥善保管和使用电子秘钥。</w:t>
      </w:r>
    </w:p>
    <w:p w14:paraId="21F6BB1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color w:val="FF0000"/>
        </w:rPr>
      </w:pPr>
      <w:r>
        <w:rPr>
          <w:rFonts w:hint="eastAsia" w:ascii="宋体" w:hAnsi="宋体" w:eastAsia="宋体" w:cs="宋体"/>
          <w:b/>
          <w:color w:val="FF0000"/>
          <w:lang w:val="en-US" w:eastAsia="zh-CN"/>
        </w:rPr>
        <w:t>五</w:t>
      </w:r>
      <w:r>
        <w:rPr>
          <w:rFonts w:hint="eastAsia" w:ascii="宋体" w:hAnsi="宋体" w:eastAsia="宋体" w:cs="宋体"/>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6FEF021E">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color w:val="FF0000"/>
          <w:kern w:val="2"/>
          <w:sz w:val="21"/>
          <w:szCs w:val="24"/>
          <w:lang w:val="en-US" w:eastAsia="zh-CN" w:bidi="ar-SA"/>
        </w:rPr>
      </w:pPr>
    </w:p>
    <w:p w14:paraId="71B14108">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color w:val="FF0000"/>
          <w:kern w:val="2"/>
          <w:sz w:val="21"/>
          <w:szCs w:val="24"/>
          <w:lang w:val="en-US" w:eastAsia="zh-CN" w:bidi="ar-SA"/>
        </w:rPr>
      </w:pPr>
      <w:r>
        <w:rPr>
          <w:rFonts w:hint="eastAsia" w:ascii="宋体" w:hAnsi="宋体" w:eastAsia="宋体" w:cs="宋体"/>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2E25944C">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color w:val="FF0000"/>
          <w:sz w:val="40"/>
          <w:szCs w:val="40"/>
        </w:rPr>
      </w:pPr>
    </w:p>
    <w:p w14:paraId="5A84B7DE">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365A02F6">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lang w:eastAsia="zh-CN"/>
        </w:rPr>
      </w:pPr>
      <w:r>
        <w:rPr>
          <w:rFonts w:hint="eastAsia" w:ascii="宋体" w:hAnsi="宋体" w:eastAsia="宋体" w:cs="宋体"/>
          <w:sz w:val="40"/>
          <w:szCs w:val="40"/>
          <w:lang w:eastAsia="zh-CN"/>
        </w:rPr>
        <w:t>深圳市公安局龙华分局公安视频监控</w:t>
      </w:r>
    </w:p>
    <w:p w14:paraId="2B63E028">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lang w:eastAsia="zh-CN"/>
        </w:rPr>
      </w:pPr>
      <w:r>
        <w:rPr>
          <w:rFonts w:hint="eastAsia" w:ascii="宋体" w:hAnsi="宋体" w:eastAsia="宋体" w:cs="宋体"/>
          <w:sz w:val="40"/>
          <w:szCs w:val="40"/>
          <w:lang w:eastAsia="zh-CN"/>
        </w:rPr>
        <w:t>补盲专项采购项目</w:t>
      </w:r>
    </w:p>
    <w:p w14:paraId="22640D38">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55F1B3C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D7AA75D">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项目编号：</w:t>
            </w:r>
          </w:p>
        </w:tc>
        <w:tc>
          <w:tcPr>
            <w:tcW w:w="5220" w:type="dxa"/>
            <w:shd w:val="clear" w:color="auto" w:fill="auto"/>
            <w:vAlign w:val="center"/>
          </w:tcPr>
          <w:p w14:paraId="39B5C7F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w:t>
            </w:r>
          </w:p>
        </w:tc>
      </w:tr>
      <w:tr w14:paraId="5A6154C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CF95299">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项目名称：</w:t>
            </w:r>
          </w:p>
        </w:tc>
        <w:tc>
          <w:tcPr>
            <w:tcW w:w="5220" w:type="dxa"/>
            <w:shd w:val="clear" w:color="auto" w:fill="auto"/>
            <w:vAlign w:val="center"/>
          </w:tcPr>
          <w:p w14:paraId="4AD78A8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sz w:val="30"/>
                <w:szCs w:val="30"/>
                <w:lang w:eastAsia="zh-CN"/>
              </w:rPr>
              <w:t>深圳市公安局龙华分局公安视频监控补盲专项采购项目</w:t>
            </w:r>
          </w:p>
        </w:tc>
      </w:tr>
      <w:tr w14:paraId="6BCDE61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FFF6F14">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 xml:space="preserve">包 </w:t>
            </w:r>
            <w:r>
              <w:rPr>
                <w:rFonts w:hint="eastAsia" w:ascii="宋体" w:hAnsi="宋体" w:eastAsia="宋体" w:cs="宋体"/>
                <w:kern w:val="0"/>
                <w:sz w:val="30"/>
                <w:szCs w:val="30"/>
                <w:lang w:val="en-US" w:eastAsia="zh-CN" w:bidi="ar"/>
              </w:rPr>
              <w:t xml:space="preserve">   </w:t>
            </w:r>
            <w:r>
              <w:rPr>
                <w:rFonts w:hint="eastAsia" w:ascii="宋体" w:hAnsi="宋体" w:eastAsia="宋体" w:cs="宋体"/>
                <w:kern w:val="0"/>
                <w:sz w:val="30"/>
                <w:szCs w:val="30"/>
                <w:lang w:bidi="ar"/>
              </w:rPr>
              <w:t>号：</w:t>
            </w:r>
          </w:p>
        </w:tc>
        <w:tc>
          <w:tcPr>
            <w:tcW w:w="5220" w:type="dxa"/>
            <w:shd w:val="clear" w:color="auto" w:fill="auto"/>
            <w:vAlign w:val="center"/>
          </w:tcPr>
          <w:p w14:paraId="1E80A05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A</w:t>
            </w:r>
          </w:p>
        </w:tc>
      </w:tr>
      <w:tr w14:paraId="4A55B8D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E57184C">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项目类型：</w:t>
            </w:r>
          </w:p>
        </w:tc>
        <w:tc>
          <w:tcPr>
            <w:tcW w:w="5220" w:type="dxa"/>
            <w:shd w:val="clear" w:color="auto" w:fill="auto"/>
            <w:vAlign w:val="center"/>
          </w:tcPr>
          <w:p w14:paraId="0D0C4EE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货物类</w:t>
            </w:r>
          </w:p>
        </w:tc>
      </w:tr>
      <w:tr w14:paraId="6B40F13E">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2494EA1">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采购方式：</w:t>
            </w:r>
          </w:p>
        </w:tc>
        <w:tc>
          <w:tcPr>
            <w:tcW w:w="5220" w:type="dxa"/>
            <w:shd w:val="clear" w:color="auto" w:fill="auto"/>
            <w:vAlign w:val="center"/>
          </w:tcPr>
          <w:p w14:paraId="7593F76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公开招标</w:t>
            </w:r>
          </w:p>
        </w:tc>
      </w:tr>
      <w:tr w14:paraId="7BB1A15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5C5ACCF">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货币类型：</w:t>
            </w:r>
          </w:p>
        </w:tc>
        <w:tc>
          <w:tcPr>
            <w:tcW w:w="5220" w:type="dxa"/>
            <w:shd w:val="clear" w:color="auto" w:fill="auto"/>
            <w:vAlign w:val="center"/>
          </w:tcPr>
          <w:p w14:paraId="01165694">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人民币</w:t>
            </w:r>
          </w:p>
        </w:tc>
      </w:tr>
      <w:tr w14:paraId="25EF6E9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247793D">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评标方法：</w:t>
            </w:r>
          </w:p>
        </w:tc>
        <w:tc>
          <w:tcPr>
            <w:tcW w:w="5220" w:type="dxa"/>
            <w:shd w:val="clear" w:color="auto" w:fill="auto"/>
            <w:vAlign w:val="center"/>
          </w:tcPr>
          <w:p w14:paraId="4A1245A4">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综合评分法</w:t>
            </w:r>
          </w:p>
        </w:tc>
      </w:tr>
      <w:bookmarkEnd w:id="0"/>
    </w:tbl>
    <w:p w14:paraId="09195E4A">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7B2D9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BF170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B78335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5E5ED7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56ECCA4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115E58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kern w:val="0"/>
                <w:szCs w:val="21"/>
                <w:lang w:bidi="ar"/>
              </w:rPr>
              <w:t>投标人不</w:t>
            </w:r>
            <w:r>
              <w:rPr>
                <w:rFonts w:hint="eastAsia" w:ascii="宋体" w:hAnsi="宋体" w:eastAsia="宋体" w:cs="宋体"/>
                <w:kern w:val="0"/>
                <w:szCs w:val="21"/>
                <w:lang w:bidi="ar"/>
              </w:rPr>
              <w:t>符合</w:t>
            </w:r>
            <w:r>
              <w:rPr>
                <w:rFonts w:hint="eastAsia" w:ascii="宋体" w:hAnsi="宋体" w:eastAsia="宋体" w:cs="宋体"/>
                <w:kern w:val="0"/>
                <w:szCs w:val="21"/>
                <w:lang w:bidi="ar"/>
              </w:rPr>
              <w:t>资格要求，或未提交相应的资格证明资料（详见招标公告</w:t>
            </w:r>
            <w:r>
              <w:rPr>
                <w:rFonts w:hint="eastAsia" w:ascii="宋体" w:hAnsi="宋体" w:eastAsia="宋体" w:cs="宋体"/>
                <w:szCs w:val="21"/>
              </w:rPr>
              <w:t>投标人资格要求，即申请人的资格要求</w:t>
            </w:r>
            <w:r>
              <w:rPr>
                <w:rFonts w:hint="eastAsia" w:ascii="宋体" w:hAnsi="宋体" w:eastAsia="宋体" w:cs="宋体"/>
                <w:kern w:val="0"/>
                <w:szCs w:val="21"/>
                <w:lang w:bidi="ar"/>
              </w:rPr>
              <w:t>）</w:t>
            </w:r>
          </w:p>
        </w:tc>
      </w:tr>
    </w:tbl>
    <w:p w14:paraId="03A20E23">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48E03C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1D343B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ED18FC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577353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4CCF6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DEAC839">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08DE3F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4C1FC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057CF5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4D85A4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D82235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981EFA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分项报价或投标总价</w:t>
            </w:r>
            <w:r>
              <w:rPr>
                <w:rFonts w:hint="eastAsia" w:ascii="宋体" w:hAnsi="宋体" w:eastAsia="宋体" w:cs="宋体"/>
                <w:lang w:val="en-US" w:eastAsia="zh-CN"/>
              </w:rPr>
              <w:t>不得</w:t>
            </w:r>
            <w:r>
              <w:rPr>
                <w:rFonts w:hint="eastAsia" w:ascii="宋体" w:hAnsi="宋体" w:eastAsia="宋体" w:cs="宋体"/>
              </w:rPr>
              <w:t>高于</w:t>
            </w:r>
            <w:bookmarkStart w:id="1" w:name="_Hlk71832186"/>
            <w:r>
              <w:rPr>
                <w:rFonts w:hint="eastAsia" w:ascii="宋体" w:hAnsi="宋体" w:eastAsia="宋体" w:cs="宋体"/>
              </w:rPr>
              <w:t>相应预算金额（或设定的预算金额下的最高限价）</w:t>
            </w:r>
            <w:bookmarkEnd w:id="1"/>
            <w:r>
              <w:rPr>
                <w:rFonts w:hint="eastAsia" w:ascii="宋体" w:hAnsi="宋体" w:eastAsia="宋体" w:cs="宋体"/>
              </w:rPr>
              <w:t>；</w:t>
            </w:r>
          </w:p>
        </w:tc>
      </w:tr>
      <w:tr w14:paraId="1706BF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8E8CE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B46AC8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545A4F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DE801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9D990D3">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w:t>
            </w:r>
            <w:r>
              <w:rPr>
                <w:rFonts w:hint="eastAsia" w:ascii="宋体" w:hAnsi="宋体" w:eastAsia="宋体" w:cs="宋体"/>
                <w:lang w:eastAsia="zh-CN"/>
              </w:rPr>
              <w:t>；</w:t>
            </w:r>
            <w:r>
              <w:rPr>
                <w:rFonts w:hint="eastAsia" w:ascii="宋体" w:hAnsi="宋体" w:eastAsia="宋体" w:cs="宋体"/>
                <w:lang w:val="en-US" w:eastAsia="zh-CN"/>
              </w:rPr>
              <w:t>若招标文件未设置实质性条款，不得据此做投标无效处理</w:t>
            </w:r>
            <w:r>
              <w:rPr>
                <w:rFonts w:hint="eastAsia" w:ascii="宋体" w:hAnsi="宋体" w:eastAsia="宋体" w:cs="宋体"/>
              </w:rPr>
              <w:t>）；</w:t>
            </w:r>
          </w:p>
        </w:tc>
      </w:tr>
      <w:tr w14:paraId="20FFE2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3C1416">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2593482">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36F9AD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045EBA">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rPr>
            </w:pPr>
            <w:r>
              <w:rPr>
                <w:rFonts w:hint="eastAsia" w:ascii="宋体" w:hAnsi="宋体" w:eastAsia="宋体" w:cs="宋体"/>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BF1A501">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rPr>
            </w:pPr>
            <w:r>
              <w:rPr>
                <w:rFonts w:hint="eastAsia" w:ascii="宋体" w:hAnsi="宋体" w:eastAsia="宋体" w:cs="宋体"/>
                <w:lang w:val="en-US" w:eastAsia="zh-CN"/>
              </w:rPr>
              <w:t>采购标的/所投产品/货物（服务）清单/报价等任意一类有缺漏项或响应不全，或者对招标文件规定的项目需求内容或者需求数量进行修改，评审委员会判定投标响应不满足采购需求</w:t>
            </w:r>
            <w:r>
              <w:rPr>
                <w:rFonts w:hint="eastAsia" w:ascii="宋体" w:hAnsi="宋体" w:eastAsia="宋体" w:cs="宋体"/>
              </w:rPr>
              <w:t>；</w:t>
            </w:r>
          </w:p>
        </w:tc>
      </w:tr>
      <w:tr w14:paraId="5BE690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CE7E7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95846CB">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投标文件存在列放位置错误，导致属于信息公开情形的没有被公开；</w:t>
            </w:r>
          </w:p>
        </w:tc>
      </w:tr>
      <w:tr w14:paraId="63676D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BCCDA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AEEE7F1">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1FFE44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D82091">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74E6AD9">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投标文件用不属于本公司的电子密钥或电子营业执照进行加密的；</w:t>
            </w:r>
          </w:p>
        </w:tc>
      </w:tr>
      <w:tr w14:paraId="7538AF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2412A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A1A143A">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不同投标供应商投标文件“文件制作机器码”一致</w:t>
            </w:r>
            <w:r>
              <w:rPr>
                <w:rFonts w:hint="eastAsia" w:ascii="宋体" w:hAnsi="宋体" w:eastAsia="宋体" w:cs="宋体"/>
                <w:sz w:val="21"/>
                <w:szCs w:val="24"/>
                <w:lang w:eastAsia="zh-CN"/>
              </w:rPr>
              <w:t>；</w:t>
            </w:r>
          </w:p>
        </w:tc>
      </w:tr>
      <w:tr w14:paraId="6F6EC2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A92FB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CD6AEE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不同投标供应商投标文件“文件创建标识码”一致</w:t>
            </w:r>
            <w:r>
              <w:rPr>
                <w:rFonts w:hint="eastAsia" w:ascii="宋体" w:hAnsi="宋体" w:eastAsia="宋体" w:cs="宋体"/>
                <w:sz w:val="21"/>
                <w:szCs w:val="24"/>
                <w:lang w:eastAsia="zh-CN"/>
              </w:rPr>
              <w:t>；</w:t>
            </w:r>
          </w:p>
        </w:tc>
      </w:tr>
      <w:tr w14:paraId="69E198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89369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lang w:val="en-US" w:eastAsia="zh-CN"/>
              </w:rPr>
            </w:pPr>
            <w:r>
              <w:rPr>
                <w:rFonts w:hint="eastAsia" w:ascii="宋体" w:hAnsi="宋体" w:eastAsia="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E2028F4">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法律、法规、规章、规范性文件规定的其他情形。</w:t>
            </w:r>
          </w:p>
        </w:tc>
      </w:tr>
    </w:tbl>
    <w:p w14:paraId="7E7388FF">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评标信息</w:t>
      </w:r>
    </w:p>
    <w:p w14:paraId="0A356B0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r>
        <w:rPr>
          <w:rFonts w:hint="eastAsia" w:ascii="宋体" w:hAnsi="宋体" w:eastAsia="宋体" w:cs="宋体"/>
          <w:b/>
          <w:bCs/>
        </w:rPr>
        <w:t>评标方法：综合评分法</w:t>
      </w:r>
    </w:p>
    <w:p w14:paraId="49D855A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lang w:eastAsia="zh-CN"/>
        </w:rPr>
      </w:pPr>
      <w:r>
        <w:rPr>
          <w:rFonts w:hint="eastAsia" w:ascii="宋体" w:hAnsi="宋体" w:eastAsia="宋体" w:cs="宋体"/>
          <w:szCs w:val="21"/>
        </w:rPr>
        <w:t>综合评分法，是指投标文件满足招标文件全部实质性要求，且按照评审因素的量化指标评审得分</w:t>
      </w:r>
      <w:r>
        <w:rPr>
          <w:rFonts w:hint="eastAsia" w:ascii="宋体" w:hAnsi="宋体" w:eastAsia="宋体" w:cs="宋体"/>
          <w:szCs w:val="21"/>
          <w:lang w:val="en-US" w:eastAsia="zh-CN"/>
        </w:rPr>
        <w:t>排名前列</w:t>
      </w:r>
      <w:r>
        <w:rPr>
          <w:rFonts w:hint="eastAsia" w:ascii="宋体" w:hAnsi="宋体" w:eastAsia="宋体" w:cs="宋体"/>
          <w:szCs w:val="21"/>
        </w:rPr>
        <w:t>的投标人为中标候选人的评标方法。</w:t>
      </w:r>
    </w:p>
    <w:p w14:paraId="1D6B09E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r>
        <w:rPr>
          <w:rFonts w:hint="eastAsia" w:ascii="宋体" w:hAnsi="宋体" w:eastAsia="宋体" w:cs="宋体"/>
          <w:szCs w:val="21"/>
        </w:rPr>
        <w:t>价格分计算方法：</w:t>
      </w:r>
    </w:p>
    <w:p w14:paraId="3D06D257">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采用低价优先法计算，即满足招标文件要求且投标价格最低的投标报价为评标基准价，其价格分为满分。其他投标人的价格分统一按照下列公式计算： </w:t>
      </w:r>
    </w:p>
    <w:p w14:paraId="454BB7D7">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投标报价得分=(评标基准价／投标报价)×100 </w:t>
      </w:r>
    </w:p>
    <w:p w14:paraId="15164DFF">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评标总得分＝F1×A1＋F2×A2＋……＋Fn×An </w:t>
      </w:r>
    </w:p>
    <w:p w14:paraId="1CEAD7DB">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F1、F2……Fn分别为各项评审因素的得分； </w:t>
      </w:r>
    </w:p>
    <w:p w14:paraId="3F35B353">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A1、A2、……An 分别为各项评审因素所占的权重(A1＋A2＋……＋An＝1)。 </w:t>
      </w:r>
    </w:p>
    <w:p w14:paraId="01914A6A">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rPr>
      </w:pPr>
      <w:r>
        <w:rPr>
          <w:rFonts w:hint="eastAsia" w:ascii="宋体" w:hAnsi="宋体" w:eastAsia="宋体" w:cs="宋体"/>
          <w:kern w:val="2"/>
          <w:sz w:val="21"/>
          <w:szCs w:val="21"/>
        </w:rPr>
        <w:t>评标过程中，不得去掉报价中的最高报价和最低报价。</w:t>
      </w:r>
    </w:p>
    <w:p w14:paraId="7A342C47">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rPr>
      </w:pPr>
      <w:r>
        <w:rPr>
          <w:rFonts w:hint="eastAsia" w:ascii="宋体" w:hAnsi="宋体" w:eastAsia="宋体" w:cs="宋体"/>
          <w:kern w:val="2"/>
          <w:sz w:val="21"/>
          <w:szCs w:val="21"/>
        </w:rPr>
        <w:t>因落实政府采购政策进行价格调整的，以调整后的价格计算评标基准价和投标报价。</w:t>
      </w:r>
    </w:p>
    <w:tbl>
      <w:tblPr>
        <w:tblStyle w:val="43"/>
        <w:tblW w:w="912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827"/>
        <w:gridCol w:w="1241"/>
        <w:gridCol w:w="764"/>
        <w:gridCol w:w="5468"/>
        <w:tblGridChange w:id="0">
          <w:tblGrid>
            <w:gridCol w:w="827"/>
            <w:gridCol w:w="827"/>
            <w:gridCol w:w="1241"/>
            <w:gridCol w:w="764"/>
            <w:gridCol w:w="5468"/>
          </w:tblGrid>
        </w:tblGridChange>
      </w:tblGrid>
      <w:tr w14:paraId="613A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27" w:type="dxa"/>
            <w:shd w:val="clear" w:color="000000" w:fill="E6EFFA"/>
            <w:noWrap w:val="0"/>
            <w:vAlign w:val="center"/>
          </w:tcPr>
          <w:p w14:paraId="1F61E62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2832" w:type="dxa"/>
            <w:gridSpan w:val="3"/>
            <w:shd w:val="clear" w:color="000000" w:fill="E6EFFA"/>
            <w:noWrap w:val="0"/>
            <w:vAlign w:val="center"/>
          </w:tcPr>
          <w:p w14:paraId="474870F8">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评分项</w:t>
            </w:r>
          </w:p>
        </w:tc>
        <w:tc>
          <w:tcPr>
            <w:tcW w:w="5468" w:type="dxa"/>
            <w:shd w:val="clear" w:color="000000" w:fill="E6EFFA"/>
            <w:noWrap w:val="0"/>
            <w:vAlign w:val="center"/>
          </w:tcPr>
          <w:p w14:paraId="7E75D66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权重(%)</w:t>
            </w:r>
          </w:p>
        </w:tc>
      </w:tr>
      <w:tr w14:paraId="34E5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27" w:type="dxa"/>
            <w:noWrap w:val="0"/>
            <w:vAlign w:val="center"/>
          </w:tcPr>
          <w:p w14:paraId="0ACA2E98">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2832" w:type="dxa"/>
            <w:gridSpan w:val="3"/>
            <w:noWrap w:val="0"/>
            <w:vAlign w:val="center"/>
          </w:tcPr>
          <w:p w14:paraId="2C02220C">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kern w:val="0"/>
                <w:sz w:val="21"/>
                <w:szCs w:val="21"/>
                <w:lang w:bidi="ar"/>
              </w:rPr>
            </w:pPr>
            <w:r>
              <w:rPr>
                <w:rFonts w:hint="eastAsia" w:ascii="宋体" w:hAnsi="宋体" w:eastAsia="宋体" w:cs="宋体"/>
                <w:b/>
                <w:bCs/>
                <w:color w:val="0000FF"/>
                <w:kern w:val="0"/>
                <w:sz w:val="21"/>
                <w:szCs w:val="21"/>
                <w:lang w:bidi="ar"/>
              </w:rPr>
              <w:t>价格</w:t>
            </w:r>
          </w:p>
        </w:tc>
        <w:tc>
          <w:tcPr>
            <w:tcW w:w="5468" w:type="dxa"/>
            <w:noWrap w:val="0"/>
            <w:vAlign w:val="center"/>
          </w:tcPr>
          <w:p w14:paraId="108729C6">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kern w:val="0"/>
                <w:sz w:val="21"/>
                <w:szCs w:val="21"/>
                <w:lang w:bidi="ar"/>
              </w:rPr>
            </w:pPr>
            <w:r>
              <w:rPr>
                <w:rFonts w:hint="eastAsia" w:ascii="宋体" w:hAnsi="宋体" w:eastAsia="宋体" w:cs="宋体"/>
                <w:b/>
                <w:bCs/>
                <w:color w:val="0000FF"/>
                <w:kern w:val="0"/>
                <w:sz w:val="21"/>
                <w:szCs w:val="21"/>
                <w:lang w:bidi="ar"/>
              </w:rPr>
              <w:t>30</w:t>
            </w:r>
          </w:p>
        </w:tc>
      </w:tr>
      <w:tr w14:paraId="06C0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7" w:type="dxa"/>
            <w:vMerge w:val="restart"/>
            <w:noWrap w:val="0"/>
            <w:vAlign w:val="center"/>
          </w:tcPr>
          <w:p w14:paraId="353342D0">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p>
          <w:p w14:paraId="00C5BA57">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0DA50AC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1F245F6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7FB07250">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1DFC0A0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5472C998">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tc>
        <w:tc>
          <w:tcPr>
            <w:tcW w:w="2832" w:type="dxa"/>
            <w:gridSpan w:val="3"/>
            <w:noWrap w:val="0"/>
            <w:vAlign w:val="center"/>
          </w:tcPr>
          <w:p w14:paraId="3922131D">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kern w:val="0"/>
                <w:sz w:val="21"/>
                <w:szCs w:val="21"/>
                <w:lang w:bidi="ar"/>
              </w:rPr>
            </w:pPr>
            <w:r>
              <w:rPr>
                <w:rFonts w:hint="eastAsia" w:ascii="宋体" w:hAnsi="宋体" w:eastAsia="宋体" w:cs="宋体"/>
                <w:b/>
                <w:bCs/>
                <w:color w:val="0000FF"/>
                <w:kern w:val="0"/>
                <w:sz w:val="21"/>
                <w:szCs w:val="21"/>
                <w:lang w:bidi="ar"/>
              </w:rPr>
              <w:t>技术部分</w:t>
            </w:r>
          </w:p>
        </w:tc>
        <w:tc>
          <w:tcPr>
            <w:tcW w:w="5468" w:type="dxa"/>
            <w:noWrap w:val="0"/>
            <w:vAlign w:val="center"/>
          </w:tcPr>
          <w:p w14:paraId="06AE770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kern w:val="0"/>
                <w:sz w:val="21"/>
                <w:szCs w:val="21"/>
                <w:lang w:bidi="ar"/>
              </w:rPr>
            </w:pPr>
            <w:r>
              <w:rPr>
                <w:rFonts w:hint="eastAsia" w:ascii="宋体" w:hAnsi="宋体" w:eastAsia="宋体" w:cs="宋体"/>
                <w:b/>
                <w:bCs/>
                <w:color w:val="0000FF"/>
                <w:kern w:val="0"/>
                <w:sz w:val="21"/>
                <w:szCs w:val="21"/>
                <w:lang w:bidi="ar"/>
              </w:rPr>
              <w:t>46</w:t>
            </w:r>
          </w:p>
        </w:tc>
      </w:tr>
      <w:tr w14:paraId="7E1D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7" w:type="dxa"/>
            <w:vMerge w:val="continue"/>
            <w:shd w:val="clear" w:color="000000" w:fill="E6EFFA"/>
            <w:noWrap w:val="0"/>
            <w:vAlign w:val="center"/>
          </w:tcPr>
          <w:p w14:paraId="25816954">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shd w:val="clear" w:color="000000" w:fill="E6EFFA"/>
            <w:noWrap w:val="0"/>
            <w:vAlign w:val="center"/>
          </w:tcPr>
          <w:p w14:paraId="6DFD264E">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1241" w:type="dxa"/>
            <w:shd w:val="clear" w:color="000000" w:fill="E6EFFA"/>
            <w:noWrap w:val="0"/>
            <w:vAlign w:val="center"/>
          </w:tcPr>
          <w:p w14:paraId="3453C2D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评分因素</w:t>
            </w:r>
          </w:p>
        </w:tc>
        <w:tc>
          <w:tcPr>
            <w:tcW w:w="764" w:type="dxa"/>
            <w:shd w:val="clear" w:color="000000" w:fill="E6EFFA"/>
            <w:noWrap w:val="0"/>
            <w:vAlign w:val="center"/>
          </w:tcPr>
          <w:p w14:paraId="78493B1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权重(%)</w:t>
            </w:r>
          </w:p>
        </w:tc>
        <w:tc>
          <w:tcPr>
            <w:tcW w:w="5468" w:type="dxa"/>
            <w:shd w:val="clear" w:color="000000" w:fill="E6EFFA"/>
            <w:noWrap w:val="0"/>
            <w:vAlign w:val="center"/>
          </w:tcPr>
          <w:p w14:paraId="61BF8B3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评分准则</w:t>
            </w:r>
          </w:p>
        </w:tc>
      </w:tr>
      <w:tr w14:paraId="7DF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atLeast"/>
        </w:trPr>
        <w:tc>
          <w:tcPr>
            <w:tcW w:w="827" w:type="dxa"/>
            <w:vMerge w:val="continue"/>
            <w:noWrap w:val="0"/>
            <w:vAlign w:val="center"/>
          </w:tcPr>
          <w:p w14:paraId="57BDA419">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7ECF801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241" w:type="dxa"/>
            <w:noWrap w:val="0"/>
            <w:vAlign w:val="center"/>
          </w:tcPr>
          <w:p w14:paraId="6BAE83C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技术要求偏离情况</w:t>
            </w:r>
          </w:p>
        </w:tc>
        <w:tc>
          <w:tcPr>
            <w:tcW w:w="764" w:type="dxa"/>
            <w:noWrap w:val="0"/>
            <w:vAlign w:val="center"/>
          </w:tcPr>
          <w:p w14:paraId="2E35A376">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30</w:t>
            </w:r>
          </w:p>
        </w:tc>
        <w:tc>
          <w:tcPr>
            <w:tcW w:w="5468" w:type="dxa"/>
            <w:noWrap w:val="0"/>
            <w:vAlign w:val="center"/>
          </w:tcPr>
          <w:p w14:paraId="300F4543">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03B9080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评审委员会根据《技术要求偏离表》（以下简称“偏离表”）响应情况进行打分，全部满足的得100分，一般参数每负偏离一项扣2分，重点技术参数▲项每负偏离一项扣4 分。扣完为止。</w:t>
            </w:r>
          </w:p>
          <w:p w14:paraId="595D2826">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证明文件：</w:t>
            </w:r>
          </w:p>
          <w:p w14:paraId="73E8FA8D">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投标人的“技术要求响应情况”“技术要求偏离情况”等必须与客观实际保持一致，响应不实且情节严重的，经查实，将依法记入供应商诚信档案或受到行政处罚。</w:t>
            </w:r>
          </w:p>
        </w:tc>
      </w:tr>
      <w:tr w14:paraId="44EF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3" w:hRule="atLeast"/>
        </w:trPr>
        <w:tc>
          <w:tcPr>
            <w:tcW w:w="827" w:type="dxa"/>
            <w:vMerge w:val="continue"/>
            <w:noWrap w:val="0"/>
            <w:vAlign w:val="center"/>
          </w:tcPr>
          <w:p w14:paraId="68871CF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4DD1B37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241" w:type="dxa"/>
            <w:noWrap w:val="0"/>
            <w:vAlign w:val="center"/>
          </w:tcPr>
          <w:p w14:paraId="1D27D35D">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拟安排项目负责人情况（仅限1人）</w:t>
            </w:r>
          </w:p>
        </w:tc>
        <w:tc>
          <w:tcPr>
            <w:tcW w:w="764" w:type="dxa"/>
            <w:noWrap w:val="0"/>
            <w:vAlign w:val="center"/>
          </w:tcPr>
          <w:p w14:paraId="4831230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5468" w:type="dxa"/>
            <w:noWrap w:val="0"/>
            <w:vAlign w:val="center"/>
          </w:tcPr>
          <w:p w14:paraId="0F1CC6D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5470E162">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拟安排的项目负责人为投标人自有员工（提供社保证明），否则本项不得分，在此基础上：</w:t>
            </w:r>
          </w:p>
          <w:p w14:paraId="69A89841">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ins w:id="1" w:author="Administrator" w:date="2025-02-20T15:06:29Z">
              <w:r>
                <w:rPr>
                  <w:rFonts w:hint="eastAsia" w:ascii="宋体" w:hAnsi="宋体" w:eastAsia="宋体" w:cs="宋体"/>
                  <w:kern w:val="0"/>
                  <w:sz w:val="21"/>
                  <w:szCs w:val="21"/>
                  <w:lang w:val="en-US" w:eastAsia="zh-CN"/>
                </w:rPr>
                <w:t>.</w:t>
              </w:r>
            </w:ins>
            <w:r>
              <w:rPr>
                <w:rFonts w:hint="eastAsia" w:ascii="宋体" w:hAnsi="宋体" w:eastAsia="宋体" w:cs="宋体"/>
                <w:kern w:val="0"/>
                <w:sz w:val="21"/>
                <w:szCs w:val="21"/>
              </w:rPr>
              <w:t>具有人社部门颁发的计算机技术与软件专业技术资格（专业：系统与规划管理师）证书；</w:t>
            </w:r>
          </w:p>
          <w:p w14:paraId="26C3C8CF">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ins w:id="2" w:author="Administrator" w:date="2025-02-20T15:06:31Z">
              <w:r>
                <w:rPr>
                  <w:rFonts w:hint="eastAsia" w:ascii="宋体" w:hAnsi="宋体" w:eastAsia="宋体" w:cs="宋体"/>
                  <w:kern w:val="0"/>
                  <w:sz w:val="21"/>
                  <w:szCs w:val="21"/>
                  <w:lang w:val="en-US" w:eastAsia="zh-CN"/>
                </w:rPr>
                <w:t>.</w:t>
              </w:r>
            </w:ins>
            <w:r>
              <w:rPr>
                <w:rFonts w:hint="eastAsia" w:ascii="宋体" w:hAnsi="宋体" w:eastAsia="宋体" w:cs="宋体"/>
                <w:kern w:val="0"/>
                <w:sz w:val="21"/>
                <w:szCs w:val="21"/>
              </w:rPr>
              <w:t>具有行政机关或事业单位颁发的注册信息安全工程师（CISE）证书或信息安全保障人员认证（CISAW）证书；</w:t>
            </w:r>
          </w:p>
          <w:p w14:paraId="340571D1">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3</w:t>
            </w:r>
            <w:ins w:id="3" w:author="Administrator" w:date="2025-02-20T15:06:33Z">
              <w:r>
                <w:rPr>
                  <w:rFonts w:hint="eastAsia" w:ascii="宋体" w:hAnsi="宋体" w:eastAsia="宋体" w:cs="宋体"/>
                  <w:kern w:val="0"/>
                  <w:sz w:val="21"/>
                  <w:szCs w:val="21"/>
                  <w:lang w:val="en-US" w:eastAsia="zh-CN"/>
                </w:rPr>
                <w:t>.</w:t>
              </w:r>
            </w:ins>
            <w:commentRangeStart w:id="0"/>
            <w:r>
              <w:rPr>
                <w:rFonts w:hint="eastAsia" w:ascii="宋体" w:hAnsi="宋体" w:eastAsia="宋体" w:cs="宋体"/>
                <w:kern w:val="0"/>
                <w:sz w:val="21"/>
                <w:szCs w:val="21"/>
              </w:rPr>
              <w:t>具有人社部门或工信部门颁发的（高级）软件开发工程师证书；</w:t>
            </w:r>
            <w:commentRangeEnd w:id="0"/>
            <w:r>
              <w:commentReference w:id="0"/>
            </w:r>
          </w:p>
          <w:p w14:paraId="4A1C05B5">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4</w:t>
            </w:r>
            <w:ins w:id="4" w:author="Administrator" w:date="2025-02-20T15:06:32Z">
              <w:r>
                <w:rPr>
                  <w:rFonts w:hint="eastAsia" w:ascii="宋体" w:hAnsi="宋体" w:eastAsia="宋体" w:cs="宋体"/>
                  <w:kern w:val="0"/>
                  <w:sz w:val="21"/>
                  <w:szCs w:val="21"/>
                  <w:lang w:val="en-US" w:eastAsia="zh-CN"/>
                </w:rPr>
                <w:t>.</w:t>
              </w:r>
            </w:ins>
            <w:r>
              <w:rPr>
                <w:rFonts w:hint="eastAsia" w:ascii="宋体" w:hAnsi="宋体" w:eastAsia="宋体" w:cs="宋体"/>
                <w:kern w:val="0"/>
                <w:sz w:val="21"/>
                <w:szCs w:val="21"/>
              </w:rPr>
              <w:t>具有工信部</w:t>
            </w:r>
            <w:ins w:id="5" w:author="Administrator" w:date="2025-02-20T14:15:51Z">
              <w:r>
                <w:rPr>
                  <w:rFonts w:hint="eastAsia" w:ascii="宋体" w:hAnsi="宋体" w:eastAsia="宋体" w:cs="宋体"/>
                  <w:kern w:val="0"/>
                  <w:sz w:val="21"/>
                  <w:szCs w:val="21"/>
                  <w:lang w:eastAsia="zh-CN"/>
                </w:rPr>
                <w:t>门</w:t>
              </w:r>
            </w:ins>
            <w:r>
              <w:rPr>
                <w:rFonts w:hint="eastAsia" w:ascii="宋体" w:hAnsi="宋体" w:eastAsia="宋体" w:cs="宋体"/>
                <w:kern w:val="0"/>
                <w:sz w:val="21"/>
                <w:szCs w:val="21"/>
              </w:rPr>
              <w:t>教育与考试中心颁发的智能化系统集成项目经理（</w:t>
            </w:r>
            <w:del w:id="6" w:author="Administrator" w:date="2025-02-20T15:04:20Z">
              <w:r>
                <w:rPr>
                  <w:rFonts w:hint="eastAsia" w:ascii="宋体" w:hAnsi="宋体" w:eastAsia="宋体" w:cs="宋体"/>
                  <w:kern w:val="0"/>
                  <w:sz w:val="21"/>
                  <w:szCs w:val="21"/>
                </w:rPr>
                <w:delText>级别：</w:delText>
              </w:r>
            </w:del>
            <w:r>
              <w:rPr>
                <w:rFonts w:hint="eastAsia" w:ascii="宋体" w:hAnsi="宋体" w:eastAsia="宋体" w:cs="宋体"/>
                <w:kern w:val="0"/>
                <w:sz w:val="21"/>
                <w:szCs w:val="21"/>
              </w:rPr>
              <w:t>高级）证书。</w:t>
            </w:r>
          </w:p>
          <w:p w14:paraId="75003F6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以上四项，每满足1项得25分，本项最高得分100分。</w:t>
            </w:r>
          </w:p>
          <w:p w14:paraId="144041F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证明文件：</w:t>
            </w:r>
          </w:p>
          <w:p w14:paraId="294B8E3D">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1、提供开标日前由投标人为相关人员缴交的载有政府部门公章（或专用章）的2024年</w:t>
            </w:r>
            <w:del w:id="7" w:author="Administrator" w:date="2025-02-20T14:16:11Z">
              <w:r>
                <w:rPr>
                  <w:rFonts w:hint="eastAsia" w:ascii="宋体" w:hAnsi="宋体" w:eastAsia="宋体" w:cs="宋体"/>
                  <w:kern w:val="0"/>
                  <w:sz w:val="21"/>
                  <w:szCs w:val="21"/>
                </w:rPr>
                <w:delText>10</w:delText>
              </w:r>
            </w:del>
            <w:del w:id="8" w:author="Administrator" w:date="2025-02-20T14:16:12Z">
              <w:r>
                <w:rPr>
                  <w:rFonts w:hint="eastAsia" w:ascii="宋体" w:hAnsi="宋体" w:eastAsia="宋体" w:cs="宋体"/>
                  <w:kern w:val="0"/>
                  <w:sz w:val="21"/>
                  <w:szCs w:val="21"/>
                </w:rPr>
                <w:delText>-</w:delText>
              </w:r>
            </w:del>
            <w:r>
              <w:rPr>
                <w:rFonts w:hint="eastAsia" w:ascii="宋体" w:hAnsi="宋体" w:eastAsia="宋体" w:cs="宋体"/>
                <w:kern w:val="0"/>
                <w:sz w:val="21"/>
                <w:szCs w:val="21"/>
              </w:rPr>
              <w:t>12月</w:t>
            </w:r>
            <w:ins w:id="9" w:author="Administrator" w:date="2025-02-20T14:16:14Z">
              <w:r>
                <w:rPr>
                  <w:rFonts w:hint="eastAsia" w:ascii="宋体" w:hAnsi="宋体" w:eastAsia="宋体" w:cs="宋体"/>
                  <w:kern w:val="0"/>
                  <w:sz w:val="21"/>
                  <w:szCs w:val="21"/>
                  <w:lang w:val="en-US" w:eastAsia="zh-CN"/>
                </w:rPr>
                <w:t>-202</w:t>
              </w:r>
            </w:ins>
            <w:ins w:id="10" w:author="Administrator" w:date="2025-02-20T14:16:15Z">
              <w:r>
                <w:rPr>
                  <w:rFonts w:hint="eastAsia" w:ascii="宋体" w:hAnsi="宋体" w:eastAsia="宋体" w:cs="宋体"/>
                  <w:kern w:val="0"/>
                  <w:sz w:val="21"/>
                  <w:szCs w:val="21"/>
                  <w:lang w:val="en-US" w:eastAsia="zh-CN"/>
                </w:rPr>
                <w:t>5</w:t>
              </w:r>
            </w:ins>
            <w:ins w:id="11" w:author="Administrator" w:date="2025-02-20T14:16:16Z">
              <w:r>
                <w:rPr>
                  <w:rFonts w:hint="eastAsia" w:ascii="宋体" w:hAnsi="宋体" w:eastAsia="宋体" w:cs="宋体"/>
                  <w:kern w:val="0"/>
                  <w:sz w:val="21"/>
                  <w:szCs w:val="21"/>
                  <w:lang w:val="en-US" w:eastAsia="zh-CN"/>
                </w:rPr>
                <w:t>年2</w:t>
              </w:r>
            </w:ins>
            <w:ins w:id="12" w:author="Administrator" w:date="2025-02-20T14:16:17Z">
              <w:r>
                <w:rPr>
                  <w:rFonts w:hint="eastAsia" w:ascii="宋体" w:hAnsi="宋体" w:eastAsia="宋体" w:cs="宋体"/>
                  <w:kern w:val="0"/>
                  <w:sz w:val="21"/>
                  <w:szCs w:val="21"/>
                  <w:lang w:val="en-US" w:eastAsia="zh-CN"/>
                </w:rPr>
                <w:t>月</w:t>
              </w:r>
            </w:ins>
            <w:r>
              <w:rPr>
                <w:rFonts w:hint="eastAsia" w:ascii="宋体" w:hAnsi="宋体" w:eastAsia="宋体" w:cs="宋体"/>
                <w:kern w:val="0"/>
                <w:sz w:val="21"/>
                <w:szCs w:val="21"/>
              </w:rPr>
              <w:t>的社保缴交证明材料（已退休返聘人员需提供聘用合同），如开标日上一个月的社保材料因政府部门原因暂时无法取得，则可以往前顺延一个月；社保资料至少显示缴交养老保险信息，未显示该信息的该社保资料则不符合要求，原件备查。如供应商为新成立企业且成立时间不足3个月的，需承诺相关人员为投标人自有员工，承诺函格式自拟并加盖公章；</w:t>
            </w:r>
          </w:p>
          <w:p w14:paraId="36372727">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2、提供以上证书扫描件；</w:t>
            </w:r>
          </w:p>
          <w:p w14:paraId="1D2C318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3、未提供或未按要求提供或提供的不清晰导致专家无法判断的，不得分。</w:t>
            </w:r>
          </w:p>
        </w:tc>
      </w:tr>
      <w:tr w14:paraId="5EB6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1" w:hRule="atLeast"/>
        </w:trPr>
        <w:tc>
          <w:tcPr>
            <w:tcW w:w="827" w:type="dxa"/>
            <w:vMerge w:val="continue"/>
            <w:noWrap w:val="0"/>
            <w:vAlign w:val="center"/>
          </w:tcPr>
          <w:p w14:paraId="554A3F3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697FA3F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241" w:type="dxa"/>
            <w:noWrap w:val="0"/>
            <w:vAlign w:val="center"/>
          </w:tcPr>
          <w:p w14:paraId="22F3212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拟安排的项目团队成员（项目负责人除外）情况</w:t>
            </w:r>
          </w:p>
        </w:tc>
        <w:tc>
          <w:tcPr>
            <w:tcW w:w="764" w:type="dxa"/>
            <w:noWrap w:val="0"/>
            <w:vAlign w:val="center"/>
          </w:tcPr>
          <w:p w14:paraId="2E3E494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5468" w:type="dxa"/>
            <w:noWrap w:val="0"/>
            <w:vAlign w:val="center"/>
          </w:tcPr>
          <w:p w14:paraId="1015596C">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08CF5EB4">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拟安排项目主要团队成员（项目负责人除外）为投标人自有员工（提供社保证明），否则该成员不得分，在此基础上：</w:t>
            </w:r>
          </w:p>
          <w:p w14:paraId="3D7D34F8">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1.技术负责人（1名）：</w:t>
            </w:r>
          </w:p>
          <w:p w14:paraId="55405511">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①具有工信部门教育与考试中心颁发的智能建筑弱电高级工程师证书得15分；</w:t>
            </w:r>
          </w:p>
          <w:p w14:paraId="5BAC6C07">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②具有工信部门教育与考试中心颁发的智能化系统工程师（高级）证书得15分；</w:t>
            </w:r>
          </w:p>
          <w:p w14:paraId="2CE0D6E3">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③具有工信部门教育与考试中心颁发的高级网络与信息安全工程师得10分。</w:t>
            </w:r>
          </w:p>
          <w:p w14:paraId="360A0284">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本小项最高得30分。</w:t>
            </w:r>
          </w:p>
          <w:p w14:paraId="25303F2E">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2.安全负责人（1名）：</w:t>
            </w:r>
          </w:p>
          <w:p w14:paraId="117361A8">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①具有人社部门</w:t>
            </w:r>
            <w:del w:id="13" w:author="Administrator" w:date="2025-02-20T15:07:00Z">
              <w:r>
                <w:rPr>
                  <w:rFonts w:hint="eastAsia" w:ascii="宋体" w:hAnsi="宋体" w:eastAsia="宋体" w:cs="宋体"/>
                  <w:kern w:val="0"/>
                  <w:sz w:val="21"/>
                  <w:szCs w:val="21"/>
                </w:rPr>
                <w:delText>或工信部门</w:delText>
              </w:r>
            </w:del>
            <w:r>
              <w:rPr>
                <w:rFonts w:hint="eastAsia" w:ascii="宋体" w:hAnsi="宋体" w:eastAsia="宋体" w:cs="宋体"/>
                <w:kern w:val="0"/>
                <w:sz w:val="21"/>
                <w:szCs w:val="21"/>
              </w:rPr>
              <w:t>颁发的计算机技术与软件专业技术资格（专业：信息安全工程师）</w:t>
            </w:r>
            <w:del w:id="14" w:author="Administrator" w:date="2025-02-20T15:07:09Z">
              <w:r>
                <w:rPr>
                  <w:rFonts w:hint="eastAsia" w:ascii="宋体" w:hAnsi="宋体" w:eastAsia="宋体" w:cs="宋体"/>
                  <w:kern w:val="0"/>
                  <w:sz w:val="21"/>
                  <w:szCs w:val="21"/>
                </w:rPr>
                <w:delText>或信息安全工程师</w:delText>
              </w:r>
            </w:del>
            <w:r>
              <w:rPr>
                <w:rFonts w:hint="eastAsia" w:ascii="宋体" w:hAnsi="宋体" w:eastAsia="宋体" w:cs="宋体"/>
                <w:kern w:val="0"/>
                <w:sz w:val="21"/>
                <w:szCs w:val="21"/>
              </w:rPr>
              <w:t>证书</w:t>
            </w:r>
            <w:ins w:id="15" w:author="Administrator" w:date="2025-02-20T15:07:12Z">
              <w:r>
                <w:rPr>
                  <w:rFonts w:hint="eastAsia" w:ascii="宋体" w:hAnsi="宋体" w:eastAsia="宋体" w:cs="宋体"/>
                  <w:kern w:val="0"/>
                  <w:sz w:val="21"/>
                  <w:szCs w:val="21"/>
                  <w:lang w:eastAsia="zh-CN"/>
                </w:rPr>
                <w:t>的</w:t>
              </w:r>
            </w:ins>
            <w:r>
              <w:rPr>
                <w:rFonts w:hint="eastAsia" w:ascii="宋体" w:hAnsi="宋体" w:eastAsia="宋体" w:cs="宋体"/>
                <w:kern w:val="0"/>
                <w:sz w:val="21"/>
                <w:szCs w:val="21"/>
              </w:rPr>
              <w:t>得10分；</w:t>
            </w:r>
          </w:p>
          <w:p w14:paraId="39433AC1">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②具有行政机关或事业单位颁发的注册信息安全专业人员（CISP）证书</w:t>
            </w:r>
            <w:ins w:id="16" w:author="Administrator" w:date="2025-02-20T15:07:27Z">
              <w:r>
                <w:rPr>
                  <w:rFonts w:hint="eastAsia" w:ascii="宋体" w:hAnsi="宋体" w:eastAsia="宋体" w:cs="宋体"/>
                  <w:kern w:val="0"/>
                  <w:sz w:val="21"/>
                  <w:szCs w:val="21"/>
                  <w:lang w:eastAsia="zh-CN"/>
                </w:rPr>
                <w:t>的</w:t>
              </w:r>
            </w:ins>
            <w:r>
              <w:rPr>
                <w:rFonts w:hint="eastAsia" w:ascii="宋体" w:hAnsi="宋体" w:eastAsia="宋体" w:cs="宋体"/>
                <w:kern w:val="0"/>
                <w:sz w:val="21"/>
                <w:szCs w:val="21"/>
              </w:rPr>
              <w:t>得10分；</w:t>
            </w:r>
          </w:p>
          <w:p w14:paraId="0780F716">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③具有行政机关或事业单位颁发的CISAW信息安全保障人员</w:t>
            </w:r>
            <w:del w:id="17" w:author="Administrator" w:date="2025-02-20T15:07:21Z">
              <w:r>
                <w:rPr>
                  <w:rFonts w:hint="eastAsia" w:ascii="宋体" w:hAnsi="宋体" w:eastAsia="宋体" w:cs="宋体"/>
                  <w:kern w:val="0"/>
                  <w:sz w:val="21"/>
                  <w:szCs w:val="21"/>
                </w:rPr>
                <w:delText>认证</w:delText>
              </w:r>
            </w:del>
            <w:r>
              <w:rPr>
                <w:rFonts w:hint="eastAsia" w:ascii="宋体" w:hAnsi="宋体" w:eastAsia="宋体" w:cs="宋体"/>
                <w:kern w:val="0"/>
                <w:sz w:val="21"/>
                <w:szCs w:val="21"/>
              </w:rPr>
              <w:t>证书</w:t>
            </w:r>
            <w:ins w:id="18" w:author="Administrator" w:date="2025-02-20T15:07:22Z">
              <w:r>
                <w:rPr>
                  <w:rFonts w:hint="eastAsia" w:ascii="宋体" w:hAnsi="宋体" w:eastAsia="宋体" w:cs="宋体"/>
                  <w:kern w:val="0"/>
                  <w:sz w:val="21"/>
                  <w:szCs w:val="21"/>
                  <w:lang w:eastAsia="zh-CN"/>
                </w:rPr>
                <w:t>的</w:t>
              </w:r>
            </w:ins>
            <w:r>
              <w:rPr>
                <w:rFonts w:hint="eastAsia" w:ascii="宋体" w:hAnsi="宋体" w:eastAsia="宋体" w:cs="宋体"/>
                <w:kern w:val="0"/>
                <w:sz w:val="21"/>
                <w:szCs w:val="21"/>
              </w:rPr>
              <w:t>得10分。</w:t>
            </w:r>
          </w:p>
          <w:p w14:paraId="3B3B25B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本小项最高得分20分；</w:t>
            </w:r>
          </w:p>
          <w:p w14:paraId="56C5E01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3.软件开发工程师（1名）：</w:t>
            </w:r>
          </w:p>
          <w:p w14:paraId="21D7096A">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①具有行政机关或事业单位颁发的注册信息安全专业人员（CISP）证书</w:t>
            </w:r>
            <w:ins w:id="19" w:author="Administrator" w:date="2025-02-20T15:07:47Z">
              <w:r>
                <w:rPr>
                  <w:rFonts w:hint="eastAsia" w:ascii="宋体" w:hAnsi="宋体" w:eastAsia="宋体" w:cs="宋体"/>
                  <w:kern w:val="0"/>
                  <w:sz w:val="21"/>
                  <w:szCs w:val="21"/>
                  <w:lang w:eastAsia="zh-CN"/>
                </w:rPr>
                <w:t>的</w:t>
              </w:r>
            </w:ins>
            <w:r>
              <w:rPr>
                <w:rFonts w:hint="eastAsia" w:ascii="宋体" w:hAnsi="宋体" w:eastAsia="宋体" w:cs="宋体"/>
                <w:kern w:val="0"/>
                <w:sz w:val="21"/>
                <w:szCs w:val="21"/>
              </w:rPr>
              <w:t>得10分；</w:t>
            </w:r>
          </w:p>
          <w:p w14:paraId="361EECEE">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②具有行政机关或事业单位颁发的CISAW信息安全保障人员</w:t>
            </w:r>
            <w:del w:id="20" w:author="Administrator" w:date="2025-02-20T15:07:49Z">
              <w:r>
                <w:rPr>
                  <w:rFonts w:hint="eastAsia" w:ascii="宋体" w:hAnsi="宋体" w:eastAsia="宋体" w:cs="宋体"/>
                  <w:kern w:val="0"/>
                  <w:sz w:val="21"/>
                  <w:szCs w:val="21"/>
                </w:rPr>
                <w:delText>认证</w:delText>
              </w:r>
            </w:del>
            <w:r>
              <w:rPr>
                <w:rFonts w:hint="eastAsia" w:ascii="宋体" w:hAnsi="宋体" w:eastAsia="宋体" w:cs="宋体"/>
                <w:kern w:val="0"/>
                <w:sz w:val="21"/>
                <w:szCs w:val="21"/>
              </w:rPr>
              <w:t>证书</w:t>
            </w:r>
            <w:ins w:id="21" w:author="Administrator" w:date="2025-02-20T15:07:50Z">
              <w:r>
                <w:rPr>
                  <w:rFonts w:hint="eastAsia" w:ascii="宋体" w:hAnsi="宋体" w:eastAsia="宋体" w:cs="宋体"/>
                  <w:kern w:val="0"/>
                  <w:sz w:val="21"/>
                  <w:szCs w:val="21"/>
                  <w:lang w:eastAsia="zh-CN"/>
                </w:rPr>
                <w:t>的</w:t>
              </w:r>
            </w:ins>
            <w:r>
              <w:rPr>
                <w:rFonts w:hint="eastAsia" w:ascii="宋体" w:hAnsi="宋体" w:eastAsia="宋体" w:cs="宋体"/>
                <w:kern w:val="0"/>
                <w:sz w:val="21"/>
                <w:szCs w:val="21"/>
              </w:rPr>
              <w:t>得10分；</w:t>
            </w:r>
          </w:p>
          <w:p w14:paraId="280AA806">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③</w:t>
            </w:r>
            <w:commentRangeStart w:id="1"/>
            <w:r>
              <w:rPr>
                <w:rFonts w:hint="eastAsia" w:ascii="宋体" w:hAnsi="宋体" w:eastAsia="宋体" w:cs="宋体"/>
                <w:kern w:val="0"/>
                <w:sz w:val="21"/>
                <w:szCs w:val="21"/>
              </w:rPr>
              <w:t>具有工信部门教育与考试中心颁发的软件开发工程师证书得10分，本小项最高得分20分；</w:t>
            </w:r>
            <w:commentRangeEnd w:id="1"/>
            <w:r>
              <w:commentReference w:id="1"/>
            </w:r>
          </w:p>
          <w:p w14:paraId="3CD18ABC">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4.项目助理（2名）：</w:t>
            </w:r>
          </w:p>
          <w:p w14:paraId="0E56AA3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①</w:t>
            </w:r>
            <w:r>
              <w:rPr>
                <w:rFonts w:hint="eastAsia" w:ascii="宋体" w:hAnsi="宋体" w:eastAsia="宋体" w:cs="宋体"/>
                <w:sz w:val="21"/>
                <w:szCs w:val="21"/>
              </w:rPr>
              <w:t>具有工</w:t>
            </w:r>
            <w:del w:id="22" w:author="Administrator" w:date="2025-02-20T15:10:01Z">
              <w:r>
                <w:rPr>
                  <w:rFonts w:hint="eastAsia" w:ascii="宋体" w:hAnsi="宋体" w:eastAsia="宋体" w:cs="宋体"/>
                  <w:sz w:val="21"/>
                  <w:szCs w:val="21"/>
                </w:rPr>
                <w:delText>业</w:delText>
              </w:r>
            </w:del>
            <w:del w:id="23" w:author="Administrator" w:date="2025-02-20T15:10:00Z">
              <w:r>
                <w:rPr>
                  <w:rFonts w:hint="eastAsia" w:ascii="宋体" w:hAnsi="宋体" w:eastAsia="宋体" w:cs="宋体"/>
                  <w:sz w:val="21"/>
                  <w:szCs w:val="21"/>
                </w:rPr>
                <w:delText>和</w:delText>
              </w:r>
            </w:del>
            <w:r>
              <w:rPr>
                <w:rFonts w:hint="eastAsia" w:ascii="宋体" w:hAnsi="宋体" w:eastAsia="宋体" w:cs="宋体"/>
                <w:sz w:val="21"/>
                <w:szCs w:val="21"/>
              </w:rPr>
              <w:t>信</w:t>
            </w:r>
            <w:del w:id="24" w:author="Administrator" w:date="2025-02-20T15:10:02Z">
              <w:r>
                <w:rPr>
                  <w:rFonts w:hint="eastAsia" w:ascii="宋体" w:hAnsi="宋体" w:eastAsia="宋体" w:cs="宋体"/>
                  <w:sz w:val="21"/>
                  <w:szCs w:val="21"/>
                </w:rPr>
                <w:delText>息化</w:delText>
              </w:r>
            </w:del>
            <w:r>
              <w:rPr>
                <w:rFonts w:hint="eastAsia" w:ascii="宋体" w:hAnsi="宋体" w:eastAsia="宋体" w:cs="宋体"/>
                <w:sz w:val="21"/>
                <w:szCs w:val="21"/>
              </w:rPr>
              <w:t>部门（或信息产业部门或人力资源管理部门）颁发的通信类（或广电类或信息工程类）中级</w:t>
            </w:r>
            <w:ins w:id="25" w:author="Administrator" w:date="2025-02-20T15:10:16Z">
              <w:r>
                <w:rPr>
                  <w:rFonts w:hint="eastAsia" w:ascii="宋体" w:hAnsi="宋体" w:eastAsia="宋体" w:cs="宋体"/>
                  <w:sz w:val="21"/>
                  <w:szCs w:val="21"/>
                  <w:lang w:eastAsia="zh-CN"/>
                </w:rPr>
                <w:t>（</w:t>
              </w:r>
            </w:ins>
            <w:r>
              <w:rPr>
                <w:rFonts w:hint="eastAsia" w:ascii="宋体" w:hAnsi="宋体" w:eastAsia="宋体" w:cs="宋体"/>
                <w:sz w:val="21"/>
                <w:szCs w:val="21"/>
              </w:rPr>
              <w:t>或以上</w:t>
            </w:r>
            <w:ins w:id="26" w:author="Administrator" w:date="2025-02-20T15:10:18Z">
              <w:r>
                <w:rPr>
                  <w:rFonts w:hint="eastAsia" w:ascii="宋体" w:hAnsi="宋体" w:eastAsia="宋体" w:cs="宋体"/>
                  <w:sz w:val="21"/>
                  <w:szCs w:val="21"/>
                  <w:lang w:eastAsia="zh-CN"/>
                </w:rPr>
                <w:t>）</w:t>
              </w:r>
            </w:ins>
            <w:r>
              <w:rPr>
                <w:rFonts w:hint="eastAsia" w:ascii="宋体" w:hAnsi="宋体" w:eastAsia="宋体" w:cs="宋体"/>
                <w:sz w:val="21"/>
                <w:szCs w:val="21"/>
              </w:rPr>
              <w:t>工程师专业职称的</w:t>
            </w:r>
            <w:r>
              <w:rPr>
                <w:rFonts w:hint="eastAsia" w:ascii="宋体" w:hAnsi="宋体" w:eastAsia="宋体" w:cs="宋体"/>
                <w:kern w:val="0"/>
                <w:sz w:val="21"/>
                <w:szCs w:val="21"/>
              </w:rPr>
              <w:t>每提供1人得5分，本小项最高得分10分。</w:t>
            </w:r>
          </w:p>
          <w:p w14:paraId="2A5B822C">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以上1-5项累计得分，本项最高得分100分；同一人员具备多个证书的取单项最高得分，不重复计分。</w:t>
            </w:r>
          </w:p>
          <w:p w14:paraId="052F5FA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Change w:id="27" w:author="Administrator" w:date="2025-02-20T15:05:51Z">
                  <w:rPr>
                    <w:rFonts w:hint="eastAsia" w:ascii="宋体" w:hAnsi="宋体" w:eastAsia="宋体" w:cs="宋体"/>
                    <w:kern w:val="0"/>
                    <w:sz w:val="21"/>
                    <w:szCs w:val="21"/>
                  </w:rPr>
                </w:rPrChange>
              </w:rPr>
            </w:pPr>
            <w:r>
              <w:rPr>
                <w:rFonts w:hint="eastAsia" w:ascii="宋体" w:hAnsi="宋体" w:eastAsia="宋体" w:cs="宋体"/>
                <w:b/>
                <w:bCs/>
                <w:kern w:val="0"/>
                <w:sz w:val="21"/>
                <w:szCs w:val="21"/>
                <w:rPrChange w:id="28" w:author="Administrator" w:date="2025-02-20T15:05:51Z">
                  <w:rPr>
                    <w:rFonts w:hint="eastAsia" w:ascii="宋体" w:hAnsi="宋体" w:eastAsia="宋体" w:cs="宋体"/>
                    <w:kern w:val="0"/>
                    <w:sz w:val="21"/>
                    <w:szCs w:val="21"/>
                  </w:rPr>
                </w:rPrChange>
              </w:rPr>
              <w:t>证明文件：</w:t>
            </w:r>
          </w:p>
          <w:p w14:paraId="3560DC5B">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1.提供开标日前由投标人为相关人员缴交的载有政府部门公章（或专用章）的</w:t>
            </w:r>
            <w:ins w:id="29" w:author="Administrator" w:date="2025-02-20T15:06:00Z">
              <w:r>
                <w:rPr>
                  <w:rFonts w:hint="eastAsia" w:ascii="宋体" w:hAnsi="宋体" w:eastAsia="宋体" w:cs="宋体"/>
                  <w:kern w:val="0"/>
                  <w:sz w:val="21"/>
                  <w:szCs w:val="21"/>
                </w:rPr>
                <w:t>2024年12月</w:t>
              </w:r>
            </w:ins>
            <w:ins w:id="30" w:author="Administrator" w:date="2025-02-20T15:06:00Z">
              <w:r>
                <w:rPr>
                  <w:rFonts w:hint="eastAsia" w:ascii="宋体" w:hAnsi="宋体" w:eastAsia="宋体" w:cs="宋体"/>
                  <w:kern w:val="0"/>
                  <w:sz w:val="21"/>
                  <w:szCs w:val="21"/>
                  <w:lang w:val="en-US" w:eastAsia="zh-CN"/>
                </w:rPr>
                <w:t>-2025年2月</w:t>
              </w:r>
            </w:ins>
            <w:del w:id="31" w:author="Administrator" w:date="2025-02-20T15:06:00Z">
              <w:r>
                <w:rPr>
                  <w:rFonts w:hint="eastAsia" w:ascii="宋体" w:hAnsi="宋体" w:eastAsia="宋体" w:cs="宋体"/>
                  <w:kern w:val="0"/>
                  <w:sz w:val="21"/>
                  <w:szCs w:val="21"/>
                </w:rPr>
                <w:delText>2024年10-12月</w:delText>
              </w:r>
            </w:del>
            <w:r>
              <w:rPr>
                <w:rFonts w:hint="eastAsia" w:ascii="宋体" w:hAnsi="宋体" w:eastAsia="宋体" w:cs="宋体"/>
                <w:kern w:val="0"/>
                <w:sz w:val="21"/>
                <w:szCs w:val="21"/>
              </w:rPr>
              <w:t>的社保缴交证明材料（已退休返聘人员需提供聘用合同），如开标日上一个月的社保材料因政府部门原因暂时无法取得，则可以往前顺延一个月；社保资料至少显示缴交养老保险信息，未显示该信息的该社保资料则不符合要求，原件备查。如供应商为新成立企业且成立时间不足3个月的，需承诺相关人员为投标人自有员工，承诺函格式自拟并加盖公章；</w:t>
            </w:r>
          </w:p>
          <w:p w14:paraId="23802F26">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2.提供以上证书扫描件；</w:t>
            </w:r>
          </w:p>
          <w:p w14:paraId="2DB94049">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3.未提供或未按要求提供或提供的不清晰导致专家无法判断的，不得分。</w:t>
            </w:r>
          </w:p>
        </w:tc>
      </w:tr>
      <w:tr w14:paraId="628F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7" w:type="dxa"/>
            <w:vMerge w:val="restart"/>
            <w:noWrap w:val="0"/>
            <w:vAlign w:val="center"/>
          </w:tcPr>
          <w:p w14:paraId="5684DE00">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3</w:t>
            </w:r>
          </w:p>
          <w:p w14:paraId="55F120D6">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3ADCC414">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70FDE4D9">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0A966F8E">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0C8C4046">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tc>
        <w:tc>
          <w:tcPr>
            <w:tcW w:w="2832" w:type="dxa"/>
            <w:gridSpan w:val="3"/>
            <w:noWrap w:val="0"/>
            <w:vAlign w:val="center"/>
          </w:tcPr>
          <w:p w14:paraId="0BE87913">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FF"/>
                <w:kern w:val="0"/>
                <w:sz w:val="24"/>
                <w:lang w:bidi="ar"/>
              </w:rPr>
            </w:pPr>
            <w:r>
              <w:rPr>
                <w:rFonts w:hint="eastAsia" w:ascii="宋体" w:hAnsi="宋体" w:eastAsia="宋体" w:cs="宋体"/>
                <w:b/>
                <w:bCs/>
                <w:color w:val="0000FF"/>
                <w:kern w:val="0"/>
                <w:sz w:val="24"/>
                <w:lang w:bidi="ar"/>
              </w:rPr>
              <w:t>商务部分</w:t>
            </w:r>
          </w:p>
        </w:tc>
        <w:tc>
          <w:tcPr>
            <w:tcW w:w="5468" w:type="dxa"/>
            <w:noWrap w:val="0"/>
            <w:vAlign w:val="center"/>
          </w:tcPr>
          <w:p w14:paraId="2A4F6314">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FF"/>
                <w:kern w:val="0"/>
                <w:sz w:val="24"/>
                <w:lang w:bidi="ar"/>
              </w:rPr>
            </w:pPr>
            <w:r>
              <w:rPr>
                <w:rFonts w:hint="eastAsia" w:ascii="宋体" w:hAnsi="宋体" w:eastAsia="宋体" w:cs="宋体"/>
                <w:b/>
                <w:bCs/>
                <w:color w:val="0000FF"/>
                <w:kern w:val="0"/>
                <w:sz w:val="24"/>
                <w:lang w:bidi="ar"/>
              </w:rPr>
              <w:t>19</w:t>
            </w:r>
          </w:p>
        </w:tc>
      </w:tr>
      <w:tr w14:paraId="4401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7" w:type="dxa"/>
            <w:vMerge w:val="continue"/>
            <w:shd w:val="clear" w:color="000000" w:fill="E6EFFA"/>
            <w:noWrap w:val="0"/>
            <w:vAlign w:val="center"/>
          </w:tcPr>
          <w:p w14:paraId="74A97CEF">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shd w:val="clear" w:color="000000" w:fill="E6EFFA"/>
            <w:noWrap w:val="0"/>
            <w:vAlign w:val="center"/>
          </w:tcPr>
          <w:p w14:paraId="5274A7C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1241" w:type="dxa"/>
            <w:shd w:val="clear" w:color="000000" w:fill="E6EFFA"/>
            <w:noWrap w:val="0"/>
            <w:vAlign w:val="center"/>
          </w:tcPr>
          <w:p w14:paraId="3AEAC59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评分因素</w:t>
            </w:r>
          </w:p>
        </w:tc>
        <w:tc>
          <w:tcPr>
            <w:tcW w:w="764" w:type="dxa"/>
            <w:shd w:val="clear" w:color="000000" w:fill="E6EFFA"/>
            <w:noWrap w:val="0"/>
            <w:vAlign w:val="center"/>
          </w:tcPr>
          <w:p w14:paraId="2EBCA198">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权重(%)</w:t>
            </w:r>
          </w:p>
        </w:tc>
        <w:tc>
          <w:tcPr>
            <w:tcW w:w="5468" w:type="dxa"/>
            <w:shd w:val="clear" w:color="000000" w:fill="E6EFFA"/>
            <w:noWrap w:val="0"/>
            <w:vAlign w:val="center"/>
          </w:tcPr>
          <w:p w14:paraId="33A3413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评分准则</w:t>
            </w:r>
          </w:p>
        </w:tc>
      </w:tr>
      <w:tr w14:paraId="6FEA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3" w:hRule="atLeast"/>
        </w:trPr>
        <w:tc>
          <w:tcPr>
            <w:tcW w:w="827" w:type="dxa"/>
            <w:vMerge w:val="continue"/>
            <w:noWrap w:val="0"/>
            <w:vAlign w:val="center"/>
          </w:tcPr>
          <w:p w14:paraId="24963D19">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069B8521">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241" w:type="dxa"/>
            <w:noWrap w:val="0"/>
            <w:vAlign w:val="center"/>
          </w:tcPr>
          <w:p w14:paraId="0F3F062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投标人通过相关认证情况</w:t>
            </w:r>
          </w:p>
        </w:tc>
        <w:tc>
          <w:tcPr>
            <w:tcW w:w="764" w:type="dxa"/>
            <w:noWrap w:val="0"/>
            <w:vAlign w:val="center"/>
          </w:tcPr>
          <w:p w14:paraId="2FA8D15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5468" w:type="dxa"/>
            <w:noWrap w:val="0"/>
            <w:vAlign w:val="center"/>
          </w:tcPr>
          <w:p w14:paraId="5E7A26AD">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68C6041E">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投标人具有有效期内的：</w:t>
            </w:r>
          </w:p>
          <w:p w14:paraId="541827C8">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1、具有质量管理体系认证证书；</w:t>
            </w:r>
          </w:p>
          <w:p w14:paraId="694B4263">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r>
              <w:rPr>
                <w:rFonts w:hint="eastAsia" w:ascii="宋体" w:hAnsi="宋体" w:eastAsia="宋体" w:cs="宋体"/>
                <w:sz w:val="21"/>
                <w:szCs w:val="21"/>
              </w:rPr>
              <w:t>具有</w:t>
            </w:r>
            <w:commentRangeStart w:id="2"/>
            <w:r>
              <w:rPr>
                <w:rFonts w:hint="eastAsia" w:ascii="宋体" w:hAnsi="宋体" w:eastAsia="宋体" w:cs="宋体"/>
                <w:sz w:val="21"/>
                <w:szCs w:val="21"/>
              </w:rPr>
              <w:t>信息安全管理体系认证证书</w:t>
            </w:r>
            <w:commentRangeEnd w:id="2"/>
            <w:r>
              <w:commentReference w:id="2"/>
            </w:r>
            <w:r>
              <w:rPr>
                <w:rFonts w:hint="eastAsia" w:ascii="宋体" w:hAnsi="宋体" w:eastAsia="宋体" w:cs="宋体"/>
                <w:sz w:val="21"/>
                <w:szCs w:val="21"/>
              </w:rPr>
              <w:t>；</w:t>
            </w:r>
          </w:p>
          <w:p w14:paraId="5C17673D">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3、具有ISO/IEC 27032网络空间安全管理体系认证证书；</w:t>
            </w:r>
          </w:p>
          <w:p w14:paraId="3086EFE2">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4、具有ISO/IEC 27040数据存储安全管理体系认证证书；</w:t>
            </w:r>
          </w:p>
          <w:p w14:paraId="37EDC41C">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以上第1项及第2项，每满足1项得20分，以上第3项及第4项，每满足1项得30分，本项最高得100分。</w:t>
            </w:r>
          </w:p>
          <w:p w14:paraId="7ED0A8DF">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证明文件：</w:t>
            </w:r>
          </w:p>
          <w:p w14:paraId="5752CA8A">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提供有效期内的体系认证证书扫描件及在全国认证认可信息公共服务平台（认e云）（http://cx.cnca.cn/CertECloud/index/index/page）查询有效的截图，原件备查。如投标人为分支机构，提供其总公司的证书也可按照评分规则计分；证书单位名称需与投标人名称或其总公司名称一致，否则不得分。（未提供或未按要求提供或提供的不清晰导致专家无法判断的，不得分）。</w:t>
            </w:r>
          </w:p>
        </w:tc>
      </w:tr>
      <w:tr w14:paraId="2A03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 w:author="Administrator" w:date="2025-02-20T15:14:4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2" w:author="Administrator" w:date="2025-02-20T15:14:44Z">
            <w:trPr>
              <w:trHeight w:val="3326" w:hRule="atLeast"/>
            </w:trPr>
          </w:trPrChange>
        </w:trPr>
        <w:tc>
          <w:tcPr>
            <w:tcW w:w="827" w:type="dxa"/>
            <w:vMerge w:val="continue"/>
            <w:noWrap w:val="0"/>
            <w:vAlign w:val="center"/>
            <w:tcPrChange w:id="33" w:author="Administrator" w:date="2025-02-20T15:14:44Z">
              <w:tcPr>
                <w:tcW w:w="827" w:type="dxa"/>
                <w:vMerge w:val="continue"/>
                <w:noWrap w:val="0"/>
                <w:vAlign w:val="center"/>
                <w:tcPrChange w:id="34" w:author="Administrator" w:date="2025-02-20T15:14:44Z">
                  <w:tcPr>
                    <w:tcW w:w="827" w:type="dxa"/>
                    <w:vMerge w:val="continue"/>
                    <w:noWrap w:val="0"/>
                    <w:vAlign w:val="center"/>
                    <w:tcPrChange w:id="35" w:author="Administrator" w:date="2025-02-20T15:14:44Z">
                      <w:tcPr>
                        <w:tcW w:w="827" w:type="dxa"/>
                        <w:vMerge w:val="continue"/>
                        <w:noWrap w:val="0"/>
                        <w:vAlign w:val="center"/>
                        <w:tcPrChange w:id="36" w:author="Administrator" w:date="2025-02-20T15:14:44Z">
                          <w:tcPr>
                            <w:tcW w:w="827" w:type="dxa"/>
                            <w:vMerge w:val="continue"/>
                            <w:noWrap w:val="0"/>
                            <w:vAlign w:val="center"/>
                            <w:tcPrChange w:id="37" w:author="Administrator" w:date="2025-02-20T15:14:44Z">
                              <w:tcPr>
                                <w:tcW w:w="827" w:type="dxa"/>
                                <w:vMerge w:val="continue"/>
                                <w:noWrap w:val="0"/>
                                <w:vAlign w:val="center"/>
                                <w:tcPrChange w:id="38" w:author="Administrator" w:date="2025-02-20T15:14:44Z">
                                  <w:tcPr>
                                    <w:tcW w:w="827" w:type="dxa"/>
                                    <w:vMerge w:val="continue"/>
                                    <w:noWrap w:val="0"/>
                                    <w:vAlign w:val="center"/>
                                    <w:tcPrChange w:id="39" w:author="Administrator" w:date="2025-02-20T15:14:44Z">
                                      <w:tcPr>
                                        <w:tcW w:w="827" w:type="dxa"/>
                                        <w:vMerge w:val="continue"/>
                                        <w:noWrap w:val="0"/>
                                        <w:vAlign w:val="center"/>
                                        <w:tcPrChange w:id="40" w:author="Administrator" w:date="2025-02-20T15:14:44Z">
                                          <w:tcPr>
                                            <w:tcW w:w="827" w:type="dxa"/>
                                            <w:vMerge w:val="continue"/>
                                            <w:noWrap w:val="0"/>
                                            <w:vAlign w:val="center"/>
                                            <w:tcPrChange w:id="41" w:author="Administrator" w:date="2025-02-20T15:14:44Z">
                                              <w:tcPr>
                                                <w:tcW w:w="827" w:type="dxa"/>
                                                <w:vMerge w:val="continue"/>
                                                <w:noWrap w:val="0"/>
                                                <w:vAlign w:val="center"/>
                                                <w:tcPrChange w:id="42" w:author="Administrator" w:date="2025-02-20T15:14:44Z">
                                                  <w:tcPr>
                                                    <w:tcW w:w="827" w:type="dxa"/>
                                                    <w:vMerge w:val="continue"/>
                                                    <w:noWrap w:val="0"/>
                                                    <w:vAlign w:val="center"/>
                                                  </w:tcPr>
                                                </w:tcPrChange>
                                              </w:tcPr>
                                            </w:tcPrChange>
                                          </w:tcPr>
                                        </w:tcPrChange>
                                      </w:tcPr>
                                    </w:tcPrChange>
                                  </w:tcPr>
                                </w:tcPrChange>
                              </w:tcPr>
                            </w:tcPrChange>
                          </w:tcPr>
                        </w:tcPrChange>
                      </w:tcPr>
                    </w:tcPrChange>
                  </w:tcPr>
                </w:tcPrChange>
              </w:tcPr>
            </w:tcPrChange>
          </w:tcPr>
          <w:p w14:paraId="0E43DFC6">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Change w:id="43" w:author="Administrator" w:date="2025-02-20T15:14:44Z">
              <w:tcPr>
                <w:tcW w:w="827" w:type="dxa"/>
                <w:noWrap w:val="0"/>
                <w:vAlign w:val="center"/>
                <w:tcPrChange w:id="44" w:author="Administrator" w:date="2025-02-20T15:14:44Z">
                  <w:tcPr>
                    <w:tcW w:w="827" w:type="dxa"/>
                    <w:noWrap w:val="0"/>
                    <w:vAlign w:val="center"/>
                    <w:tcPrChange w:id="45" w:author="Administrator" w:date="2025-02-20T15:14:44Z">
                      <w:tcPr>
                        <w:tcW w:w="827" w:type="dxa"/>
                        <w:noWrap w:val="0"/>
                        <w:vAlign w:val="center"/>
                        <w:tcPrChange w:id="46" w:author="Administrator" w:date="2025-02-20T15:14:44Z">
                          <w:tcPr>
                            <w:tcW w:w="827" w:type="dxa"/>
                            <w:noWrap w:val="0"/>
                            <w:vAlign w:val="center"/>
                            <w:tcPrChange w:id="47" w:author="Administrator" w:date="2025-02-20T15:14:44Z">
                              <w:tcPr>
                                <w:tcW w:w="827" w:type="dxa"/>
                                <w:noWrap w:val="0"/>
                                <w:vAlign w:val="center"/>
                                <w:tcPrChange w:id="48" w:author="Administrator" w:date="2025-02-20T15:14:44Z">
                                  <w:tcPr>
                                    <w:tcW w:w="827" w:type="dxa"/>
                                    <w:noWrap w:val="0"/>
                                    <w:vAlign w:val="center"/>
                                    <w:tcPrChange w:id="49" w:author="Administrator" w:date="2025-02-20T15:14:44Z">
                                      <w:tcPr>
                                        <w:tcW w:w="827" w:type="dxa"/>
                                        <w:noWrap w:val="0"/>
                                        <w:vAlign w:val="center"/>
                                        <w:tcPrChange w:id="50" w:author="Administrator" w:date="2025-02-20T15:14:44Z">
                                          <w:tcPr>
                                            <w:tcW w:w="827" w:type="dxa"/>
                                            <w:noWrap w:val="0"/>
                                            <w:vAlign w:val="center"/>
                                            <w:tcPrChange w:id="51" w:author="Administrator" w:date="2025-02-20T15:14:44Z">
                                              <w:tcPr>
                                                <w:tcW w:w="827" w:type="dxa"/>
                                                <w:noWrap w:val="0"/>
                                                <w:vAlign w:val="center"/>
                                                <w:tcPrChange w:id="52" w:author="Administrator" w:date="2025-02-20T15:14:44Z">
                                                  <w:tcPr>
                                                    <w:tcW w:w="827" w:type="dxa"/>
                                                    <w:noWrap w:val="0"/>
                                                    <w:vAlign w:val="center"/>
                                                  </w:tcPr>
                                                </w:tcPrChange>
                                              </w:tcPr>
                                            </w:tcPrChange>
                                          </w:tcPr>
                                        </w:tcPrChange>
                                      </w:tcPr>
                                    </w:tcPrChange>
                                  </w:tcPr>
                                </w:tcPrChange>
                              </w:tcPr>
                            </w:tcPrChange>
                          </w:tcPr>
                        </w:tcPrChange>
                      </w:tcPr>
                    </w:tcPrChange>
                  </w:tcPr>
                </w:tcPrChange>
              </w:tcPr>
            </w:tcPrChange>
          </w:tcPr>
          <w:p w14:paraId="2C644A22">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241" w:type="dxa"/>
            <w:noWrap w:val="0"/>
            <w:vAlign w:val="center"/>
            <w:tcPrChange w:id="53" w:author="Administrator" w:date="2025-02-20T15:14:44Z">
              <w:tcPr>
                <w:tcW w:w="1241" w:type="dxa"/>
                <w:noWrap w:val="0"/>
                <w:vAlign w:val="center"/>
                <w:tcPrChange w:id="54" w:author="Administrator" w:date="2025-02-20T15:14:44Z">
                  <w:tcPr>
                    <w:tcW w:w="1241" w:type="dxa"/>
                    <w:noWrap w:val="0"/>
                    <w:vAlign w:val="center"/>
                    <w:tcPrChange w:id="55" w:author="Administrator" w:date="2025-02-20T15:14:44Z">
                      <w:tcPr>
                        <w:tcW w:w="1241" w:type="dxa"/>
                        <w:noWrap w:val="0"/>
                        <w:vAlign w:val="center"/>
                        <w:tcPrChange w:id="56" w:author="Administrator" w:date="2025-02-20T15:14:44Z">
                          <w:tcPr>
                            <w:tcW w:w="1241" w:type="dxa"/>
                            <w:noWrap w:val="0"/>
                            <w:vAlign w:val="center"/>
                            <w:tcPrChange w:id="57" w:author="Administrator" w:date="2025-02-20T15:14:44Z">
                              <w:tcPr>
                                <w:tcW w:w="1241" w:type="dxa"/>
                                <w:noWrap w:val="0"/>
                                <w:vAlign w:val="center"/>
                                <w:tcPrChange w:id="58" w:author="Administrator" w:date="2025-02-20T15:14:44Z">
                                  <w:tcPr>
                                    <w:tcW w:w="1241" w:type="dxa"/>
                                    <w:noWrap w:val="0"/>
                                    <w:vAlign w:val="center"/>
                                    <w:tcPrChange w:id="59" w:author="Administrator" w:date="2025-02-20T15:14:44Z">
                                      <w:tcPr>
                                        <w:tcW w:w="1241" w:type="dxa"/>
                                        <w:noWrap w:val="0"/>
                                        <w:vAlign w:val="center"/>
                                        <w:tcPrChange w:id="60" w:author="Administrator" w:date="2025-02-20T15:14:44Z">
                                          <w:tcPr>
                                            <w:tcW w:w="1241" w:type="dxa"/>
                                            <w:noWrap w:val="0"/>
                                            <w:vAlign w:val="center"/>
                                            <w:tcPrChange w:id="61" w:author="Administrator" w:date="2025-02-20T15:14:44Z">
                                              <w:tcPr>
                                                <w:tcW w:w="1241" w:type="dxa"/>
                                                <w:noWrap w:val="0"/>
                                                <w:vAlign w:val="center"/>
                                                <w:tcPrChange w:id="62" w:author="Administrator" w:date="2025-02-20T15:14:44Z">
                                                  <w:tcPr>
                                                    <w:tcW w:w="1241" w:type="dxa"/>
                                                    <w:noWrap w:val="0"/>
                                                    <w:vAlign w:val="center"/>
                                                  </w:tcPr>
                                                </w:tcPrChange>
                                              </w:tcPr>
                                            </w:tcPrChange>
                                          </w:tcPr>
                                        </w:tcPrChange>
                                      </w:tcPr>
                                    </w:tcPrChange>
                                  </w:tcPr>
                                </w:tcPrChange>
                              </w:tcPr>
                            </w:tcPrChange>
                          </w:tcPr>
                        </w:tcPrChange>
                      </w:tcPr>
                    </w:tcPrChange>
                  </w:tcPr>
                </w:tcPrChange>
              </w:tcPr>
            </w:tcPrChange>
          </w:tcPr>
          <w:p w14:paraId="11A41D0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商务条款偏离情况</w:t>
            </w:r>
          </w:p>
        </w:tc>
        <w:tc>
          <w:tcPr>
            <w:tcW w:w="764" w:type="dxa"/>
            <w:noWrap w:val="0"/>
            <w:vAlign w:val="center"/>
            <w:tcPrChange w:id="63" w:author="Administrator" w:date="2025-02-20T15:14:44Z">
              <w:tcPr>
                <w:tcW w:w="764" w:type="dxa"/>
                <w:noWrap w:val="0"/>
                <w:vAlign w:val="center"/>
                <w:tcPrChange w:id="64" w:author="Administrator" w:date="2025-02-20T15:14:44Z">
                  <w:tcPr>
                    <w:tcW w:w="764" w:type="dxa"/>
                    <w:noWrap w:val="0"/>
                    <w:vAlign w:val="center"/>
                    <w:tcPrChange w:id="65" w:author="Administrator" w:date="2025-02-20T15:14:44Z">
                      <w:tcPr>
                        <w:tcW w:w="764" w:type="dxa"/>
                        <w:noWrap w:val="0"/>
                        <w:vAlign w:val="center"/>
                        <w:tcPrChange w:id="66" w:author="Administrator" w:date="2025-02-20T15:14:44Z">
                          <w:tcPr>
                            <w:tcW w:w="764" w:type="dxa"/>
                            <w:noWrap w:val="0"/>
                            <w:vAlign w:val="center"/>
                            <w:tcPrChange w:id="67" w:author="Administrator" w:date="2025-02-20T15:14:44Z">
                              <w:tcPr>
                                <w:tcW w:w="764" w:type="dxa"/>
                                <w:noWrap w:val="0"/>
                                <w:vAlign w:val="center"/>
                                <w:tcPrChange w:id="68" w:author="Administrator" w:date="2025-02-20T15:14:44Z">
                                  <w:tcPr>
                                    <w:tcW w:w="764" w:type="dxa"/>
                                    <w:noWrap w:val="0"/>
                                    <w:vAlign w:val="center"/>
                                    <w:tcPrChange w:id="69" w:author="Administrator" w:date="2025-02-20T15:14:44Z">
                                      <w:tcPr>
                                        <w:tcW w:w="764" w:type="dxa"/>
                                        <w:noWrap w:val="0"/>
                                        <w:vAlign w:val="center"/>
                                        <w:tcPrChange w:id="70" w:author="Administrator" w:date="2025-02-20T15:14:44Z">
                                          <w:tcPr>
                                            <w:tcW w:w="764" w:type="dxa"/>
                                            <w:noWrap w:val="0"/>
                                            <w:vAlign w:val="center"/>
                                            <w:tcPrChange w:id="71" w:author="Administrator" w:date="2025-02-20T15:14:44Z">
                                              <w:tcPr>
                                                <w:tcW w:w="764" w:type="dxa"/>
                                                <w:noWrap w:val="0"/>
                                                <w:vAlign w:val="center"/>
                                                <w:tcPrChange w:id="72" w:author="Administrator" w:date="2025-02-20T15:14:44Z">
                                                  <w:tcPr>
                                                    <w:tcW w:w="764" w:type="dxa"/>
                                                    <w:noWrap w:val="0"/>
                                                    <w:vAlign w:val="center"/>
                                                  </w:tcPr>
                                                </w:tcPrChange>
                                              </w:tcPr>
                                            </w:tcPrChange>
                                          </w:tcPr>
                                        </w:tcPrChange>
                                      </w:tcPr>
                                    </w:tcPrChange>
                                  </w:tcPr>
                                </w:tcPrChange>
                              </w:tcPr>
                            </w:tcPrChange>
                          </w:tcPr>
                        </w:tcPrChange>
                      </w:tcPr>
                    </w:tcPrChange>
                  </w:tcPr>
                </w:tcPrChange>
              </w:tcPr>
            </w:tcPrChange>
          </w:tcPr>
          <w:p w14:paraId="2E556A4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5468" w:type="dxa"/>
            <w:noWrap w:val="0"/>
            <w:vAlign w:val="center"/>
            <w:tcPrChange w:id="73" w:author="Administrator" w:date="2025-02-20T15:14:44Z">
              <w:tcPr>
                <w:tcW w:w="5468" w:type="dxa"/>
                <w:noWrap w:val="0"/>
                <w:vAlign w:val="center"/>
                <w:tcPrChange w:id="74" w:author="Administrator" w:date="2025-02-20T15:14:44Z">
                  <w:tcPr>
                    <w:tcW w:w="5468" w:type="dxa"/>
                    <w:noWrap w:val="0"/>
                    <w:vAlign w:val="center"/>
                    <w:tcPrChange w:id="75" w:author="Administrator" w:date="2025-02-20T15:14:44Z">
                      <w:tcPr>
                        <w:tcW w:w="5468" w:type="dxa"/>
                        <w:noWrap w:val="0"/>
                        <w:vAlign w:val="center"/>
                        <w:tcPrChange w:id="76" w:author="Administrator" w:date="2025-02-20T15:14:44Z">
                          <w:tcPr>
                            <w:tcW w:w="5468" w:type="dxa"/>
                            <w:noWrap w:val="0"/>
                            <w:vAlign w:val="center"/>
                            <w:tcPrChange w:id="77" w:author="Administrator" w:date="2025-02-20T15:14:44Z">
                              <w:tcPr>
                                <w:tcW w:w="5468" w:type="dxa"/>
                                <w:noWrap w:val="0"/>
                                <w:vAlign w:val="center"/>
                                <w:tcPrChange w:id="78" w:author="Administrator" w:date="2025-02-20T15:14:44Z">
                                  <w:tcPr>
                                    <w:tcW w:w="5468" w:type="dxa"/>
                                    <w:noWrap w:val="0"/>
                                    <w:vAlign w:val="center"/>
                                    <w:tcPrChange w:id="79" w:author="Administrator" w:date="2025-02-20T15:14:44Z">
                                      <w:tcPr>
                                        <w:tcW w:w="5468" w:type="dxa"/>
                                        <w:noWrap w:val="0"/>
                                        <w:vAlign w:val="center"/>
                                        <w:tcPrChange w:id="80" w:author="Administrator" w:date="2025-02-20T15:14:44Z">
                                          <w:tcPr>
                                            <w:tcW w:w="5468" w:type="dxa"/>
                                            <w:noWrap w:val="0"/>
                                            <w:vAlign w:val="center"/>
                                            <w:tcPrChange w:id="81" w:author="Administrator" w:date="2025-02-20T15:14:44Z">
                                              <w:tcPr>
                                                <w:tcW w:w="5468" w:type="dxa"/>
                                                <w:noWrap w:val="0"/>
                                                <w:vAlign w:val="center"/>
                                                <w:tcPrChange w:id="82" w:author="Administrator" w:date="2025-02-20T15:14:44Z">
                                                  <w:tcPr>
                                                    <w:tcW w:w="5468" w:type="dxa"/>
                                                    <w:noWrap w:val="0"/>
                                                    <w:vAlign w:val="center"/>
                                                  </w:tcPr>
                                                </w:tcPrChange>
                                              </w:tcPr>
                                            </w:tcPrChange>
                                          </w:tcPr>
                                        </w:tcPrChange>
                                      </w:tcPr>
                                    </w:tcPrChange>
                                  </w:tcPr>
                                </w:tcPrChange>
                              </w:tcPr>
                            </w:tcPrChange>
                          </w:tcPr>
                        </w:tcPrChange>
                      </w:tcPr>
                    </w:tcPrChange>
                  </w:tcPr>
                </w:tcPrChange>
              </w:tcPr>
            </w:tcPrChange>
          </w:tcPr>
          <w:p w14:paraId="1ABAC50D">
            <w:pPr>
              <w:keepNext w:val="0"/>
              <w:keepLines w:val="0"/>
              <w:pageBreakBefore w:val="0"/>
              <w:widowControl/>
              <w:kinsoku/>
              <w:overflowPunct/>
              <w:topLinePunct w:val="0"/>
              <w:autoSpaceDE/>
              <w:autoSpaceDN/>
              <w:bidi w:val="0"/>
              <w:adjustRightInd/>
              <w:snapToGrid/>
              <w:spacing w:line="36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0B993BFE">
            <w:pPr>
              <w:keepNext w:val="0"/>
              <w:keepLines w:val="0"/>
              <w:pageBreakBefore w:val="0"/>
              <w:widowControl/>
              <w:kinsoku/>
              <w:overflowPunct/>
              <w:topLinePunct w:val="0"/>
              <w:autoSpaceDE/>
              <w:autoSpaceDN/>
              <w:bidi w:val="0"/>
              <w:adjustRightInd/>
              <w:snapToGrid/>
              <w:spacing w:line="360" w:lineRule="auto"/>
              <w:jc w:val="both"/>
              <w:textAlignment w:val="auto"/>
              <w:rPr>
                <w:ins w:id="83" w:author="Administrator" w:date="2025-02-20T15:15:05Z"/>
                <w:rFonts w:hint="eastAsia" w:ascii="宋体" w:hAnsi="宋体" w:eastAsia="宋体" w:cs="宋体"/>
                <w:color w:val="auto"/>
                <w:sz w:val="21"/>
                <w:szCs w:val="21"/>
                <w:highlight w:val="none"/>
              </w:rPr>
            </w:pPr>
            <w:ins w:id="84" w:author="Administrator" w:date="2025-02-20T15:14:18Z">
              <w:r>
                <w:rPr>
                  <w:rFonts w:hint="eastAsia" w:ascii="宋体" w:hAnsi="宋体" w:eastAsia="宋体" w:cs="宋体"/>
                  <w:color w:val="auto"/>
                  <w:sz w:val="21"/>
                  <w:szCs w:val="21"/>
                  <w:highlight w:val="none"/>
                </w:rPr>
                <w:t>投标人应如实填写商务</w:t>
              </w:r>
            </w:ins>
            <w:ins w:id="85" w:author="Administrator" w:date="2025-02-20T15:14:18Z">
              <w:r>
                <w:rPr>
                  <w:rFonts w:hint="eastAsia" w:ascii="宋体" w:hAnsi="宋体" w:eastAsia="宋体" w:cs="宋体"/>
                  <w:color w:val="auto"/>
                  <w:sz w:val="21"/>
                  <w:szCs w:val="21"/>
                  <w:highlight w:val="none"/>
                  <w:lang w:eastAsia="zh-CN"/>
                </w:rPr>
                <w:t>要求</w:t>
              </w:r>
            </w:ins>
            <w:ins w:id="86" w:author="Administrator" w:date="2025-02-20T15:14:18Z">
              <w:r>
                <w:rPr>
                  <w:rFonts w:hint="eastAsia" w:ascii="宋体" w:hAnsi="宋体" w:eastAsia="宋体" w:cs="宋体"/>
                  <w:color w:val="auto"/>
                  <w:sz w:val="21"/>
                  <w:szCs w:val="21"/>
                  <w:highlight w:val="none"/>
                </w:rPr>
                <w:t>偏离表，评审委员会根据响应情况进行打分，全部满足要求的得100分，实质性条款除外，每负偏离一项扣</w:t>
              </w:r>
            </w:ins>
            <w:ins w:id="87" w:author="Administrator" w:date="2025-02-20T15:14:35Z">
              <w:r>
                <w:rPr>
                  <w:rFonts w:hint="eastAsia" w:ascii="宋体" w:hAnsi="宋体" w:cs="宋体"/>
                  <w:color w:val="auto"/>
                  <w:sz w:val="21"/>
                  <w:szCs w:val="21"/>
                  <w:highlight w:val="none"/>
                  <w:lang w:val="en-US" w:eastAsia="zh-CN"/>
                </w:rPr>
                <w:t>20</w:t>
              </w:r>
            </w:ins>
            <w:ins w:id="88" w:author="Administrator" w:date="2025-02-20T15:14:18Z">
              <w:r>
                <w:rPr>
                  <w:rFonts w:hint="eastAsia" w:ascii="宋体" w:hAnsi="宋体" w:eastAsia="宋体" w:cs="宋体"/>
                  <w:color w:val="auto"/>
                  <w:sz w:val="21"/>
                  <w:szCs w:val="21"/>
                  <w:highlight w:val="none"/>
                </w:rPr>
                <w:t>分，扣完为止。</w:t>
              </w:r>
            </w:ins>
          </w:p>
          <w:p w14:paraId="29006B8E">
            <w:pPr>
              <w:keepNext w:val="0"/>
              <w:keepLines w:val="0"/>
              <w:pageBreakBefore w:val="0"/>
              <w:widowControl/>
              <w:kinsoku/>
              <w:overflowPunct/>
              <w:topLinePunct w:val="0"/>
              <w:autoSpaceDE/>
              <w:autoSpaceDN/>
              <w:bidi w:val="0"/>
              <w:adjustRightInd/>
              <w:snapToGrid/>
              <w:spacing w:line="360" w:lineRule="auto"/>
              <w:jc w:val="both"/>
              <w:textAlignment w:val="auto"/>
              <w:rPr>
                <w:ins w:id="89" w:author="Administrator" w:date="2025-02-20T15:15:08Z"/>
                <w:rFonts w:hint="eastAsia" w:ascii="宋体" w:hAnsi="宋体" w:eastAsia="宋体" w:cs="宋体"/>
                <w:b/>
                <w:bCs/>
                <w:kern w:val="0"/>
                <w:sz w:val="21"/>
                <w:szCs w:val="21"/>
                <w:lang w:eastAsia="zh-CN"/>
              </w:rPr>
            </w:pPr>
            <w:ins w:id="90" w:author="Administrator" w:date="2025-02-20T15:15:10Z">
              <w:r>
                <w:rPr>
                  <w:rFonts w:hint="eastAsia" w:ascii="宋体" w:hAnsi="宋体" w:cs="宋体"/>
                  <w:b/>
                  <w:bCs/>
                  <w:kern w:val="0"/>
                  <w:sz w:val="21"/>
                  <w:szCs w:val="21"/>
                  <w:lang w:eastAsia="zh-CN"/>
                </w:rPr>
                <w:t>证明文件</w:t>
              </w:r>
            </w:ins>
            <w:ins w:id="91" w:author="Administrator" w:date="2025-02-20T15:15:12Z">
              <w:r>
                <w:rPr>
                  <w:rFonts w:hint="eastAsia" w:ascii="宋体" w:hAnsi="宋体" w:cs="宋体"/>
                  <w:b/>
                  <w:bCs/>
                  <w:kern w:val="0"/>
                  <w:sz w:val="21"/>
                  <w:szCs w:val="21"/>
                  <w:lang w:eastAsia="zh-CN"/>
                </w:rPr>
                <w:t>：</w:t>
              </w:r>
            </w:ins>
          </w:p>
          <w:p w14:paraId="1ABAC50D">
            <w:pPr>
              <w:keepNext w:val="0"/>
              <w:keepLines w:val="0"/>
              <w:pageBreakBefore w:val="0"/>
              <w:widowControl/>
              <w:kinsoku/>
              <w:overflowPunct/>
              <w:topLinePunct w:val="0"/>
              <w:autoSpaceDE/>
              <w:autoSpaceDN/>
              <w:bidi w:val="0"/>
              <w:adjustRightInd/>
              <w:snapToGrid/>
              <w:spacing w:line="360" w:lineRule="auto"/>
              <w:jc w:val="both"/>
              <w:textAlignment w:val="auto"/>
              <w:rPr>
                <w:del w:id="92" w:author="Administrator" w:date="2025-02-20T15:14:18Z"/>
                <w:rFonts w:hint="eastAsia" w:ascii="宋体" w:hAnsi="宋体" w:eastAsia="宋体" w:cs="宋体"/>
                <w:kern w:val="0"/>
                <w:sz w:val="21"/>
                <w:szCs w:val="21"/>
              </w:rPr>
            </w:pPr>
            <w:ins w:id="93" w:author="Administrator" w:date="2025-02-20T15:15:06Z">
              <w:r>
                <w:rPr>
                  <w:rFonts w:hint="eastAsia" w:ascii="宋体" w:hAnsi="宋体" w:eastAsia="宋体" w:cs="宋体"/>
                  <w:kern w:val="0"/>
                  <w:sz w:val="21"/>
                  <w:szCs w:val="21"/>
                </w:rPr>
                <w:t>偏离表应如实对应填写</w:t>
              </w:r>
            </w:ins>
            <w:ins w:id="94" w:author="Administrator" w:date="2025-02-20T15:15:41Z">
              <w:r>
                <w:rPr>
                  <w:rFonts w:hint="eastAsia" w:ascii="宋体" w:hAnsi="宋体" w:cs="宋体"/>
                  <w:kern w:val="0"/>
                  <w:sz w:val="21"/>
                  <w:szCs w:val="21"/>
                  <w:lang w:val="en-US" w:eastAsia="zh-CN"/>
                </w:rPr>
                <w:t>,</w:t>
              </w:r>
            </w:ins>
            <w:ins w:id="95" w:author="Administrator" w:date="2025-02-20T15:15:06Z">
              <w:r>
                <w:rPr>
                  <w:rFonts w:hint="eastAsia" w:ascii="宋体" w:hAnsi="宋体" w:eastAsia="宋体" w:cs="宋体"/>
                  <w:kern w:val="0"/>
                  <w:sz w:val="21"/>
                  <w:szCs w:val="21"/>
                </w:rPr>
                <w:t>未提供或未按要求提供或提供的不清晰导致专家无法判断的，不得分。</w:t>
              </w:r>
            </w:ins>
            <w:del w:id="96" w:author="Administrator" w:date="2025-02-20T15:14:18Z">
              <w:r>
                <w:rPr>
                  <w:rFonts w:hint="eastAsia" w:ascii="宋体" w:hAnsi="宋体" w:eastAsia="宋体" w:cs="宋体"/>
                  <w:kern w:val="0"/>
                  <w:sz w:val="21"/>
                  <w:szCs w:val="21"/>
                </w:rPr>
                <w:delText>根据招标文件中“商务需求”中的要求编制《商务需求偏离表》，对所有指标进行逐一响应，评审委员会根据商务要求响应情况进行打分。</w:delText>
              </w:r>
            </w:del>
          </w:p>
          <w:p w14:paraId="1ABAC50D">
            <w:pPr>
              <w:keepNext w:val="0"/>
              <w:keepLines w:val="0"/>
              <w:pageBreakBefore w:val="0"/>
              <w:widowControl/>
              <w:kinsoku/>
              <w:overflowPunct/>
              <w:topLinePunct w:val="0"/>
              <w:autoSpaceDE/>
              <w:autoSpaceDN/>
              <w:bidi w:val="0"/>
              <w:adjustRightInd/>
              <w:snapToGrid/>
              <w:spacing w:line="360" w:lineRule="auto"/>
              <w:jc w:val="both"/>
              <w:textAlignment w:val="auto"/>
              <w:rPr>
                <w:del w:id="97" w:author="Administrator" w:date="2025-02-20T15:14:18Z"/>
                <w:rFonts w:hint="eastAsia" w:ascii="宋体" w:hAnsi="宋体" w:eastAsia="宋体" w:cs="宋体"/>
                <w:b/>
                <w:bCs/>
                <w:kern w:val="0"/>
                <w:sz w:val="21"/>
                <w:szCs w:val="21"/>
                <w:lang w:eastAsia="zh-CN"/>
              </w:rPr>
            </w:pPr>
            <w:del w:id="98" w:author="Administrator" w:date="2025-02-20T15:14:18Z">
              <w:r>
                <w:rPr>
                  <w:rFonts w:hint="eastAsia" w:ascii="宋体" w:hAnsi="宋体" w:eastAsia="宋体" w:cs="宋体"/>
                  <w:b/>
                  <w:bCs/>
                  <w:kern w:val="0"/>
                  <w:sz w:val="21"/>
                  <w:szCs w:val="21"/>
                  <w:lang w:eastAsia="zh-CN"/>
                </w:rPr>
                <w:delText>证明文件：</w:delText>
              </w:r>
            </w:del>
          </w:p>
          <w:p w14:paraId="1ABAC50D">
            <w:pPr>
              <w:keepNext w:val="0"/>
              <w:keepLines w:val="0"/>
              <w:pageBreakBefore w:val="0"/>
              <w:widowControl/>
              <w:kinsoku/>
              <w:overflowPunct/>
              <w:topLinePunct w:val="0"/>
              <w:autoSpaceDE/>
              <w:autoSpaceDN/>
              <w:bidi w:val="0"/>
              <w:adjustRightInd/>
              <w:snapToGrid/>
              <w:spacing w:line="360" w:lineRule="auto"/>
              <w:jc w:val="both"/>
              <w:textAlignment w:val="auto"/>
              <w:rPr>
                <w:rFonts w:hint="eastAsia" w:ascii="宋体" w:hAnsi="宋体" w:eastAsia="宋体" w:cs="宋体"/>
                <w:kern w:val="0"/>
                <w:sz w:val="21"/>
                <w:szCs w:val="21"/>
              </w:rPr>
            </w:pPr>
            <w:del w:id="99" w:author="Administrator" w:date="2025-02-20T15:14:18Z">
              <w:r>
                <w:rPr>
                  <w:rFonts w:hint="eastAsia" w:ascii="宋体" w:hAnsi="宋体" w:eastAsia="宋体" w:cs="宋体"/>
                  <w:kern w:val="0"/>
                  <w:sz w:val="21"/>
                  <w:szCs w:val="21"/>
                </w:rPr>
                <w:delText>各项商务要求全部满足的得100分。其中“★”号的条款为不可偏离项，其余商务要求每负偏离一项扣20分，扣完为止。</w:delText>
              </w:r>
            </w:del>
          </w:p>
        </w:tc>
      </w:tr>
      <w:tr w14:paraId="7ECA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7" w:type="dxa"/>
            <w:vMerge w:val="continue"/>
            <w:noWrap w:val="0"/>
            <w:vAlign w:val="center"/>
          </w:tcPr>
          <w:p w14:paraId="0F6B139F">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587EEA27">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241" w:type="dxa"/>
            <w:noWrap w:val="0"/>
            <w:vAlign w:val="center"/>
          </w:tcPr>
          <w:p w14:paraId="348265A6">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同类项目业绩</w:t>
            </w:r>
          </w:p>
        </w:tc>
        <w:tc>
          <w:tcPr>
            <w:tcW w:w="764" w:type="dxa"/>
            <w:noWrap w:val="0"/>
            <w:vAlign w:val="center"/>
          </w:tcPr>
          <w:p w14:paraId="05E347F5">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5468" w:type="dxa"/>
            <w:noWrap w:val="0"/>
            <w:vAlign w:val="center"/>
          </w:tcPr>
          <w:p w14:paraId="39769D44">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1277261B">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2023年1月1日至本项目投标截止之日（以合同签订时间为准），投标人每提供1个</w:t>
            </w:r>
            <w:commentRangeStart w:id="3"/>
            <w:r>
              <w:rPr>
                <w:rFonts w:hint="eastAsia" w:ascii="宋体" w:hAnsi="宋体" w:eastAsia="宋体" w:cs="宋体"/>
                <w:kern w:val="0"/>
                <w:sz w:val="21"/>
                <w:szCs w:val="21"/>
              </w:rPr>
              <w:t>同类项目业绩的</w:t>
            </w:r>
            <w:commentRangeEnd w:id="3"/>
            <w:r>
              <w:commentReference w:id="3"/>
            </w:r>
            <w:r>
              <w:rPr>
                <w:rFonts w:hint="eastAsia" w:ascii="宋体" w:hAnsi="宋体" w:eastAsia="宋体" w:cs="宋体"/>
                <w:kern w:val="0"/>
                <w:sz w:val="21"/>
                <w:szCs w:val="21"/>
              </w:rPr>
              <w:t>得25分，最高得100分，原件备查。</w:t>
            </w:r>
          </w:p>
          <w:p w14:paraId="17D9A2F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证明文件：</w:t>
            </w:r>
          </w:p>
          <w:p w14:paraId="1A0FE8B0">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提供中标通知书及</w:t>
            </w:r>
            <w:commentRangeStart w:id="4"/>
            <w:r>
              <w:rPr>
                <w:rFonts w:hint="eastAsia" w:ascii="宋体" w:hAnsi="宋体" w:eastAsia="宋体" w:cs="宋体"/>
                <w:kern w:val="0"/>
                <w:sz w:val="21"/>
                <w:szCs w:val="21"/>
              </w:rPr>
              <w:t>合同关键页扫描件</w:t>
            </w:r>
            <w:commentRangeEnd w:id="4"/>
            <w:r>
              <w:commentReference w:id="4"/>
            </w:r>
            <w:r>
              <w:rPr>
                <w:rFonts w:hint="eastAsia" w:ascii="宋体" w:hAnsi="宋体" w:eastAsia="宋体" w:cs="宋体"/>
                <w:kern w:val="0"/>
                <w:sz w:val="21"/>
                <w:szCs w:val="21"/>
              </w:rPr>
              <w:t>。（未提供或未按要求提供或提供的不清晰导致专家无法判断的，不得分）</w:t>
            </w:r>
          </w:p>
        </w:tc>
      </w:tr>
      <w:tr w14:paraId="383C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3" w:hRule="atLeast"/>
        </w:trPr>
        <w:tc>
          <w:tcPr>
            <w:tcW w:w="827" w:type="dxa"/>
            <w:vMerge w:val="continue"/>
            <w:noWrap w:val="0"/>
            <w:vAlign w:val="center"/>
          </w:tcPr>
          <w:p w14:paraId="0FB477BF">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421DEF1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241" w:type="dxa"/>
            <w:noWrap w:val="0"/>
            <w:vAlign w:val="center"/>
          </w:tcPr>
          <w:p w14:paraId="6BD4221F">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服务便利性</w:t>
            </w:r>
          </w:p>
        </w:tc>
        <w:tc>
          <w:tcPr>
            <w:tcW w:w="764" w:type="dxa"/>
            <w:noWrap w:val="0"/>
            <w:vAlign w:val="center"/>
          </w:tcPr>
          <w:p w14:paraId="64D16ABD">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5468" w:type="dxa"/>
            <w:noWrap w:val="0"/>
            <w:vAlign w:val="center"/>
          </w:tcPr>
          <w:p w14:paraId="15FEB8AE">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考察内容：</w:t>
            </w:r>
          </w:p>
          <w:p w14:paraId="496A2D43">
            <w:pPr>
              <w:keepNext w:val="0"/>
              <w:keepLines w:val="0"/>
              <w:pageBreakBefore w:val="0"/>
              <w:kinsoku/>
              <w:wordWrap w:val="0"/>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sz w:val="21"/>
                <w:szCs w:val="21"/>
              </w:rPr>
              <w:t>投标人在深圳市内设有常驻服务机构的，得100分；投标人承诺中标后在深圳市范围内设有常驻服务机构的得100分（承诺函格式自拟）。</w:t>
            </w:r>
          </w:p>
          <w:p w14:paraId="5EFBB927">
            <w:pPr>
              <w:keepNext w:val="0"/>
              <w:keepLines w:val="0"/>
              <w:pageBreakBefore w:val="0"/>
              <w:kinsoku/>
              <w:wordWrap w:val="0"/>
              <w:overflowPunct/>
              <w:topLinePunct w:val="0"/>
              <w:autoSpaceDE/>
              <w:autoSpaceDN/>
              <w:bidi w:val="0"/>
              <w:adjustRightInd/>
              <w:snapToGrid/>
              <w:spacing w:line="36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证明</w:t>
            </w:r>
            <w:r>
              <w:rPr>
                <w:rFonts w:hint="eastAsia" w:ascii="宋体" w:hAnsi="宋体" w:eastAsia="宋体" w:cs="宋体"/>
                <w:b/>
                <w:bCs/>
                <w:sz w:val="21"/>
                <w:szCs w:val="21"/>
                <w:lang w:eastAsia="zh-CN"/>
              </w:rPr>
              <w:t>文件</w:t>
            </w:r>
            <w:r>
              <w:rPr>
                <w:rFonts w:hint="eastAsia" w:ascii="宋体" w:hAnsi="宋体" w:eastAsia="宋体" w:cs="宋体"/>
                <w:b/>
                <w:bCs/>
                <w:sz w:val="21"/>
                <w:szCs w:val="21"/>
              </w:rPr>
              <w:t>：</w:t>
            </w:r>
          </w:p>
          <w:p w14:paraId="0831E2AA">
            <w:pPr>
              <w:keepNext w:val="0"/>
              <w:keepLines w:val="0"/>
              <w:pageBreakBefore w:val="0"/>
              <w:kinsoku/>
              <w:wordWrap w:val="0"/>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sz w:val="21"/>
                <w:szCs w:val="21"/>
              </w:rPr>
              <w:t>投标人提供服务机构的营业执照或办公场所的房产证明或租赁合同扫描件；或提供符合上述要求的承诺函。</w:t>
            </w:r>
          </w:p>
          <w:p w14:paraId="38265AC4">
            <w:pPr>
              <w:keepNext w:val="0"/>
              <w:keepLines w:val="0"/>
              <w:pageBreakBefore w:val="0"/>
              <w:widowControl/>
              <w:kinsoku/>
              <w:overflowPunct/>
              <w:topLinePunct w:val="0"/>
              <w:autoSpaceDE/>
              <w:autoSpaceDN/>
              <w:bidi w:val="0"/>
              <w:adjustRightInd/>
              <w:snapToGrid/>
              <w:spacing w:line="360" w:lineRule="auto"/>
              <w:jc w:val="left"/>
              <w:textAlignment w:val="auto"/>
              <w:rPr>
                <w:rFonts w:hint="eastAsia" w:ascii="宋体" w:hAnsi="宋体" w:eastAsia="宋体" w:cs="宋体"/>
                <w:kern w:val="0"/>
                <w:sz w:val="21"/>
                <w:szCs w:val="21"/>
              </w:rPr>
            </w:pPr>
            <w:del w:id="100" w:author="Administrator" w:date="2025-02-20T15:17:06Z">
              <w:r>
                <w:rPr>
                  <w:rFonts w:hint="eastAsia" w:ascii="宋体" w:hAnsi="宋体" w:eastAsia="宋体" w:cs="宋体"/>
                  <w:sz w:val="21"/>
                  <w:szCs w:val="21"/>
                </w:rPr>
                <w:delText>原件备查，</w:delText>
              </w:r>
            </w:del>
            <w:ins w:id="101" w:author="Administrator" w:date="2025-02-20T15:17:06Z">
              <w:r>
                <w:rPr>
                  <w:rFonts w:hint="eastAsia" w:ascii="宋体" w:hAnsi="宋体" w:eastAsia="宋体" w:cs="宋体"/>
                  <w:sz w:val="21"/>
                  <w:szCs w:val="21"/>
                  <w:lang w:eastAsia="zh-CN"/>
                </w:rPr>
                <w:t>未提供或</w:t>
              </w:r>
            </w:ins>
            <w:r>
              <w:rPr>
                <w:rFonts w:hint="eastAsia" w:ascii="宋体" w:hAnsi="宋体" w:eastAsia="宋体" w:cs="宋体"/>
                <w:sz w:val="21"/>
                <w:szCs w:val="21"/>
              </w:rPr>
              <w:t>未按要求提供或提供不清晰导致专家无法判断的不得分。</w:t>
            </w:r>
          </w:p>
        </w:tc>
      </w:tr>
      <w:tr w14:paraId="70D8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27" w:type="dxa"/>
            <w:vMerge w:val="restart"/>
            <w:noWrap w:val="0"/>
            <w:vAlign w:val="center"/>
          </w:tcPr>
          <w:p w14:paraId="6FC34D5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4</w:t>
            </w:r>
          </w:p>
          <w:p w14:paraId="1497531D">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p w14:paraId="67AA890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w:t>
            </w:r>
          </w:p>
        </w:tc>
        <w:tc>
          <w:tcPr>
            <w:tcW w:w="2832" w:type="dxa"/>
            <w:gridSpan w:val="3"/>
            <w:noWrap w:val="0"/>
            <w:vAlign w:val="center"/>
          </w:tcPr>
          <w:p w14:paraId="228425F7">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FF"/>
                <w:kern w:val="0"/>
                <w:sz w:val="24"/>
                <w:lang w:bidi="ar"/>
              </w:rPr>
            </w:pPr>
            <w:r>
              <w:rPr>
                <w:rFonts w:hint="eastAsia" w:ascii="宋体" w:hAnsi="宋体" w:eastAsia="宋体" w:cs="宋体"/>
                <w:b/>
                <w:bCs/>
                <w:color w:val="0000FF"/>
                <w:kern w:val="0"/>
                <w:sz w:val="24"/>
                <w:lang w:bidi="ar"/>
              </w:rPr>
              <w:t>诚信情况</w:t>
            </w:r>
          </w:p>
        </w:tc>
        <w:tc>
          <w:tcPr>
            <w:tcW w:w="5468" w:type="dxa"/>
            <w:noWrap w:val="0"/>
            <w:vAlign w:val="center"/>
          </w:tcPr>
          <w:p w14:paraId="79DAAEFA">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FF"/>
                <w:kern w:val="0"/>
                <w:sz w:val="24"/>
                <w:lang w:bidi="ar"/>
              </w:rPr>
            </w:pPr>
            <w:r>
              <w:rPr>
                <w:rFonts w:hint="eastAsia" w:ascii="宋体" w:hAnsi="宋体" w:eastAsia="宋体" w:cs="宋体"/>
                <w:b/>
                <w:bCs/>
                <w:color w:val="0000FF"/>
                <w:kern w:val="0"/>
                <w:sz w:val="24"/>
                <w:lang w:bidi="ar"/>
              </w:rPr>
              <w:t>5</w:t>
            </w:r>
          </w:p>
        </w:tc>
      </w:tr>
      <w:tr w14:paraId="56D3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7" w:type="dxa"/>
            <w:vMerge w:val="continue"/>
            <w:shd w:val="clear" w:color="000000" w:fill="E6EFFA"/>
            <w:noWrap w:val="0"/>
            <w:vAlign w:val="center"/>
          </w:tcPr>
          <w:p w14:paraId="2E949893">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shd w:val="clear" w:color="000000" w:fill="E6EFFA"/>
            <w:noWrap w:val="0"/>
            <w:vAlign w:val="center"/>
          </w:tcPr>
          <w:p w14:paraId="029CCBFA">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1241" w:type="dxa"/>
            <w:shd w:val="clear" w:color="000000" w:fill="E6EFFA"/>
            <w:noWrap w:val="0"/>
            <w:vAlign w:val="center"/>
          </w:tcPr>
          <w:p w14:paraId="2DAC9822">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评分因素</w:t>
            </w:r>
          </w:p>
        </w:tc>
        <w:tc>
          <w:tcPr>
            <w:tcW w:w="764" w:type="dxa"/>
            <w:shd w:val="clear" w:color="000000" w:fill="E6EFFA"/>
            <w:noWrap w:val="0"/>
            <w:vAlign w:val="center"/>
          </w:tcPr>
          <w:p w14:paraId="0E1DB944">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权重(%)</w:t>
            </w:r>
          </w:p>
        </w:tc>
        <w:tc>
          <w:tcPr>
            <w:tcW w:w="5468" w:type="dxa"/>
            <w:shd w:val="clear" w:color="000000" w:fill="E6EFFA"/>
            <w:noWrap w:val="0"/>
            <w:vAlign w:val="center"/>
          </w:tcPr>
          <w:p w14:paraId="0D0D3CBC">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评分准则</w:t>
            </w:r>
          </w:p>
        </w:tc>
      </w:tr>
      <w:tr w14:paraId="0357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827" w:type="dxa"/>
            <w:vMerge w:val="continue"/>
            <w:noWrap w:val="0"/>
            <w:vAlign w:val="center"/>
          </w:tcPr>
          <w:p w14:paraId="55B5998E">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p>
        </w:tc>
        <w:tc>
          <w:tcPr>
            <w:tcW w:w="827" w:type="dxa"/>
            <w:noWrap w:val="0"/>
            <w:vAlign w:val="center"/>
          </w:tcPr>
          <w:p w14:paraId="72D0838F">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241" w:type="dxa"/>
            <w:noWrap w:val="0"/>
            <w:vAlign w:val="center"/>
          </w:tcPr>
          <w:p w14:paraId="4CACA207">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诚信情况</w:t>
            </w:r>
          </w:p>
        </w:tc>
        <w:tc>
          <w:tcPr>
            <w:tcW w:w="764" w:type="dxa"/>
            <w:noWrap w:val="0"/>
            <w:vAlign w:val="center"/>
          </w:tcPr>
          <w:p w14:paraId="0502F9CB">
            <w:pPr>
              <w:keepNext w:val="0"/>
              <w:keepLines w:val="0"/>
              <w:pageBreakBefore w:val="0"/>
              <w:widowControl/>
              <w:kinsoku/>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5468" w:type="dxa"/>
            <w:noWrap w:val="0"/>
            <w:vAlign w:val="top"/>
          </w:tcPr>
          <w:p w14:paraId="5D03A1B1">
            <w:pPr>
              <w:pStyle w:val="2"/>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宋体" w:hAnsi="宋体" w:eastAsia="宋体" w:cs="宋体"/>
                <w:b w:val="0"/>
                <w:bCs w:val="0"/>
                <w:sz w:val="21"/>
                <w:szCs w:val="21"/>
                <w:lang w:val="en-US" w:eastAsia="zh-CN"/>
              </w:rPr>
              <w:t>有关</w:t>
            </w:r>
            <w:r>
              <w:rPr>
                <w:rFonts w:hint="eastAsia" w:ascii="宋体" w:hAnsi="宋体" w:eastAsia="宋体" w:cs="宋体"/>
                <w:b w:val="0"/>
                <w:bCs w:val="0"/>
                <w:sz w:val="21"/>
                <w:szCs w:val="21"/>
              </w:rPr>
              <w:t>供应商诚信查询结果。</w:t>
            </w:r>
          </w:p>
          <w:p w14:paraId="1D29CB9D">
            <w:pPr>
              <w:pStyle w:val="2"/>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 w:val="21"/>
                <w:szCs w:val="21"/>
              </w:rPr>
            </w:pPr>
            <w:r>
              <w:rPr>
                <w:rFonts w:hint="eastAsia" w:ascii="宋体" w:hAnsi="宋体" w:eastAsia="宋体" w:cs="宋体"/>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14:paraId="5C3CDAFE">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p>
    <w:p w14:paraId="0BF233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9F76F11">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8E8E4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418" w:bottom="1440" w:left="1418" w:header="851" w:footer="992" w:gutter="0"/>
          <w:cols w:space="425" w:num="1"/>
          <w:titlePg/>
          <w:docGrid w:linePitch="462" w:charSpace="0"/>
        </w:sectPr>
      </w:pPr>
    </w:p>
    <w:p w14:paraId="330BF5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政府采购</w:t>
      </w:r>
    </w:p>
    <w:p w14:paraId="7300FD3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招标文件</w:t>
      </w:r>
    </w:p>
    <w:p w14:paraId="62014D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52"/>
          <w:szCs w:val="52"/>
        </w:rPr>
      </w:pPr>
      <w:r>
        <w:rPr>
          <w:rFonts w:hint="eastAsia" w:ascii="宋体" w:hAnsi="宋体" w:eastAsia="宋体" w:cs="宋体"/>
          <w:b/>
          <w:sz w:val="52"/>
          <w:szCs w:val="52"/>
        </w:rPr>
        <w:t>（货物类）</w:t>
      </w:r>
    </w:p>
    <w:p w14:paraId="6B716B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55D6B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4366A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EDBED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366DE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AA372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69CAC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96DFB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CDC7A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7F7EF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523B3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088DC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426C2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D0C64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E49C7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29AF6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DAB605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44"/>
          <w:szCs w:val="44"/>
        </w:rPr>
      </w:pPr>
      <w:bookmarkStart w:id="2" w:name="_Hlk71465316"/>
      <w:r>
        <w:rPr>
          <w:rFonts w:hint="eastAsia" w:ascii="宋体" w:hAnsi="宋体" w:eastAsia="宋体" w:cs="宋体"/>
          <w:b/>
          <w:sz w:val="44"/>
          <w:szCs w:val="44"/>
        </w:rPr>
        <w:t>深圳公共资源交易中心</w:t>
      </w:r>
    </w:p>
    <w:p w14:paraId="307E5D7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sz w:val="44"/>
          <w:szCs w:val="44"/>
        </w:rPr>
        <w:t>（</w:t>
      </w:r>
      <w:r>
        <w:rPr>
          <w:rFonts w:hint="eastAsia" w:ascii="宋体" w:hAnsi="宋体" w:eastAsia="宋体" w:cs="宋体"/>
          <w:b/>
          <w:sz w:val="44"/>
          <w:szCs w:val="44"/>
        </w:rPr>
        <w:t>20</w:t>
      </w:r>
      <w:r>
        <w:rPr>
          <w:rFonts w:hint="eastAsia" w:ascii="宋体" w:hAnsi="宋体" w:eastAsia="宋体" w:cs="宋体"/>
          <w:b/>
          <w:sz w:val="44"/>
          <w:szCs w:val="44"/>
        </w:rPr>
        <w:t>2</w:t>
      </w:r>
      <w:r>
        <w:rPr>
          <w:rFonts w:hint="eastAsia" w:ascii="宋体" w:hAnsi="宋体" w:eastAsia="宋体" w:cs="宋体"/>
          <w:b/>
          <w:sz w:val="44"/>
          <w:szCs w:val="44"/>
          <w:lang w:val="en-US" w:eastAsia="zh-CN"/>
        </w:rPr>
        <w:t>5</w:t>
      </w:r>
      <w:r>
        <w:rPr>
          <w:rFonts w:hint="eastAsia" w:ascii="宋体" w:hAnsi="宋体" w:eastAsia="宋体" w:cs="宋体"/>
          <w:b/>
          <w:sz w:val="44"/>
          <w:szCs w:val="44"/>
        </w:rPr>
        <w:t>）</w:t>
      </w:r>
      <w:bookmarkEnd w:id="2"/>
    </w:p>
    <w:p w14:paraId="24B8676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br w:type="page"/>
      </w:r>
    </w:p>
    <w:p w14:paraId="378D11C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8"/>
          <w:szCs w:val="36"/>
        </w:rPr>
      </w:pPr>
      <w:bookmarkStart w:id="3" w:name="_Hlk72218009"/>
      <w:r>
        <w:rPr>
          <w:rFonts w:hint="eastAsia" w:ascii="宋体" w:hAnsi="宋体" w:eastAsia="宋体" w:cs="宋体"/>
          <w:b/>
          <w:bCs/>
          <w:sz w:val="28"/>
          <w:szCs w:val="36"/>
        </w:rPr>
        <w:t>目   录</w:t>
      </w:r>
    </w:p>
    <w:p w14:paraId="01BC85CA">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 xml:space="preserve">第一册  </w:t>
      </w:r>
      <w:r>
        <w:rPr>
          <w:rFonts w:hint="eastAsia" w:ascii="宋体" w:hAnsi="宋体" w:eastAsia="宋体" w:cs="宋体"/>
          <w:b/>
          <w:sz w:val="24"/>
          <w:lang w:val="en-US" w:eastAsia="zh-CN"/>
        </w:rPr>
        <w:t xml:space="preserve">  </w:t>
      </w:r>
      <w:r>
        <w:rPr>
          <w:rFonts w:hint="eastAsia" w:ascii="宋体" w:hAnsi="宋体" w:eastAsia="宋体" w:cs="宋体"/>
          <w:b/>
          <w:sz w:val="24"/>
        </w:rPr>
        <w:t>专用条款</w:t>
      </w:r>
    </w:p>
    <w:p w14:paraId="458FF1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关键信息</w:t>
      </w:r>
    </w:p>
    <w:p w14:paraId="6F88C5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792E5E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第二章  </w:t>
      </w:r>
      <w:bookmarkStart w:id="4" w:name="_Hlk71994379"/>
      <w:r>
        <w:rPr>
          <w:rFonts w:hint="eastAsia" w:ascii="宋体" w:hAnsi="宋体" w:eastAsia="宋体" w:cs="宋体"/>
          <w:szCs w:val="21"/>
        </w:rPr>
        <w:t>对通用条款的补充内容及其他关键信息</w:t>
      </w:r>
      <w:bookmarkEnd w:id="4"/>
    </w:p>
    <w:p w14:paraId="170682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第三章 </w:t>
      </w:r>
      <w:r>
        <w:rPr>
          <w:rFonts w:hint="eastAsia" w:ascii="宋体" w:hAnsi="宋体" w:eastAsia="宋体" w:cs="宋体"/>
          <w:szCs w:val="21"/>
        </w:rPr>
        <w:t xml:space="preserve"> </w:t>
      </w:r>
      <w:r>
        <w:rPr>
          <w:rFonts w:hint="eastAsia" w:ascii="宋体" w:hAnsi="宋体" w:eastAsia="宋体" w:cs="宋体"/>
          <w:szCs w:val="21"/>
        </w:rPr>
        <w:t>用户需求书</w:t>
      </w:r>
    </w:p>
    <w:p w14:paraId="4B03BE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第四章 </w:t>
      </w:r>
      <w:r>
        <w:rPr>
          <w:rFonts w:hint="eastAsia" w:ascii="宋体" w:hAnsi="宋体" w:eastAsia="宋体" w:cs="宋体"/>
          <w:szCs w:val="21"/>
        </w:rPr>
        <w:t xml:space="preserve"> </w:t>
      </w:r>
      <w:r>
        <w:rPr>
          <w:rFonts w:hint="eastAsia" w:ascii="宋体" w:hAnsi="宋体" w:eastAsia="宋体" w:cs="宋体"/>
          <w:szCs w:val="21"/>
        </w:rPr>
        <w:t>投标文件组成要求及格式</w:t>
      </w:r>
    </w:p>
    <w:p w14:paraId="34F252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00B076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7544F759">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第二册</w:t>
      </w:r>
      <w:r>
        <w:rPr>
          <w:rFonts w:hint="eastAsia" w:ascii="宋体" w:hAnsi="宋体" w:eastAsia="宋体" w:cs="宋体"/>
          <w:b/>
          <w:sz w:val="24"/>
          <w:lang w:val="en-US" w:eastAsia="zh-CN"/>
        </w:rPr>
        <w:t xml:space="preserve">  </w:t>
      </w:r>
      <w:r>
        <w:rPr>
          <w:rFonts w:hint="eastAsia" w:ascii="宋体" w:hAnsi="宋体" w:eastAsia="宋体" w:cs="宋体"/>
          <w:b/>
          <w:sz w:val="24"/>
        </w:rPr>
        <w:t xml:space="preserve">  通用条款</w:t>
      </w:r>
    </w:p>
    <w:p w14:paraId="362FD0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098137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7EFF09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58E5B8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7A4E5C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5583B0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0BAFB0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02C87F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4D831A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1BA347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01CE85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第十一章  质疑处理</w:t>
      </w:r>
    </w:p>
    <w:p w14:paraId="3F52C46F">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8FAF45B">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7924473">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ABBF7BF">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bookmarkEnd w:id="3"/>
    <w:p w14:paraId="3CBA9F34">
      <w:pPr>
        <w:pStyle w:val="3"/>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 w:val="24"/>
        </w:rPr>
      </w:pPr>
      <w:bookmarkStart w:id="5" w:name="合同格式"/>
      <w:bookmarkEnd w:id="5"/>
      <w:bookmarkStart w:id="6" w:name="bt商务标投标文件格式"/>
      <w:bookmarkEnd w:id="6"/>
      <w:bookmarkStart w:id="7" w:name="bt投标文件签署授权委托书"/>
      <w:bookmarkEnd w:id="7"/>
      <w:bookmarkStart w:id="8" w:name="bt项目管理班子配备情况"/>
      <w:bookmarkEnd w:id="8"/>
      <w:bookmarkStart w:id="9" w:name="bt投标报价汇总表"/>
      <w:bookmarkEnd w:id="9"/>
      <w:bookmarkStart w:id="10" w:name="bt投标人情况介绍"/>
      <w:bookmarkEnd w:id="10"/>
      <w:bookmarkStart w:id="11" w:name="bt技术标投标文件格式"/>
      <w:bookmarkEnd w:id="11"/>
      <w:bookmarkStart w:id="12" w:name="bt开标一览表"/>
      <w:bookmarkEnd w:id="12"/>
      <w:bookmarkStart w:id="13" w:name="bt合同条款"/>
      <w:bookmarkEnd w:id="13"/>
      <w:bookmarkStart w:id="14" w:name="bt其他资料由投标人自定"/>
      <w:bookmarkEnd w:id="14"/>
      <w:bookmarkStart w:id="15" w:name="bt投标函"/>
      <w:bookmarkEnd w:id="15"/>
      <w:bookmarkStart w:id="16" w:name="bt说明"/>
      <w:bookmarkEnd w:id="16"/>
      <w:bookmarkStart w:id="17" w:name="bt其他资料2"/>
      <w:bookmarkEnd w:id="17"/>
      <w:bookmarkStart w:id="18" w:name="bt合同条款及格式"/>
      <w:bookmarkEnd w:id="18"/>
      <w:bookmarkStart w:id="19" w:name="bt本工程承诺书"/>
      <w:bookmarkEnd w:id="19"/>
      <w:bookmarkStart w:id="20" w:name="bt合同格式"/>
      <w:bookmarkEnd w:id="20"/>
      <w:bookmarkStart w:id="21" w:name="bt投标人须知"/>
      <w:bookmarkEnd w:id="21"/>
      <w:r>
        <w:rPr>
          <w:rFonts w:hint="eastAsia" w:ascii="宋体" w:hAnsi="宋体" w:eastAsia="宋体" w:cs="宋体"/>
        </w:rPr>
        <w:t>第一册  专用条款</w:t>
      </w:r>
    </w:p>
    <w:p w14:paraId="127B011C">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第一章  招标公告</w:t>
      </w:r>
    </w:p>
    <w:p w14:paraId="12CE92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kern w:val="0"/>
          <w:szCs w:val="21"/>
        </w:rPr>
      </w:pPr>
      <w:r>
        <w:rPr>
          <w:rFonts w:hint="eastAsia" w:ascii="宋体" w:hAnsi="宋体" w:eastAsia="宋体" w:cs="宋体"/>
          <w:b/>
          <w:bCs/>
          <w:kern w:val="0"/>
          <w:szCs w:val="21"/>
        </w:rPr>
        <w:t>申请人的资格要求：</w:t>
      </w:r>
    </w:p>
    <w:p w14:paraId="502245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eastAsia="zh-CN"/>
        </w:rPr>
      </w:pPr>
      <w:r>
        <w:rPr>
          <w:rFonts w:hint="eastAsia" w:ascii="宋体" w:hAnsi="宋体" w:eastAsia="宋体" w:cs="宋体"/>
          <w:kern w:val="0"/>
          <w:szCs w:val="21"/>
        </w:rPr>
        <w:t>1</w:t>
      </w:r>
      <w:r>
        <w:rPr>
          <w:rFonts w:hint="eastAsia" w:ascii="宋体" w:hAnsi="宋体" w:eastAsia="宋体" w:cs="宋体"/>
          <w:kern w:val="0"/>
          <w:szCs w:val="21"/>
        </w:rPr>
        <w:t>.</w:t>
      </w:r>
      <w:r>
        <w:rPr>
          <w:rFonts w:hint="eastAsia" w:ascii="宋体" w:hAnsi="宋体" w:eastAsia="宋体" w:cs="宋体"/>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w:t>
      </w:r>
      <w:r>
        <w:rPr>
          <w:rFonts w:hint="eastAsia" w:ascii="宋体" w:hAnsi="宋体" w:eastAsia="宋体" w:cs="宋体"/>
          <w:sz w:val="21"/>
          <w:szCs w:val="21"/>
          <w:highlight w:val="none"/>
          <w:lang w:eastAsia="zh-CN"/>
        </w:rPr>
        <w:t>的营业执照及其</w:t>
      </w:r>
      <w:r>
        <w:rPr>
          <w:rFonts w:hint="eastAsia" w:ascii="宋体" w:hAnsi="宋体" w:eastAsia="宋体" w:cs="宋体"/>
          <w:sz w:val="21"/>
          <w:szCs w:val="21"/>
          <w:highlight w:val="none"/>
          <w:lang w:eastAsia="zh-CN"/>
        </w:rPr>
        <w:t>出具的载明愿为其参与本项目投标的行为以及履约等行为承担民事责任的加盖总公司公章的授权函）</w:t>
      </w:r>
      <w:r>
        <w:rPr>
          <w:rFonts w:hint="eastAsia" w:ascii="宋体" w:hAnsi="宋体" w:eastAsia="宋体" w:cs="宋体"/>
          <w:sz w:val="21"/>
          <w:szCs w:val="21"/>
          <w:highlight w:val="none"/>
          <w:lang w:eastAsia="zh-CN"/>
        </w:rPr>
        <w:t>；</w:t>
      </w:r>
    </w:p>
    <w:p w14:paraId="7FAD9F8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kern w:val="0"/>
          <w:szCs w:val="21"/>
        </w:rPr>
        <w:t>2.</w:t>
      </w:r>
      <w:bookmarkStart w:id="22" w:name="OLE_LINK4"/>
      <w:r>
        <w:rPr>
          <w:rFonts w:hint="eastAsia" w:ascii="宋体" w:hAnsi="宋体" w:eastAsia="宋体" w:cs="宋体"/>
          <w:color w:val="auto"/>
          <w:kern w:val="0"/>
          <w:szCs w:val="21"/>
        </w:rPr>
        <w:t>本项目</w:t>
      </w:r>
      <w:r>
        <w:rPr>
          <w:rFonts w:hint="eastAsia" w:ascii="宋体" w:hAnsi="宋体" w:eastAsia="宋体" w:cs="宋体"/>
          <w:color w:val="auto"/>
          <w:kern w:val="0"/>
          <w:szCs w:val="21"/>
          <w:lang w:eastAsia="zh-CN"/>
        </w:rPr>
        <w:t>【</w:t>
      </w:r>
      <w:r>
        <w:rPr>
          <w:rFonts w:hint="eastAsia" w:ascii="宋体" w:hAnsi="宋体" w:eastAsia="宋体" w:cs="宋体"/>
          <w:color w:val="auto"/>
          <w:kern w:val="0"/>
          <w:szCs w:val="21"/>
          <w:lang w:eastAsia="zh-CN"/>
        </w:rPr>
        <w:t>不接受】</w:t>
      </w:r>
      <w:r>
        <w:rPr>
          <w:rFonts w:hint="eastAsia" w:ascii="宋体" w:hAnsi="宋体" w:eastAsia="宋体" w:cs="宋体"/>
          <w:color w:val="auto"/>
          <w:kern w:val="0"/>
          <w:szCs w:val="21"/>
        </w:rPr>
        <w:t>联合体投标</w:t>
      </w:r>
      <w:r>
        <w:rPr>
          <w:rFonts w:hint="eastAsia" w:ascii="宋体" w:hAnsi="宋体" w:eastAsia="宋体" w:cs="宋体"/>
          <w:color w:val="auto"/>
          <w:kern w:val="0"/>
          <w:szCs w:val="21"/>
          <w:lang w:val="en-US" w:eastAsia="zh-CN"/>
        </w:rPr>
        <w:t>，</w:t>
      </w:r>
      <w:r>
        <w:rPr>
          <w:rFonts w:hint="eastAsia" w:ascii="宋体" w:hAnsi="宋体" w:eastAsia="宋体" w:cs="宋体"/>
          <w:color w:val="auto"/>
          <w:kern w:val="0"/>
          <w:szCs w:val="21"/>
          <w:lang w:val="en-US" w:eastAsia="zh-CN"/>
        </w:rPr>
        <w:t>【</w:t>
      </w:r>
      <w:r>
        <w:rPr>
          <w:rFonts w:hint="eastAsia" w:ascii="宋体" w:hAnsi="宋体" w:eastAsia="宋体" w:cs="宋体"/>
          <w:color w:val="auto"/>
          <w:kern w:val="0"/>
          <w:szCs w:val="21"/>
          <w:lang w:val="en-US" w:eastAsia="zh-CN"/>
        </w:rPr>
        <w:t>不接受】</w:t>
      </w:r>
      <w:r>
        <w:rPr>
          <w:rFonts w:hint="eastAsia" w:ascii="宋体" w:hAnsi="宋体" w:eastAsia="宋体" w:cs="宋体"/>
          <w:color w:val="auto"/>
          <w:kern w:val="0"/>
          <w:szCs w:val="21"/>
        </w:rPr>
        <w:t>投标人选用进口产品参与投标，详见招标文件</w:t>
      </w:r>
      <w:r>
        <w:rPr>
          <w:rFonts w:hint="eastAsia" w:ascii="宋体" w:hAnsi="宋体" w:eastAsia="宋体" w:cs="宋体"/>
          <w:color w:val="auto"/>
          <w:kern w:val="0"/>
          <w:szCs w:val="21"/>
          <w:lang w:eastAsia="zh-CN"/>
        </w:rPr>
        <w:t>“</w:t>
      </w:r>
      <w:r>
        <w:rPr>
          <w:rFonts w:hint="eastAsia" w:ascii="宋体" w:hAnsi="宋体" w:eastAsia="宋体" w:cs="宋体"/>
          <w:color w:val="auto"/>
          <w:kern w:val="0"/>
          <w:szCs w:val="21"/>
          <w:lang w:val="en-US" w:eastAsia="zh-CN"/>
        </w:rPr>
        <w:t>第三章 用户需求书</w:t>
      </w:r>
      <w:r>
        <w:rPr>
          <w:rFonts w:hint="eastAsia" w:ascii="宋体" w:hAnsi="宋体" w:eastAsia="宋体" w:cs="宋体"/>
          <w:color w:val="auto"/>
          <w:kern w:val="0"/>
          <w:szCs w:val="21"/>
        </w:rPr>
        <w:t>”</w:t>
      </w:r>
      <w:bookmarkEnd w:id="22"/>
      <w:r>
        <w:rPr>
          <w:rFonts w:hint="eastAsia" w:ascii="宋体" w:hAnsi="宋体" w:eastAsia="宋体" w:cs="宋体"/>
          <w:color w:val="auto"/>
          <w:kern w:val="0"/>
          <w:szCs w:val="21"/>
        </w:rPr>
        <w:t>；</w:t>
      </w:r>
    </w:p>
    <w:p w14:paraId="622568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rPr>
      </w:pPr>
      <w:r>
        <w:rPr>
          <w:rFonts w:hint="eastAsia" w:ascii="宋体" w:hAnsi="宋体" w:eastAsia="宋体" w:cs="宋体"/>
          <w:color w:val="auto"/>
          <w:kern w:val="0"/>
          <w:szCs w:val="21"/>
        </w:rPr>
        <w:t>3.参与本项目政府采购活动时不存在被有关部门禁止参与政府采购活动且在有效期内的情况（由供应商在《政府采购投标及履约承诺函》中作出声明）；</w:t>
      </w:r>
    </w:p>
    <w:p w14:paraId="5CB869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rPr>
      </w:pPr>
      <w:r>
        <w:rPr>
          <w:rFonts w:hint="eastAsia" w:ascii="宋体" w:hAnsi="宋体" w:eastAsia="宋体" w:cs="宋体"/>
          <w:color w:val="auto"/>
          <w:kern w:val="0"/>
          <w:szCs w:val="21"/>
          <w:lang w:val="en-US" w:eastAsia="zh-CN"/>
        </w:rPr>
        <w:t>4</w:t>
      </w:r>
      <w:r>
        <w:rPr>
          <w:rFonts w:hint="eastAsia" w:ascii="宋体" w:hAnsi="宋体" w:eastAsia="宋体" w:cs="宋体"/>
          <w:color w:val="auto"/>
          <w:kern w:val="0"/>
          <w:szCs w:val="21"/>
        </w:rPr>
        <w:t>.具备《中华人民共和国政府采购法》第二十二条第一款的条件（由供应商在《政府采购投标及履约承诺函》中作出声明）；</w:t>
      </w:r>
    </w:p>
    <w:p w14:paraId="242916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lang w:val="en-US" w:eastAsia="zh-CN"/>
        </w:rPr>
      </w:pPr>
      <w:r>
        <w:rPr>
          <w:rFonts w:hint="eastAsia" w:ascii="宋体" w:hAnsi="宋体" w:eastAsia="宋体" w:cs="宋体"/>
          <w:color w:val="auto"/>
          <w:kern w:val="0"/>
          <w:szCs w:val="21"/>
          <w:lang w:val="en-US" w:eastAsia="zh-CN"/>
        </w:rPr>
        <w:t>5</w:t>
      </w:r>
      <w:r>
        <w:rPr>
          <w:rFonts w:hint="eastAsia" w:ascii="宋体" w:hAnsi="宋体" w:eastAsia="宋体" w:cs="宋体"/>
          <w:color w:val="auto"/>
          <w:kern w:val="0"/>
          <w:szCs w:val="21"/>
        </w:rPr>
        <w:t>.未被列入失信被执行人、重大税收违法案件当事人名单、政府采购严重违法失信行为记录名单（由供应商在《政府采购投标及履约承诺函》中作出声明）</w:t>
      </w:r>
      <w:r>
        <w:rPr>
          <w:rFonts w:hint="eastAsia" w:ascii="宋体" w:hAnsi="宋体" w:eastAsia="宋体" w:cs="宋体"/>
          <w:color w:val="auto"/>
          <w:kern w:val="0"/>
          <w:szCs w:val="21"/>
          <w:lang w:val="en-US" w:eastAsia="zh-CN"/>
        </w:rPr>
        <w:t>；</w:t>
      </w:r>
    </w:p>
    <w:p w14:paraId="16BE6D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lang w:val="en-US" w:eastAsia="zh-CN"/>
        </w:rPr>
      </w:pPr>
      <w:r>
        <w:rPr>
          <w:rFonts w:hint="eastAsia" w:ascii="宋体" w:hAnsi="宋体" w:eastAsia="宋体" w:cs="宋体"/>
          <w:color w:val="auto"/>
          <w:kern w:val="0"/>
          <w:szCs w:val="21"/>
          <w:lang w:val="en-US" w:eastAsia="zh-CN"/>
        </w:rPr>
        <w:t>6.不存在《深圳市财政局政府采购供应商信用信息管理办法》（深财规〔2023〕3号）列明的严重违法失信行为</w:t>
      </w:r>
      <w:r>
        <w:rPr>
          <w:rFonts w:hint="eastAsia" w:ascii="宋体" w:hAnsi="宋体" w:eastAsia="宋体" w:cs="宋体"/>
          <w:color w:val="auto"/>
          <w:kern w:val="0"/>
          <w:szCs w:val="21"/>
        </w:rPr>
        <w:t>（由供应商在《政府采购投标及履约承诺函》中作出声明）</w:t>
      </w:r>
      <w:r>
        <w:rPr>
          <w:rFonts w:hint="eastAsia" w:ascii="宋体" w:hAnsi="宋体" w:eastAsia="宋体" w:cs="宋体"/>
          <w:color w:val="auto"/>
          <w:kern w:val="0"/>
          <w:szCs w:val="21"/>
          <w:lang w:val="en-US" w:eastAsia="zh-CN"/>
        </w:rPr>
        <w:t>；</w:t>
      </w:r>
    </w:p>
    <w:p w14:paraId="4C2323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lang w:eastAsia="zh-CN"/>
        </w:rPr>
      </w:pPr>
      <w:r>
        <w:rPr>
          <w:rFonts w:hint="eastAsia" w:ascii="宋体" w:hAnsi="宋体" w:eastAsia="宋体" w:cs="宋体"/>
          <w:color w:val="auto"/>
          <w:kern w:val="0"/>
          <w:szCs w:val="21"/>
          <w:lang w:val="en-US" w:eastAsia="zh-CN"/>
        </w:rPr>
        <w:t>7</w:t>
      </w:r>
      <w:r>
        <w:rPr>
          <w:rFonts w:hint="eastAsia" w:ascii="宋体" w:hAnsi="宋体" w:eastAsia="宋体" w:cs="宋体"/>
          <w:color w:val="auto"/>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eastAsia="宋体" w:cs="宋体"/>
          <w:color w:val="auto"/>
          <w:kern w:val="0"/>
          <w:szCs w:val="21"/>
          <w:lang w:val="en-US" w:eastAsia="zh-CN"/>
        </w:rPr>
        <w:t>；</w:t>
      </w:r>
    </w:p>
    <w:p w14:paraId="635DEC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kern w:val="0"/>
          <w:szCs w:val="21"/>
        </w:rPr>
      </w:pPr>
      <w:r>
        <w:rPr>
          <w:rFonts w:hint="eastAsia" w:ascii="宋体" w:hAnsi="宋体" w:eastAsia="宋体" w:cs="宋体"/>
          <w:color w:val="auto"/>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6E4364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eastAsia="zh-CN"/>
        </w:rPr>
      </w:pPr>
      <w:r>
        <w:rPr>
          <w:rFonts w:hint="eastAsia" w:ascii="宋体" w:hAnsi="宋体" w:eastAsia="宋体" w:cs="宋体"/>
          <w:kern w:val="0"/>
          <w:szCs w:val="21"/>
          <w:lang w:val="en-US" w:eastAsia="zh-CN"/>
        </w:rPr>
        <w:t>9</w:t>
      </w:r>
      <w:r>
        <w:rPr>
          <w:rFonts w:hint="eastAsia" w:ascii="宋体" w:hAnsi="宋体" w:eastAsia="宋体" w:cs="宋体"/>
          <w:kern w:val="0"/>
          <w:szCs w:val="21"/>
        </w:rPr>
        <w:t>.本项目</w:t>
      </w:r>
      <w:r>
        <w:rPr>
          <w:rFonts w:hint="eastAsia" w:ascii="宋体" w:hAnsi="宋体" w:eastAsia="宋体" w:cs="宋体"/>
          <w:kern w:val="0"/>
          <w:szCs w:val="21"/>
          <w:lang w:val="en-US" w:eastAsia="zh-CN"/>
        </w:rPr>
        <w:t>全部</w:t>
      </w:r>
      <w:r>
        <w:rPr>
          <w:rFonts w:hint="eastAsia" w:ascii="宋体" w:hAnsi="宋体" w:eastAsia="宋体" w:cs="宋体"/>
          <w:kern w:val="0"/>
          <w:szCs w:val="21"/>
        </w:rPr>
        <w:t>专门面向中小企业采购：否</w:t>
      </w:r>
      <w:r>
        <w:rPr>
          <w:rFonts w:hint="eastAsia" w:ascii="宋体" w:hAnsi="宋体" w:eastAsia="宋体" w:cs="宋体"/>
          <w:kern w:val="0"/>
          <w:szCs w:val="21"/>
          <w:lang w:eastAsia="zh-CN"/>
        </w:rPr>
        <w:t>。</w:t>
      </w:r>
    </w:p>
    <w:p w14:paraId="3CA857EB">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0"/>
          <w:szCs w:val="21"/>
        </w:rPr>
      </w:pPr>
      <w:r>
        <w:rPr>
          <w:rFonts w:hint="eastAsia" w:ascii="宋体" w:hAnsi="宋体" w:eastAsia="宋体" w:cs="宋体"/>
          <w:kern w:val="0"/>
          <w:szCs w:val="21"/>
        </w:rPr>
        <w:t>注：（1）“信用中国”（www.creditchina.gov.cn</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查询</w:t>
      </w:r>
      <w:r>
        <w:rPr>
          <w:rFonts w:hint="eastAsia" w:ascii="宋体" w:hAnsi="宋体" w:eastAsia="宋体" w:cs="宋体"/>
          <w:kern w:val="0"/>
          <w:szCs w:val="21"/>
        </w:rPr>
        <w:t>“信用服务”栏的“重大税收违法失信主体”“失信被执行人”</w:t>
      </w:r>
      <w:r>
        <w:rPr>
          <w:rFonts w:hint="eastAsia" w:ascii="宋体" w:hAnsi="宋体" w:eastAsia="宋体" w:cs="宋体"/>
          <w:kern w:val="0"/>
          <w:szCs w:val="21"/>
          <w:lang w:val="en-US" w:eastAsia="zh-CN"/>
        </w:rPr>
        <w:t>或者下载信用信息报告）</w:t>
      </w:r>
      <w:r>
        <w:rPr>
          <w:rFonts w:hint="eastAsia" w:ascii="宋体" w:hAnsi="宋体" w:eastAsia="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52B300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（2）供应商投标（上传投标文件）必须先行办理注册手续，具体请按照本公告“六、其他补充事宜</w:t>
      </w:r>
      <w:r>
        <w:rPr>
          <w:rFonts w:hint="eastAsia" w:ascii="宋体" w:hAnsi="宋体" w:eastAsia="宋体" w:cs="宋体"/>
        </w:rPr>
        <w:t>”</w:t>
      </w:r>
      <w:r>
        <w:rPr>
          <w:rFonts w:hint="eastAsia" w:ascii="宋体" w:hAnsi="宋体" w:eastAsia="宋体" w:cs="宋体"/>
        </w:rPr>
        <w:t>相关内容指引办理。</w:t>
      </w:r>
    </w:p>
    <w:p w14:paraId="728002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 w:val="22"/>
          <w:szCs w:val="18"/>
          <w:highlight w:val="none"/>
        </w:rPr>
        <w:t>完整公告内容详见：深圳公共资源交易网（</w:t>
      </w:r>
      <w:r>
        <w:rPr>
          <w:rFonts w:hint="eastAsia" w:ascii="宋体" w:hAnsi="宋体" w:eastAsia="宋体" w:cs="宋体"/>
          <w:b/>
          <w:sz w:val="22"/>
          <w:szCs w:val="18"/>
          <w:highlight w:val="none"/>
        </w:rPr>
        <w:t>https://www.szggzy.com</w:t>
      </w:r>
      <w:r>
        <w:rPr>
          <w:rFonts w:hint="eastAsia" w:ascii="宋体" w:hAnsi="宋体" w:eastAsia="宋体" w:cs="宋体"/>
          <w:b/>
          <w:sz w:val="22"/>
          <w:szCs w:val="18"/>
          <w:highlight w:val="none"/>
        </w:rPr>
        <w:t>）</w:t>
      </w:r>
    </w:p>
    <w:p w14:paraId="54ACBE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4F53EB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sectPr>
          <w:pgSz w:w="11907" w:h="16840"/>
          <w:pgMar w:top="1440" w:right="1797" w:bottom="1440" w:left="1797" w:header="851" w:footer="992" w:gutter="0"/>
          <w:cols w:space="425" w:num="1"/>
          <w:titlePg/>
          <w:docGrid w:linePitch="462" w:charSpace="0"/>
        </w:sectPr>
      </w:pPr>
    </w:p>
    <w:p w14:paraId="24A40A68">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 xml:space="preserve">第二章 </w:t>
      </w:r>
      <w:bookmarkStart w:id="23" w:name="_Hlk71926094"/>
      <w:r>
        <w:rPr>
          <w:rFonts w:hint="eastAsia" w:ascii="宋体" w:hAnsi="宋体" w:eastAsia="宋体" w:cs="宋体"/>
          <w:sz w:val="28"/>
          <w:szCs w:val="28"/>
        </w:rPr>
        <w:t>对通用条款的补充内容及其他关键信息</w:t>
      </w:r>
      <w:bookmarkEnd w:id="23"/>
    </w:p>
    <w:p w14:paraId="20C6AA6B">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24" w:name="_Toc101074876"/>
      <w:bookmarkStart w:id="25" w:name="_Toc60560625"/>
      <w:bookmarkStart w:id="26" w:name="_Toc73521547"/>
      <w:bookmarkStart w:id="27" w:name="_Toc100052364"/>
      <w:bookmarkStart w:id="28" w:name="_Toc73521635"/>
      <w:bookmarkStart w:id="29" w:name="_Toc73517639"/>
      <w:bookmarkStart w:id="30" w:name="_Toc73518117"/>
      <w:bookmarkStart w:id="31" w:name="_Toc60631620"/>
      <w:r>
        <w:rPr>
          <w:rFonts w:hint="eastAsia" w:ascii="宋体" w:hAnsi="宋体" w:eastAsia="宋体" w:cs="宋体"/>
          <w:szCs w:val="24"/>
        </w:rPr>
        <w:t>一、对通用条款的补充内容</w:t>
      </w:r>
    </w:p>
    <w:bookmarkEnd w:id="24"/>
    <w:bookmarkEnd w:id="25"/>
    <w:bookmarkEnd w:id="26"/>
    <w:bookmarkEnd w:id="27"/>
    <w:bookmarkEnd w:id="28"/>
    <w:bookmarkEnd w:id="29"/>
    <w:bookmarkEnd w:id="30"/>
    <w:bookmarkEnd w:id="31"/>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D9F9C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38897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bookmarkStart w:id="32" w:name="_Hlk72218097"/>
            <w:r>
              <w:rPr>
                <w:rFonts w:hint="eastAsia" w:ascii="宋体" w:hAnsi="宋体" w:eastAsia="宋体" w:cs="宋体"/>
                <w:b/>
                <w:bCs/>
              </w:rPr>
              <w:t>通用条款序号</w:t>
            </w:r>
          </w:p>
        </w:tc>
        <w:tc>
          <w:tcPr>
            <w:tcW w:w="2409" w:type="dxa"/>
            <w:vAlign w:val="center"/>
          </w:tcPr>
          <w:p w14:paraId="4C9183E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涉及事项</w:t>
            </w:r>
          </w:p>
        </w:tc>
        <w:tc>
          <w:tcPr>
            <w:tcW w:w="4980" w:type="dxa"/>
            <w:vAlign w:val="center"/>
          </w:tcPr>
          <w:p w14:paraId="40E133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 xml:space="preserve">具 </w:t>
            </w:r>
            <w:r>
              <w:rPr>
                <w:rFonts w:hint="eastAsia" w:ascii="宋体" w:hAnsi="宋体" w:eastAsia="宋体" w:cs="宋体"/>
                <w:b/>
                <w:bCs/>
              </w:rPr>
              <w:t xml:space="preserve"> </w:t>
            </w:r>
            <w:r>
              <w:rPr>
                <w:rFonts w:hint="eastAsia" w:ascii="宋体" w:hAnsi="宋体" w:eastAsia="宋体" w:cs="宋体"/>
                <w:b/>
                <w:bCs/>
              </w:rPr>
              <w:t xml:space="preserve">体 </w:t>
            </w:r>
            <w:r>
              <w:rPr>
                <w:rFonts w:hint="eastAsia" w:ascii="宋体" w:hAnsi="宋体" w:eastAsia="宋体" w:cs="宋体"/>
                <w:b/>
                <w:bCs/>
              </w:rPr>
              <w:t xml:space="preserve"> </w:t>
            </w:r>
            <w:r>
              <w:rPr>
                <w:rFonts w:hint="eastAsia" w:ascii="宋体" w:hAnsi="宋体" w:eastAsia="宋体" w:cs="宋体"/>
                <w:b/>
                <w:bCs/>
              </w:rPr>
              <w:t xml:space="preserve">补 </w:t>
            </w:r>
            <w:r>
              <w:rPr>
                <w:rFonts w:hint="eastAsia" w:ascii="宋体" w:hAnsi="宋体" w:eastAsia="宋体" w:cs="宋体"/>
                <w:b/>
                <w:bCs/>
              </w:rPr>
              <w:t xml:space="preserve"> </w:t>
            </w:r>
            <w:r>
              <w:rPr>
                <w:rFonts w:hint="eastAsia" w:ascii="宋体" w:hAnsi="宋体" w:eastAsia="宋体" w:cs="宋体"/>
                <w:b/>
                <w:bCs/>
              </w:rPr>
              <w:t xml:space="preserve">充 </w:t>
            </w:r>
            <w:r>
              <w:rPr>
                <w:rFonts w:hint="eastAsia" w:ascii="宋体" w:hAnsi="宋体" w:eastAsia="宋体" w:cs="宋体"/>
                <w:b/>
                <w:bCs/>
              </w:rPr>
              <w:t xml:space="preserve"> </w:t>
            </w:r>
            <w:r>
              <w:rPr>
                <w:rFonts w:hint="eastAsia" w:ascii="宋体" w:hAnsi="宋体" w:eastAsia="宋体" w:cs="宋体"/>
                <w:b/>
                <w:bCs/>
              </w:rPr>
              <w:t xml:space="preserve">内 </w:t>
            </w:r>
            <w:r>
              <w:rPr>
                <w:rFonts w:hint="eastAsia" w:ascii="宋体" w:hAnsi="宋体" w:eastAsia="宋体" w:cs="宋体"/>
                <w:b/>
                <w:bCs/>
              </w:rPr>
              <w:t xml:space="preserve"> </w:t>
            </w:r>
            <w:r>
              <w:rPr>
                <w:rFonts w:hint="eastAsia" w:ascii="宋体" w:hAnsi="宋体" w:eastAsia="宋体" w:cs="宋体"/>
                <w:b/>
                <w:bCs/>
              </w:rPr>
              <w:t>容</w:t>
            </w:r>
          </w:p>
        </w:tc>
      </w:tr>
      <w:tr w14:paraId="2F7833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27F3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w:t>
            </w:r>
            <w:r>
              <w:rPr>
                <w:rFonts w:hint="eastAsia" w:ascii="宋体" w:hAnsi="宋体" w:eastAsia="宋体" w:cs="宋体"/>
              </w:rPr>
              <w:t>.1</w:t>
            </w:r>
          </w:p>
        </w:tc>
        <w:tc>
          <w:tcPr>
            <w:tcW w:w="2409" w:type="dxa"/>
            <w:vAlign w:val="center"/>
          </w:tcPr>
          <w:p w14:paraId="66E960D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采购人</w:t>
            </w:r>
          </w:p>
        </w:tc>
        <w:tc>
          <w:tcPr>
            <w:tcW w:w="4980" w:type="dxa"/>
            <w:vAlign w:val="center"/>
          </w:tcPr>
          <w:p w14:paraId="1F198B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eastAsia="zh-CN"/>
              </w:rPr>
            </w:pPr>
            <w:r>
              <w:rPr>
                <w:rFonts w:hint="eastAsia" w:ascii="宋体" w:hAnsi="宋体" w:eastAsia="宋体" w:cs="宋体"/>
                <w:lang w:eastAsia="zh-CN"/>
              </w:rPr>
              <w:t>深圳市公安局龙华分局</w:t>
            </w:r>
          </w:p>
        </w:tc>
      </w:tr>
      <w:tr w14:paraId="451093E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2D9671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w:t>
            </w:r>
            <w:r>
              <w:rPr>
                <w:rFonts w:hint="eastAsia" w:ascii="宋体" w:hAnsi="宋体" w:eastAsia="宋体" w:cs="宋体"/>
              </w:rPr>
              <w:t>.2</w:t>
            </w:r>
          </w:p>
        </w:tc>
        <w:tc>
          <w:tcPr>
            <w:tcW w:w="2409" w:type="dxa"/>
            <w:vAlign w:val="center"/>
          </w:tcPr>
          <w:p w14:paraId="62A48C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政府集中采购机构</w:t>
            </w:r>
          </w:p>
        </w:tc>
        <w:tc>
          <w:tcPr>
            <w:tcW w:w="4980" w:type="dxa"/>
            <w:vAlign w:val="center"/>
          </w:tcPr>
          <w:p w14:paraId="32FA2E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深圳公共资源交易中心</w:t>
            </w:r>
          </w:p>
          <w:p w14:paraId="69B066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highlight w:val="none"/>
                <w:lang w:eastAsia="zh-CN"/>
              </w:rPr>
              <w:t>（深圳交易集团有限公司龙华分公司）</w:t>
            </w:r>
          </w:p>
        </w:tc>
      </w:tr>
      <w:tr w14:paraId="490C22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1D0F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9</w:t>
            </w:r>
          </w:p>
        </w:tc>
        <w:tc>
          <w:tcPr>
            <w:tcW w:w="2409" w:type="dxa"/>
            <w:vAlign w:val="center"/>
          </w:tcPr>
          <w:p w14:paraId="4D9381A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踏勘现场</w:t>
            </w:r>
          </w:p>
        </w:tc>
        <w:tc>
          <w:tcPr>
            <w:tcW w:w="4980" w:type="dxa"/>
            <w:vAlign w:val="center"/>
          </w:tcPr>
          <w:p w14:paraId="5EED858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0FE842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D093A6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rPr>
              <w:t>0</w:t>
            </w:r>
          </w:p>
        </w:tc>
        <w:tc>
          <w:tcPr>
            <w:tcW w:w="2409" w:type="dxa"/>
            <w:vAlign w:val="center"/>
          </w:tcPr>
          <w:p w14:paraId="0B1F9BD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标前会议</w:t>
            </w:r>
          </w:p>
        </w:tc>
        <w:tc>
          <w:tcPr>
            <w:tcW w:w="4980" w:type="dxa"/>
            <w:vAlign w:val="center"/>
          </w:tcPr>
          <w:p w14:paraId="2F8EA8BE">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0397FD9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35961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rPr>
              <w:t>2</w:t>
            </w:r>
            <w:r>
              <w:rPr>
                <w:rFonts w:hint="eastAsia" w:ascii="宋体" w:hAnsi="宋体" w:eastAsia="宋体" w:cs="宋体"/>
              </w:rPr>
              <w:t>/1</w:t>
            </w:r>
            <w:r>
              <w:rPr>
                <w:rFonts w:hint="eastAsia" w:ascii="宋体" w:hAnsi="宋体" w:eastAsia="宋体" w:cs="宋体"/>
              </w:rPr>
              <w:t>3</w:t>
            </w:r>
          </w:p>
        </w:tc>
        <w:tc>
          <w:tcPr>
            <w:tcW w:w="2409" w:type="dxa"/>
            <w:vAlign w:val="center"/>
          </w:tcPr>
          <w:p w14:paraId="2BDF5E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招标文件的澄清和修改</w:t>
            </w:r>
          </w:p>
        </w:tc>
        <w:tc>
          <w:tcPr>
            <w:tcW w:w="4980" w:type="dxa"/>
            <w:vAlign w:val="center"/>
          </w:tcPr>
          <w:p w14:paraId="1CBFE90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336EF0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DACAF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w:t>
            </w:r>
            <w:r>
              <w:rPr>
                <w:rFonts w:hint="eastAsia" w:ascii="宋体" w:hAnsi="宋体" w:eastAsia="宋体" w:cs="宋体"/>
              </w:rPr>
              <w:t>0</w:t>
            </w:r>
          </w:p>
        </w:tc>
        <w:tc>
          <w:tcPr>
            <w:tcW w:w="2409" w:type="dxa"/>
            <w:vAlign w:val="center"/>
          </w:tcPr>
          <w:p w14:paraId="470FE4C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投标有效期</w:t>
            </w:r>
          </w:p>
        </w:tc>
        <w:tc>
          <w:tcPr>
            <w:tcW w:w="4980" w:type="dxa"/>
            <w:vAlign w:val="center"/>
          </w:tcPr>
          <w:p w14:paraId="20DCC56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5E75A8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FBF31B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w:t>
            </w:r>
            <w:r>
              <w:rPr>
                <w:rFonts w:hint="eastAsia" w:ascii="宋体" w:hAnsi="宋体" w:eastAsia="宋体" w:cs="宋体"/>
              </w:rPr>
              <w:t>2</w:t>
            </w:r>
          </w:p>
        </w:tc>
        <w:tc>
          <w:tcPr>
            <w:tcW w:w="2409" w:type="dxa"/>
            <w:vAlign w:val="center"/>
          </w:tcPr>
          <w:p w14:paraId="5414EE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投标人的替代方案</w:t>
            </w:r>
          </w:p>
        </w:tc>
        <w:tc>
          <w:tcPr>
            <w:tcW w:w="4980" w:type="dxa"/>
            <w:vAlign w:val="center"/>
          </w:tcPr>
          <w:p w14:paraId="2BF9DD4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7D2960E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4AEF98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w:t>
            </w:r>
            <w:r>
              <w:rPr>
                <w:rFonts w:hint="eastAsia" w:ascii="宋体" w:hAnsi="宋体" w:eastAsia="宋体" w:cs="宋体"/>
              </w:rPr>
              <w:t>5</w:t>
            </w:r>
          </w:p>
        </w:tc>
        <w:tc>
          <w:tcPr>
            <w:tcW w:w="2409" w:type="dxa"/>
            <w:vAlign w:val="center"/>
          </w:tcPr>
          <w:p w14:paraId="152FEFE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投标文件的大小</w:t>
            </w:r>
          </w:p>
        </w:tc>
        <w:tc>
          <w:tcPr>
            <w:tcW w:w="4980" w:type="dxa"/>
            <w:vAlign w:val="center"/>
          </w:tcPr>
          <w:p w14:paraId="55E1D01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37FF7F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8FAAC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w:t>
            </w:r>
            <w:r>
              <w:rPr>
                <w:rFonts w:hint="eastAsia" w:ascii="宋体" w:hAnsi="宋体" w:eastAsia="宋体" w:cs="宋体"/>
              </w:rPr>
              <w:t>6</w:t>
            </w:r>
          </w:p>
        </w:tc>
        <w:tc>
          <w:tcPr>
            <w:tcW w:w="2409" w:type="dxa"/>
            <w:vAlign w:val="center"/>
          </w:tcPr>
          <w:p w14:paraId="78FCE7C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bookmarkStart w:id="33" w:name="_Hlk71664860"/>
            <w:r>
              <w:rPr>
                <w:rFonts w:hint="eastAsia" w:ascii="宋体" w:hAnsi="宋体" w:eastAsia="宋体" w:cs="宋体"/>
              </w:rPr>
              <w:t>样品、现场演示、方案讲解</w:t>
            </w:r>
            <w:bookmarkEnd w:id="33"/>
          </w:p>
        </w:tc>
        <w:tc>
          <w:tcPr>
            <w:tcW w:w="4980" w:type="dxa"/>
            <w:vAlign w:val="center"/>
          </w:tcPr>
          <w:p w14:paraId="7FC192A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无</w:t>
            </w:r>
          </w:p>
        </w:tc>
      </w:tr>
      <w:tr w14:paraId="4D4E4A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F0A2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w:t>
            </w:r>
            <w:r>
              <w:rPr>
                <w:rFonts w:hint="eastAsia" w:ascii="宋体" w:hAnsi="宋体" w:eastAsia="宋体" w:cs="宋体"/>
              </w:rPr>
              <w:t>7</w:t>
            </w:r>
          </w:p>
        </w:tc>
        <w:tc>
          <w:tcPr>
            <w:tcW w:w="2409" w:type="dxa"/>
            <w:vAlign w:val="center"/>
          </w:tcPr>
          <w:p w14:paraId="125C524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评审方法</w:t>
            </w:r>
          </w:p>
        </w:tc>
        <w:tc>
          <w:tcPr>
            <w:tcW w:w="4980" w:type="dxa"/>
            <w:vAlign w:val="center"/>
          </w:tcPr>
          <w:p w14:paraId="205A9A8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综合评分法</w:t>
            </w:r>
          </w:p>
        </w:tc>
      </w:tr>
      <w:tr w14:paraId="01DE19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582C9A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w:t>
            </w:r>
            <w:r>
              <w:rPr>
                <w:rFonts w:hint="eastAsia" w:ascii="宋体" w:hAnsi="宋体" w:eastAsia="宋体" w:cs="宋体"/>
              </w:rPr>
              <w:t>8</w:t>
            </w:r>
          </w:p>
        </w:tc>
        <w:tc>
          <w:tcPr>
            <w:tcW w:w="2409" w:type="dxa"/>
            <w:vAlign w:val="center"/>
          </w:tcPr>
          <w:p w14:paraId="697863C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定标方法</w:t>
            </w:r>
          </w:p>
        </w:tc>
        <w:tc>
          <w:tcPr>
            <w:tcW w:w="4980" w:type="dxa"/>
            <w:vAlign w:val="center"/>
          </w:tcPr>
          <w:p w14:paraId="699EA6B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非评定分离</w:t>
            </w:r>
          </w:p>
        </w:tc>
      </w:tr>
      <w:tr w14:paraId="15BCDD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4E22B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4</w:t>
            </w:r>
            <w:r>
              <w:rPr>
                <w:rFonts w:hint="eastAsia" w:ascii="宋体" w:hAnsi="宋体" w:eastAsia="宋体" w:cs="宋体"/>
              </w:rPr>
              <w:t>6</w:t>
            </w:r>
          </w:p>
        </w:tc>
        <w:tc>
          <w:tcPr>
            <w:tcW w:w="2409" w:type="dxa"/>
            <w:vAlign w:val="center"/>
          </w:tcPr>
          <w:p w14:paraId="3933DE7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履约担保</w:t>
            </w:r>
          </w:p>
        </w:tc>
        <w:tc>
          <w:tcPr>
            <w:tcW w:w="4980" w:type="dxa"/>
            <w:vAlign w:val="center"/>
          </w:tcPr>
          <w:p w14:paraId="7830130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不需要</w:t>
            </w:r>
          </w:p>
        </w:tc>
      </w:tr>
    </w:tbl>
    <w:p w14:paraId="1671E4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szCs w:val="21"/>
        </w:rPr>
        <w:t>备注：本表是通用条款相关条款的补充和明确，如与通用条款内容相冲突的，以本表为准。</w:t>
      </w:r>
    </w:p>
    <w:bookmarkEnd w:id="32"/>
    <w:p w14:paraId="53AA3C21">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34" w:name="_Hlk72218117"/>
      <w:r>
        <w:rPr>
          <w:rFonts w:hint="eastAsia" w:ascii="宋体" w:hAnsi="宋体" w:eastAsia="宋体" w:cs="宋体"/>
          <w:szCs w:val="24"/>
        </w:rPr>
        <w:t>二、其他关键信息</w:t>
      </w:r>
    </w:p>
    <w:p w14:paraId="65107D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bookmarkStart w:id="35" w:name="_Hlk72579427"/>
      <w:r>
        <w:rPr>
          <w:rFonts w:hint="eastAsia" w:ascii="宋体" w:hAnsi="宋体" w:eastAsia="宋体" w:cs="宋体"/>
          <w:b/>
          <w:bCs/>
        </w:rPr>
        <w:t>（一）与“对通用条款的补充内容”章节相关的事项</w:t>
      </w:r>
    </w:p>
    <w:p w14:paraId="4854F378">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kern w:val="0"/>
          <w:szCs w:val="20"/>
        </w:rPr>
      </w:pPr>
      <w:r>
        <w:rPr>
          <w:rFonts w:hint="eastAsia" w:ascii="宋体" w:hAnsi="宋体" w:eastAsia="宋体" w:cs="宋体"/>
          <w:b/>
          <w:kern w:val="0"/>
          <w:szCs w:val="20"/>
        </w:rPr>
        <w:t>1、评标定标信息</w:t>
      </w:r>
    </w:p>
    <w:p w14:paraId="21D5E9B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0C07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1F3854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评标方法</w:t>
            </w:r>
          </w:p>
        </w:tc>
        <w:tc>
          <w:tcPr>
            <w:tcW w:w="4264" w:type="dxa"/>
          </w:tcPr>
          <w:p w14:paraId="36ED1DB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rPr>
              <w:t>综合评分法</w:t>
            </w:r>
          </w:p>
        </w:tc>
      </w:tr>
      <w:tr w14:paraId="3A52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69DD24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候选中标供应商家数</w:t>
            </w:r>
          </w:p>
        </w:tc>
        <w:tc>
          <w:tcPr>
            <w:tcW w:w="4264" w:type="dxa"/>
          </w:tcPr>
          <w:p w14:paraId="16726FB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3</w:t>
            </w:r>
          </w:p>
        </w:tc>
      </w:tr>
      <w:tr w14:paraId="1847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6B5F36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中标供应商家数</w:t>
            </w:r>
          </w:p>
        </w:tc>
        <w:tc>
          <w:tcPr>
            <w:tcW w:w="4264" w:type="dxa"/>
          </w:tcPr>
          <w:p w14:paraId="388A5C8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r>
    </w:tbl>
    <w:p w14:paraId="345749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（二）其他事项</w:t>
      </w:r>
      <w:bookmarkEnd w:id="35"/>
    </w:p>
    <w:p w14:paraId="1EA59F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lang w:val="en-US" w:eastAsia="zh-CN"/>
        </w:rPr>
      </w:pPr>
      <w:r>
        <w:rPr>
          <w:rFonts w:hint="eastAsia" w:ascii="宋体" w:hAnsi="宋体" w:eastAsia="宋体" w:cs="宋体"/>
          <w:b/>
          <w:bCs/>
        </w:rPr>
        <w:t>1</w:t>
      </w:r>
      <w:r>
        <w:rPr>
          <w:rFonts w:hint="eastAsia" w:ascii="宋体" w:hAnsi="宋体" w:eastAsia="宋体" w:cs="宋体"/>
          <w:b/>
          <w:bCs/>
        </w:rPr>
        <w:t>、</w:t>
      </w:r>
      <w:r>
        <w:rPr>
          <w:rFonts w:hint="eastAsia" w:ascii="宋体" w:hAnsi="宋体" w:eastAsia="宋体" w:cs="宋体"/>
          <w:b/>
          <w:bCs/>
          <w:lang w:val="en-US" w:eastAsia="zh-CN"/>
        </w:rPr>
        <w:t>关于享受</w:t>
      </w:r>
      <w:r>
        <w:rPr>
          <w:rFonts w:hint="eastAsia" w:ascii="宋体" w:hAnsi="宋体" w:eastAsia="宋体" w:cs="宋体"/>
          <w:b/>
          <w:bCs/>
        </w:rPr>
        <w:t>优惠政策的主体</w:t>
      </w:r>
      <w:r>
        <w:rPr>
          <w:rFonts w:hint="eastAsia" w:ascii="宋体" w:hAnsi="宋体" w:eastAsia="宋体" w:cs="宋体"/>
          <w:b/>
          <w:bCs/>
          <w:lang w:eastAsia="zh-CN"/>
        </w:rPr>
        <w:t>、</w:t>
      </w:r>
      <w:r>
        <w:rPr>
          <w:rFonts w:hint="eastAsia" w:ascii="宋体" w:hAnsi="宋体" w:eastAsia="宋体" w:cs="宋体"/>
          <w:b/>
          <w:bCs/>
        </w:rPr>
        <w:t>价格扣除比例</w:t>
      </w:r>
      <w:r>
        <w:rPr>
          <w:rFonts w:hint="eastAsia" w:ascii="宋体" w:hAnsi="宋体" w:eastAsia="宋体" w:cs="宋体"/>
          <w:b/>
          <w:bCs/>
          <w:lang w:val="en-US" w:eastAsia="zh-CN"/>
        </w:rPr>
        <w:t>及采购标的所属行业</w:t>
      </w:r>
    </w:p>
    <w:p w14:paraId="2912300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rPr>
        <w:t>（1）</w:t>
      </w:r>
      <w:r>
        <w:rPr>
          <w:rFonts w:hint="eastAsia" w:ascii="宋体" w:hAnsi="宋体" w:eastAsia="宋体" w:cs="宋体"/>
          <w:highlight w:val="none"/>
          <w:lang w:val="en-US" w:eastAsia="zh-CN"/>
        </w:rPr>
        <w:t>非专门面向中小企业采购的项目，应执行价格扣除比例：</w:t>
      </w:r>
      <w:r>
        <w:rPr>
          <w:rFonts w:hint="eastAsia" w:ascii="宋体" w:hAnsi="宋体" w:eastAsia="宋体" w:cs="宋体"/>
          <w:highlight w:val="none"/>
          <w:lang w:eastAsia="zh-CN"/>
        </w:rPr>
        <w:t>投标人提供的货物（以招标文件用户需求书“货物清单明细”的“货物名称”一栏为准）全部均由优惠主体制造，则对其投标总价给予</w:t>
      </w:r>
      <w:r>
        <w:rPr>
          <w:rFonts w:hint="eastAsia" w:ascii="宋体" w:hAnsi="宋体" w:eastAsia="宋体" w:cs="宋体"/>
          <w:highlight w:val="none"/>
          <w:u w:val="single"/>
          <w:lang w:eastAsia="zh-CN"/>
        </w:rPr>
        <w:t>【</w:t>
      </w:r>
      <w:r>
        <w:rPr>
          <w:rFonts w:hint="eastAsia" w:ascii="宋体" w:hAnsi="宋体" w:eastAsia="宋体" w:cs="宋体"/>
          <w:highlight w:val="none"/>
          <w:u w:val="single"/>
          <w:lang w:val="en-US" w:eastAsia="zh-CN"/>
        </w:rPr>
        <w:t>10%</w:t>
      </w:r>
      <w:r>
        <w:rPr>
          <w:rFonts w:hint="eastAsia" w:ascii="宋体" w:hAnsi="宋体" w:eastAsia="宋体" w:cs="宋体"/>
          <w:highlight w:val="none"/>
          <w:u w:val="single"/>
          <w:lang w:eastAsia="zh-CN"/>
        </w:rPr>
        <w:t>】</w:t>
      </w:r>
      <w:r>
        <w:rPr>
          <w:rFonts w:hint="eastAsia" w:ascii="宋体" w:hAnsi="宋体" w:eastAsia="宋体" w:cs="宋体"/>
          <w:highlight w:val="none"/>
          <w:lang w:eastAsia="zh-CN"/>
        </w:rPr>
        <w:t>的扣除，用扣除后的价格参与评审。满足多项优惠政策的</w:t>
      </w:r>
      <w:r>
        <w:rPr>
          <w:rFonts w:hint="eastAsia" w:ascii="宋体" w:hAnsi="宋体" w:eastAsia="宋体" w:cs="宋体"/>
          <w:highlight w:val="none"/>
          <w:lang w:val="en-US" w:eastAsia="zh-CN"/>
        </w:rPr>
        <w:t>供应商</w:t>
      </w:r>
      <w:r>
        <w:rPr>
          <w:rFonts w:hint="eastAsia" w:ascii="宋体" w:hAnsi="宋体" w:eastAsia="宋体" w:cs="宋体"/>
          <w:highlight w:val="none"/>
          <w:lang w:eastAsia="zh-CN"/>
        </w:rPr>
        <w:t>，不重复享受多项价格扣除政策。</w:t>
      </w:r>
    </w:p>
    <w:p w14:paraId="2E3CE83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14:paraId="1B0397A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w:t>
      </w:r>
      <w:r>
        <w:rPr>
          <w:rFonts w:hint="eastAsia" w:ascii="宋体" w:hAnsi="宋体" w:eastAsia="宋体" w:cs="宋体"/>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宋体" w:hAnsi="宋体" w:eastAsia="宋体" w:cs="宋体"/>
          <w:b/>
          <w:bCs/>
          <w:color w:val="FF0000"/>
          <w:sz w:val="21"/>
          <w:szCs w:val="21"/>
        </w:rPr>
        <w:t>《中小企业声明函》中相关企业</w:t>
      </w:r>
      <w:r>
        <w:rPr>
          <w:rFonts w:hint="eastAsia" w:ascii="宋体" w:hAnsi="宋体" w:eastAsia="宋体" w:cs="宋体"/>
          <w:b/>
          <w:bCs/>
          <w:color w:val="FF0000"/>
          <w:sz w:val="21"/>
          <w:szCs w:val="21"/>
          <w:lang w:eastAsia="zh-CN"/>
        </w:rPr>
        <w:t>（</w:t>
      </w:r>
      <w:r>
        <w:rPr>
          <w:rFonts w:hint="eastAsia" w:ascii="宋体" w:hAnsi="宋体" w:eastAsia="宋体" w:cs="宋体"/>
          <w:b/>
          <w:bCs/>
          <w:color w:val="FF0000"/>
          <w:sz w:val="21"/>
          <w:szCs w:val="21"/>
          <w:lang w:val="en-US" w:eastAsia="zh-CN"/>
        </w:rPr>
        <w:t>货物制造商</w:t>
      </w:r>
      <w:r>
        <w:rPr>
          <w:rFonts w:hint="eastAsia" w:ascii="宋体" w:hAnsi="宋体" w:eastAsia="宋体" w:cs="宋体"/>
          <w:b/>
          <w:bCs/>
          <w:color w:val="FF0000"/>
          <w:sz w:val="21"/>
          <w:szCs w:val="21"/>
          <w:lang w:eastAsia="zh-CN"/>
        </w:rPr>
        <w:t>）</w:t>
      </w:r>
      <w:r>
        <w:rPr>
          <w:rFonts w:hint="eastAsia" w:ascii="宋体" w:hAnsi="宋体" w:eastAsia="宋体" w:cs="宋体"/>
          <w:b/>
          <w:bCs/>
          <w:color w:val="FF0000"/>
          <w:sz w:val="21"/>
          <w:szCs w:val="21"/>
        </w:rPr>
        <w:t>所属行业应当与采购标的所属行业相一致</w:t>
      </w:r>
      <w:r>
        <w:rPr>
          <w:rFonts w:hint="eastAsia" w:ascii="宋体" w:hAnsi="宋体" w:eastAsia="宋体" w:cs="宋体"/>
          <w:b/>
          <w:bCs/>
          <w:color w:val="FF0000"/>
          <w:sz w:val="21"/>
          <w:szCs w:val="21"/>
          <w:lang w:eastAsia="zh-CN"/>
        </w:rPr>
        <w:t>，</w:t>
      </w:r>
      <w:r>
        <w:rPr>
          <w:rFonts w:hint="eastAsia" w:ascii="宋体" w:hAnsi="宋体" w:eastAsia="宋体" w:cs="宋体"/>
          <w:b/>
          <w:bCs/>
          <w:color w:val="FF0000"/>
        </w:rPr>
        <w:t>标的所属行业</w:t>
      </w:r>
      <w:r>
        <w:rPr>
          <w:rFonts w:hint="eastAsia" w:ascii="宋体" w:hAnsi="宋体" w:eastAsia="宋体" w:cs="宋体"/>
          <w:b/>
          <w:bCs/>
          <w:color w:val="FF0000"/>
          <w:lang w:val="en-US" w:eastAsia="zh-CN"/>
        </w:rPr>
        <w:t>以招标文件第一册第三章用户需求书“货物清单明细”的“标的所属行业”一栏为准</w:t>
      </w:r>
      <w:r>
        <w:rPr>
          <w:rFonts w:hint="eastAsia" w:ascii="宋体" w:hAnsi="宋体" w:eastAsia="宋体" w:cs="宋体"/>
          <w:b/>
          <w:bCs/>
          <w:color w:val="FF0000"/>
          <w:sz w:val="21"/>
          <w:szCs w:val="21"/>
        </w:rPr>
        <w:t>。</w:t>
      </w:r>
    </w:p>
    <w:p w14:paraId="7BDBEB9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auto"/>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3</w:t>
      </w:r>
      <w:r>
        <w:rPr>
          <w:rFonts w:hint="eastAsia" w:ascii="宋体" w:hAnsi="宋体" w:eastAsia="宋体" w:cs="宋体"/>
          <w:highlight w:val="none"/>
          <w:lang w:eastAsia="zh-CN"/>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67D46E3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auto"/>
          <w:sz w:val="28"/>
          <w:szCs w:val="28"/>
          <w:highlight w:val="none"/>
        </w:rPr>
      </w:pP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4</w:t>
      </w:r>
      <w:r>
        <w:rPr>
          <w:rFonts w:hint="eastAsia" w:ascii="宋体" w:hAnsi="宋体" w:eastAsia="宋体" w:cs="宋体"/>
          <w:color w:val="auto"/>
          <w:highlight w:val="none"/>
          <w:lang w:eastAsia="zh-CN"/>
        </w:rPr>
        <w:t>）享受价格扣除获得政府采购合同的，小微企业不得将合同分包给大中型企业。</w:t>
      </w:r>
    </w:p>
    <w:p w14:paraId="33E3C3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highlight w:val="none"/>
        </w:rPr>
      </w:pPr>
      <w:r>
        <w:rPr>
          <w:rFonts w:hint="eastAsia" w:ascii="宋体" w:hAnsi="宋体" w:eastAsia="宋体" w:cs="宋体"/>
          <w:b/>
          <w:color w:val="FF0000"/>
          <w:highlight w:val="none"/>
        </w:rPr>
        <w:t>2、本项目为代理服务项目，将向中标（成交）供应商收取代理服务费。</w:t>
      </w:r>
    </w:p>
    <w:p w14:paraId="095294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color w:val="auto"/>
          <w:highlight w:val="none"/>
        </w:rPr>
        <w:t>中标</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成交</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供应商在领取《中标</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成交</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通知书》之前须向深圳公共资源交易中心（深圳交易集团有限公司</w:t>
      </w:r>
      <w:r>
        <w:rPr>
          <w:rFonts w:hint="eastAsia" w:ascii="宋体" w:hAnsi="宋体" w:eastAsia="宋体" w:cs="宋体"/>
          <w:color w:val="auto"/>
          <w:highlight w:val="none"/>
          <w:lang w:eastAsia="zh-CN"/>
        </w:rPr>
        <w:t>龙华</w:t>
      </w:r>
      <w:r>
        <w:rPr>
          <w:rFonts w:hint="eastAsia" w:ascii="宋体" w:hAnsi="宋体" w:eastAsia="宋体" w:cs="宋体"/>
          <w:color w:val="auto"/>
          <w:highlight w:val="none"/>
        </w:rPr>
        <w:t>分公司</w:t>
      </w:r>
      <w:r>
        <w:rPr>
          <w:rFonts w:hint="eastAsia" w:ascii="宋体" w:hAnsi="宋体" w:eastAsia="宋体" w:cs="宋体"/>
        </w:rPr>
        <w:t>）交纳代理服务费。若因中标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供应商交纳代理服务费所产生的时间影响到合同签订的，由中标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供应商自行承担责任。代理服务费标准参照</w:t>
      </w:r>
      <w:r>
        <w:rPr>
          <w:rFonts w:hint="eastAsia" w:ascii="宋体" w:hAnsi="宋体" w:eastAsia="宋体" w:cs="宋体"/>
          <w:lang w:val="en-US" w:eastAsia="zh-CN"/>
        </w:rPr>
        <w:t>下列</w:t>
      </w:r>
      <w:r>
        <w:rPr>
          <w:rFonts w:hint="eastAsia" w:ascii="宋体" w:hAnsi="宋体" w:eastAsia="宋体" w:cs="宋体"/>
        </w:rPr>
        <w:t>标准收取。</w:t>
      </w:r>
      <w:r>
        <w:rPr>
          <w:rFonts w:hint="eastAsia" w:ascii="宋体" w:hAnsi="宋体" w:eastAsia="宋体" w:cs="宋体"/>
          <w:b/>
          <w:color w:val="FF0000"/>
        </w:rPr>
        <w:t>本项目类型为货物采购：</w:t>
      </w:r>
    </w:p>
    <w:p w14:paraId="6AEF5F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w:t>
      </w:r>
      <w:r>
        <w:rPr>
          <w:rFonts w:hint="eastAsia" w:ascii="宋体" w:hAnsi="宋体" w:eastAsia="宋体" w:cs="宋体"/>
        </w:rPr>
        <w:t>）代理服务费以《中标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通知书》确定的</w:t>
      </w:r>
      <w:r>
        <w:rPr>
          <w:rFonts w:hint="eastAsia" w:ascii="宋体" w:hAnsi="宋体" w:eastAsia="宋体" w:cs="宋体"/>
          <w:lang w:val="en-US" w:eastAsia="zh-CN"/>
        </w:rPr>
        <w:t>中标（</w:t>
      </w:r>
      <w:r>
        <w:rPr>
          <w:rFonts w:hint="eastAsia" w:ascii="宋体" w:hAnsi="宋体" w:eastAsia="宋体" w:cs="宋体"/>
        </w:rPr>
        <w:t>成交</w:t>
      </w:r>
      <w:r>
        <w:rPr>
          <w:rFonts w:hint="eastAsia" w:ascii="宋体" w:hAnsi="宋体" w:eastAsia="宋体" w:cs="宋体"/>
          <w:lang w:eastAsia="zh-CN"/>
        </w:rPr>
        <w:t>）</w:t>
      </w:r>
      <w:r>
        <w:rPr>
          <w:rFonts w:hint="eastAsia" w:ascii="宋体" w:hAnsi="宋体" w:eastAsia="宋体" w:cs="宋体"/>
        </w:rPr>
        <w:t>金额作为计算基数，按差额定率累进法计算。</w:t>
      </w:r>
    </w:p>
    <w:p w14:paraId="4E98F0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521B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5E865EC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lang w:val="en-US" w:eastAsia="zh-CN"/>
              </w:rPr>
              <w:t>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金额</w:t>
            </w:r>
          </w:p>
        </w:tc>
        <w:tc>
          <w:tcPr>
            <w:tcW w:w="1799" w:type="dxa"/>
            <w:vAlign w:val="center"/>
          </w:tcPr>
          <w:p w14:paraId="790EB28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货物采购</w:t>
            </w:r>
          </w:p>
        </w:tc>
        <w:tc>
          <w:tcPr>
            <w:tcW w:w="1799" w:type="dxa"/>
            <w:vAlign w:val="center"/>
          </w:tcPr>
          <w:p w14:paraId="0A716670">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服务采购</w:t>
            </w:r>
          </w:p>
        </w:tc>
        <w:tc>
          <w:tcPr>
            <w:tcW w:w="1799" w:type="dxa"/>
            <w:vAlign w:val="center"/>
          </w:tcPr>
          <w:p w14:paraId="7FF7C56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工程采购</w:t>
            </w:r>
          </w:p>
        </w:tc>
      </w:tr>
      <w:tr w14:paraId="4052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25DAA7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100万元以下</w:t>
            </w:r>
          </w:p>
        </w:tc>
        <w:tc>
          <w:tcPr>
            <w:tcW w:w="1799" w:type="dxa"/>
            <w:vAlign w:val="center"/>
          </w:tcPr>
          <w:p w14:paraId="56BFEED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1.5%</w:t>
            </w:r>
          </w:p>
        </w:tc>
        <w:tc>
          <w:tcPr>
            <w:tcW w:w="1799" w:type="dxa"/>
            <w:vAlign w:val="center"/>
          </w:tcPr>
          <w:p w14:paraId="594F17D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1.5%</w:t>
            </w:r>
          </w:p>
        </w:tc>
        <w:tc>
          <w:tcPr>
            <w:tcW w:w="1799" w:type="dxa"/>
            <w:vAlign w:val="center"/>
          </w:tcPr>
          <w:p w14:paraId="37AE483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w:t>
            </w:r>
          </w:p>
        </w:tc>
      </w:tr>
      <w:tr w14:paraId="5570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30692E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100万元（含）-500万元</w:t>
            </w:r>
          </w:p>
        </w:tc>
        <w:tc>
          <w:tcPr>
            <w:tcW w:w="1799" w:type="dxa"/>
            <w:vAlign w:val="center"/>
          </w:tcPr>
          <w:p w14:paraId="41D7D11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1.1%</w:t>
            </w:r>
          </w:p>
        </w:tc>
        <w:tc>
          <w:tcPr>
            <w:tcW w:w="1799" w:type="dxa"/>
            <w:vAlign w:val="center"/>
          </w:tcPr>
          <w:p w14:paraId="718938A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0.8%</w:t>
            </w:r>
          </w:p>
        </w:tc>
        <w:tc>
          <w:tcPr>
            <w:tcW w:w="1799" w:type="dxa"/>
            <w:vAlign w:val="center"/>
          </w:tcPr>
          <w:p w14:paraId="4F809E7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0.7%</w:t>
            </w:r>
          </w:p>
        </w:tc>
      </w:tr>
      <w:tr w14:paraId="3E14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A8CC02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500万元（含）-1000万元</w:t>
            </w:r>
          </w:p>
        </w:tc>
        <w:tc>
          <w:tcPr>
            <w:tcW w:w="1799" w:type="dxa"/>
            <w:vAlign w:val="center"/>
          </w:tcPr>
          <w:p w14:paraId="62B2C20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0.8%</w:t>
            </w:r>
          </w:p>
        </w:tc>
        <w:tc>
          <w:tcPr>
            <w:tcW w:w="1799" w:type="dxa"/>
            <w:vAlign w:val="center"/>
          </w:tcPr>
          <w:p w14:paraId="07807D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0.45%</w:t>
            </w:r>
          </w:p>
        </w:tc>
        <w:tc>
          <w:tcPr>
            <w:tcW w:w="1799" w:type="dxa"/>
            <w:vAlign w:val="center"/>
          </w:tcPr>
          <w:p w14:paraId="6D4B117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0.55%</w:t>
            </w:r>
          </w:p>
        </w:tc>
      </w:tr>
      <w:tr w14:paraId="17C2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B0C31F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1000万元（含）-5000万元</w:t>
            </w:r>
          </w:p>
        </w:tc>
        <w:tc>
          <w:tcPr>
            <w:tcW w:w="1799" w:type="dxa"/>
            <w:vAlign w:val="center"/>
          </w:tcPr>
          <w:p w14:paraId="384937F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0.5%</w:t>
            </w:r>
          </w:p>
        </w:tc>
        <w:tc>
          <w:tcPr>
            <w:tcW w:w="1799" w:type="dxa"/>
            <w:vAlign w:val="center"/>
          </w:tcPr>
          <w:p w14:paraId="50A0E04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0.25%</w:t>
            </w:r>
          </w:p>
        </w:tc>
        <w:tc>
          <w:tcPr>
            <w:tcW w:w="1799" w:type="dxa"/>
            <w:vAlign w:val="center"/>
          </w:tcPr>
          <w:p w14:paraId="2C54EC2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0.35%</w:t>
            </w:r>
          </w:p>
        </w:tc>
      </w:tr>
      <w:tr w14:paraId="469E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2413ED6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5000万元（含）-1亿元</w:t>
            </w:r>
          </w:p>
        </w:tc>
        <w:tc>
          <w:tcPr>
            <w:tcW w:w="1799" w:type="dxa"/>
            <w:vAlign w:val="center"/>
          </w:tcPr>
          <w:p w14:paraId="5186FCE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0.25%</w:t>
            </w:r>
          </w:p>
        </w:tc>
        <w:tc>
          <w:tcPr>
            <w:tcW w:w="1799" w:type="dxa"/>
            <w:vAlign w:val="center"/>
          </w:tcPr>
          <w:p w14:paraId="6A125F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0.1%</w:t>
            </w:r>
          </w:p>
        </w:tc>
        <w:tc>
          <w:tcPr>
            <w:tcW w:w="1799" w:type="dxa"/>
            <w:vAlign w:val="center"/>
          </w:tcPr>
          <w:p w14:paraId="66A72FF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w:t>
            </w:r>
          </w:p>
        </w:tc>
      </w:tr>
      <w:tr w14:paraId="7EA0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1847DB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1亿元（含）-5亿元</w:t>
            </w:r>
          </w:p>
        </w:tc>
        <w:tc>
          <w:tcPr>
            <w:tcW w:w="1799" w:type="dxa"/>
            <w:vAlign w:val="center"/>
          </w:tcPr>
          <w:p w14:paraId="1503EEC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c>
          <w:tcPr>
            <w:tcW w:w="1799" w:type="dxa"/>
            <w:vAlign w:val="center"/>
          </w:tcPr>
          <w:p w14:paraId="1A8F478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c>
          <w:tcPr>
            <w:tcW w:w="1799" w:type="dxa"/>
            <w:vAlign w:val="center"/>
          </w:tcPr>
          <w:p w14:paraId="3B38DA9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r>
      <w:tr w14:paraId="693B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E92E78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5亿元（含）-10亿元</w:t>
            </w:r>
          </w:p>
        </w:tc>
        <w:tc>
          <w:tcPr>
            <w:tcW w:w="1799" w:type="dxa"/>
            <w:vAlign w:val="center"/>
          </w:tcPr>
          <w:p w14:paraId="20EA556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c>
          <w:tcPr>
            <w:tcW w:w="1799" w:type="dxa"/>
            <w:vAlign w:val="center"/>
          </w:tcPr>
          <w:p w14:paraId="0ED4F20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c>
          <w:tcPr>
            <w:tcW w:w="1799" w:type="dxa"/>
            <w:vAlign w:val="center"/>
          </w:tcPr>
          <w:p w14:paraId="4FD6B5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r>
      <w:tr w14:paraId="63C6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2CD6BF0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10亿元（含）-50亿元</w:t>
            </w:r>
          </w:p>
        </w:tc>
        <w:tc>
          <w:tcPr>
            <w:tcW w:w="1799" w:type="dxa"/>
            <w:vAlign w:val="center"/>
          </w:tcPr>
          <w:p w14:paraId="3110F55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c>
          <w:tcPr>
            <w:tcW w:w="1799" w:type="dxa"/>
            <w:vAlign w:val="center"/>
          </w:tcPr>
          <w:p w14:paraId="04A93E9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c>
          <w:tcPr>
            <w:tcW w:w="1799" w:type="dxa"/>
            <w:vAlign w:val="center"/>
          </w:tcPr>
          <w:p w14:paraId="7879699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r>
      <w:tr w14:paraId="53E9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0DF66E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50亿元（含）-100亿元</w:t>
            </w:r>
          </w:p>
        </w:tc>
        <w:tc>
          <w:tcPr>
            <w:tcW w:w="1799" w:type="dxa"/>
            <w:vAlign w:val="center"/>
          </w:tcPr>
          <w:p w14:paraId="2BAC124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c>
          <w:tcPr>
            <w:tcW w:w="1799" w:type="dxa"/>
            <w:vAlign w:val="center"/>
          </w:tcPr>
          <w:p w14:paraId="6CF24A8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c>
          <w:tcPr>
            <w:tcW w:w="1799" w:type="dxa"/>
            <w:vAlign w:val="center"/>
          </w:tcPr>
          <w:p w14:paraId="3C85AC4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r>
      <w:tr w14:paraId="059E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5073391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100亿元（含）以上</w:t>
            </w:r>
          </w:p>
        </w:tc>
        <w:tc>
          <w:tcPr>
            <w:tcW w:w="1799" w:type="dxa"/>
            <w:vAlign w:val="center"/>
          </w:tcPr>
          <w:p w14:paraId="073BF02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c>
          <w:tcPr>
            <w:tcW w:w="1799" w:type="dxa"/>
            <w:vAlign w:val="center"/>
          </w:tcPr>
          <w:p w14:paraId="04AF431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c>
          <w:tcPr>
            <w:tcW w:w="1799" w:type="dxa"/>
            <w:vAlign w:val="center"/>
          </w:tcPr>
          <w:p w14:paraId="32C022F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r>
    </w:tbl>
    <w:p w14:paraId="73445E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备注：1.每宗交易代理服务费不低于 </w:t>
      </w:r>
      <w:r>
        <w:rPr>
          <w:rFonts w:hint="eastAsia" w:ascii="宋体" w:hAnsi="宋体" w:eastAsia="宋体" w:cs="宋体"/>
          <w:lang w:val="en-US" w:eastAsia="zh-CN"/>
        </w:rPr>
        <w:t>5</w:t>
      </w:r>
      <w:r>
        <w:rPr>
          <w:rFonts w:hint="eastAsia" w:ascii="宋体" w:hAnsi="宋体" w:eastAsia="宋体" w:cs="宋体"/>
        </w:rPr>
        <w:t>000 元；</w:t>
      </w:r>
    </w:p>
    <w:p w14:paraId="037633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2.对于报总价的采购类项目，中标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价为中标（成交）金额；对于报单价、折扣或费率的采购类项目，中标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价为预算上限金额或经委托方与代理方确定的支付上限金额；</w:t>
      </w:r>
    </w:p>
    <w:p w14:paraId="25722D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如某货物采购项目，中标（成交）金额为600万元，总共交纳的代理服务费的具体计算过程如下：</w:t>
      </w:r>
    </w:p>
    <w:p w14:paraId="7FC4C4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标准代理服务费＝（100万以下部分的代理服务费）+（100万～500万部分的代理服务费）+（500万～600万部分的代理服务费）＝100万元×1.5%+（500-100）万元×1.1%+（600-500）万元×0.8%=1.5万元+4.4万元+0.8万元＝6.7万元</w:t>
      </w:r>
    </w:p>
    <w:p w14:paraId="51E202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）中标（成交）供应商中标（成交）后，必须按规定采用银行对公转账方式向深圳交易集团有限公司直接交纳代理服务费，交纳信息及要求按照缴款</w:t>
      </w:r>
      <w:r>
        <w:rPr>
          <w:rFonts w:hint="eastAsia" w:ascii="宋体" w:hAnsi="宋体" w:eastAsia="宋体" w:cs="宋体"/>
          <w:lang w:eastAsia="zh-CN"/>
        </w:rPr>
        <w:t>（</w:t>
      </w:r>
      <w:r>
        <w:rPr>
          <w:rFonts w:hint="eastAsia" w:ascii="宋体" w:hAnsi="宋体" w:eastAsia="宋体" w:cs="宋体"/>
          <w:lang w:val="en-US" w:eastAsia="zh-CN"/>
        </w:rPr>
        <w:t>付款</w:t>
      </w:r>
      <w:r>
        <w:rPr>
          <w:rFonts w:hint="eastAsia" w:ascii="宋体" w:hAnsi="宋体" w:eastAsia="宋体" w:cs="宋体"/>
          <w:lang w:eastAsia="zh-CN"/>
        </w:rPr>
        <w:t>）</w:t>
      </w:r>
      <w:r>
        <w:rPr>
          <w:rFonts w:hint="eastAsia" w:ascii="宋体" w:hAnsi="宋体" w:eastAsia="宋体" w:cs="宋体"/>
        </w:rPr>
        <w:t>通知书执行。</w:t>
      </w:r>
    </w:p>
    <w:p w14:paraId="3027741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6DE6997F">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27AECDA7">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5C2FB898">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sectPr>
          <w:pgSz w:w="11907" w:h="16840"/>
          <w:pgMar w:top="1440" w:right="1797" w:bottom="1440" w:left="1797" w:header="851" w:footer="992" w:gutter="0"/>
          <w:cols w:space="425" w:num="1"/>
          <w:titlePg/>
          <w:docGrid w:linePitch="462" w:charSpace="0"/>
        </w:sectPr>
      </w:pPr>
    </w:p>
    <w:bookmarkEnd w:id="34"/>
    <w:p w14:paraId="514BEC87">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第三章 用户需求书</w:t>
      </w:r>
    </w:p>
    <w:p w14:paraId="05F809EC">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r>
        <w:rPr>
          <w:rFonts w:hint="eastAsia" w:ascii="宋体" w:hAnsi="宋体" w:eastAsia="宋体" w:cs="宋体"/>
          <w:szCs w:val="24"/>
        </w:rPr>
        <w:t>一、项目基本信息</w:t>
      </w:r>
    </w:p>
    <w:p w14:paraId="59B260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p>
    <w:tbl>
      <w:tblPr>
        <w:tblStyle w:val="43"/>
        <w:tblW w:w="91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
        <w:gridCol w:w="2748"/>
        <w:gridCol w:w="3089"/>
        <w:gridCol w:w="2853"/>
      </w:tblGrid>
      <w:tr w14:paraId="3F4F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508" w:type="dxa"/>
            <w:vAlign w:val="center"/>
          </w:tcPr>
          <w:p w14:paraId="2C1EA20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bookmarkStart w:id="36" w:name="OLE_LINK7"/>
            <w:r>
              <w:rPr>
                <w:rFonts w:hint="eastAsia" w:ascii="宋体" w:hAnsi="宋体" w:eastAsia="宋体" w:cs="宋体"/>
                <w:bCs/>
                <w:szCs w:val="21"/>
              </w:rPr>
              <w:t>序号</w:t>
            </w:r>
          </w:p>
        </w:tc>
        <w:tc>
          <w:tcPr>
            <w:tcW w:w="2748" w:type="dxa"/>
            <w:vAlign w:val="center"/>
          </w:tcPr>
          <w:p w14:paraId="42E4F10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3089" w:type="dxa"/>
            <w:vAlign w:val="center"/>
          </w:tcPr>
          <w:p w14:paraId="4D07D22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采购项目名称</w:t>
            </w:r>
          </w:p>
        </w:tc>
        <w:tc>
          <w:tcPr>
            <w:tcW w:w="2853" w:type="dxa"/>
            <w:vAlign w:val="center"/>
          </w:tcPr>
          <w:p w14:paraId="4F1C60E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财政预算限额</w:t>
            </w:r>
            <w:bookmarkStart w:id="37" w:name="OLE_LINK3"/>
            <w:r>
              <w:rPr>
                <w:rFonts w:hint="eastAsia" w:ascii="宋体" w:hAnsi="宋体" w:eastAsia="宋体" w:cs="宋体"/>
                <w:b/>
                <w:bCs/>
                <w:color w:val="FF0000"/>
                <w:szCs w:val="21"/>
              </w:rPr>
              <w:t>（元）</w:t>
            </w:r>
            <w:bookmarkEnd w:id="37"/>
          </w:p>
        </w:tc>
      </w:tr>
      <w:tr w14:paraId="340C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508" w:type="dxa"/>
            <w:vAlign w:val="center"/>
          </w:tcPr>
          <w:p w14:paraId="110FCDA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1</w:t>
            </w:r>
          </w:p>
        </w:tc>
        <w:tc>
          <w:tcPr>
            <w:tcW w:w="2748" w:type="dxa"/>
            <w:vAlign w:val="center"/>
          </w:tcPr>
          <w:p w14:paraId="6301394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PLAN-</w:t>
            </w:r>
            <w:r>
              <w:rPr>
                <w:rFonts w:hint="eastAsia" w:ascii="宋体" w:hAnsi="宋体" w:eastAsia="宋体" w:cs="宋体"/>
                <w:bCs/>
                <w:color w:val="FF0000"/>
                <w:szCs w:val="21"/>
              </w:rPr>
              <w:t>******</w:t>
            </w:r>
          </w:p>
        </w:tc>
        <w:tc>
          <w:tcPr>
            <w:tcW w:w="3089" w:type="dxa"/>
            <w:vAlign w:val="center"/>
          </w:tcPr>
          <w:p w14:paraId="30ADB4B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深圳市公安局龙华分局公安视频监控补盲专项采购项目</w:t>
            </w:r>
          </w:p>
        </w:tc>
        <w:tc>
          <w:tcPr>
            <w:tcW w:w="2853" w:type="dxa"/>
            <w:vAlign w:val="center"/>
          </w:tcPr>
          <w:p w14:paraId="2A4A35F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2</w:t>
            </w:r>
            <w:r>
              <w:rPr>
                <w:rFonts w:hint="eastAsia" w:ascii="宋体" w:hAnsi="宋体" w:eastAsia="宋体" w:cs="宋体"/>
                <w:bCs/>
                <w:color w:val="FF0000"/>
                <w:szCs w:val="21"/>
                <w:lang w:val="en-US" w:eastAsia="zh-CN"/>
              </w:rPr>
              <w:t>,</w:t>
            </w:r>
            <w:r>
              <w:rPr>
                <w:rFonts w:hint="eastAsia" w:ascii="宋体" w:hAnsi="宋体" w:eastAsia="宋体" w:cs="宋体"/>
                <w:bCs/>
                <w:color w:val="FF0000"/>
                <w:szCs w:val="21"/>
              </w:rPr>
              <w:t>400</w:t>
            </w:r>
            <w:r>
              <w:rPr>
                <w:rFonts w:hint="eastAsia" w:ascii="宋体" w:hAnsi="宋体" w:eastAsia="宋体" w:cs="宋体"/>
                <w:bCs/>
                <w:color w:val="FF0000"/>
                <w:szCs w:val="21"/>
                <w:lang w:val="en-US" w:eastAsia="zh-CN"/>
              </w:rPr>
              <w:t>,</w:t>
            </w:r>
            <w:r>
              <w:rPr>
                <w:rFonts w:hint="eastAsia" w:ascii="宋体" w:hAnsi="宋体" w:eastAsia="宋体" w:cs="宋体"/>
                <w:bCs/>
                <w:color w:val="FF0000"/>
                <w:szCs w:val="21"/>
              </w:rPr>
              <w:t>000.00</w:t>
            </w:r>
          </w:p>
        </w:tc>
      </w:tr>
      <w:bookmarkEnd w:id="36"/>
    </w:tbl>
    <w:p w14:paraId="4A167779">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r>
        <w:rPr>
          <w:rFonts w:hint="eastAsia" w:ascii="宋体" w:hAnsi="宋体" w:eastAsia="宋体" w:cs="宋体"/>
          <w:szCs w:val="24"/>
        </w:rPr>
        <w:t>二、项目背景</w:t>
      </w:r>
    </w:p>
    <w:p w14:paraId="30BDD0FA">
      <w:pPr>
        <w:spacing w:line="360" w:lineRule="auto"/>
      </w:pPr>
      <w:r>
        <w:t>2024年以来，深圳市公安局下发文件《关于开展专项视频补盲工作的通知》《关于做好收集汇总各分局出入境管理部门视频补点需求的通知》《关于做好我市加油站公共区域视频监控接入视综平台的通知》《关于确认智能视频建设补盲点位的通知》，要求对重点场所和案事件发案地加装人脸监控探头，监控要求按照公安一类点的标准开展建设。</w:t>
      </w:r>
    </w:p>
    <w:p w14:paraId="48A84D75">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r>
        <w:rPr>
          <w:rFonts w:hint="eastAsia" w:ascii="宋体" w:hAnsi="宋体" w:eastAsia="宋体" w:cs="宋体"/>
          <w:szCs w:val="24"/>
        </w:rPr>
        <w:t>三、项目服务目标</w:t>
      </w:r>
    </w:p>
    <w:p w14:paraId="53B7B912">
      <w:pPr>
        <w:spacing w:line="360" w:lineRule="auto"/>
        <w:rPr>
          <w:rFonts w:hint="eastAsia"/>
        </w:rPr>
      </w:pPr>
      <w:r>
        <w:rPr>
          <w:rFonts w:hint="eastAsia"/>
        </w:rPr>
        <w:t>通过对前端重点场所的一类点补盲，接入原有系统平台，可进一步加强人像数据的统筹、管理和应用工作，提升公安工作效能、提高公安系统的整体快速反应能力、提高公安服务民众、预防打击犯罪、治安管理和处置各种紧急突发事件的能力的重要措施，对于提升市民对公安工作的社会满意度具有重要意义，对威慑打击犯罪分子，维护社会稳定具有重要的意义。</w:t>
      </w:r>
    </w:p>
    <w:p w14:paraId="47C7100D">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auto"/>
          <w:szCs w:val="24"/>
          <w:highlight w:val="yellow"/>
        </w:rPr>
      </w:pPr>
      <w:bookmarkStart w:id="38" w:name="_Hlk72258617"/>
      <w:r>
        <w:rPr>
          <w:rFonts w:hint="eastAsia" w:ascii="宋体" w:hAnsi="宋体" w:eastAsia="宋体" w:cs="宋体"/>
          <w:color w:val="auto"/>
          <w:szCs w:val="24"/>
          <w:highlight w:val="yellow"/>
          <w:lang w:eastAsia="zh-CN"/>
        </w:rPr>
        <w:t>四</w:t>
      </w:r>
      <w:r>
        <w:rPr>
          <w:rFonts w:hint="eastAsia" w:ascii="宋体" w:hAnsi="宋体" w:eastAsia="宋体" w:cs="宋体"/>
          <w:color w:val="auto"/>
          <w:szCs w:val="24"/>
          <w:highlight w:val="yellow"/>
        </w:rPr>
        <w:t>、</w:t>
      </w:r>
      <w:bookmarkStart w:id="39" w:name="_Hlk72073432"/>
      <w:r>
        <w:rPr>
          <w:rFonts w:hint="eastAsia" w:ascii="宋体" w:hAnsi="宋体" w:eastAsia="宋体" w:cs="宋体"/>
          <w:b/>
          <w:bCs/>
          <w:color w:val="auto"/>
          <w:szCs w:val="21"/>
          <w:highlight w:val="yellow"/>
        </w:rPr>
        <w:t>★</w:t>
      </w:r>
      <w:r>
        <w:rPr>
          <w:rFonts w:hint="eastAsia" w:ascii="宋体" w:hAnsi="宋体" w:eastAsia="宋体" w:cs="宋体"/>
          <w:color w:val="auto"/>
          <w:szCs w:val="24"/>
          <w:highlight w:val="yellow"/>
        </w:rPr>
        <w:t>货物需求明细</w:t>
      </w:r>
      <w:bookmarkEnd w:id="39"/>
    </w:p>
    <w:tbl>
      <w:tblPr>
        <w:tblStyle w:val="43"/>
        <w:tblW w:w="8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402"/>
        <w:gridCol w:w="1960"/>
        <w:gridCol w:w="1076"/>
        <w:gridCol w:w="944"/>
        <w:gridCol w:w="1400"/>
        <w:gridCol w:w="1207"/>
      </w:tblGrid>
      <w:tr w14:paraId="2107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868" w:type="dxa"/>
            <w:vAlign w:val="center"/>
          </w:tcPr>
          <w:p w14:paraId="4183BC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序号</w:t>
            </w:r>
          </w:p>
        </w:tc>
        <w:tc>
          <w:tcPr>
            <w:tcW w:w="1402" w:type="dxa"/>
            <w:vAlign w:val="center"/>
          </w:tcPr>
          <w:p w14:paraId="5296987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1960" w:type="dxa"/>
            <w:vAlign w:val="center"/>
          </w:tcPr>
          <w:p w14:paraId="1D8616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货物名称（标的名称）</w:t>
            </w:r>
          </w:p>
        </w:tc>
        <w:tc>
          <w:tcPr>
            <w:tcW w:w="1076" w:type="dxa"/>
            <w:vAlign w:val="center"/>
          </w:tcPr>
          <w:p w14:paraId="36C8EB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数量</w:t>
            </w:r>
          </w:p>
        </w:tc>
        <w:tc>
          <w:tcPr>
            <w:tcW w:w="944" w:type="dxa"/>
            <w:vAlign w:val="center"/>
          </w:tcPr>
          <w:p w14:paraId="3E20088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单位</w:t>
            </w:r>
          </w:p>
        </w:tc>
        <w:tc>
          <w:tcPr>
            <w:tcW w:w="1400" w:type="dxa"/>
            <w:vAlign w:val="center"/>
          </w:tcPr>
          <w:p w14:paraId="245A3FB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lang w:val="en-US" w:eastAsia="zh-CN"/>
              </w:rPr>
              <w:t>是否接受进口</w:t>
            </w:r>
          </w:p>
        </w:tc>
        <w:tc>
          <w:tcPr>
            <w:tcW w:w="1207" w:type="dxa"/>
            <w:vAlign w:val="center"/>
          </w:tcPr>
          <w:p w14:paraId="3992417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lang w:val="en-US" w:eastAsia="zh-CN"/>
              </w:rPr>
              <w:t>标的所属行业</w:t>
            </w:r>
          </w:p>
        </w:tc>
      </w:tr>
      <w:tr w14:paraId="1DF7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4C4D24E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1</w:t>
            </w:r>
          </w:p>
        </w:tc>
        <w:tc>
          <w:tcPr>
            <w:tcW w:w="1402" w:type="dxa"/>
            <w:vMerge w:val="restart"/>
            <w:vAlign w:val="center"/>
          </w:tcPr>
          <w:p w14:paraId="46136D4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7C70BA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高清球型摄像机</w:t>
            </w:r>
          </w:p>
        </w:tc>
        <w:tc>
          <w:tcPr>
            <w:tcW w:w="1076" w:type="dxa"/>
            <w:vAlign w:val="center"/>
          </w:tcPr>
          <w:p w14:paraId="30A2B63B">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60</w:t>
            </w:r>
          </w:p>
        </w:tc>
        <w:tc>
          <w:tcPr>
            <w:tcW w:w="944" w:type="dxa"/>
            <w:vAlign w:val="center"/>
          </w:tcPr>
          <w:p w14:paraId="239B9809">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台</w:t>
            </w:r>
          </w:p>
        </w:tc>
        <w:tc>
          <w:tcPr>
            <w:tcW w:w="1400" w:type="dxa"/>
            <w:vAlign w:val="center"/>
          </w:tcPr>
          <w:p w14:paraId="7524B4C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restart"/>
            <w:vAlign w:val="center"/>
          </w:tcPr>
          <w:p w14:paraId="6FFF1677">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Cs/>
                <w:szCs w:val="21"/>
                <w:lang w:val="en-US" w:eastAsia="zh-CN"/>
              </w:rPr>
            </w:pPr>
            <w:commentRangeStart w:id="5"/>
            <w:r>
              <w:rPr>
                <w:rFonts w:hint="eastAsia" w:ascii="宋体" w:hAnsi="宋体" w:cs="宋体"/>
                <w:b/>
                <w:bCs w:val="0"/>
                <w:color w:val="FF0000"/>
                <w:szCs w:val="21"/>
                <w:lang w:val="en-US" w:eastAsia="zh-CN"/>
              </w:rPr>
              <w:t>软件与信息技术服务业</w:t>
            </w:r>
            <w:commentRangeEnd w:id="5"/>
            <w:r>
              <w:commentReference w:id="5"/>
            </w:r>
          </w:p>
        </w:tc>
      </w:tr>
      <w:tr w14:paraId="0EF7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1CF43D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2</w:t>
            </w:r>
          </w:p>
        </w:tc>
        <w:tc>
          <w:tcPr>
            <w:tcW w:w="1402" w:type="dxa"/>
            <w:vMerge w:val="continue"/>
            <w:tcBorders/>
            <w:vAlign w:val="center"/>
          </w:tcPr>
          <w:p w14:paraId="2D67CD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7329180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智能设备箱</w:t>
            </w:r>
          </w:p>
        </w:tc>
        <w:tc>
          <w:tcPr>
            <w:tcW w:w="1076" w:type="dxa"/>
            <w:vAlign w:val="center"/>
          </w:tcPr>
          <w:p w14:paraId="3F10F3DB">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60</w:t>
            </w:r>
          </w:p>
        </w:tc>
        <w:tc>
          <w:tcPr>
            <w:tcW w:w="944" w:type="dxa"/>
            <w:vAlign w:val="center"/>
          </w:tcPr>
          <w:p w14:paraId="2547CE9A">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个</w:t>
            </w:r>
          </w:p>
        </w:tc>
        <w:tc>
          <w:tcPr>
            <w:tcW w:w="1400" w:type="dxa"/>
            <w:vAlign w:val="center"/>
          </w:tcPr>
          <w:p w14:paraId="1EB0B18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30724E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5E3C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0439FD4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402" w:type="dxa"/>
            <w:vMerge w:val="continue"/>
            <w:tcBorders/>
            <w:vAlign w:val="center"/>
          </w:tcPr>
          <w:p w14:paraId="09681DC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33A8E4B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人脸抓拍摄像机</w:t>
            </w:r>
          </w:p>
        </w:tc>
        <w:tc>
          <w:tcPr>
            <w:tcW w:w="1076" w:type="dxa"/>
            <w:vAlign w:val="center"/>
          </w:tcPr>
          <w:p w14:paraId="5B399836">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60</w:t>
            </w:r>
          </w:p>
        </w:tc>
        <w:tc>
          <w:tcPr>
            <w:tcW w:w="944" w:type="dxa"/>
            <w:vAlign w:val="center"/>
          </w:tcPr>
          <w:p w14:paraId="2F4E93A9">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台</w:t>
            </w:r>
          </w:p>
        </w:tc>
        <w:tc>
          <w:tcPr>
            <w:tcW w:w="1400" w:type="dxa"/>
            <w:vAlign w:val="center"/>
          </w:tcPr>
          <w:p w14:paraId="48FC29F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2A168A7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6CB4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598757B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4</w:t>
            </w:r>
          </w:p>
        </w:tc>
        <w:tc>
          <w:tcPr>
            <w:tcW w:w="1402" w:type="dxa"/>
            <w:vMerge w:val="continue"/>
            <w:tcBorders/>
            <w:vAlign w:val="center"/>
          </w:tcPr>
          <w:p w14:paraId="5F8266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39C0E5F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立杆</w:t>
            </w:r>
          </w:p>
        </w:tc>
        <w:tc>
          <w:tcPr>
            <w:tcW w:w="1076" w:type="dxa"/>
            <w:vAlign w:val="center"/>
          </w:tcPr>
          <w:p w14:paraId="69AB50E3">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5</w:t>
            </w:r>
          </w:p>
        </w:tc>
        <w:tc>
          <w:tcPr>
            <w:tcW w:w="944" w:type="dxa"/>
            <w:vAlign w:val="center"/>
          </w:tcPr>
          <w:p w14:paraId="7FF2D5B7">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套</w:t>
            </w:r>
          </w:p>
        </w:tc>
        <w:tc>
          <w:tcPr>
            <w:tcW w:w="1400" w:type="dxa"/>
            <w:vAlign w:val="center"/>
          </w:tcPr>
          <w:p w14:paraId="7990A7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6F17A55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7E2D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7DDF11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5</w:t>
            </w:r>
          </w:p>
        </w:tc>
        <w:tc>
          <w:tcPr>
            <w:tcW w:w="1402" w:type="dxa"/>
            <w:vMerge w:val="continue"/>
            <w:tcBorders/>
            <w:vAlign w:val="center"/>
          </w:tcPr>
          <w:p w14:paraId="24570E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2545DC6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取电</w:t>
            </w:r>
          </w:p>
        </w:tc>
        <w:tc>
          <w:tcPr>
            <w:tcW w:w="1076" w:type="dxa"/>
            <w:vAlign w:val="center"/>
          </w:tcPr>
          <w:p w14:paraId="1131C06C">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60</w:t>
            </w:r>
          </w:p>
        </w:tc>
        <w:tc>
          <w:tcPr>
            <w:tcW w:w="944" w:type="dxa"/>
            <w:vAlign w:val="center"/>
          </w:tcPr>
          <w:p w14:paraId="27FFF587">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点位</w:t>
            </w:r>
          </w:p>
        </w:tc>
        <w:tc>
          <w:tcPr>
            <w:tcW w:w="1400" w:type="dxa"/>
            <w:vAlign w:val="center"/>
          </w:tcPr>
          <w:p w14:paraId="0817418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463B195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53D6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3CFA7BC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6</w:t>
            </w:r>
          </w:p>
        </w:tc>
        <w:tc>
          <w:tcPr>
            <w:tcW w:w="1402" w:type="dxa"/>
            <w:vMerge w:val="continue"/>
            <w:tcBorders/>
            <w:vAlign w:val="center"/>
          </w:tcPr>
          <w:p w14:paraId="44C297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09F08F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 xml:space="preserve">ONU </w:t>
            </w:r>
          </w:p>
        </w:tc>
        <w:tc>
          <w:tcPr>
            <w:tcW w:w="1076" w:type="dxa"/>
            <w:vAlign w:val="center"/>
          </w:tcPr>
          <w:p w14:paraId="11763098">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30</w:t>
            </w:r>
          </w:p>
        </w:tc>
        <w:tc>
          <w:tcPr>
            <w:tcW w:w="944" w:type="dxa"/>
            <w:vAlign w:val="center"/>
          </w:tcPr>
          <w:p w14:paraId="0035F133">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个</w:t>
            </w:r>
          </w:p>
        </w:tc>
        <w:tc>
          <w:tcPr>
            <w:tcW w:w="1400" w:type="dxa"/>
            <w:vAlign w:val="center"/>
          </w:tcPr>
          <w:p w14:paraId="6E0A268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785653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385D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456F9AE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7</w:t>
            </w:r>
          </w:p>
        </w:tc>
        <w:tc>
          <w:tcPr>
            <w:tcW w:w="1402" w:type="dxa"/>
            <w:vMerge w:val="continue"/>
            <w:tcBorders/>
          </w:tcPr>
          <w:p w14:paraId="016D5EA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7DA09AB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光纤传输</w:t>
            </w:r>
          </w:p>
        </w:tc>
        <w:tc>
          <w:tcPr>
            <w:tcW w:w="1076" w:type="dxa"/>
            <w:vAlign w:val="center"/>
          </w:tcPr>
          <w:p w14:paraId="45498ECA">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60</w:t>
            </w:r>
          </w:p>
        </w:tc>
        <w:tc>
          <w:tcPr>
            <w:tcW w:w="944" w:type="dxa"/>
            <w:vAlign w:val="center"/>
          </w:tcPr>
          <w:p w14:paraId="6073D009">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点位</w:t>
            </w:r>
          </w:p>
        </w:tc>
        <w:tc>
          <w:tcPr>
            <w:tcW w:w="1400" w:type="dxa"/>
            <w:vAlign w:val="center"/>
          </w:tcPr>
          <w:p w14:paraId="780B614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10045A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369C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7BB677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8</w:t>
            </w:r>
          </w:p>
        </w:tc>
        <w:tc>
          <w:tcPr>
            <w:tcW w:w="1402" w:type="dxa"/>
            <w:vMerge w:val="continue"/>
            <w:tcBorders/>
          </w:tcPr>
          <w:p w14:paraId="2A95A0B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6C4B20D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便携式人脸识别摄像机</w:t>
            </w:r>
          </w:p>
        </w:tc>
        <w:tc>
          <w:tcPr>
            <w:tcW w:w="1076" w:type="dxa"/>
            <w:vAlign w:val="center"/>
          </w:tcPr>
          <w:p w14:paraId="1C92DFC8">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180</w:t>
            </w:r>
          </w:p>
        </w:tc>
        <w:tc>
          <w:tcPr>
            <w:tcW w:w="944" w:type="dxa"/>
            <w:vAlign w:val="center"/>
          </w:tcPr>
          <w:p w14:paraId="2839ECB6">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套</w:t>
            </w:r>
          </w:p>
        </w:tc>
        <w:tc>
          <w:tcPr>
            <w:tcW w:w="1400" w:type="dxa"/>
            <w:vAlign w:val="center"/>
          </w:tcPr>
          <w:p w14:paraId="213BA1E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727FFE7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tr w14:paraId="21E9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68" w:type="dxa"/>
            <w:vAlign w:val="center"/>
          </w:tcPr>
          <w:p w14:paraId="56A6B4C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9</w:t>
            </w:r>
          </w:p>
        </w:tc>
        <w:tc>
          <w:tcPr>
            <w:tcW w:w="1402" w:type="dxa"/>
            <w:vMerge w:val="continue"/>
            <w:tcBorders/>
          </w:tcPr>
          <w:p w14:paraId="1E7D6F2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960" w:type="dxa"/>
            <w:shd w:val="clear"/>
            <w:vAlign w:val="center"/>
          </w:tcPr>
          <w:p w14:paraId="4F3679E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rPr>
              <w:t>便携式设备安装服务</w:t>
            </w:r>
          </w:p>
        </w:tc>
        <w:tc>
          <w:tcPr>
            <w:tcW w:w="1076" w:type="dxa"/>
            <w:vAlign w:val="center"/>
          </w:tcPr>
          <w:p w14:paraId="77345423">
            <w:pPr>
              <w:widowControl/>
              <w:jc w:val="center"/>
              <w:textAlignment w:val="center"/>
              <w:rPr>
                <w:rFonts w:hint="eastAsia" w:ascii="宋体" w:hAnsi="宋体" w:eastAsia="宋体" w:cs="宋体"/>
                <w:bCs/>
                <w:szCs w:val="21"/>
              </w:rPr>
            </w:pPr>
            <w:r>
              <w:rPr>
                <w:rFonts w:hint="eastAsia" w:ascii="宋体" w:hAnsi="宋体" w:cs="宋体"/>
                <w:color w:val="000000"/>
                <w:kern w:val="0"/>
                <w:szCs w:val="21"/>
              </w:rPr>
              <w:t>180</w:t>
            </w:r>
          </w:p>
        </w:tc>
        <w:tc>
          <w:tcPr>
            <w:tcW w:w="944" w:type="dxa"/>
            <w:vAlign w:val="center"/>
          </w:tcPr>
          <w:p w14:paraId="6E0BE8DF">
            <w:pPr>
              <w:widowControl/>
              <w:jc w:val="center"/>
              <w:textAlignment w:val="center"/>
              <w:rPr>
                <w:rFonts w:hint="eastAsia" w:ascii="宋体" w:hAnsi="宋体" w:eastAsia="宋体" w:cs="宋体"/>
                <w:bCs/>
                <w:szCs w:val="21"/>
              </w:rPr>
            </w:pPr>
            <w:r>
              <w:rPr>
                <w:rFonts w:hint="eastAsia" w:ascii="宋体" w:hAnsi="宋体" w:cs="宋体"/>
                <w:color w:val="000000"/>
                <w:kern w:val="0"/>
                <w:szCs w:val="21"/>
                <w:lang w:eastAsia="zh-CN"/>
              </w:rPr>
              <w:t>次</w:t>
            </w:r>
          </w:p>
        </w:tc>
        <w:tc>
          <w:tcPr>
            <w:tcW w:w="1400" w:type="dxa"/>
            <w:vAlign w:val="center"/>
          </w:tcPr>
          <w:p w14:paraId="099877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拒绝进口</w:t>
            </w:r>
          </w:p>
        </w:tc>
        <w:tc>
          <w:tcPr>
            <w:tcW w:w="1207" w:type="dxa"/>
            <w:vMerge w:val="continue"/>
            <w:tcBorders/>
            <w:vAlign w:val="center"/>
          </w:tcPr>
          <w:p w14:paraId="6AECD02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r>
      <w:bookmarkEnd w:id="38"/>
    </w:tbl>
    <w:p w14:paraId="278CE2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备注：1.</w:t>
      </w:r>
      <w:r>
        <w:rPr>
          <w:rFonts w:hint="eastAsia" w:ascii="宋体" w:hAnsi="宋体" w:eastAsia="宋体" w:cs="宋体"/>
          <w:b/>
          <w:color w:val="FF0000"/>
          <w:szCs w:val="21"/>
          <w:lang w:eastAsia="zh-CN"/>
        </w:rPr>
        <w:t>“是否接受进口”</w:t>
      </w:r>
      <w:r>
        <w:rPr>
          <w:rFonts w:hint="eastAsia" w:ascii="宋体" w:hAnsi="宋体" w:eastAsia="宋体" w:cs="宋体"/>
          <w:b/>
          <w:color w:val="FF0000"/>
          <w:szCs w:val="21"/>
        </w:rPr>
        <w:t>栏注明“拒绝进口”的产品不接受投标人选用进口产品参与投标；注明“接受进口”的产品允许投标人选用进口产品参与投标，但不排斥国内产品。</w:t>
      </w:r>
    </w:p>
    <w:p w14:paraId="63367F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A5BAD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3、本项目核心产品为：</w:t>
      </w:r>
      <w:r>
        <w:rPr>
          <w:rFonts w:hint="eastAsia" w:ascii="宋体" w:hAnsi="宋体" w:eastAsia="宋体" w:cs="宋体"/>
          <w:b/>
          <w:color w:val="FF0000"/>
          <w:szCs w:val="21"/>
          <w:u w:val="single"/>
        </w:rPr>
        <w:t xml:space="preserve"> 智能设备箱 </w:t>
      </w:r>
      <w:r>
        <w:rPr>
          <w:rFonts w:hint="eastAsia" w:ascii="宋体" w:hAnsi="宋体" w:eastAsia="宋体" w:cs="宋体"/>
          <w:b/>
          <w:color w:val="FF0000"/>
          <w:szCs w:val="21"/>
        </w:rPr>
        <w:t>。</w:t>
      </w:r>
    </w:p>
    <w:p w14:paraId="2D594915">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40" w:name="_Toc128884461"/>
      <w:r>
        <w:rPr>
          <w:rFonts w:hint="eastAsia" w:ascii="宋体" w:hAnsi="宋体" w:eastAsia="宋体" w:cs="宋体"/>
          <w:sz w:val="28"/>
          <w:szCs w:val="28"/>
          <w:lang w:eastAsia="zh-CN"/>
        </w:rPr>
        <w:t>五</w:t>
      </w:r>
      <w:r>
        <w:rPr>
          <w:rFonts w:hint="eastAsia" w:ascii="宋体" w:hAnsi="宋体" w:eastAsia="宋体" w:cs="宋体"/>
          <w:sz w:val="28"/>
          <w:szCs w:val="28"/>
        </w:rPr>
        <w:t>、实质性条款</w:t>
      </w:r>
    </w:p>
    <w:tbl>
      <w:tblPr>
        <w:tblStyle w:val="43"/>
        <w:tblW w:w="8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7737"/>
      </w:tblGrid>
      <w:tr w14:paraId="6B15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962" w:type="dxa"/>
            <w:vAlign w:val="center"/>
          </w:tcPr>
          <w:p w14:paraId="2FFB27A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序号</w:t>
            </w:r>
          </w:p>
        </w:tc>
        <w:tc>
          <w:tcPr>
            <w:tcW w:w="7737" w:type="dxa"/>
            <w:vAlign w:val="center"/>
          </w:tcPr>
          <w:p w14:paraId="71380C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r>
      <w:tr w14:paraId="1C6D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62" w:type="dxa"/>
            <w:vAlign w:val="top"/>
          </w:tcPr>
          <w:p w14:paraId="35FC3E4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3</w:t>
            </w:r>
          </w:p>
        </w:tc>
        <w:tc>
          <w:tcPr>
            <w:tcW w:w="7737" w:type="dxa"/>
            <w:vAlign w:val="top"/>
          </w:tcPr>
          <w:p w14:paraId="521B52C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lang w:val="en-US"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14:paraId="62E3E5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
        </w:rPr>
        <w:t>注：上表所列内容为不可负偏离条款</w:t>
      </w:r>
      <w:bookmarkEnd w:id="40"/>
      <w:r>
        <w:rPr>
          <w:rFonts w:hint="eastAsia" w:ascii="宋体" w:hAnsi="宋体" w:eastAsia="宋体" w:cs="宋体"/>
          <w:b/>
        </w:rPr>
        <w:t>，负偏离将视为未实质性满足招标文件要求作投标无效处理。</w:t>
      </w:r>
    </w:p>
    <w:p w14:paraId="5B13527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lang w:eastAsia="zh-CN"/>
        </w:rPr>
        <w:t>六</w:t>
      </w:r>
      <w:r>
        <w:rPr>
          <w:rFonts w:hint="eastAsia" w:ascii="宋体" w:hAnsi="宋体" w:eastAsia="宋体" w:cs="宋体"/>
          <w:sz w:val="28"/>
          <w:szCs w:val="28"/>
        </w:rPr>
        <w:t>、技术要求</w:t>
      </w:r>
    </w:p>
    <w:p w14:paraId="746E0B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bookmarkStart w:id="41" w:name="_Hlk72585069"/>
      <w:r>
        <w:rPr>
          <w:rFonts w:hint="eastAsia" w:ascii="宋体" w:hAnsi="宋体" w:eastAsia="宋体" w:cs="宋体"/>
          <w:b/>
          <w:szCs w:val="21"/>
        </w:rPr>
        <w:t>说明：</w:t>
      </w:r>
      <w:r>
        <w:rPr>
          <w:rFonts w:hint="eastAsia" w:ascii="宋体" w:hAnsi="宋体" w:eastAsia="宋体" w:cs="宋体"/>
          <w:b/>
          <w:szCs w:val="21"/>
        </w:rPr>
        <w:t xml:space="preserve"> </w:t>
      </w:r>
      <w:r>
        <w:rPr>
          <w:rFonts w:hint="eastAsia" w:ascii="宋体" w:hAnsi="宋体" w:eastAsia="宋体" w:cs="宋体"/>
          <w:b/>
        </w:rPr>
        <w:t>1</w:t>
      </w:r>
      <w:r>
        <w:rPr>
          <w:rFonts w:hint="eastAsia" w:ascii="宋体" w:hAnsi="宋体" w:eastAsia="宋体" w:cs="宋体"/>
          <w:b/>
        </w:rPr>
        <w:t>、评分时，如对一项招标技术要求（以划分框为准）中的内容存在两处（或以上）负偏离的，在评分时只作一项负偏离扣分。</w:t>
      </w:r>
    </w:p>
    <w:p w14:paraId="635BF4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w:t>
      </w:r>
      <w:r>
        <w:rPr>
          <w:rFonts w:hint="eastAsia" w:ascii="宋体" w:hAnsi="宋体" w:eastAsia="宋体" w:cs="宋体"/>
          <w:b/>
          <w:szCs w:val="21"/>
        </w:rPr>
        <w:t>、带★号条款为不可</w:t>
      </w:r>
      <w:r>
        <w:rPr>
          <w:rFonts w:hint="eastAsia" w:ascii="宋体" w:hAnsi="宋体" w:eastAsia="宋体" w:cs="宋体"/>
          <w:b/>
          <w:szCs w:val="21"/>
          <w:lang w:val="en-US" w:eastAsia="zh-CN"/>
        </w:rPr>
        <w:t>负</w:t>
      </w:r>
      <w:r>
        <w:rPr>
          <w:rFonts w:hint="eastAsia" w:ascii="宋体" w:hAnsi="宋体" w:eastAsia="宋体" w:cs="宋体"/>
          <w:b/>
          <w:szCs w:val="21"/>
        </w:rPr>
        <w:t>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”指标项为重要参数条款，负偏离时依相关评分准则内容作重点扣分处理。</w:t>
      </w:r>
    </w:p>
    <w:p w14:paraId="2C8B46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3</w:t>
      </w:r>
      <w:r>
        <w:rPr>
          <w:rFonts w:hint="eastAsia" w:ascii="宋体" w:hAnsi="宋体" w:eastAsia="宋体" w:cs="宋体"/>
          <w:b/>
          <w:szCs w:val="21"/>
        </w:rPr>
        <w:t>、招标技术要求中，要求提供证明资料需提供相关证明资料。</w:t>
      </w:r>
    </w:p>
    <w:p w14:paraId="54694E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p>
    <w:p w14:paraId="4BB294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lang w:val="en-US" w:eastAsia="zh-CN"/>
        </w:rPr>
        <w:t>5、检验（检测）报告若要求具有CMA、CNAS等标识的，若有材料证明相关检测事项不在实施该项检测的机构许可（认可）CMA、CNAS等资质范围或检测范围内的，该检验（检测）报告视为不满足招标文件要求，作负偏离处理。</w:t>
      </w:r>
    </w:p>
    <w:bookmarkEnd w:id="41"/>
    <w:tbl>
      <w:tblPr>
        <w:tblStyle w:val="43"/>
        <w:tblW w:w="846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366"/>
        <w:gridCol w:w="6253"/>
      </w:tblGrid>
      <w:tr w14:paraId="6247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841" w:type="dxa"/>
            <w:vAlign w:val="center"/>
          </w:tcPr>
          <w:p w14:paraId="2CEF796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bookmarkStart w:id="42" w:name="_Hlk70236148"/>
            <w:r>
              <w:rPr>
                <w:rFonts w:hint="eastAsia" w:ascii="宋体" w:hAnsi="宋体" w:eastAsia="宋体" w:cs="宋体"/>
                <w:color w:val="000000" w:themeColor="text1"/>
                <w:sz w:val="21"/>
                <w:szCs w:val="21"/>
                <w14:textFill>
                  <w14:solidFill>
                    <w14:schemeClr w14:val="tx1"/>
                  </w14:solidFill>
                </w14:textFill>
              </w:rPr>
              <w:t>序号</w:t>
            </w:r>
          </w:p>
        </w:tc>
        <w:tc>
          <w:tcPr>
            <w:tcW w:w="1366" w:type="dxa"/>
            <w:vAlign w:val="center"/>
          </w:tcPr>
          <w:p w14:paraId="3ED1E0F0">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货物名称</w:t>
            </w:r>
          </w:p>
        </w:tc>
        <w:tc>
          <w:tcPr>
            <w:tcW w:w="6253" w:type="dxa"/>
            <w:vAlign w:val="center"/>
          </w:tcPr>
          <w:p w14:paraId="6779810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招标技术要求</w:t>
            </w:r>
          </w:p>
        </w:tc>
      </w:tr>
      <w:tr w14:paraId="612B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restart"/>
            <w:vAlign w:val="center"/>
          </w:tcPr>
          <w:p w14:paraId="1C49B980">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1</w:t>
            </w:r>
          </w:p>
        </w:tc>
        <w:tc>
          <w:tcPr>
            <w:tcW w:w="1366" w:type="dxa"/>
            <w:vMerge w:val="restart"/>
            <w:vAlign w:val="center"/>
          </w:tcPr>
          <w:p w14:paraId="204BC1E4">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lang w:bidi="ar"/>
              </w:rPr>
              <w:t>高清球型摄像机</w:t>
            </w:r>
          </w:p>
        </w:tc>
        <w:tc>
          <w:tcPr>
            <w:tcW w:w="6253" w:type="dxa"/>
            <w:vAlign w:val="center"/>
          </w:tcPr>
          <w:p w14:paraId="1B9CF424">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摄像机靶面尺寸</w:t>
            </w:r>
            <w:del w:id="102" w:author="Administrator" w:date="2025-02-20T15:37:28Z">
              <w:r>
                <w:rPr>
                  <w:rFonts w:hint="eastAsia" w:ascii="宋体" w:hAnsi="宋体" w:eastAsia="宋体" w:cs="宋体"/>
                  <w:color w:val="000000"/>
                  <w:kern w:val="0"/>
                  <w:sz w:val="21"/>
                  <w:szCs w:val="21"/>
                </w:rPr>
                <w:delText>不小于</w:delText>
              </w:r>
            </w:del>
            <w:ins w:id="103" w:author="Administrator" w:date="2025-02-20T15:37:28Z">
              <w:r>
                <w:rPr>
                  <w:rFonts w:hint="eastAsia" w:ascii="宋体" w:hAnsi="宋体" w:eastAsia="宋体" w:cs="宋体"/>
                  <w:color w:val="000000"/>
                  <w:kern w:val="0"/>
                  <w:sz w:val="21"/>
                  <w:szCs w:val="21"/>
                  <w:lang w:eastAsia="zh-CN"/>
                </w:rPr>
                <w:t>≥</w:t>
              </w:r>
            </w:ins>
            <w:r>
              <w:rPr>
                <w:rFonts w:hint="eastAsia" w:ascii="宋体" w:hAnsi="宋体" w:eastAsia="宋体" w:cs="宋体"/>
                <w:color w:val="000000"/>
                <w:kern w:val="0"/>
                <w:sz w:val="21"/>
                <w:szCs w:val="21"/>
              </w:rPr>
              <w:t>1/1.8英寸</w:t>
            </w:r>
          </w:p>
        </w:tc>
      </w:tr>
      <w:tr w14:paraId="3DD2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6B8A0672">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3A1012B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3AEA5978">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最低照度：彩色≤0.0005lx，黑白≤0.0001lx</w:t>
            </w:r>
          </w:p>
        </w:tc>
      </w:tr>
      <w:tr w14:paraId="2856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841" w:type="dxa"/>
            <w:vMerge w:val="continue"/>
            <w:vAlign w:val="center"/>
          </w:tcPr>
          <w:p w14:paraId="0EFDA83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0250AC3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52D095E7">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摄像机内置镜头，支持</w:t>
            </w:r>
            <w:del w:id="104" w:author="Administrator" w:date="2025-02-20T15:37:34Z">
              <w:r>
                <w:rPr>
                  <w:rFonts w:hint="eastAsia" w:ascii="宋体" w:hAnsi="宋体" w:eastAsia="宋体" w:cs="宋体"/>
                  <w:color w:val="000000"/>
                  <w:kern w:val="0"/>
                  <w:sz w:val="21"/>
                  <w:szCs w:val="21"/>
                </w:rPr>
                <w:delText>不小于</w:delText>
              </w:r>
            </w:del>
            <w:ins w:id="105" w:author="Administrator" w:date="2025-02-20T15:37:34Z">
              <w:r>
                <w:rPr>
                  <w:rFonts w:hint="eastAsia" w:ascii="宋体" w:hAnsi="宋体" w:eastAsia="宋体" w:cs="宋体"/>
                  <w:color w:val="000000"/>
                  <w:kern w:val="0"/>
                  <w:sz w:val="21"/>
                  <w:szCs w:val="21"/>
                  <w:lang w:eastAsia="zh-CN"/>
                </w:rPr>
                <w:t>≥</w:t>
              </w:r>
            </w:ins>
            <w:r>
              <w:rPr>
                <w:rFonts w:hint="eastAsia" w:ascii="宋体" w:hAnsi="宋体" w:eastAsia="宋体" w:cs="宋体"/>
                <w:color w:val="000000"/>
                <w:kern w:val="0"/>
                <w:sz w:val="21"/>
                <w:szCs w:val="21"/>
              </w:rPr>
              <w:t>25倍光学变倍，镜头最大焦距</w:t>
            </w:r>
            <w:del w:id="106" w:author="Administrator" w:date="2025-02-20T15:37:41Z">
              <w:r>
                <w:rPr>
                  <w:rFonts w:hint="eastAsia" w:ascii="宋体" w:hAnsi="宋体" w:eastAsia="宋体" w:cs="宋体"/>
                  <w:color w:val="000000"/>
                  <w:kern w:val="0"/>
                  <w:sz w:val="21"/>
                  <w:szCs w:val="21"/>
                </w:rPr>
                <w:delText>不小于</w:delText>
              </w:r>
            </w:del>
            <w:ins w:id="107" w:author="Administrator" w:date="2025-02-20T15:37:41Z">
              <w:r>
                <w:rPr>
                  <w:rFonts w:hint="eastAsia" w:ascii="宋体" w:hAnsi="宋体" w:eastAsia="宋体" w:cs="宋体"/>
                  <w:color w:val="000000"/>
                  <w:kern w:val="0"/>
                  <w:sz w:val="21"/>
                  <w:szCs w:val="21"/>
                  <w:lang w:eastAsia="zh-CN"/>
                </w:rPr>
                <w:t>≥</w:t>
              </w:r>
            </w:ins>
            <w:r>
              <w:rPr>
                <w:rFonts w:hint="eastAsia" w:ascii="宋体" w:hAnsi="宋体" w:eastAsia="宋体" w:cs="宋体"/>
                <w:color w:val="000000"/>
                <w:kern w:val="0"/>
                <w:sz w:val="21"/>
                <w:szCs w:val="21"/>
              </w:rPr>
              <w:t>147mm</w:t>
            </w:r>
          </w:p>
        </w:tc>
      </w:tr>
      <w:tr w14:paraId="77A6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841" w:type="dxa"/>
            <w:vMerge w:val="continue"/>
            <w:vAlign w:val="center"/>
          </w:tcPr>
          <w:p w14:paraId="12DB856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1366" w:type="dxa"/>
            <w:vMerge w:val="continue"/>
            <w:vAlign w:val="center"/>
          </w:tcPr>
          <w:p w14:paraId="3513740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6253" w:type="dxa"/>
            <w:vAlign w:val="center"/>
          </w:tcPr>
          <w:p w14:paraId="2C065055">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kern w:val="0"/>
                <w:sz w:val="21"/>
                <w:szCs w:val="21"/>
              </w:rPr>
              <w:t>▲支持</w:t>
            </w:r>
            <w:ins w:id="108" w:author="Administrator" w:date="2025-02-20T15:37:48Z">
              <w:r>
                <w:rPr>
                  <w:rFonts w:hint="eastAsia" w:ascii="宋体" w:hAnsi="宋体" w:eastAsia="宋体" w:cs="宋体"/>
                  <w:b/>
                  <w:bCs/>
                  <w:color w:val="FF0000"/>
                  <w:kern w:val="0"/>
                  <w:sz w:val="21"/>
                  <w:szCs w:val="21"/>
                  <w:lang w:eastAsia="zh-CN"/>
                </w:rPr>
                <w:t>≥</w:t>
              </w:r>
            </w:ins>
            <w:r>
              <w:rPr>
                <w:rFonts w:hint="eastAsia" w:ascii="宋体" w:hAnsi="宋体" w:eastAsia="宋体" w:cs="宋体"/>
                <w:b/>
                <w:bCs/>
                <w:color w:val="FF0000"/>
                <w:kern w:val="0"/>
                <w:sz w:val="21"/>
                <w:szCs w:val="21"/>
              </w:rPr>
              <w:t>300个预置位，可设置</w:t>
            </w:r>
            <w:ins w:id="109" w:author="Administrator" w:date="2025-02-20T15:37:52Z">
              <w:r>
                <w:rPr>
                  <w:rFonts w:hint="eastAsia" w:ascii="宋体" w:hAnsi="宋体" w:eastAsia="宋体" w:cs="宋体"/>
                  <w:b/>
                  <w:bCs/>
                  <w:color w:val="FF0000"/>
                  <w:kern w:val="0"/>
                  <w:sz w:val="21"/>
                  <w:szCs w:val="21"/>
                  <w:lang w:eastAsia="zh-CN"/>
                </w:rPr>
                <w:t>≥</w:t>
              </w:r>
            </w:ins>
            <w:r>
              <w:rPr>
                <w:rFonts w:hint="eastAsia" w:ascii="宋体" w:hAnsi="宋体" w:eastAsia="宋体" w:cs="宋体"/>
                <w:b/>
                <w:bCs/>
                <w:color w:val="FF0000"/>
                <w:kern w:val="0"/>
                <w:sz w:val="21"/>
                <w:szCs w:val="21"/>
              </w:rPr>
              <w:t>8条巡航路径。支持预置位视频冻结功能</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67C3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841" w:type="dxa"/>
            <w:vMerge w:val="continue"/>
            <w:vAlign w:val="center"/>
          </w:tcPr>
          <w:p w14:paraId="5E500F3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lang w:val="en-US" w:eastAsia="zh-CN"/>
              </w:rPr>
            </w:pPr>
          </w:p>
        </w:tc>
        <w:tc>
          <w:tcPr>
            <w:tcW w:w="1366" w:type="dxa"/>
            <w:vMerge w:val="continue"/>
            <w:vAlign w:val="center"/>
          </w:tcPr>
          <w:p w14:paraId="300E733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lang w:val="en-US" w:eastAsia="zh-CN"/>
              </w:rPr>
            </w:pPr>
          </w:p>
        </w:tc>
        <w:tc>
          <w:tcPr>
            <w:tcW w:w="6253" w:type="dxa"/>
            <w:vAlign w:val="center"/>
          </w:tcPr>
          <w:p w14:paraId="28E5B275">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kern w:val="0"/>
                <w:sz w:val="21"/>
                <w:szCs w:val="21"/>
              </w:rPr>
              <w:t>▲设备可对监控画面中</w:t>
            </w:r>
            <w:ins w:id="110" w:author="Administrator" w:date="2025-02-20T15:38:07Z">
              <w:r>
                <w:rPr>
                  <w:rFonts w:hint="eastAsia" w:ascii="宋体" w:hAnsi="宋体" w:eastAsia="宋体" w:cs="宋体"/>
                  <w:b/>
                  <w:bCs/>
                  <w:color w:val="FF0000"/>
                  <w:kern w:val="0"/>
                  <w:sz w:val="21"/>
                  <w:szCs w:val="21"/>
                  <w:lang w:eastAsia="zh-CN"/>
                </w:rPr>
                <w:t>≥</w:t>
              </w:r>
            </w:ins>
            <w:del w:id="111" w:author="Administrator" w:date="2025-02-20T15:38:07Z">
              <w:r>
                <w:rPr>
                  <w:rFonts w:hint="eastAsia" w:ascii="宋体" w:hAnsi="宋体" w:eastAsia="宋体" w:cs="宋体"/>
                  <w:b/>
                  <w:bCs/>
                  <w:color w:val="FF0000"/>
                  <w:kern w:val="0"/>
                  <w:sz w:val="21"/>
                  <w:szCs w:val="21"/>
                </w:rPr>
                <w:delText>不小于</w:delText>
              </w:r>
            </w:del>
            <w:r>
              <w:rPr>
                <w:rFonts w:hint="eastAsia" w:ascii="宋体" w:hAnsi="宋体" w:eastAsia="宋体" w:cs="宋体"/>
                <w:b/>
                <w:bCs/>
                <w:color w:val="FF0000"/>
                <w:kern w:val="0"/>
                <w:sz w:val="21"/>
                <w:szCs w:val="21"/>
              </w:rPr>
              <w:t>30个人脸进行检测、跟踪和抓拍</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5E21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841" w:type="dxa"/>
            <w:vMerge w:val="continue"/>
            <w:vAlign w:val="center"/>
          </w:tcPr>
          <w:p w14:paraId="4341419B">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p>
        </w:tc>
        <w:tc>
          <w:tcPr>
            <w:tcW w:w="1366" w:type="dxa"/>
            <w:vMerge w:val="continue"/>
            <w:vAlign w:val="center"/>
          </w:tcPr>
          <w:p w14:paraId="2675D325">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p>
        </w:tc>
        <w:tc>
          <w:tcPr>
            <w:tcW w:w="6253" w:type="dxa"/>
            <w:vAlign w:val="center"/>
          </w:tcPr>
          <w:p w14:paraId="0C91A8E6">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kern w:val="0"/>
                <w:sz w:val="21"/>
                <w:szCs w:val="21"/>
              </w:rPr>
            </w:pPr>
            <w:r>
              <w:rPr>
                <w:rFonts w:hint="eastAsia" w:ascii="宋体" w:hAnsi="宋体" w:eastAsia="宋体" w:cs="宋体"/>
                <w:b/>
                <w:bCs/>
                <w:color w:val="FF0000"/>
                <w:kern w:val="0"/>
                <w:sz w:val="21"/>
                <w:szCs w:val="21"/>
              </w:rPr>
              <w:t>▲设备支持可从诊断信息中导出云台控制历史记录，包括：手动键控PTZ、3D定位、手动调用预置点、手动调用花扫、手动调用巡航</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4EBF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restart"/>
            <w:shd w:val="clear"/>
            <w:vAlign w:val="center"/>
          </w:tcPr>
          <w:p w14:paraId="1D87E9D7">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0"/>
                <w:sz w:val="21"/>
                <w:szCs w:val="21"/>
              </w:rPr>
              <w:t>2</w:t>
            </w:r>
          </w:p>
        </w:tc>
        <w:tc>
          <w:tcPr>
            <w:tcW w:w="1366" w:type="dxa"/>
            <w:vMerge w:val="restart"/>
            <w:shd w:val="clear"/>
            <w:vAlign w:val="center"/>
          </w:tcPr>
          <w:p w14:paraId="527E1BC2">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0"/>
                <w:sz w:val="21"/>
                <w:szCs w:val="21"/>
                <w:lang w:bidi="ar"/>
              </w:rPr>
              <w:t>智能设备箱</w:t>
            </w:r>
          </w:p>
        </w:tc>
        <w:tc>
          <w:tcPr>
            <w:tcW w:w="6253" w:type="dxa"/>
            <w:vAlign w:val="center"/>
          </w:tcPr>
          <w:p w14:paraId="01E9CD1A">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镀锌材质喷涂，杆挂式机箱尺寸</w:t>
            </w:r>
            <w:commentRangeStart w:id="6"/>
            <w:r>
              <w:rPr>
                <w:rFonts w:hint="eastAsia" w:ascii="宋体" w:hAnsi="宋体" w:eastAsia="宋体" w:cs="宋体"/>
                <w:sz w:val="21"/>
                <w:szCs w:val="21"/>
              </w:rPr>
              <w:t>530mm(高)×380mm(宽)×220mm(深)</w:t>
            </w:r>
            <w:commentRangeEnd w:id="6"/>
            <w:r>
              <w:commentReference w:id="6"/>
            </w:r>
            <w:r>
              <w:rPr>
                <w:rFonts w:hint="eastAsia" w:ascii="宋体" w:hAnsi="宋体" w:eastAsia="宋体" w:cs="宋体"/>
                <w:sz w:val="21"/>
                <w:szCs w:val="21"/>
              </w:rPr>
              <w:t>。箱体厚度</w:t>
            </w:r>
            <w:ins w:id="112" w:author="Administrator" w:date="2025-02-20T15:38:45Z">
              <w:r>
                <w:rPr>
                  <w:rFonts w:hint="eastAsia" w:ascii="宋体" w:hAnsi="宋体" w:eastAsia="宋体" w:cs="宋体"/>
                  <w:b/>
                  <w:bCs/>
                  <w:color w:val="FF0000"/>
                  <w:kern w:val="0"/>
                  <w:sz w:val="21"/>
                  <w:szCs w:val="21"/>
                  <w:lang w:eastAsia="zh-CN"/>
                </w:rPr>
                <w:t>≥</w:t>
              </w:r>
            </w:ins>
            <w:del w:id="113" w:author="Administrator" w:date="2025-02-20T15:38:45Z">
              <w:r>
                <w:rPr>
                  <w:rFonts w:hint="eastAsia" w:ascii="宋体" w:hAnsi="宋体" w:eastAsia="宋体" w:cs="宋体"/>
                  <w:sz w:val="21"/>
                  <w:szCs w:val="21"/>
                </w:rPr>
                <w:delText>大于等于</w:delText>
              </w:r>
            </w:del>
            <w:r>
              <w:rPr>
                <w:rFonts w:hint="eastAsia" w:ascii="宋体" w:hAnsi="宋体" w:eastAsia="宋体" w:cs="宋体"/>
                <w:sz w:val="21"/>
                <w:szCs w:val="21"/>
              </w:rPr>
              <w:t>1.2mm，用于机箱的金属材料均应具备抵抗腐蚀及电化学反应的能力，外表面的光泽和纹理应均匀美观；非金属材料制件应无脱层、空洞等缺陷；</w:t>
            </w:r>
          </w:p>
        </w:tc>
      </w:tr>
      <w:tr w14:paraId="3ACD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52CBA71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2F113D8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3A6086C2">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电子式自动重合闸保护器；额定电流；16A；漏流动作电流；30mA；漏电不动作电流；15mA漏流动作时间：≤0.1s合闸前具有检测功能。</w:t>
            </w:r>
          </w:p>
        </w:tc>
      </w:tr>
      <w:tr w14:paraId="08C3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2060996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320794C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14905CA0">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需采用标准模块化设计结构；包含电源防雷模块、自动重合闸模块、数据采集模块、电源模块、温湿度风扇自动照明等模块和其他终端设备等组件，满足项目对功能护展的需求，便于安装和维护。</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422D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63E6A0E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6EFE45F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31549286">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sz w:val="21"/>
                <w:szCs w:val="21"/>
              </w:rPr>
              <w:t>DC12V60W电源模块：配置</w:t>
            </w:r>
            <w:ins w:id="114" w:author="Administrator" w:date="2025-02-20T15:39:06Z">
              <w:r>
                <w:rPr>
                  <w:rFonts w:hint="eastAsia" w:ascii="宋体" w:hAnsi="宋体" w:eastAsia="宋体" w:cs="宋体"/>
                  <w:b/>
                  <w:bCs/>
                  <w:color w:val="FF0000"/>
                  <w:kern w:val="0"/>
                  <w:sz w:val="21"/>
                  <w:szCs w:val="21"/>
                  <w:lang w:eastAsia="zh-CN"/>
                </w:rPr>
                <w:t>≥</w:t>
              </w:r>
            </w:ins>
            <w:r>
              <w:rPr>
                <w:rFonts w:hint="eastAsia" w:ascii="宋体" w:hAnsi="宋体" w:eastAsia="宋体" w:cs="宋体"/>
                <w:sz w:val="21"/>
                <w:szCs w:val="21"/>
              </w:rPr>
              <w:t>5路DC12V端子输出接口；</w:t>
            </w:r>
          </w:p>
        </w:tc>
      </w:tr>
      <w:tr w14:paraId="303B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0E112D3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1366" w:type="dxa"/>
            <w:vMerge w:val="continue"/>
            <w:vAlign w:val="center"/>
          </w:tcPr>
          <w:p w14:paraId="1F9E635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color w:val="000000" w:themeColor="text1"/>
                <w:sz w:val="21"/>
                <w:szCs w:val="21"/>
                <w14:textFill>
                  <w14:solidFill>
                    <w14:schemeClr w14:val="tx1"/>
                  </w14:solidFill>
                </w14:textFill>
              </w:rPr>
            </w:pPr>
          </w:p>
        </w:tc>
        <w:tc>
          <w:tcPr>
            <w:tcW w:w="6253" w:type="dxa"/>
            <w:vAlign w:val="center"/>
          </w:tcPr>
          <w:p w14:paraId="197C009B">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color w:val="FF0000"/>
                <w:kern w:val="0"/>
                <w:sz w:val="21"/>
                <w:szCs w:val="21"/>
              </w:rPr>
              <w:t>▲</w:t>
            </w:r>
            <w:r>
              <w:rPr>
                <w:rFonts w:hint="eastAsia" w:ascii="宋体" w:hAnsi="宋体" w:eastAsia="宋体" w:cs="宋体"/>
                <w:b/>
                <w:bCs/>
                <w:snapToGrid w:val="0"/>
                <w:color w:val="FF0000"/>
                <w:kern w:val="0"/>
                <w:sz w:val="21"/>
                <w:szCs w:val="21"/>
              </w:rPr>
              <w:t>设备LED屏需实时显示设备的输入电压、输入电流、负载电流、重合闸状态、输出主电压、输出副电压、输出值状态、箱内温湿度、箱门是否开启、防雷器是否工作正常、雷击次数、是否水浸、光口和电口是否断开工作状态、IP地址、子网掩码、网关</w:t>
            </w:r>
            <w:r>
              <w:rPr>
                <w:rFonts w:hint="eastAsia" w:ascii="宋体" w:hAnsi="宋体" w:eastAsia="宋体" w:cs="宋体"/>
                <w:b/>
                <w:bCs/>
                <w:color w:val="FF0000"/>
                <w:sz w:val="21"/>
                <w:szCs w:val="21"/>
              </w:rPr>
              <w:t>；</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5506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41" w:type="dxa"/>
            <w:vMerge w:val="restart"/>
            <w:vAlign w:val="center"/>
          </w:tcPr>
          <w:p w14:paraId="6A8DBC56">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3</w:t>
            </w:r>
          </w:p>
        </w:tc>
        <w:tc>
          <w:tcPr>
            <w:tcW w:w="1366" w:type="dxa"/>
            <w:vMerge w:val="restart"/>
            <w:vAlign w:val="center"/>
          </w:tcPr>
          <w:p w14:paraId="1C7D2641">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lang w:bidi="ar"/>
              </w:rPr>
              <w:t>人脸抓拍摄像机</w:t>
            </w:r>
          </w:p>
        </w:tc>
        <w:tc>
          <w:tcPr>
            <w:tcW w:w="6253" w:type="dxa"/>
            <w:vAlign w:val="center"/>
          </w:tcPr>
          <w:p w14:paraId="443515E7">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sz w:val="21"/>
                <w:szCs w:val="21"/>
              </w:rPr>
              <w:t>设备支持双镜头，通道1分辨率</w:t>
            </w:r>
            <w:ins w:id="115" w:author="Administrator" w:date="2025-02-20T15:39:17Z">
              <w:r>
                <w:rPr>
                  <w:rFonts w:hint="eastAsia" w:ascii="宋体" w:hAnsi="宋体" w:eastAsia="宋体" w:cs="宋体"/>
                  <w:b/>
                  <w:bCs/>
                  <w:color w:val="FF0000"/>
                  <w:kern w:val="0"/>
                  <w:sz w:val="21"/>
                  <w:szCs w:val="21"/>
                  <w:lang w:eastAsia="zh-CN"/>
                </w:rPr>
                <w:t>≥</w:t>
              </w:r>
            </w:ins>
            <w:del w:id="116" w:author="Administrator" w:date="2025-02-20T15:39:17Z">
              <w:r>
                <w:rPr>
                  <w:rFonts w:hint="eastAsia" w:ascii="宋体" w:hAnsi="宋体" w:eastAsia="宋体" w:cs="宋体"/>
                  <w:color w:val="000000"/>
                  <w:sz w:val="21"/>
                  <w:szCs w:val="21"/>
                </w:rPr>
                <w:delText>不低于</w:delText>
              </w:r>
            </w:del>
            <w:r>
              <w:rPr>
                <w:rFonts w:hint="eastAsia" w:ascii="宋体" w:hAnsi="宋体" w:eastAsia="宋体" w:cs="宋体"/>
                <w:color w:val="000000"/>
                <w:sz w:val="21"/>
                <w:szCs w:val="21"/>
              </w:rPr>
              <w:t>2560*1440，通道2分辨率</w:t>
            </w:r>
            <w:ins w:id="117" w:author="Administrator" w:date="2025-02-20T15:39:22Z">
              <w:r>
                <w:rPr>
                  <w:rFonts w:hint="eastAsia" w:ascii="宋体" w:hAnsi="宋体" w:eastAsia="宋体" w:cs="宋体"/>
                  <w:b/>
                  <w:bCs/>
                  <w:color w:val="FF0000"/>
                  <w:kern w:val="0"/>
                  <w:sz w:val="21"/>
                  <w:szCs w:val="21"/>
                  <w:lang w:eastAsia="zh-CN"/>
                </w:rPr>
                <w:t>≥</w:t>
              </w:r>
            </w:ins>
            <w:del w:id="118" w:author="Administrator" w:date="2025-02-20T15:39:22Z">
              <w:r>
                <w:rPr>
                  <w:rFonts w:hint="eastAsia" w:ascii="宋体" w:hAnsi="宋体" w:eastAsia="宋体" w:cs="宋体"/>
                  <w:color w:val="000000"/>
                  <w:sz w:val="21"/>
                  <w:szCs w:val="21"/>
                </w:rPr>
                <w:delText>不低于</w:delText>
              </w:r>
            </w:del>
            <w:r>
              <w:rPr>
                <w:rFonts w:hint="eastAsia" w:ascii="宋体" w:hAnsi="宋体" w:eastAsia="宋体" w:cs="宋体"/>
                <w:color w:val="000000"/>
                <w:sz w:val="21"/>
                <w:szCs w:val="21"/>
              </w:rPr>
              <w:t>1920*1080</w:t>
            </w:r>
          </w:p>
        </w:tc>
      </w:tr>
      <w:tr w14:paraId="0110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41" w:type="dxa"/>
            <w:vMerge w:val="continue"/>
            <w:vAlign w:val="center"/>
          </w:tcPr>
          <w:p w14:paraId="7CC66B9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1366" w:type="dxa"/>
            <w:vMerge w:val="continue"/>
            <w:vAlign w:val="center"/>
          </w:tcPr>
          <w:p w14:paraId="67CE8F2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6253" w:type="dxa"/>
            <w:vAlign w:val="center"/>
          </w:tcPr>
          <w:p w14:paraId="5735949A">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sz w:val="21"/>
                <w:szCs w:val="21"/>
              </w:rPr>
              <w:t>支持H.264、H.265、MJPEG视频编码格式，且具有High Profile编码能力</w:t>
            </w:r>
          </w:p>
        </w:tc>
      </w:tr>
      <w:tr w14:paraId="3700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41" w:type="dxa"/>
            <w:vMerge w:val="continue"/>
            <w:vAlign w:val="center"/>
          </w:tcPr>
          <w:p w14:paraId="611C054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4290EDE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1D44067E">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支持对经过设定区域的行人进行人脸检测，可联动抓拍最佳人脸图片。</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1A6A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41" w:type="dxa"/>
            <w:vMerge w:val="continue"/>
            <w:vAlign w:val="center"/>
          </w:tcPr>
          <w:p w14:paraId="2D9DEA5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6B125E9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1D0CE180">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支持人脸图像增强现实功能，设备可动态跟踪出现在画面中的人脸，并对人脸区域进行增强显示</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4A96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41" w:type="dxa"/>
            <w:vMerge w:val="continue"/>
            <w:vAlign w:val="center"/>
          </w:tcPr>
          <w:p w14:paraId="67BE18E2">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332F962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407CC594">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kern w:val="0"/>
                <w:sz w:val="21"/>
                <w:szCs w:val="21"/>
              </w:rPr>
              <w:t>▲</w:t>
            </w:r>
            <w:ins w:id="119" w:author="Administrator" w:date="2025-02-20T15:39:46Z">
              <w:r>
                <w:rPr>
                  <w:rFonts w:hint="eastAsia" w:ascii="宋体" w:hAnsi="宋体" w:eastAsia="宋体" w:cs="宋体"/>
                  <w:b/>
                  <w:bCs/>
                  <w:color w:val="FF0000"/>
                  <w:kern w:val="0"/>
                  <w:sz w:val="21"/>
                  <w:szCs w:val="21"/>
                  <w:lang w:eastAsia="zh-CN"/>
                </w:rPr>
                <w:t>≥</w:t>
              </w:r>
            </w:ins>
            <w:del w:id="120" w:author="Administrator" w:date="2025-02-20T15:39:46Z">
              <w:r>
                <w:rPr>
                  <w:rFonts w:hint="eastAsia" w:ascii="宋体" w:hAnsi="宋体" w:eastAsia="宋体" w:cs="宋体"/>
                  <w:b/>
                  <w:bCs/>
                  <w:color w:val="FF0000"/>
                  <w:sz w:val="21"/>
                  <w:szCs w:val="21"/>
                </w:rPr>
                <w:delText>不低于</w:delText>
              </w:r>
            </w:del>
            <w:r>
              <w:rPr>
                <w:rFonts w:hint="eastAsia" w:ascii="宋体" w:hAnsi="宋体" w:eastAsia="宋体" w:cs="宋体"/>
                <w:b/>
                <w:bCs/>
                <w:color w:val="FF0000"/>
                <w:sz w:val="21"/>
                <w:szCs w:val="21"/>
              </w:rPr>
              <w:t>IP67防尘防水等级</w:t>
            </w:r>
            <w:r>
              <w:rPr>
                <w:rFonts w:hint="eastAsia" w:ascii="宋体" w:hAnsi="宋体" w:eastAsia="宋体" w:cs="宋体"/>
                <w:b/>
                <w:bCs/>
                <w:color w:val="FF0000"/>
                <w:kern w:val="0"/>
                <w:sz w:val="21"/>
                <w:szCs w:val="21"/>
              </w:rPr>
              <w:t>（提供</w:t>
            </w:r>
            <w:commentRangeStart w:id="7"/>
            <w:r>
              <w:rPr>
                <w:rFonts w:hint="eastAsia" w:ascii="宋体" w:hAnsi="宋体" w:eastAsia="宋体" w:cs="宋体"/>
                <w:b/>
                <w:bCs/>
                <w:color w:val="FF0000"/>
                <w:kern w:val="0"/>
                <w:sz w:val="21"/>
                <w:szCs w:val="21"/>
              </w:rPr>
              <w:t>设备功能界面截图或</w:t>
            </w:r>
            <w:commentRangeEnd w:id="7"/>
            <w:r>
              <w:commentReference w:id="7"/>
            </w:r>
            <w:r>
              <w:rPr>
                <w:rFonts w:hint="eastAsia" w:ascii="宋体" w:hAnsi="宋体" w:eastAsia="宋体" w:cs="宋体"/>
                <w:b/>
                <w:bCs/>
                <w:color w:val="FF0000"/>
                <w:kern w:val="0"/>
                <w:sz w:val="21"/>
                <w:szCs w:val="21"/>
              </w:rPr>
              <w:t>具有CMA或CNAS标识的有效的检测报告扫描件并加盖制造商公章）</w:t>
            </w:r>
          </w:p>
        </w:tc>
      </w:tr>
      <w:tr w14:paraId="4EA5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Align w:val="center"/>
          </w:tcPr>
          <w:p w14:paraId="79F2B2AA">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4</w:t>
            </w:r>
          </w:p>
        </w:tc>
        <w:tc>
          <w:tcPr>
            <w:tcW w:w="1366" w:type="dxa"/>
            <w:vAlign w:val="center"/>
          </w:tcPr>
          <w:p w14:paraId="40EAD43C">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lang w:bidi="ar"/>
              </w:rPr>
              <w:t>立杆</w:t>
            </w:r>
          </w:p>
        </w:tc>
        <w:tc>
          <w:tcPr>
            <w:tcW w:w="6253" w:type="dxa"/>
            <w:vAlign w:val="center"/>
          </w:tcPr>
          <w:p w14:paraId="50E2577B">
            <w:pPr>
              <w:pStyle w:val="477"/>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color w:val="000000"/>
                <w:kern w:val="0"/>
                <w:sz w:val="21"/>
                <w:szCs w:val="21"/>
                <w:lang w:val="en-US" w:bidi="ar"/>
              </w:rPr>
            </w:pPr>
            <w:r>
              <w:rPr>
                <w:rFonts w:hint="eastAsia" w:ascii="宋体" w:hAnsi="宋体" w:eastAsia="宋体" w:cs="宋体"/>
                <w:color w:val="000000"/>
                <w:kern w:val="0"/>
                <w:sz w:val="21"/>
                <w:szCs w:val="21"/>
                <w:lang w:val="en-US" w:bidi="ar"/>
              </w:rPr>
              <w:t xml:space="preserve">立杆高 </w:t>
            </w:r>
            <w:commentRangeStart w:id="8"/>
            <w:r>
              <w:rPr>
                <w:rFonts w:hint="eastAsia" w:ascii="宋体" w:hAnsi="宋体" w:eastAsia="宋体" w:cs="宋体"/>
                <w:color w:val="000000"/>
                <w:kern w:val="0"/>
                <w:sz w:val="21"/>
                <w:szCs w:val="21"/>
                <w:lang w:val="en-US" w:bidi="ar"/>
              </w:rPr>
              <w:t>3-5 米</w:t>
            </w:r>
            <w:commentRangeEnd w:id="8"/>
            <w:r>
              <w:commentReference w:id="8"/>
            </w:r>
            <w:r>
              <w:rPr>
                <w:rFonts w:hint="eastAsia" w:ascii="宋体" w:hAnsi="宋体" w:eastAsia="宋体" w:cs="宋体"/>
                <w:color w:val="000000"/>
                <w:kern w:val="0"/>
                <w:sz w:val="21"/>
                <w:szCs w:val="21"/>
                <w:lang w:val="en-US" w:bidi="ar"/>
              </w:rPr>
              <w:t>（投标产品参数如不在此范围，应至少包含此范围</w:t>
            </w:r>
          </w:p>
          <w:p w14:paraId="127F845A">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kern w:val="0"/>
                <w:sz w:val="21"/>
                <w:szCs w:val="21"/>
                <w:lang w:bidi="ar"/>
              </w:rPr>
              <w:t>最大最小值），横臂加装及抱箍 1 米横臂。</w:t>
            </w:r>
          </w:p>
        </w:tc>
      </w:tr>
      <w:tr w14:paraId="0739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Align w:val="center"/>
          </w:tcPr>
          <w:p w14:paraId="7BF7506F">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rPr>
              <w:t>5</w:t>
            </w:r>
          </w:p>
        </w:tc>
        <w:tc>
          <w:tcPr>
            <w:tcW w:w="1366" w:type="dxa"/>
            <w:vAlign w:val="center"/>
          </w:tcPr>
          <w:p w14:paraId="2C63FCDE">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kern w:val="0"/>
                <w:sz w:val="21"/>
                <w:szCs w:val="21"/>
                <w:lang w:bidi="ar"/>
              </w:rPr>
              <w:t>取电</w:t>
            </w:r>
          </w:p>
        </w:tc>
        <w:tc>
          <w:tcPr>
            <w:tcW w:w="6253" w:type="dxa"/>
            <w:vAlign w:val="center"/>
          </w:tcPr>
          <w:p w14:paraId="0C14A4E1">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 xml:space="preserve">ZB-3*2.5 ㎡护套铜芯户外防水电缆，套管敷设。 </w:t>
            </w:r>
          </w:p>
        </w:tc>
      </w:tr>
      <w:tr w14:paraId="1079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restart"/>
            <w:vAlign w:val="center"/>
          </w:tcPr>
          <w:p w14:paraId="1890C0C2">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366" w:type="dxa"/>
            <w:vMerge w:val="restart"/>
            <w:vAlign w:val="center"/>
          </w:tcPr>
          <w:p w14:paraId="62A6D8C5">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t>ONU</w:t>
            </w:r>
          </w:p>
        </w:tc>
        <w:tc>
          <w:tcPr>
            <w:tcW w:w="6253" w:type="dxa"/>
            <w:vAlign w:val="center"/>
          </w:tcPr>
          <w:p w14:paraId="67938607">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支持交流供电；作温度：-40℃ ～70℃，湿度：非凝结，5%～ 95%；</w:t>
            </w:r>
            <w:del w:id="121" w:author="Administrator" w:date="2025-02-20T15:41:14Z">
              <w:r>
                <w:rPr>
                  <w:rFonts w:hint="eastAsia" w:ascii="宋体" w:hAnsi="宋体" w:eastAsia="宋体" w:cs="宋体"/>
                  <w:sz w:val="21"/>
                  <w:szCs w:val="21"/>
                </w:rPr>
                <w:delText>（投标产品参数如不在此范围，应至少包含此范围最大最小值）</w:delText>
              </w:r>
            </w:del>
          </w:p>
        </w:tc>
      </w:tr>
      <w:tr w14:paraId="62F0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continue"/>
            <w:vAlign w:val="center"/>
          </w:tcPr>
          <w:p w14:paraId="4A9E06F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1366" w:type="dxa"/>
            <w:vMerge w:val="continue"/>
            <w:vAlign w:val="center"/>
          </w:tcPr>
          <w:p w14:paraId="0EC3378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6253" w:type="dxa"/>
            <w:vAlign w:val="center"/>
          </w:tcPr>
          <w:p w14:paraId="1A9F2B6B">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用户侧接口：支持≥8 个 GE 带 POE 功能</w:t>
            </w:r>
          </w:p>
        </w:tc>
      </w:tr>
      <w:tr w14:paraId="5C44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continue"/>
            <w:vAlign w:val="center"/>
          </w:tcPr>
          <w:p w14:paraId="7516A7F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052D809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3725DF5B">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每端口输出功率≥15W</w:t>
            </w:r>
          </w:p>
        </w:tc>
      </w:tr>
      <w:tr w14:paraId="7094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continue"/>
            <w:vAlign w:val="center"/>
          </w:tcPr>
          <w:p w14:paraId="6910E6E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5CE926E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64919D6C">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网络侧接口：支持≥1 个 PON 口，支持 TYPE B 保护</w:t>
            </w:r>
          </w:p>
        </w:tc>
      </w:tr>
      <w:tr w14:paraId="5619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continue"/>
            <w:vAlign w:val="center"/>
          </w:tcPr>
          <w:p w14:paraId="0BEB8D9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2C24E722">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7E18157B">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支持 802.1X</w:t>
            </w:r>
          </w:p>
        </w:tc>
      </w:tr>
      <w:tr w14:paraId="186A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trPr>
        <w:tc>
          <w:tcPr>
            <w:tcW w:w="841" w:type="dxa"/>
            <w:vMerge w:val="continue"/>
            <w:vAlign w:val="center"/>
          </w:tcPr>
          <w:p w14:paraId="6CB1B23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3CBC907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vAlign w:val="center"/>
          </w:tcPr>
          <w:p w14:paraId="755294A4">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网口共模防雷等级≥6KV</w:t>
            </w:r>
          </w:p>
        </w:tc>
      </w:tr>
      <w:tr w14:paraId="003F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shd w:val="clear"/>
            <w:vAlign w:val="center"/>
          </w:tcPr>
          <w:p w14:paraId="4F202A69">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0"/>
                <w:sz w:val="21"/>
                <w:szCs w:val="21"/>
              </w:rPr>
              <w:t>7</w:t>
            </w:r>
          </w:p>
        </w:tc>
        <w:tc>
          <w:tcPr>
            <w:tcW w:w="1366" w:type="dxa"/>
            <w:shd w:val="clear"/>
            <w:vAlign w:val="center"/>
          </w:tcPr>
          <w:p w14:paraId="2CBC65B7">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sz w:val="21"/>
                <w:szCs w:val="21"/>
              </w:rPr>
              <w:t>光纤传输</w:t>
            </w:r>
          </w:p>
        </w:tc>
        <w:tc>
          <w:tcPr>
            <w:tcW w:w="6253" w:type="dxa"/>
            <w:vAlign w:val="center"/>
          </w:tcPr>
          <w:p w14:paraId="78FF7A2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both"/>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sz w:val="21"/>
                <w:szCs w:val="21"/>
              </w:rPr>
              <w:t xml:space="preserve">管线建设 </w:t>
            </w:r>
          </w:p>
        </w:tc>
      </w:tr>
      <w:tr w14:paraId="33C2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restart"/>
            <w:vAlign w:val="center"/>
          </w:tcPr>
          <w:p w14:paraId="4802DD92">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366" w:type="dxa"/>
            <w:vMerge w:val="restart"/>
            <w:vAlign w:val="center"/>
          </w:tcPr>
          <w:p w14:paraId="0EE5F572">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t>便携式人脸识别摄像机</w:t>
            </w:r>
          </w:p>
        </w:tc>
        <w:tc>
          <w:tcPr>
            <w:tcW w:w="6253" w:type="dxa"/>
            <w:shd w:val="clear"/>
            <w:vAlign w:val="center"/>
          </w:tcPr>
          <w:p w14:paraId="3B78549C">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kern w:val="2"/>
                <w:sz w:val="21"/>
                <w:szCs w:val="21"/>
                <w:lang w:val="en-US" w:eastAsia="zh-CN" w:bidi="ar-SA"/>
              </w:rPr>
            </w:pPr>
            <w:r>
              <w:rPr>
                <w:rFonts w:hint="eastAsia" w:ascii="宋体" w:hAnsi="宋体" w:eastAsia="宋体" w:cs="宋体"/>
                <w:color w:val="000000"/>
                <w:sz w:val="21"/>
                <w:szCs w:val="21"/>
              </w:rPr>
              <w:t>支持分辨率</w:t>
            </w:r>
            <w:ins w:id="122" w:author="Administrator" w:date="2025-02-20T15:41:25Z">
              <w:r>
                <w:rPr>
                  <w:rFonts w:hint="eastAsia" w:ascii="宋体" w:hAnsi="宋体" w:eastAsia="宋体" w:cs="宋体"/>
                  <w:b/>
                  <w:bCs/>
                  <w:color w:val="FF0000"/>
                  <w:kern w:val="0"/>
                  <w:sz w:val="21"/>
                  <w:szCs w:val="21"/>
                  <w:lang w:eastAsia="zh-CN"/>
                </w:rPr>
                <w:t>≥</w:t>
              </w:r>
            </w:ins>
            <w:del w:id="123" w:author="Administrator" w:date="2025-02-20T15:41:25Z">
              <w:r>
                <w:rPr>
                  <w:rFonts w:hint="eastAsia" w:ascii="宋体" w:hAnsi="宋体" w:eastAsia="宋体" w:cs="宋体"/>
                  <w:color w:val="000000"/>
                  <w:sz w:val="21"/>
                  <w:szCs w:val="21"/>
                </w:rPr>
                <w:delText>不小于</w:delText>
              </w:r>
            </w:del>
            <w:r>
              <w:rPr>
                <w:rFonts w:hint="eastAsia" w:ascii="宋体" w:hAnsi="宋体" w:eastAsia="宋体" w:cs="宋体"/>
                <w:color w:val="000000"/>
                <w:sz w:val="21"/>
                <w:szCs w:val="21"/>
              </w:rPr>
              <w:t>2560×1440@25fps，分辨力</w:t>
            </w:r>
            <w:ins w:id="124" w:author="Administrator" w:date="2025-02-20T15:41:27Z">
              <w:r>
                <w:rPr>
                  <w:rFonts w:hint="eastAsia" w:ascii="宋体" w:hAnsi="宋体" w:eastAsia="宋体" w:cs="宋体"/>
                  <w:b/>
                  <w:bCs/>
                  <w:color w:val="FF0000"/>
                  <w:kern w:val="0"/>
                  <w:sz w:val="21"/>
                  <w:szCs w:val="21"/>
                  <w:lang w:eastAsia="zh-CN"/>
                </w:rPr>
                <w:t>≥</w:t>
              </w:r>
            </w:ins>
            <w:del w:id="125" w:author="Administrator" w:date="2025-02-20T15:41:27Z">
              <w:r>
                <w:rPr>
                  <w:rFonts w:hint="eastAsia" w:ascii="宋体" w:hAnsi="宋体" w:eastAsia="宋体" w:cs="宋体"/>
                  <w:color w:val="000000"/>
                  <w:sz w:val="21"/>
                  <w:szCs w:val="21"/>
                </w:rPr>
                <w:delText>不小于</w:delText>
              </w:r>
            </w:del>
            <w:r>
              <w:rPr>
                <w:rFonts w:hint="eastAsia" w:ascii="宋体" w:hAnsi="宋体" w:eastAsia="宋体" w:cs="宋体"/>
                <w:color w:val="000000"/>
                <w:sz w:val="21"/>
                <w:szCs w:val="21"/>
              </w:rPr>
              <w:t>1500TVL</w:t>
            </w:r>
          </w:p>
        </w:tc>
      </w:tr>
      <w:tr w14:paraId="6FB9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continue"/>
            <w:vAlign w:val="center"/>
          </w:tcPr>
          <w:p w14:paraId="5781E76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1366" w:type="dxa"/>
            <w:vMerge w:val="continue"/>
            <w:vAlign w:val="center"/>
          </w:tcPr>
          <w:p w14:paraId="0FCE9D7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rPr>
            </w:pPr>
          </w:p>
        </w:tc>
        <w:tc>
          <w:tcPr>
            <w:tcW w:w="6253" w:type="dxa"/>
            <w:shd w:val="clear"/>
            <w:vAlign w:val="center"/>
          </w:tcPr>
          <w:p w14:paraId="5B2ED208">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kern w:val="2"/>
                <w:sz w:val="21"/>
                <w:szCs w:val="21"/>
                <w:lang w:val="en-US" w:eastAsia="zh-CN" w:bidi="ar-SA"/>
              </w:rPr>
            </w:pPr>
            <w:r>
              <w:rPr>
                <w:rFonts w:hint="eastAsia" w:ascii="宋体" w:hAnsi="宋体" w:eastAsia="宋体" w:cs="宋体"/>
                <w:color w:val="000000"/>
                <w:sz w:val="21"/>
                <w:szCs w:val="21"/>
              </w:rPr>
              <w:t>具有</w:t>
            </w:r>
            <w:ins w:id="126" w:author="Administrator" w:date="2025-02-20T15:41:29Z">
              <w:r>
                <w:rPr>
                  <w:rFonts w:hint="eastAsia" w:ascii="宋体" w:hAnsi="宋体" w:eastAsia="宋体" w:cs="宋体"/>
                  <w:b/>
                  <w:bCs/>
                  <w:color w:val="FF0000"/>
                  <w:kern w:val="0"/>
                  <w:sz w:val="21"/>
                  <w:szCs w:val="21"/>
                  <w:lang w:eastAsia="zh-CN"/>
                </w:rPr>
                <w:t>≥</w:t>
              </w:r>
            </w:ins>
            <w:del w:id="127" w:author="Administrator" w:date="2025-02-20T15:41:29Z">
              <w:r>
                <w:rPr>
                  <w:rFonts w:hint="eastAsia" w:ascii="宋体" w:hAnsi="宋体" w:eastAsia="宋体" w:cs="宋体"/>
                  <w:color w:val="000000"/>
                  <w:sz w:val="21"/>
                  <w:szCs w:val="21"/>
                </w:rPr>
                <w:delText>不小于</w:delText>
              </w:r>
            </w:del>
            <w:r>
              <w:rPr>
                <w:rFonts w:hint="eastAsia" w:ascii="宋体" w:hAnsi="宋体" w:eastAsia="宋体" w:cs="宋体"/>
                <w:color w:val="000000"/>
                <w:sz w:val="21"/>
                <w:szCs w:val="21"/>
              </w:rPr>
              <w:t>1/1.8"靶面尺寸</w:t>
            </w:r>
          </w:p>
        </w:tc>
      </w:tr>
      <w:tr w14:paraId="6A57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continue"/>
            <w:vAlign w:val="center"/>
          </w:tcPr>
          <w:p w14:paraId="14A7D56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05861A7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shd w:val="clear"/>
            <w:vAlign w:val="center"/>
          </w:tcPr>
          <w:p w14:paraId="18642D82">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kern w:val="2"/>
                <w:sz w:val="21"/>
                <w:szCs w:val="21"/>
                <w:lang w:val="en-US" w:eastAsia="zh-CN" w:bidi="ar-SA"/>
              </w:rPr>
            </w:pPr>
            <w:r>
              <w:rPr>
                <w:rFonts w:hint="eastAsia" w:ascii="宋体" w:hAnsi="宋体" w:eastAsia="宋体" w:cs="宋体"/>
                <w:color w:val="000000"/>
                <w:sz w:val="21"/>
                <w:szCs w:val="21"/>
              </w:rPr>
              <w:t>最低照度彩色：0.0002 lx，黑白:0.0001 lx，最大亮度鉴别等级（灰度等级）</w:t>
            </w:r>
            <w:ins w:id="128" w:author="Administrator" w:date="2025-02-20T15:41:33Z">
              <w:r>
                <w:rPr>
                  <w:rFonts w:hint="eastAsia" w:ascii="宋体" w:hAnsi="宋体" w:eastAsia="宋体" w:cs="宋体"/>
                  <w:b/>
                  <w:bCs/>
                  <w:color w:val="FF0000"/>
                  <w:kern w:val="0"/>
                  <w:sz w:val="21"/>
                  <w:szCs w:val="21"/>
                  <w:lang w:eastAsia="zh-CN"/>
                </w:rPr>
                <w:t>≥</w:t>
              </w:r>
            </w:ins>
            <w:del w:id="129" w:author="Administrator" w:date="2025-02-20T15:41:33Z">
              <w:r>
                <w:rPr>
                  <w:rFonts w:hint="eastAsia" w:ascii="宋体" w:hAnsi="宋体" w:eastAsia="宋体" w:cs="宋体"/>
                  <w:color w:val="000000"/>
                  <w:sz w:val="21"/>
                  <w:szCs w:val="21"/>
                </w:rPr>
                <w:delText>不小于</w:delText>
              </w:r>
            </w:del>
            <w:r>
              <w:rPr>
                <w:rFonts w:hint="eastAsia" w:ascii="宋体" w:hAnsi="宋体" w:eastAsia="宋体" w:cs="宋体"/>
                <w:color w:val="000000"/>
                <w:sz w:val="21"/>
                <w:szCs w:val="21"/>
              </w:rPr>
              <w:t>11级</w:t>
            </w:r>
          </w:p>
        </w:tc>
      </w:tr>
      <w:tr w14:paraId="00C9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continue"/>
            <w:vAlign w:val="center"/>
          </w:tcPr>
          <w:p w14:paraId="41FB13F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1D52531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shd w:val="clear"/>
            <w:vAlign w:val="center"/>
          </w:tcPr>
          <w:p w14:paraId="4E149BBB">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kern w:val="2"/>
                <w:sz w:val="21"/>
                <w:szCs w:val="21"/>
                <w:lang w:val="en-US" w:eastAsia="zh-CN" w:bidi="ar-SA"/>
              </w:rPr>
            </w:pP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支持自动变焦及一键聚焦功能，变焦过程图像不会完全虚焦</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638F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continue"/>
            <w:vAlign w:val="center"/>
          </w:tcPr>
          <w:p w14:paraId="7FFFE88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747A789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shd w:val="clear"/>
            <w:vAlign w:val="center"/>
          </w:tcPr>
          <w:p w14:paraId="696D5F36">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kern w:val="2"/>
                <w:sz w:val="21"/>
                <w:szCs w:val="21"/>
                <w:lang w:val="en-US" w:eastAsia="zh-CN" w:bidi="ar-SA"/>
              </w:rPr>
            </w:pPr>
            <w:r>
              <w:rPr>
                <w:rFonts w:hint="eastAsia" w:ascii="宋体" w:hAnsi="宋体" w:eastAsia="宋体" w:cs="宋体"/>
                <w:b/>
                <w:bCs/>
                <w:color w:val="FF0000"/>
                <w:kern w:val="0"/>
                <w:sz w:val="21"/>
                <w:szCs w:val="21"/>
              </w:rPr>
              <w:t>▲</w:t>
            </w:r>
            <w:r>
              <w:rPr>
                <w:rFonts w:hint="eastAsia" w:ascii="宋体" w:hAnsi="宋体" w:eastAsia="宋体" w:cs="宋体"/>
                <w:b/>
                <w:bCs/>
                <w:color w:val="FF0000"/>
                <w:sz w:val="21"/>
                <w:szCs w:val="21"/>
              </w:rPr>
              <w:t>支持侧脸过滤功能，可过滤上下、左右倾斜角度超过预设值的人脸</w:t>
            </w:r>
            <w:r>
              <w:rPr>
                <w:rFonts w:hint="eastAsia" w:ascii="宋体" w:hAnsi="宋体" w:eastAsia="宋体" w:cs="宋体"/>
                <w:b/>
                <w:bCs/>
                <w:color w:val="FF0000"/>
                <w:kern w:val="0"/>
                <w:sz w:val="21"/>
                <w:szCs w:val="21"/>
              </w:rPr>
              <w:t>（提供设备功能界面截图或具有CMA或CNAS标识的有效的检测报告扫描件并加盖制造商公章）</w:t>
            </w:r>
          </w:p>
        </w:tc>
      </w:tr>
      <w:tr w14:paraId="4676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841" w:type="dxa"/>
            <w:vMerge w:val="continue"/>
            <w:vAlign w:val="center"/>
          </w:tcPr>
          <w:p w14:paraId="6D07F955">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1366" w:type="dxa"/>
            <w:vMerge w:val="continue"/>
            <w:vAlign w:val="center"/>
          </w:tcPr>
          <w:p w14:paraId="69ABA275">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p>
        </w:tc>
        <w:tc>
          <w:tcPr>
            <w:tcW w:w="6253" w:type="dxa"/>
            <w:shd w:val="clear"/>
            <w:vAlign w:val="center"/>
          </w:tcPr>
          <w:p w14:paraId="31F4145D">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FF0000"/>
                <w:kern w:val="0"/>
                <w:sz w:val="21"/>
                <w:szCs w:val="21"/>
                <w:lang w:val="en-US" w:eastAsia="zh-CN" w:bidi="ar-SA"/>
              </w:rPr>
            </w:pPr>
            <w:r>
              <w:rPr>
                <w:rFonts w:hint="eastAsia" w:ascii="宋体" w:hAnsi="宋体" w:eastAsia="宋体" w:cs="宋体"/>
                <w:color w:val="000000"/>
                <w:sz w:val="21"/>
                <w:szCs w:val="21"/>
              </w:rPr>
              <w:t>提供配套网络服务（满足前端图片及视频传输）</w:t>
            </w:r>
          </w:p>
        </w:tc>
      </w:tr>
      <w:tr w14:paraId="7AB9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Align w:val="center"/>
          </w:tcPr>
          <w:p w14:paraId="32AF1383">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w:t>
            </w:r>
          </w:p>
        </w:tc>
        <w:tc>
          <w:tcPr>
            <w:tcW w:w="1366" w:type="dxa"/>
            <w:vAlign w:val="center"/>
          </w:tcPr>
          <w:p w14:paraId="0C21CB5F">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t>便携式设备安装服务</w:t>
            </w:r>
          </w:p>
        </w:tc>
        <w:tc>
          <w:tcPr>
            <w:tcW w:w="6253" w:type="dxa"/>
            <w:vAlign w:val="center"/>
          </w:tcPr>
          <w:p w14:paraId="2697AB2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both"/>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sz w:val="21"/>
                <w:szCs w:val="21"/>
              </w:rPr>
              <w:t>含安装/布线/调试及平台接入</w:t>
            </w:r>
          </w:p>
        </w:tc>
      </w:tr>
      <w:bookmarkEnd w:id="42"/>
    </w:tbl>
    <w:p w14:paraId="3C10AB34">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b w:val="0"/>
          <w:bCs/>
          <w:szCs w:val="21"/>
          <w:lang w:eastAsia="zh-CN"/>
        </w:rPr>
        <w:t>七</w:t>
      </w:r>
      <w:r>
        <w:rPr>
          <w:rFonts w:hint="eastAsia" w:ascii="宋体" w:hAnsi="宋体" w:eastAsia="宋体" w:cs="宋体"/>
          <w:b w:val="0"/>
          <w:bCs/>
          <w:sz w:val="28"/>
          <w:szCs w:val="28"/>
        </w:rPr>
        <w:t>、</w:t>
      </w:r>
      <w:r>
        <w:rPr>
          <w:rFonts w:hint="eastAsia" w:ascii="宋体" w:hAnsi="宋体" w:eastAsia="宋体" w:cs="宋体"/>
          <w:sz w:val="28"/>
          <w:szCs w:val="28"/>
        </w:rPr>
        <w:t>商务要求</w:t>
      </w:r>
    </w:p>
    <w:p w14:paraId="635C27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Cs w:val="21"/>
        </w:rPr>
        <w:t>说明：</w:t>
      </w:r>
      <w:r>
        <w:rPr>
          <w:rFonts w:hint="eastAsia" w:ascii="宋体" w:hAnsi="宋体" w:eastAsia="宋体" w:cs="宋体"/>
          <w:b/>
        </w:rPr>
        <w:t>1</w:t>
      </w:r>
      <w:r>
        <w:rPr>
          <w:rFonts w:hint="eastAsia" w:ascii="宋体" w:hAnsi="宋体" w:eastAsia="宋体" w:cs="宋体"/>
          <w:b/>
        </w:rPr>
        <w:t>、评分时，如对一项招标商务要求（以划分框为准）中的内容存在两处（或以上）负偏离的，在评分时只作一项负偏离扣分。</w:t>
      </w:r>
    </w:p>
    <w:p w14:paraId="7E27E0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w:t>
      </w:r>
      <w:r>
        <w:rPr>
          <w:rFonts w:hint="eastAsia" w:ascii="宋体" w:hAnsi="宋体" w:eastAsia="宋体" w:cs="宋体"/>
          <w:b/>
          <w:szCs w:val="21"/>
        </w:rPr>
        <w:t>、带★号条款为不可偏离条款，不作为评分准则中的评分内容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”指标项为重要参数，负偏离时依相关评分准则内容作重点扣分处理。</w:t>
      </w:r>
    </w:p>
    <w:tbl>
      <w:tblPr>
        <w:tblStyle w:val="43"/>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457"/>
        <w:gridCol w:w="6523"/>
      </w:tblGrid>
      <w:tr w14:paraId="7D38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0" w:type="dxa"/>
            <w:vAlign w:val="center"/>
          </w:tcPr>
          <w:p w14:paraId="15ECF1F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序号</w:t>
            </w:r>
          </w:p>
        </w:tc>
        <w:tc>
          <w:tcPr>
            <w:tcW w:w="1457" w:type="dxa"/>
            <w:vAlign w:val="center"/>
          </w:tcPr>
          <w:p w14:paraId="442450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商务需求项</w:t>
            </w:r>
          </w:p>
        </w:tc>
        <w:tc>
          <w:tcPr>
            <w:tcW w:w="6523" w:type="dxa"/>
            <w:vAlign w:val="center"/>
          </w:tcPr>
          <w:p w14:paraId="01D733C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招标商务要求</w:t>
            </w:r>
          </w:p>
        </w:tc>
      </w:tr>
      <w:tr w14:paraId="5584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Pr>
          <w:p w14:paraId="21AB69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14:paraId="536F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Align w:val="center"/>
          </w:tcPr>
          <w:p w14:paraId="48D947E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1</w:t>
            </w:r>
          </w:p>
        </w:tc>
        <w:tc>
          <w:tcPr>
            <w:tcW w:w="1457" w:type="dxa"/>
            <w:vAlign w:val="center"/>
          </w:tcPr>
          <w:p w14:paraId="190F74A0">
            <w:pPr>
              <w:spacing w:line="360" w:lineRule="auto"/>
              <w:jc w:val="center"/>
              <w:rPr>
                <w:rFonts w:hint="eastAsia" w:ascii="宋体" w:hAnsi="宋体" w:eastAsia="宋体" w:cs="宋体"/>
              </w:rPr>
            </w:pPr>
            <w:r>
              <w:rPr>
                <w:rFonts w:hint="eastAsia" w:ascii="宋体" w:hAnsi="宋体" w:cs="宋体"/>
                <w:szCs w:val="21"/>
              </w:rPr>
              <w:t>免费保修期</w:t>
            </w:r>
          </w:p>
        </w:tc>
        <w:tc>
          <w:tcPr>
            <w:tcW w:w="6523" w:type="dxa"/>
            <w:vAlign w:val="top"/>
          </w:tcPr>
          <w:p w14:paraId="048F1F79">
            <w:pPr>
              <w:spacing w:line="360" w:lineRule="auto"/>
              <w:rPr>
                <w:highlight w:val="yellow"/>
              </w:rPr>
            </w:pPr>
            <w:r>
              <w:rPr>
                <w:rFonts w:hint="eastAsia"/>
                <w:highlight w:val="yellow"/>
              </w:rPr>
              <w:t>★货物免费保修期</w:t>
            </w:r>
          </w:p>
          <w:p w14:paraId="13534F7C">
            <w:pPr>
              <w:spacing w:line="360" w:lineRule="auto"/>
              <w:rPr>
                <w:rFonts w:hint="eastAsia" w:ascii="宋体" w:hAnsi="宋体" w:eastAsia="宋体" w:cs="宋体"/>
                <w:b/>
                <w:highlight w:val="yellow"/>
              </w:rPr>
            </w:pPr>
            <w:r>
              <w:rPr>
                <w:rFonts w:hint="eastAsia"/>
                <w:highlight w:val="yellow"/>
              </w:rPr>
              <w:t>项目免费</w:t>
            </w:r>
            <w:r>
              <w:rPr>
                <w:highlight w:val="yellow"/>
              </w:rPr>
              <w:t>保修期</w:t>
            </w:r>
            <w:r>
              <w:rPr>
                <w:rFonts w:hint="eastAsia"/>
                <w:highlight w:val="yellow"/>
                <w:u w:val="single"/>
              </w:rPr>
              <w:t>__</w:t>
            </w:r>
            <w:r>
              <w:rPr>
                <w:rFonts w:hint="eastAsia"/>
                <w:highlight w:val="yellow"/>
                <w:u w:val="single"/>
                <w:lang w:val="en-US" w:eastAsia="zh-CN"/>
              </w:rPr>
              <w:t>1</w:t>
            </w:r>
            <w:r>
              <w:rPr>
                <w:rFonts w:hint="eastAsia"/>
                <w:highlight w:val="yellow"/>
                <w:u w:val="single"/>
              </w:rPr>
              <w:t>__</w:t>
            </w:r>
            <w:r>
              <w:rPr>
                <w:rFonts w:hint="eastAsia"/>
                <w:highlight w:val="yellow"/>
              </w:rPr>
              <w:t>年，时间自最终验收合格并交付使用之日起计算。</w:t>
            </w:r>
          </w:p>
        </w:tc>
      </w:tr>
      <w:tr w14:paraId="29DE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Merge w:val="restart"/>
            <w:vAlign w:val="center"/>
          </w:tcPr>
          <w:p w14:paraId="3AFFF74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lang w:val="en-US" w:eastAsia="zh-CN"/>
              </w:rPr>
            </w:pPr>
            <w:r>
              <w:rPr>
                <w:rFonts w:hint="eastAsia" w:ascii="宋体" w:hAnsi="宋体" w:cs="宋体"/>
                <w:bCs/>
                <w:lang w:val="en-US" w:eastAsia="zh-CN"/>
              </w:rPr>
              <w:t>2</w:t>
            </w:r>
          </w:p>
        </w:tc>
        <w:tc>
          <w:tcPr>
            <w:tcW w:w="1457" w:type="dxa"/>
            <w:vMerge w:val="restart"/>
            <w:vAlign w:val="center"/>
          </w:tcPr>
          <w:p w14:paraId="498BF091">
            <w:pPr>
              <w:spacing w:line="360" w:lineRule="auto"/>
              <w:jc w:val="center"/>
              <w:rPr>
                <w:rFonts w:hint="eastAsia" w:ascii="宋体" w:hAnsi="宋体" w:eastAsia="宋体" w:cs="宋体"/>
                <w:bCs/>
              </w:rPr>
            </w:pPr>
            <w:r>
              <w:rPr>
                <w:rFonts w:hint="eastAsia" w:ascii="宋体" w:hAnsi="宋体" w:cs="宋体"/>
                <w:szCs w:val="21"/>
              </w:rPr>
              <w:t>售后服务</w:t>
            </w:r>
          </w:p>
        </w:tc>
        <w:tc>
          <w:tcPr>
            <w:tcW w:w="6523" w:type="dxa"/>
            <w:vAlign w:val="top"/>
          </w:tcPr>
          <w:p w14:paraId="7D349A6F">
            <w:pPr>
              <w:spacing w:line="360" w:lineRule="auto"/>
              <w:rPr>
                <w:rFonts w:hint="eastAsia" w:ascii="宋体" w:hAnsi="宋体" w:eastAsia="宋体" w:cs="宋体"/>
                <w:b/>
                <w:szCs w:val="21"/>
                <w:highlight w:val="yellow"/>
              </w:rPr>
            </w:pPr>
            <w:r>
              <w:rPr>
                <w:rFonts w:hint="eastAsia" w:ascii="宋体" w:hAnsi="宋体" w:cs="宋体"/>
                <w:kern w:val="0"/>
                <w:szCs w:val="21"/>
                <w:highlight w:val="yellow"/>
              </w:rPr>
              <w:t>★2.1</w:t>
            </w:r>
            <w:del w:id="130" w:author="Administrator" w:date="2025-02-20T15:41:47Z">
              <w:r>
                <w:rPr>
                  <w:rFonts w:hint="eastAsia" w:ascii="宋体" w:hAnsi="宋体" w:cs="宋体"/>
                  <w:kern w:val="0"/>
                  <w:szCs w:val="21"/>
                  <w:highlight w:val="yellow"/>
                </w:rPr>
                <w:delText>必须</w:delText>
              </w:r>
            </w:del>
            <w:r>
              <w:rPr>
                <w:rFonts w:hint="eastAsia" w:ascii="宋体" w:hAnsi="宋体" w:cs="宋体"/>
                <w:kern w:val="0"/>
                <w:szCs w:val="21"/>
                <w:highlight w:val="yellow"/>
              </w:rPr>
              <w:t>提供全天7x24小时的技术支持服务及响应，在5-10分钟内做出电话响应；在接到采购人相关人员报障后安排技术人员60分钟内到达故障现场提供不间断的服务直到故障排除；常规故障要求在8小时内排除故障；如需用备件更换故障设备的，要求在24小时内容完成更换，保证系统能正常运转。</w:t>
            </w:r>
          </w:p>
        </w:tc>
      </w:tr>
      <w:tr w14:paraId="3A1B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tcBorders/>
            <w:vAlign w:val="center"/>
          </w:tcPr>
          <w:p w14:paraId="04787E2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p>
        </w:tc>
        <w:tc>
          <w:tcPr>
            <w:tcW w:w="1457" w:type="dxa"/>
            <w:vMerge w:val="continue"/>
            <w:tcBorders/>
            <w:vAlign w:val="center"/>
          </w:tcPr>
          <w:p w14:paraId="5E5D7F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c>
          <w:tcPr>
            <w:tcW w:w="6523" w:type="dxa"/>
            <w:vAlign w:val="top"/>
          </w:tcPr>
          <w:p w14:paraId="4D3C72D0">
            <w:pPr>
              <w:spacing w:line="360" w:lineRule="auto"/>
              <w:rPr>
                <w:rFonts w:hint="eastAsia" w:ascii="宋体" w:hAnsi="宋体" w:eastAsia="宋体" w:cs="宋体"/>
                <w:bCs/>
                <w:szCs w:val="21"/>
              </w:rPr>
            </w:pPr>
            <w:r>
              <w:rPr>
                <w:rFonts w:hint="eastAsia" w:ascii="宋体" w:hAnsi="宋体" w:cs="宋体"/>
                <w:kern w:val="0"/>
                <w:szCs w:val="21"/>
              </w:rPr>
              <w:t>2.2如果在系统保修期内，因为采购人的人为因素或重大灾难（如：战争、洪灾、火灾、地震、风灾等不可抗力因素）造成设备损坏，中标人负责维修或更换，所产生费用由采购人负责。因产品质量问题、电源稳定问题、天气潮湿、雷电、未成灾雨天、未成灾的大风等造成设备损坏，中标人负责为采购人进行免费维修或更换产品，主要产品在更换或维修正常工作后延长一年的质量保修期。</w:t>
            </w:r>
          </w:p>
        </w:tc>
      </w:tr>
      <w:tr w14:paraId="2DB4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tcBorders/>
            <w:vAlign w:val="center"/>
          </w:tcPr>
          <w:p w14:paraId="3C2305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p>
        </w:tc>
        <w:tc>
          <w:tcPr>
            <w:tcW w:w="1457" w:type="dxa"/>
            <w:vMerge w:val="continue"/>
            <w:tcBorders/>
            <w:vAlign w:val="center"/>
          </w:tcPr>
          <w:p w14:paraId="2EB8A9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p>
        </w:tc>
        <w:tc>
          <w:tcPr>
            <w:tcW w:w="6523" w:type="dxa"/>
            <w:vAlign w:val="top"/>
          </w:tcPr>
          <w:p w14:paraId="3C53EC89">
            <w:pPr>
              <w:spacing w:line="360" w:lineRule="auto"/>
              <w:rPr>
                <w:rFonts w:hint="eastAsia" w:ascii="宋体" w:hAnsi="宋体" w:eastAsia="宋体" w:cs="宋体"/>
                <w:bCs/>
              </w:rPr>
            </w:pPr>
            <w:r>
              <w:rPr>
                <w:rFonts w:hint="eastAsia" w:ascii="宋体" w:hAnsi="宋体" w:cs="宋体"/>
                <w:kern w:val="0"/>
                <w:szCs w:val="21"/>
              </w:rPr>
              <w:t>2.3中标人</w:t>
            </w:r>
            <w:del w:id="131" w:author="Administrator" w:date="2025-02-20T15:42:02Z">
              <w:r>
                <w:rPr>
                  <w:rFonts w:hint="eastAsia" w:ascii="宋体" w:hAnsi="宋体" w:cs="宋体"/>
                  <w:kern w:val="0"/>
                  <w:szCs w:val="21"/>
                </w:rPr>
                <w:delText>必须</w:delText>
              </w:r>
            </w:del>
            <w:r>
              <w:rPr>
                <w:rFonts w:hint="eastAsia" w:ascii="宋体" w:hAnsi="宋体" w:cs="宋体"/>
                <w:kern w:val="0"/>
                <w:szCs w:val="21"/>
              </w:rPr>
              <w:t>组建专业的维护队伍，相关负责人的名单及联系方式提交给建设单位（如需更换须征得建设单位同意），配备专业的维护工具，必须提供全天7x24小时的技术支持服务及响应。</w:t>
            </w:r>
          </w:p>
        </w:tc>
      </w:tr>
      <w:tr w14:paraId="1C1E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tcBorders/>
            <w:vAlign w:val="center"/>
          </w:tcPr>
          <w:p w14:paraId="0B27A0E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p>
        </w:tc>
        <w:tc>
          <w:tcPr>
            <w:tcW w:w="1457" w:type="dxa"/>
            <w:vMerge w:val="continue"/>
            <w:tcBorders/>
            <w:vAlign w:val="center"/>
          </w:tcPr>
          <w:p w14:paraId="131B37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p>
        </w:tc>
        <w:tc>
          <w:tcPr>
            <w:tcW w:w="6523" w:type="dxa"/>
            <w:vAlign w:val="top"/>
          </w:tcPr>
          <w:p w14:paraId="27A433AB">
            <w:pPr>
              <w:spacing w:line="360" w:lineRule="auto"/>
              <w:rPr>
                <w:rFonts w:hint="eastAsia" w:ascii="宋体" w:hAnsi="宋体" w:eastAsia="宋体" w:cs="宋体"/>
                <w:bCs/>
                <w:szCs w:val="21"/>
              </w:rPr>
            </w:pPr>
            <w:r>
              <w:rPr>
                <w:rFonts w:hint="eastAsia" w:ascii="宋体" w:hAnsi="宋体" w:cs="宋体"/>
                <w:kern w:val="0"/>
                <w:szCs w:val="21"/>
              </w:rPr>
              <w:t>2.4中标人不在约定期限内派人修理的,采购人可以委托其他人修理；工程质量缺陷保修费用及相关的损害赔偿责任由造成质量缺陷的责任方承担；中标人未按约定期限内派人修理或抢修的,采购人可以委托其他人修理,修理费用(含人工及物料)从质量保修金中扣除。</w:t>
            </w:r>
          </w:p>
        </w:tc>
      </w:tr>
      <w:tr w14:paraId="490B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14:paraId="2FB709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（二）免费保修期外售后服务要求</w:t>
            </w:r>
          </w:p>
        </w:tc>
      </w:tr>
      <w:tr w14:paraId="2E5E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278FE3E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0"/>
                <w:szCs w:val="20"/>
              </w:rPr>
            </w:pPr>
            <w:r>
              <w:rPr>
                <w:rFonts w:hint="eastAsia" w:ascii="宋体" w:hAnsi="宋体" w:eastAsia="宋体" w:cs="宋体"/>
                <w:b w:val="0"/>
                <w:bCs/>
                <w:sz w:val="20"/>
                <w:szCs w:val="20"/>
              </w:rPr>
              <w:t>1</w:t>
            </w:r>
          </w:p>
        </w:tc>
        <w:tc>
          <w:tcPr>
            <w:tcW w:w="1457" w:type="dxa"/>
            <w:vAlign w:val="center"/>
          </w:tcPr>
          <w:p w14:paraId="32225680">
            <w:pPr>
              <w:widowControl/>
              <w:spacing w:line="360" w:lineRule="auto"/>
              <w:jc w:val="center"/>
              <w:textAlignment w:val="top"/>
              <w:rPr>
                <w:rFonts w:hint="eastAsia" w:ascii="宋体" w:hAnsi="宋体" w:eastAsia="宋体" w:cs="宋体"/>
                <w:b/>
                <w:color w:val="000000"/>
                <w:sz w:val="20"/>
                <w:szCs w:val="20"/>
              </w:rPr>
            </w:pPr>
            <w:r>
              <w:rPr>
                <w:rFonts w:hint="eastAsia" w:ascii="宋体" w:hAnsi="宋体" w:cs="宋体"/>
                <w:kern w:val="0"/>
                <w:szCs w:val="21"/>
              </w:rPr>
              <w:t>免费保修期满后</w:t>
            </w:r>
          </w:p>
        </w:tc>
        <w:tc>
          <w:tcPr>
            <w:tcW w:w="6523" w:type="dxa"/>
            <w:vAlign w:val="top"/>
          </w:tcPr>
          <w:p w14:paraId="789D03DB">
            <w:pPr>
              <w:widowControl/>
              <w:spacing w:line="360" w:lineRule="auto"/>
              <w:textAlignment w:val="top"/>
              <w:rPr>
                <w:rFonts w:hint="eastAsia" w:ascii="宋体" w:hAnsi="宋体" w:eastAsia="宋体" w:cs="宋体"/>
                <w:b/>
                <w:color w:val="000000"/>
              </w:rPr>
            </w:pPr>
            <w:r>
              <w:rPr>
                <w:rFonts w:hint="eastAsia" w:ascii="宋体" w:hAnsi="宋体" w:cs="宋体"/>
                <w:kern w:val="0"/>
                <w:szCs w:val="21"/>
              </w:rPr>
              <w:t>免费保修期满后，应按其在深圳地区同类产品的最优惠价格提供服务和零件。</w:t>
            </w:r>
          </w:p>
        </w:tc>
      </w:tr>
      <w:tr w14:paraId="0C0C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14:paraId="68801A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（三）其他商务要求</w:t>
            </w:r>
          </w:p>
        </w:tc>
      </w:tr>
      <w:tr w14:paraId="6E71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6439BDB0">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lang w:val="en-US" w:eastAsia="zh-CN"/>
              </w:rPr>
              <w:t>1</w:t>
            </w:r>
          </w:p>
        </w:tc>
        <w:tc>
          <w:tcPr>
            <w:tcW w:w="1457" w:type="dxa"/>
            <w:vMerge w:val="restart"/>
            <w:vAlign w:val="center"/>
          </w:tcPr>
          <w:p w14:paraId="481108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sz w:val="20"/>
                <w:szCs w:val="20"/>
              </w:rPr>
            </w:pPr>
            <w:r>
              <w:rPr>
                <w:rFonts w:hint="eastAsia" w:ascii="宋体" w:hAnsi="宋体" w:cs="宋体"/>
                <w:szCs w:val="21"/>
              </w:rPr>
              <w:t>关于交货</w:t>
            </w:r>
          </w:p>
        </w:tc>
        <w:tc>
          <w:tcPr>
            <w:tcW w:w="6523" w:type="dxa"/>
            <w:vAlign w:val="top"/>
          </w:tcPr>
          <w:p w14:paraId="0B1027B6">
            <w:pPr>
              <w:spacing w:line="360" w:lineRule="auto"/>
              <w:rPr>
                <w:rFonts w:hint="eastAsia" w:ascii="宋体" w:hAnsi="宋体" w:eastAsia="宋体" w:cs="宋体"/>
                <w:color w:val="000000"/>
                <w:sz w:val="20"/>
                <w:szCs w:val="20"/>
                <w:highlight w:val="yellow"/>
              </w:rPr>
            </w:pPr>
            <w:r>
              <w:rPr>
                <w:rFonts w:hint="eastAsia"/>
                <w:highlight w:val="yellow"/>
              </w:rPr>
              <w:t>★1.1交货期：</w:t>
            </w:r>
            <w:del w:id="132" w:author="Administrator" w:date="2025-02-20T15:42:14Z">
              <w:r>
                <w:rPr>
                  <w:rFonts w:hint="eastAsia"/>
                  <w:highlight w:val="yellow"/>
                </w:rPr>
                <w:delText>乙方</w:delText>
              </w:r>
            </w:del>
            <w:ins w:id="133" w:author="Administrator" w:date="2025-02-20T15:42:14Z">
              <w:r>
                <w:rPr>
                  <w:rFonts w:hint="eastAsia"/>
                  <w:highlight w:val="yellow"/>
                  <w:lang w:eastAsia="zh-CN"/>
                </w:rPr>
                <w:t>中标人</w:t>
              </w:r>
            </w:ins>
            <w:r>
              <w:rPr>
                <w:rFonts w:hint="eastAsia"/>
                <w:highlight w:val="yellow"/>
              </w:rPr>
              <w:t>应在经</w:t>
            </w:r>
            <w:del w:id="134" w:author="Administrator" w:date="2025-02-20T15:42:15Z">
              <w:r>
                <w:rPr>
                  <w:rFonts w:hint="eastAsia"/>
                  <w:highlight w:val="yellow"/>
                </w:rPr>
                <w:delText>甲方</w:delText>
              </w:r>
            </w:del>
            <w:ins w:id="135" w:author="Administrator" w:date="2025-02-20T15:42:16Z">
              <w:r>
                <w:rPr>
                  <w:rFonts w:hint="eastAsia"/>
                  <w:highlight w:val="yellow"/>
                  <w:lang w:eastAsia="zh-CN"/>
                </w:rPr>
                <w:t>采购人</w:t>
              </w:r>
            </w:ins>
            <w:r>
              <w:rPr>
                <w:rFonts w:hint="eastAsia"/>
                <w:highlight w:val="yellow"/>
              </w:rPr>
              <w:t>审议</w:t>
            </w:r>
            <w:del w:id="136" w:author="Administrator" w:date="2025-02-20T15:42:18Z">
              <w:r>
                <w:rPr>
                  <w:rFonts w:hint="eastAsia"/>
                  <w:highlight w:val="yellow"/>
                </w:rPr>
                <w:delText>乙方</w:delText>
              </w:r>
            </w:del>
            <w:ins w:id="137" w:author="Administrator" w:date="2025-02-20T15:42:19Z">
              <w:r>
                <w:rPr>
                  <w:rFonts w:hint="eastAsia"/>
                  <w:highlight w:val="yellow"/>
                  <w:lang w:eastAsia="zh-CN"/>
                </w:rPr>
                <w:t>中标人</w:t>
              </w:r>
            </w:ins>
            <w:r>
              <w:rPr>
                <w:rFonts w:hint="eastAsia"/>
                <w:highlight w:val="yellow"/>
              </w:rPr>
              <w:t>提交的开工申请表认定具备施工条件后10日内启动开工，并应在开工之日起【90】日内将符合要求的产品向</w:t>
            </w:r>
            <w:del w:id="138" w:author="Administrator" w:date="2025-02-20T15:42:25Z">
              <w:r>
                <w:rPr>
                  <w:rFonts w:hint="eastAsia"/>
                  <w:highlight w:val="yellow"/>
                </w:rPr>
                <w:delText>甲方</w:delText>
              </w:r>
            </w:del>
            <w:ins w:id="139" w:author="Administrator" w:date="2025-02-20T15:42:25Z">
              <w:r>
                <w:rPr>
                  <w:rFonts w:hint="eastAsia"/>
                  <w:highlight w:val="yellow"/>
                  <w:lang w:eastAsia="zh-CN"/>
                </w:rPr>
                <w:t>采购人</w:t>
              </w:r>
            </w:ins>
            <w:r>
              <w:rPr>
                <w:rFonts w:hint="eastAsia"/>
                <w:highlight w:val="yellow"/>
              </w:rPr>
              <w:t>交付，在开工之日起【</w:t>
            </w:r>
            <w:r>
              <w:rPr>
                <w:rFonts w:hint="eastAsia"/>
                <w:highlight w:val="yellow"/>
                <w:lang w:val="en-US" w:eastAsia="zh-CN"/>
              </w:rPr>
              <w:t>350</w:t>
            </w:r>
            <w:r>
              <w:rPr>
                <w:rFonts w:hint="eastAsia"/>
                <w:highlight w:val="yellow"/>
              </w:rPr>
              <w:t>】日内完成建设项目竣工验收，但</w:t>
            </w:r>
            <w:del w:id="140" w:author="Administrator" w:date="2025-02-20T15:42:30Z">
              <w:r>
                <w:rPr>
                  <w:rFonts w:hint="eastAsia"/>
                  <w:highlight w:val="yellow"/>
                </w:rPr>
                <w:delText>乙方</w:delText>
              </w:r>
            </w:del>
            <w:ins w:id="141" w:author="Administrator" w:date="2025-02-20T15:42:32Z">
              <w:r>
                <w:rPr>
                  <w:rFonts w:hint="eastAsia"/>
                  <w:highlight w:val="yellow"/>
                  <w:lang w:eastAsia="zh-CN"/>
                </w:rPr>
                <w:t>中标人</w:t>
              </w:r>
            </w:ins>
            <w:r>
              <w:rPr>
                <w:rFonts w:hint="eastAsia"/>
                <w:highlight w:val="yellow"/>
              </w:rPr>
              <w:t>交付前应向书面通知</w:t>
            </w:r>
            <w:del w:id="142" w:author="Administrator" w:date="2025-02-20T15:42:41Z">
              <w:r>
                <w:rPr>
                  <w:rFonts w:hint="eastAsia"/>
                  <w:highlight w:val="yellow"/>
                </w:rPr>
                <w:delText>甲方</w:delText>
              </w:r>
            </w:del>
            <w:ins w:id="143" w:author="Administrator" w:date="2025-02-20T15:42:41Z">
              <w:r>
                <w:rPr>
                  <w:rFonts w:hint="eastAsia"/>
                  <w:highlight w:val="yellow"/>
                  <w:lang w:eastAsia="zh-CN"/>
                </w:rPr>
                <w:t>采购人</w:t>
              </w:r>
            </w:ins>
            <w:r>
              <w:rPr>
                <w:rFonts w:hint="eastAsia"/>
                <w:highlight w:val="yellow"/>
              </w:rPr>
              <w:t>并征得</w:t>
            </w:r>
            <w:del w:id="144" w:author="Administrator" w:date="2025-02-20T15:42:43Z">
              <w:r>
                <w:rPr>
                  <w:rFonts w:hint="eastAsia"/>
                  <w:highlight w:val="yellow"/>
                </w:rPr>
                <w:delText>甲方</w:delText>
              </w:r>
            </w:del>
            <w:r>
              <w:rPr>
                <w:rFonts w:hint="eastAsia"/>
                <w:highlight w:val="yellow"/>
              </w:rPr>
              <w:t>同意。</w:t>
            </w:r>
          </w:p>
        </w:tc>
      </w:tr>
      <w:tr w14:paraId="353A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0C1562E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sz w:val="20"/>
                <w:szCs w:val="20"/>
              </w:rPr>
            </w:pPr>
          </w:p>
        </w:tc>
        <w:tc>
          <w:tcPr>
            <w:tcW w:w="1457" w:type="dxa"/>
            <w:vMerge w:val="continue"/>
            <w:vAlign w:val="center"/>
          </w:tcPr>
          <w:p w14:paraId="217B346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sz w:val="20"/>
                <w:szCs w:val="20"/>
              </w:rPr>
            </w:pPr>
          </w:p>
        </w:tc>
        <w:tc>
          <w:tcPr>
            <w:tcW w:w="6523" w:type="dxa"/>
            <w:vAlign w:val="top"/>
          </w:tcPr>
          <w:p w14:paraId="034E67CF">
            <w:pPr>
              <w:spacing w:line="360" w:lineRule="auto"/>
              <w:rPr>
                <w:rFonts w:hint="eastAsia" w:ascii="宋体" w:hAnsi="宋体" w:eastAsia="宋体" w:cs="宋体"/>
                <w:color w:val="000000"/>
                <w:sz w:val="20"/>
                <w:szCs w:val="20"/>
              </w:rPr>
            </w:pPr>
            <w:r>
              <w:rPr>
                <w:rFonts w:hint="eastAsia" w:ascii="宋体" w:hAnsi="宋体" w:cs="宋体"/>
                <w:bCs/>
                <w:szCs w:val="21"/>
              </w:rPr>
              <w:t>1.2投标人</w:t>
            </w:r>
            <w:del w:id="145" w:author="Administrator" w:date="2025-02-20T15:42:49Z">
              <w:r>
                <w:rPr>
                  <w:rFonts w:hint="eastAsia" w:ascii="宋体" w:hAnsi="宋体" w:cs="宋体"/>
                  <w:bCs/>
                  <w:szCs w:val="21"/>
                </w:rPr>
                <w:delText>必须</w:delText>
              </w:r>
            </w:del>
            <w:r>
              <w:rPr>
                <w:rFonts w:hint="eastAsia" w:ascii="宋体" w:hAnsi="宋体" w:cs="宋体"/>
                <w:bCs/>
                <w:szCs w:val="21"/>
              </w:rPr>
              <w:t>承担的设备运输、安装调试、验收检测和提供设备操作说明书、图纸等其他类似的义务。</w:t>
            </w:r>
          </w:p>
        </w:tc>
      </w:tr>
      <w:tr w14:paraId="3E3A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77D605F0">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bookmarkStart w:id="43" w:name="_Hlk72260973"/>
            <w:r>
              <w:rPr>
                <w:rFonts w:hint="eastAsia" w:ascii="宋体" w:hAnsi="宋体" w:eastAsia="宋体" w:cs="宋体"/>
                <w:b w:val="0"/>
                <w:bCs/>
                <w:sz w:val="20"/>
                <w:szCs w:val="20"/>
                <w:lang w:val="en-US" w:eastAsia="zh-CN"/>
              </w:rPr>
              <w:t>2</w:t>
            </w:r>
          </w:p>
        </w:tc>
        <w:tc>
          <w:tcPr>
            <w:tcW w:w="1457" w:type="dxa"/>
            <w:vMerge w:val="restart"/>
            <w:vAlign w:val="center"/>
          </w:tcPr>
          <w:p w14:paraId="6529547E">
            <w:pPr>
              <w:spacing w:line="360" w:lineRule="auto"/>
              <w:jc w:val="center"/>
              <w:rPr>
                <w:rFonts w:hint="eastAsia" w:ascii="宋体" w:hAnsi="宋体" w:eastAsia="宋体" w:cs="宋体"/>
                <w:b w:val="0"/>
                <w:bCs/>
                <w:sz w:val="20"/>
                <w:szCs w:val="20"/>
                <w:lang w:val="en-US" w:eastAsia="zh-CN"/>
              </w:rPr>
            </w:pPr>
            <w:r>
              <w:rPr>
                <w:rFonts w:hint="eastAsia" w:ascii="宋体" w:hAnsi="宋体" w:cs="宋体"/>
                <w:szCs w:val="21"/>
              </w:rPr>
              <w:t>关于验收</w:t>
            </w:r>
          </w:p>
        </w:tc>
        <w:tc>
          <w:tcPr>
            <w:tcW w:w="6523" w:type="dxa"/>
            <w:vAlign w:val="top"/>
          </w:tcPr>
          <w:p w14:paraId="5A52EAED">
            <w:pPr>
              <w:spacing w:line="360" w:lineRule="auto"/>
              <w:rPr>
                <w:rFonts w:hint="eastAsia" w:ascii="宋体" w:hAnsi="宋体" w:eastAsia="宋体" w:cs="宋体"/>
                <w:lang w:val="en-US" w:eastAsia="zh-CN"/>
              </w:rPr>
            </w:pPr>
            <w:r>
              <w:rPr>
                <w:rFonts w:hint="eastAsia" w:ascii="宋体" w:hAnsi="宋体" w:cs="宋体"/>
                <w:bCs/>
                <w:szCs w:val="21"/>
              </w:rPr>
              <w:t>2.1投标人货物经过双方检验认可后，签署验收报告，产品保修期自验收合格之日起算，由投标人提供产品保修文件。</w:t>
            </w:r>
          </w:p>
        </w:tc>
      </w:tr>
      <w:tr w14:paraId="73FB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840" w:type="dxa"/>
            <w:vMerge w:val="continue"/>
            <w:vAlign w:val="center"/>
          </w:tcPr>
          <w:p w14:paraId="3D4DAF5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sz w:val="20"/>
                <w:szCs w:val="20"/>
              </w:rPr>
            </w:pPr>
          </w:p>
        </w:tc>
        <w:tc>
          <w:tcPr>
            <w:tcW w:w="1457" w:type="dxa"/>
            <w:vMerge w:val="continue"/>
            <w:vAlign w:val="top"/>
          </w:tcPr>
          <w:p w14:paraId="193701C1">
            <w:pPr>
              <w:spacing w:line="360" w:lineRule="auto"/>
              <w:rPr>
                <w:rFonts w:hint="eastAsia" w:ascii="宋体" w:hAnsi="宋体" w:eastAsia="宋体" w:cs="宋体"/>
                <w:b w:val="0"/>
                <w:bCs/>
                <w:sz w:val="20"/>
                <w:szCs w:val="20"/>
              </w:rPr>
            </w:pPr>
          </w:p>
        </w:tc>
        <w:tc>
          <w:tcPr>
            <w:tcW w:w="6523" w:type="dxa"/>
            <w:vAlign w:val="top"/>
          </w:tcPr>
          <w:p w14:paraId="2238A3DA">
            <w:pPr>
              <w:spacing w:line="360" w:lineRule="auto"/>
              <w:rPr>
                <w:rFonts w:hint="eastAsia" w:ascii="宋体" w:hAnsi="宋体" w:cs="宋体"/>
                <w:bCs/>
                <w:szCs w:val="21"/>
                <w:shd w:val="clear" w:color="auto" w:fill="FFFFFF"/>
              </w:rPr>
            </w:pPr>
            <w:r>
              <w:rPr>
                <w:rFonts w:hint="eastAsia" w:ascii="宋体" w:hAnsi="宋体" w:cs="宋体"/>
                <w:bCs/>
                <w:szCs w:val="21"/>
                <w:shd w:val="clear" w:color="auto" w:fill="FFFFFF"/>
              </w:rPr>
              <w:t>2.2当满足以下条件时，采购人才向中标人签发货物验收报告：</w:t>
            </w:r>
          </w:p>
          <w:p w14:paraId="4B49609F">
            <w:pPr>
              <w:tabs>
                <w:tab w:val="left" w:pos="1260"/>
              </w:tabs>
              <w:spacing w:line="360" w:lineRule="auto"/>
              <w:rPr>
                <w:rFonts w:hint="eastAsia" w:ascii="宋体" w:hAnsi="宋体" w:cs="宋体"/>
                <w:bCs/>
                <w:szCs w:val="21"/>
                <w:shd w:val="clear" w:color="auto" w:fill="FFFFFF"/>
              </w:rPr>
            </w:pPr>
            <w:r>
              <w:rPr>
                <w:rFonts w:hint="eastAsia" w:ascii="宋体" w:hAnsi="宋体" w:cs="宋体"/>
                <w:bCs/>
                <w:szCs w:val="21"/>
                <w:shd w:val="clear" w:color="auto" w:fill="FFFFFF"/>
              </w:rPr>
              <w:t>1）中标人已按照合同规定提供了全部产品及完整的技术资料；</w:t>
            </w:r>
          </w:p>
          <w:p w14:paraId="53D5C7C3">
            <w:pPr>
              <w:tabs>
                <w:tab w:val="left" w:pos="1260"/>
              </w:tabs>
              <w:spacing w:line="360" w:lineRule="auto"/>
              <w:rPr>
                <w:rFonts w:hint="eastAsia" w:ascii="宋体" w:hAnsi="宋体" w:cs="宋体"/>
                <w:bCs/>
                <w:szCs w:val="21"/>
                <w:shd w:val="clear" w:color="auto" w:fill="FFFFFF"/>
              </w:rPr>
            </w:pPr>
            <w:r>
              <w:rPr>
                <w:rFonts w:hint="eastAsia" w:ascii="宋体" w:hAnsi="宋体" w:cs="宋体"/>
                <w:bCs/>
                <w:szCs w:val="21"/>
                <w:shd w:val="clear" w:color="auto" w:fill="FFFFFF"/>
              </w:rPr>
              <w:t>2）货物符合招标文件技术规格书的要求，性能满足要求；</w:t>
            </w:r>
          </w:p>
          <w:p w14:paraId="2E343558">
            <w:pPr>
              <w:spacing w:line="360" w:lineRule="auto"/>
              <w:rPr>
                <w:rFonts w:hint="eastAsia" w:ascii="宋体" w:hAnsi="宋体" w:eastAsia="宋体" w:cs="宋体"/>
                <w:lang w:val="en-US" w:eastAsia="zh-CN"/>
              </w:rPr>
            </w:pPr>
            <w:r>
              <w:rPr>
                <w:rFonts w:hint="eastAsia" w:ascii="宋体" w:hAnsi="宋体" w:cs="宋体"/>
                <w:bCs/>
                <w:szCs w:val="21"/>
                <w:shd w:val="clear" w:color="auto" w:fill="FFFFFF"/>
              </w:rPr>
              <w:t>3）凡属于国家规定强制检测的设备项目，都必须具备计量质检部门的检测合格证；</w:t>
            </w:r>
          </w:p>
        </w:tc>
      </w:tr>
      <w:tr w14:paraId="62DB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restart"/>
            <w:vAlign w:val="center"/>
          </w:tcPr>
          <w:p w14:paraId="07D26FA1">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lang w:val="en-US" w:eastAsia="zh-CN"/>
              </w:rPr>
              <w:t>3</w:t>
            </w:r>
          </w:p>
        </w:tc>
        <w:tc>
          <w:tcPr>
            <w:tcW w:w="1457" w:type="dxa"/>
            <w:vMerge w:val="restart"/>
            <w:vAlign w:val="center"/>
          </w:tcPr>
          <w:p w14:paraId="4879E0EC">
            <w:pPr>
              <w:pageBreakBefore w:val="0"/>
              <w:kinsoku/>
              <w:overflowPunct/>
              <w:topLinePunct w:val="0"/>
              <w:bidi w:val="0"/>
              <w:spacing w:beforeAutospacing="0" w:afterAutospacing="0" w:line="360" w:lineRule="auto"/>
              <w:ind w:left="0" w:leftChars="0" w:right="0" w:firstLine="0" w:firstLineChars="0"/>
              <w:jc w:val="center"/>
              <w:rPr>
                <w:rStyle w:val="47"/>
                <w:rFonts w:hint="eastAsia" w:ascii="宋体" w:hAnsi="宋体" w:eastAsia="宋体" w:cs="宋体"/>
                <w:b w:val="0"/>
                <w:bCs/>
                <w:color w:val="000000"/>
                <w:sz w:val="20"/>
                <w:szCs w:val="20"/>
              </w:rPr>
            </w:pPr>
            <w:r>
              <w:rPr>
                <w:rFonts w:hint="eastAsia" w:ascii="宋体" w:hAnsi="宋体" w:cs="宋体"/>
                <w:szCs w:val="21"/>
              </w:rPr>
              <w:t>关于违约</w:t>
            </w:r>
          </w:p>
        </w:tc>
        <w:tc>
          <w:tcPr>
            <w:tcW w:w="6523" w:type="dxa"/>
            <w:shd w:val="clear"/>
            <w:vAlign w:val="top"/>
          </w:tcPr>
          <w:p w14:paraId="0E4B46D6">
            <w:pPr>
              <w:spacing w:line="360" w:lineRule="auto"/>
              <w:rPr>
                <w:rFonts w:hint="eastAsia" w:ascii="宋体" w:hAnsi="宋体" w:eastAsia="宋体" w:cs="宋体"/>
                <w:b/>
                <w:kern w:val="2"/>
                <w:sz w:val="21"/>
                <w:szCs w:val="21"/>
                <w:lang w:val="en-US" w:eastAsia="zh-CN" w:bidi="ar-SA"/>
              </w:rPr>
            </w:pPr>
            <w:r>
              <w:rPr>
                <w:rFonts w:hint="eastAsia" w:ascii="宋体" w:hAnsi="宋体" w:cs="宋体"/>
                <w:bCs/>
                <w:szCs w:val="21"/>
              </w:rPr>
              <w:t>3.1</w:t>
            </w:r>
            <w:r>
              <w:rPr>
                <w:rFonts w:hint="eastAsia" w:ascii="宋体" w:hAnsi="宋体" w:cs="宋体"/>
                <w:szCs w:val="21"/>
              </w:rPr>
              <w:t>如中标人未按照投标文件中承诺的时间交货或提供服务，中标人应承担延期交货和延期服务的违约责任，并赔偿采购人因此造成的实际经济损失。实际经济损失超出合同金额10%的，采购人有权终止合同。</w:t>
            </w:r>
          </w:p>
        </w:tc>
      </w:tr>
      <w:tr w14:paraId="7D80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23127DB8">
            <w:pPr>
              <w:pageBreakBefore w:val="0"/>
              <w:kinsoku/>
              <w:overflowPunct/>
              <w:topLinePunct w:val="0"/>
              <w:bidi w:val="0"/>
              <w:spacing w:beforeAutospacing="0" w:afterAutospacing="0" w:line="360" w:lineRule="auto"/>
              <w:ind w:left="0" w:leftChars="0" w:right="0" w:firstLine="0" w:firstLineChars="0"/>
            </w:pPr>
          </w:p>
        </w:tc>
        <w:tc>
          <w:tcPr>
            <w:tcW w:w="1457" w:type="dxa"/>
            <w:vMerge w:val="continue"/>
            <w:vAlign w:val="center"/>
          </w:tcPr>
          <w:p w14:paraId="5DE61A90">
            <w:pPr>
              <w:pageBreakBefore w:val="0"/>
              <w:kinsoku/>
              <w:overflowPunct/>
              <w:topLinePunct w:val="0"/>
              <w:bidi w:val="0"/>
              <w:spacing w:beforeAutospacing="0" w:afterAutospacing="0" w:line="360" w:lineRule="auto"/>
              <w:ind w:left="0" w:leftChars="0" w:right="0" w:firstLine="0" w:firstLineChars="0"/>
            </w:pPr>
          </w:p>
        </w:tc>
        <w:tc>
          <w:tcPr>
            <w:tcW w:w="6523" w:type="dxa"/>
            <w:shd w:val="clear"/>
            <w:vAlign w:val="top"/>
          </w:tcPr>
          <w:p w14:paraId="1F1B56E9">
            <w:pPr>
              <w:spacing w:line="360" w:lineRule="auto"/>
              <w:rPr>
                <w:rFonts w:hint="eastAsia" w:ascii="宋体" w:hAnsi="宋体" w:eastAsia="宋体" w:cs="宋体"/>
                <w:b/>
                <w:color w:val="FF0000"/>
                <w:kern w:val="2"/>
                <w:sz w:val="21"/>
                <w:szCs w:val="21"/>
                <w:lang w:val="en-US" w:eastAsia="zh-CN" w:bidi="ar-SA"/>
              </w:rPr>
            </w:pPr>
            <w:r>
              <w:rPr>
                <w:rFonts w:hint="eastAsia" w:ascii="宋体" w:hAnsi="宋体" w:cs="宋体"/>
                <w:bCs/>
                <w:szCs w:val="21"/>
              </w:rPr>
              <w:t>3.2中标人所交设备的品种、型号、规格、质量、功能、技术参数等方面不能实质性满足招标文件要求的，采购人有权拒绝收货，中标人向采购人偿付项目采购金额【15】‰的违约金；造成严重后果的，根据《深圳经济特区政府采购条例》第五十七条第（二）款规定，由主管部门对中标人进行处罚。</w:t>
            </w:r>
          </w:p>
        </w:tc>
      </w:tr>
      <w:tr w14:paraId="1232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0399C3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239BB1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4DB185C8">
            <w:pPr>
              <w:spacing w:line="360" w:lineRule="auto"/>
              <w:rPr>
                <w:rFonts w:hint="eastAsia" w:ascii="宋体" w:hAnsi="宋体" w:eastAsia="宋体" w:cs="宋体"/>
                <w:b/>
                <w:color w:val="FF0000"/>
                <w:kern w:val="2"/>
                <w:sz w:val="21"/>
                <w:szCs w:val="21"/>
                <w:lang w:val="en-US" w:eastAsia="zh-CN" w:bidi="ar-SA"/>
              </w:rPr>
            </w:pPr>
            <w:r>
              <w:rPr>
                <w:rFonts w:hint="eastAsia" w:ascii="宋体" w:hAnsi="宋体" w:cs="宋体"/>
                <w:bCs/>
                <w:szCs w:val="21"/>
              </w:rPr>
              <w:t>3.3中标人不能交付设备的，中标人向采购人偿付项目采购金额【15】‰的违约金；造成严重后果的，根据《深圳经济特区政府采购条例》第五十七条第（二）款规定，由主管部门对中标人进行处罚。</w:t>
            </w:r>
          </w:p>
        </w:tc>
      </w:tr>
      <w:tr w14:paraId="73BC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00678F5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5C1C5B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7957C106">
            <w:pPr>
              <w:spacing w:line="360" w:lineRule="auto"/>
              <w:rPr>
                <w:rFonts w:hint="eastAsia" w:ascii="宋体" w:hAnsi="宋体" w:eastAsia="宋体" w:cs="宋体"/>
                <w:b/>
                <w:color w:val="FF0000"/>
                <w:kern w:val="2"/>
                <w:sz w:val="21"/>
                <w:szCs w:val="21"/>
                <w:lang w:val="en-US" w:eastAsia="zh-CN" w:bidi="ar-SA"/>
              </w:rPr>
            </w:pPr>
            <w:r>
              <w:rPr>
                <w:rFonts w:hint="eastAsia" w:ascii="宋体" w:hAnsi="宋体" w:cs="宋体"/>
                <w:bCs/>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14:paraId="1DDC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02E933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6232E3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03654555">
            <w:pPr>
              <w:spacing w:line="360" w:lineRule="auto"/>
              <w:rPr>
                <w:rFonts w:hint="eastAsia" w:ascii="宋体" w:hAnsi="宋体" w:eastAsia="宋体" w:cs="宋体"/>
                <w:b/>
                <w:kern w:val="2"/>
                <w:sz w:val="21"/>
                <w:szCs w:val="21"/>
                <w:lang w:val="en-US" w:eastAsia="zh-CN" w:bidi="ar-SA"/>
              </w:rPr>
            </w:pPr>
            <w:r>
              <w:rPr>
                <w:rFonts w:hint="eastAsia" w:ascii="宋体" w:hAnsi="宋体" w:cs="宋体"/>
                <w:bCs/>
                <w:szCs w:val="21"/>
              </w:rPr>
              <w:t>3.5违约金先从</w:t>
            </w:r>
            <w:del w:id="146" w:author="Administrator" w:date="2025-02-20T15:43:43Z">
              <w:r>
                <w:rPr>
                  <w:rFonts w:hint="eastAsia" w:ascii="宋体" w:hAnsi="宋体" w:cs="宋体"/>
                  <w:bCs/>
                  <w:szCs w:val="21"/>
                </w:rPr>
                <w:delText>甲方</w:delText>
              </w:r>
            </w:del>
            <w:ins w:id="147" w:author="Administrator" w:date="2025-02-20T15:43:43Z">
              <w:r>
                <w:rPr>
                  <w:rFonts w:hint="eastAsia" w:ascii="宋体" w:hAnsi="宋体" w:cs="宋体"/>
                  <w:bCs/>
                  <w:szCs w:val="21"/>
                  <w:lang w:eastAsia="zh-CN"/>
                </w:rPr>
                <w:t>采购人</w:t>
              </w:r>
            </w:ins>
            <w:r>
              <w:rPr>
                <w:rFonts w:hint="eastAsia" w:ascii="宋体" w:hAnsi="宋体" w:cs="宋体"/>
                <w:bCs/>
                <w:szCs w:val="21"/>
              </w:rPr>
              <w:t>应付款项中扣除，若有不足部分采购人有权要求中标人补齐。</w:t>
            </w:r>
          </w:p>
        </w:tc>
      </w:tr>
      <w:tr w14:paraId="15DE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702AF4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142473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2E74D4A1">
            <w:pPr>
              <w:spacing w:line="360" w:lineRule="auto"/>
              <w:rPr>
                <w:rFonts w:hint="eastAsia" w:ascii="宋体" w:hAnsi="宋体" w:eastAsia="宋体" w:cs="宋体"/>
                <w:b w:val="0"/>
                <w:bCs/>
                <w:color w:val="auto"/>
                <w:kern w:val="2"/>
                <w:sz w:val="21"/>
                <w:szCs w:val="21"/>
                <w:highlight w:val="yellow"/>
                <w:lang w:val="en-US" w:eastAsia="zh-CN" w:bidi="ar-SA"/>
              </w:rPr>
            </w:pPr>
            <w:r>
              <w:rPr>
                <w:rFonts w:hint="eastAsia" w:ascii="宋体" w:hAnsi="宋体" w:cs="宋体"/>
                <w:b w:val="0"/>
                <w:bCs/>
                <w:color w:val="auto"/>
                <w:szCs w:val="21"/>
                <w:highlight w:val="yellow"/>
              </w:rPr>
              <w:t>★</w:t>
            </w:r>
            <w:r>
              <w:rPr>
                <w:rFonts w:hint="eastAsia" w:ascii="宋体" w:hAnsi="宋体" w:cs="宋体"/>
                <w:b w:val="0"/>
                <w:bCs/>
                <w:color w:val="auto"/>
                <w:szCs w:val="21"/>
                <w:highlight w:val="yellow"/>
                <w:shd w:val="clear" w:color="auto" w:fill="FFFFFF"/>
              </w:rPr>
              <w:t>3.6由于中标人管理不当，设备、材料不到位，工程质量不合格，造成返工或延误工期的，责任由中标</w:t>
            </w:r>
            <w:del w:id="148" w:author="Administrator" w:date="2025-02-20T15:43:03Z">
              <w:r>
                <w:rPr>
                  <w:rFonts w:hint="eastAsia" w:ascii="宋体" w:hAnsi="宋体" w:cs="宋体"/>
                  <w:b w:val="0"/>
                  <w:bCs/>
                  <w:color w:val="auto"/>
                  <w:szCs w:val="21"/>
                  <w:highlight w:val="yellow"/>
                  <w:shd w:val="clear" w:color="auto" w:fill="FFFFFF"/>
                </w:rPr>
                <w:delText>方</w:delText>
              </w:r>
            </w:del>
            <w:ins w:id="149" w:author="Administrator" w:date="2025-02-20T15:43:03Z">
              <w:r>
                <w:rPr>
                  <w:rFonts w:hint="eastAsia" w:ascii="宋体" w:hAnsi="宋体" w:cs="宋体"/>
                  <w:b w:val="0"/>
                  <w:bCs/>
                  <w:color w:val="auto"/>
                  <w:szCs w:val="21"/>
                  <w:highlight w:val="yellow"/>
                  <w:shd w:val="clear" w:color="auto" w:fill="FFFFFF"/>
                  <w:lang w:eastAsia="zh-CN"/>
                </w:rPr>
                <w:t>人</w:t>
              </w:r>
            </w:ins>
            <w:r>
              <w:rPr>
                <w:rFonts w:hint="eastAsia" w:ascii="宋体" w:hAnsi="宋体" w:cs="宋体"/>
                <w:b w:val="0"/>
                <w:bCs/>
                <w:color w:val="auto"/>
                <w:szCs w:val="21"/>
                <w:highlight w:val="yellow"/>
                <w:shd w:val="clear" w:color="auto" w:fill="FFFFFF"/>
              </w:rPr>
              <w:t>承担，项目验收合格之日每拖延一个自然日，对中标</w:t>
            </w:r>
            <w:del w:id="150" w:author="Administrator" w:date="2025-02-20T15:43:08Z">
              <w:r>
                <w:rPr>
                  <w:rFonts w:hint="eastAsia" w:ascii="宋体" w:hAnsi="宋体" w:cs="宋体"/>
                  <w:b w:val="0"/>
                  <w:bCs/>
                  <w:color w:val="auto"/>
                  <w:szCs w:val="21"/>
                  <w:highlight w:val="yellow"/>
                  <w:shd w:val="clear" w:color="auto" w:fill="FFFFFF"/>
                </w:rPr>
                <w:delText>方</w:delText>
              </w:r>
            </w:del>
            <w:ins w:id="151" w:author="Administrator" w:date="2025-02-20T15:43:08Z">
              <w:r>
                <w:rPr>
                  <w:rFonts w:hint="eastAsia" w:ascii="宋体" w:hAnsi="宋体" w:cs="宋体"/>
                  <w:b w:val="0"/>
                  <w:bCs/>
                  <w:color w:val="auto"/>
                  <w:szCs w:val="21"/>
                  <w:highlight w:val="yellow"/>
                  <w:shd w:val="clear" w:color="auto" w:fill="FFFFFF"/>
                  <w:lang w:eastAsia="zh-CN"/>
                </w:rPr>
                <w:t>人</w:t>
              </w:r>
            </w:ins>
            <w:r>
              <w:rPr>
                <w:rFonts w:hint="eastAsia" w:ascii="宋体" w:hAnsi="宋体" w:cs="宋体"/>
                <w:b w:val="0"/>
                <w:bCs/>
                <w:color w:val="auto"/>
                <w:szCs w:val="21"/>
                <w:highlight w:val="yellow"/>
                <w:shd w:val="clear" w:color="auto" w:fill="FFFFFF"/>
              </w:rPr>
              <w:t>处合同总价款（中标价）万分之一的罚金，从</w:t>
            </w:r>
            <w:del w:id="152" w:author="Administrator" w:date="2025-02-20T15:43:42Z">
              <w:r>
                <w:rPr>
                  <w:rFonts w:hint="eastAsia" w:ascii="宋体" w:hAnsi="宋体" w:cs="宋体"/>
                  <w:b w:val="0"/>
                  <w:bCs/>
                  <w:color w:val="auto"/>
                  <w:szCs w:val="21"/>
                  <w:highlight w:val="yellow"/>
                  <w:shd w:val="clear" w:color="auto" w:fill="FFFFFF"/>
                </w:rPr>
                <w:delText>甲方</w:delText>
              </w:r>
            </w:del>
            <w:ins w:id="153" w:author="Administrator" w:date="2025-02-20T15:43:42Z">
              <w:r>
                <w:rPr>
                  <w:rFonts w:hint="eastAsia" w:ascii="宋体" w:hAnsi="宋体" w:cs="宋体"/>
                  <w:b w:val="0"/>
                  <w:bCs/>
                  <w:color w:val="auto"/>
                  <w:szCs w:val="21"/>
                  <w:highlight w:val="yellow"/>
                  <w:shd w:val="clear" w:color="auto" w:fill="FFFFFF"/>
                  <w:lang w:eastAsia="zh-CN"/>
                </w:rPr>
                <w:t>采购人</w:t>
              </w:r>
            </w:ins>
            <w:r>
              <w:rPr>
                <w:rFonts w:hint="eastAsia" w:ascii="宋体" w:hAnsi="宋体" w:cs="宋体"/>
                <w:b w:val="0"/>
                <w:bCs/>
                <w:color w:val="auto"/>
                <w:szCs w:val="21"/>
                <w:highlight w:val="yellow"/>
                <w:shd w:val="clear" w:color="auto" w:fill="FFFFFF"/>
              </w:rPr>
              <w:t>应付款项中扣除。</w:t>
            </w:r>
          </w:p>
        </w:tc>
      </w:tr>
      <w:tr w14:paraId="6685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24A07F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76C179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48BDA098">
            <w:pPr>
              <w:spacing w:line="360" w:lineRule="auto"/>
              <w:rPr>
                <w:rFonts w:hint="eastAsia" w:ascii="宋体" w:hAnsi="宋体" w:eastAsia="宋体" w:cs="宋体"/>
                <w:bCs/>
                <w:kern w:val="2"/>
                <w:sz w:val="21"/>
                <w:szCs w:val="21"/>
                <w:shd w:val="clear" w:color="auto" w:fill="FFFFFF"/>
                <w:lang w:val="en-US" w:eastAsia="zh-CN" w:bidi="ar-SA"/>
              </w:rPr>
            </w:pPr>
            <w:r>
              <w:rPr>
                <w:rFonts w:hint="eastAsia" w:ascii="宋体" w:hAnsi="宋体" w:cs="宋体"/>
                <w:bCs/>
                <w:szCs w:val="21"/>
                <w:shd w:val="clear" w:color="auto" w:fill="FFFFFF"/>
              </w:rPr>
              <w:t>3.7停工所造成的工期延迟及一切损失由中标</w:t>
            </w:r>
            <w:del w:id="154" w:author="Administrator" w:date="2025-02-20T15:43:14Z">
              <w:r>
                <w:rPr>
                  <w:rFonts w:hint="eastAsia" w:ascii="宋体" w:hAnsi="宋体" w:cs="宋体"/>
                  <w:bCs/>
                  <w:szCs w:val="21"/>
                  <w:shd w:val="clear" w:color="auto" w:fill="FFFFFF"/>
                </w:rPr>
                <w:delText>方</w:delText>
              </w:r>
            </w:del>
            <w:ins w:id="155" w:author="Administrator" w:date="2025-02-20T15:43:14Z">
              <w:r>
                <w:rPr>
                  <w:rFonts w:hint="eastAsia" w:ascii="宋体" w:hAnsi="宋体" w:cs="宋体"/>
                  <w:bCs/>
                  <w:szCs w:val="21"/>
                  <w:shd w:val="clear" w:color="auto" w:fill="FFFFFF"/>
                  <w:lang w:eastAsia="zh-CN"/>
                </w:rPr>
                <w:t>人</w:t>
              </w:r>
            </w:ins>
            <w:r>
              <w:rPr>
                <w:rFonts w:hint="eastAsia" w:ascii="宋体" w:hAnsi="宋体" w:cs="宋体"/>
                <w:bCs/>
                <w:szCs w:val="21"/>
                <w:shd w:val="clear" w:color="auto" w:fill="FFFFFF"/>
              </w:rPr>
              <w:t>承担；</w:t>
            </w:r>
          </w:p>
        </w:tc>
      </w:tr>
      <w:tr w14:paraId="20B6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jc w:val="center"/>
        </w:trPr>
        <w:tc>
          <w:tcPr>
            <w:tcW w:w="840" w:type="dxa"/>
            <w:vMerge w:val="continue"/>
            <w:vAlign w:val="center"/>
          </w:tcPr>
          <w:p w14:paraId="38AA67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1457" w:type="dxa"/>
            <w:vMerge w:val="continue"/>
            <w:vAlign w:val="center"/>
          </w:tcPr>
          <w:p w14:paraId="66A4CE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sz w:val="20"/>
                <w:szCs w:val="20"/>
                <w:lang w:val="en-US" w:eastAsia="zh-CN"/>
              </w:rPr>
            </w:pPr>
          </w:p>
        </w:tc>
        <w:tc>
          <w:tcPr>
            <w:tcW w:w="6523" w:type="dxa"/>
            <w:shd w:val="clear"/>
            <w:vAlign w:val="top"/>
          </w:tcPr>
          <w:p w14:paraId="1E3E8440">
            <w:pPr>
              <w:spacing w:line="360" w:lineRule="auto"/>
              <w:rPr>
                <w:rFonts w:hint="eastAsia" w:ascii="宋体" w:hAnsi="宋体" w:eastAsia="宋体" w:cs="宋体"/>
                <w:b/>
                <w:kern w:val="2"/>
                <w:sz w:val="21"/>
                <w:szCs w:val="21"/>
                <w:lang w:val="en-US" w:eastAsia="zh-CN" w:bidi="ar-SA"/>
              </w:rPr>
            </w:pPr>
            <w:r>
              <w:rPr>
                <w:rFonts w:hint="eastAsia" w:ascii="宋体" w:hAnsi="宋体" w:cs="宋体"/>
                <w:bCs/>
                <w:szCs w:val="21"/>
              </w:rPr>
              <w:t>3.8中标人在承担上述一项或多项违约责任后，仍应继续履行合同规定的义务（采购人解除合同的除外）。采购人未能及时追究中标人的任何一项违约责任并不表明采购人放弃追究中标人该项或其他违约责任。</w:t>
            </w:r>
          </w:p>
        </w:tc>
      </w:tr>
      <w:tr w14:paraId="7307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2A008C8A">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lang w:val="en-US" w:eastAsia="zh-CN"/>
              </w:rPr>
              <w:t>4</w:t>
            </w:r>
          </w:p>
        </w:tc>
        <w:tc>
          <w:tcPr>
            <w:tcW w:w="1457" w:type="dxa"/>
            <w:shd w:val="clear"/>
            <w:vAlign w:val="center"/>
          </w:tcPr>
          <w:p w14:paraId="04234EDC">
            <w:pPr>
              <w:spacing w:line="360"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实施要求</w:t>
            </w:r>
          </w:p>
        </w:tc>
        <w:tc>
          <w:tcPr>
            <w:tcW w:w="6523" w:type="dxa"/>
            <w:shd w:val="clear"/>
            <w:vAlign w:val="top"/>
          </w:tcPr>
          <w:p w14:paraId="56CCD38F">
            <w:pPr>
              <w:spacing w:line="360" w:lineRule="auto"/>
              <w:rPr>
                <w:rFonts w:hint="eastAsia" w:ascii="宋体" w:hAnsi="宋体" w:eastAsia="宋体" w:cs="宋体"/>
                <w:bCs/>
                <w:kern w:val="2"/>
                <w:sz w:val="21"/>
                <w:szCs w:val="21"/>
                <w:lang w:val="en-US" w:eastAsia="zh-CN" w:bidi="ar-SA"/>
              </w:rPr>
            </w:pPr>
            <w:r>
              <w:rPr>
                <w:rFonts w:hint="eastAsia" w:ascii="宋体" w:hAnsi="宋体" w:cs="宋体"/>
                <w:bCs/>
                <w:szCs w:val="21"/>
                <w:shd w:val="clear" w:color="auto" w:fill="FFFFFF"/>
              </w:rPr>
              <w:t>中标人组织有资质的人员施工，当国家、行业及深圳市地方规范规程、标准存在不一致时，以要求更严格者为准。</w:t>
            </w:r>
          </w:p>
        </w:tc>
      </w:tr>
      <w:bookmarkEnd w:id="43"/>
      <w:tr w14:paraId="13FA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08BFF947">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lang w:val="en-US" w:eastAsia="zh-CN"/>
              </w:rPr>
              <w:t>5</w:t>
            </w:r>
          </w:p>
        </w:tc>
        <w:tc>
          <w:tcPr>
            <w:tcW w:w="1457" w:type="dxa"/>
            <w:vMerge w:val="restart"/>
            <w:vAlign w:val="center"/>
          </w:tcPr>
          <w:p w14:paraId="11C2C0F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color w:val="000000"/>
                <w:sz w:val="20"/>
                <w:szCs w:val="20"/>
              </w:rPr>
            </w:pPr>
            <w:r>
              <w:rPr>
                <w:rFonts w:hint="eastAsia" w:ascii="宋体" w:hAnsi="宋体" w:cs="宋体"/>
                <w:bCs/>
                <w:szCs w:val="21"/>
              </w:rPr>
              <w:t>关于培训</w:t>
            </w:r>
          </w:p>
        </w:tc>
        <w:tc>
          <w:tcPr>
            <w:tcW w:w="6523" w:type="dxa"/>
            <w:shd w:val="clear"/>
            <w:vAlign w:val="top"/>
          </w:tcPr>
          <w:p w14:paraId="511AA312">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5.1人员培训</w:t>
            </w:r>
          </w:p>
          <w:p w14:paraId="6279EC23">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（1）中标人须对招标人的系统管理、系统操作人员以及系统运行维护人员进行免费培训。</w:t>
            </w:r>
          </w:p>
          <w:p w14:paraId="7EEA2740">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（2）中标人提供的负责培训的人员应具有同类产品五年以上的维修经验。负责培训人员的资格应由招标人批准。</w:t>
            </w:r>
          </w:p>
          <w:p w14:paraId="70F118E4">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（3）技术培训费用应包含在供货总价中。</w:t>
            </w:r>
          </w:p>
          <w:p w14:paraId="699AFE3E">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4）中标人负责对招标人进行技术培训，包括对招标人进行详尽的工作原理、操作使用、一般维护、常见故障排除等一系列的专业培训,使之能够正确操作与使用全部设备并能进行常见故障排除，并提供系统操作、维修手册及各类设备的说明书。</w:t>
            </w:r>
          </w:p>
        </w:tc>
      </w:tr>
      <w:tr w14:paraId="0C9A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15740D4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rPr>
            </w:pPr>
          </w:p>
        </w:tc>
        <w:tc>
          <w:tcPr>
            <w:tcW w:w="1457" w:type="dxa"/>
            <w:vMerge w:val="continue"/>
            <w:vAlign w:val="center"/>
          </w:tcPr>
          <w:p w14:paraId="056517D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rPr>
            </w:pPr>
          </w:p>
        </w:tc>
        <w:tc>
          <w:tcPr>
            <w:tcW w:w="6523" w:type="dxa"/>
            <w:shd w:val="clear"/>
            <w:vAlign w:val="top"/>
          </w:tcPr>
          <w:p w14:paraId="640FFC76">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5.2培训方式</w:t>
            </w:r>
          </w:p>
          <w:p w14:paraId="6682F224">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采用四种培训方式:项目培训（集中授课培训）、实践培训（跟项目）、现场培训、原厂培训。</w:t>
            </w:r>
          </w:p>
        </w:tc>
      </w:tr>
      <w:tr w14:paraId="6914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5BAA4C38">
            <w:pPr>
              <w:pageBreakBefore w:val="0"/>
              <w:tabs>
                <w:tab w:val="left" w:pos="1260"/>
              </w:tabs>
              <w:kinsoku/>
              <w:overflowPunct/>
              <w:topLinePunct w:val="0"/>
              <w:bidi w:val="0"/>
              <w:spacing w:beforeAutospacing="0" w:afterAutospacing="0" w:line="360" w:lineRule="auto"/>
              <w:ind w:left="0" w:leftChars="0" w:right="0" w:firstLine="0" w:firstLineChars="0"/>
            </w:pPr>
          </w:p>
        </w:tc>
        <w:tc>
          <w:tcPr>
            <w:tcW w:w="1457" w:type="dxa"/>
            <w:vMerge w:val="continue"/>
            <w:vAlign w:val="center"/>
          </w:tcPr>
          <w:p w14:paraId="01CF45EC">
            <w:pPr>
              <w:pageBreakBefore w:val="0"/>
              <w:tabs>
                <w:tab w:val="left" w:pos="1260"/>
              </w:tabs>
              <w:kinsoku/>
              <w:overflowPunct/>
              <w:topLinePunct w:val="0"/>
              <w:bidi w:val="0"/>
              <w:spacing w:beforeAutospacing="0" w:afterAutospacing="0" w:line="360" w:lineRule="auto"/>
              <w:ind w:left="0" w:leftChars="0" w:right="0" w:firstLine="0" w:firstLineChars="0"/>
            </w:pPr>
          </w:p>
        </w:tc>
        <w:tc>
          <w:tcPr>
            <w:tcW w:w="6523" w:type="dxa"/>
            <w:shd w:val="clear"/>
            <w:vAlign w:val="top"/>
          </w:tcPr>
          <w:p w14:paraId="510022F0">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5.3培训内容：</w:t>
            </w:r>
          </w:p>
          <w:p w14:paraId="2EDC50EA">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（1）软件、设备详细的功能描述及和其它系统的接口；</w:t>
            </w:r>
          </w:p>
          <w:p w14:paraId="1672336A">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系统结构；</w:t>
            </w:r>
          </w:p>
          <w:p w14:paraId="5E37EFEB">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（2）系统各主要设备的工作原理和性能；</w:t>
            </w:r>
          </w:p>
          <w:p w14:paraId="3B61796F">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（3）系统设备功能的参数设置；</w:t>
            </w:r>
          </w:p>
          <w:p w14:paraId="432C3410">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（4）其他根据安保工作实际需求所要求的培训操作使用培训；</w:t>
            </w:r>
          </w:p>
          <w:p w14:paraId="546EB059">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（5）软件、设备的基本操作；</w:t>
            </w:r>
          </w:p>
          <w:p w14:paraId="1AC7AA40">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（6）启动和关闭系统程序及相关的安全功能；</w:t>
            </w:r>
          </w:p>
          <w:p w14:paraId="44EB1449">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（7）各种功能的操作方法；</w:t>
            </w:r>
          </w:p>
          <w:p w14:paraId="6C3BB0A5">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（8）各种自动操作方案的编制和设定；</w:t>
            </w:r>
          </w:p>
          <w:p w14:paraId="7219C9FA">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（9）其他根据安保工作实际需求所要求的培训；</w:t>
            </w:r>
          </w:p>
          <w:p w14:paraId="474ECA6D">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（10）系统及主要设备故障分析方法，包括：故障定位和确认程序；设备性能演示，模拟故障演示和顺序诊断；</w:t>
            </w:r>
          </w:p>
          <w:p w14:paraId="6BB7F774">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在正常运营情况下，维修采用的隔离方法；</w:t>
            </w:r>
          </w:p>
          <w:p w14:paraId="6517AF34">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（11）在招标人要求限定时间内，恢复维护操作和紧急处理过程等；</w:t>
            </w:r>
          </w:p>
          <w:p w14:paraId="1C818965">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（12）系统故障时的恢复维护操作和紧急处理过程程序；</w:t>
            </w:r>
          </w:p>
          <w:p w14:paraId="259A561B">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系统及主要设备故障分析和维护方法等。</w:t>
            </w:r>
          </w:p>
        </w:tc>
      </w:tr>
      <w:tr w14:paraId="49B0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1FD4976D">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1457" w:type="dxa"/>
            <w:vMerge w:val="continue"/>
            <w:vAlign w:val="center"/>
          </w:tcPr>
          <w:p w14:paraId="35056F4F">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6523" w:type="dxa"/>
            <w:shd w:val="clear"/>
            <w:vAlign w:val="top"/>
          </w:tcPr>
          <w:p w14:paraId="26B63270">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5.4培训计划：</w:t>
            </w:r>
          </w:p>
          <w:p w14:paraId="27A4763D">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（1）中标人应编制并实施必要的培训课程，负责对招标人的雇员的技术培训，使招标人的雇员能熟练地操作和维护各种系统及其设备。课程计划应区分系统人员和维护管理人员。</w:t>
            </w:r>
          </w:p>
          <w:p w14:paraId="0A24A437">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（2）中标人应规定课程的时间和地点，每门课程的最多培训人数，每门课程的计划，并在每项培训两个星期前把详细培训计划包括内容和时间安排由招标人审批。</w:t>
            </w:r>
          </w:p>
        </w:tc>
      </w:tr>
      <w:tr w14:paraId="1380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1E059082">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1457" w:type="dxa"/>
            <w:vMerge w:val="continue"/>
            <w:vAlign w:val="center"/>
          </w:tcPr>
          <w:p w14:paraId="1C94ECA4">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6523" w:type="dxa"/>
            <w:shd w:val="clear"/>
            <w:vAlign w:val="top"/>
          </w:tcPr>
          <w:p w14:paraId="4D488723">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w:t>
            </w:r>
            <w:r>
              <w:rPr>
                <w:rFonts w:hint="eastAsia" w:ascii="宋体" w:hAnsi="宋体" w:cs="宋体"/>
                <w:szCs w:val="21"/>
                <w:shd w:val="clear" w:color="auto" w:fill="FFFFFF"/>
                <w:lang w:val="en-US" w:eastAsia="zh-CN"/>
              </w:rPr>
              <w:t>.5</w:t>
            </w:r>
            <w:r>
              <w:rPr>
                <w:rFonts w:hint="eastAsia" w:ascii="宋体" w:hAnsi="宋体" w:cs="宋体"/>
                <w:szCs w:val="21"/>
                <w:shd w:val="clear" w:color="auto" w:fill="FFFFFF"/>
              </w:rPr>
              <w:t>培训对象</w:t>
            </w:r>
          </w:p>
          <w:p w14:paraId="0875B675">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（1）培训人员由招标人指定。</w:t>
            </w:r>
          </w:p>
          <w:p w14:paraId="27B7C78B">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2）系统操作人员（工程师/程序员）：能较深入地了解各设备及软件的工作原理、系统组成、传输特性、验收、测试方法、验收技术标准和其它相关技术要求，能全面地掌握该设备及软件，并能指导其它技术人员的维护工作。</w:t>
            </w:r>
          </w:p>
          <w:p w14:paraId="540CA64E">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（3）维护管理人员（技术员）：掌握设备及软件的详尽的工作原理、操作使用、一般维护、常见故障排除等一系列的专业培训,使之能够正确操作与使用全部设备，并能进行常见故障排除。</w:t>
            </w:r>
          </w:p>
        </w:tc>
      </w:tr>
      <w:tr w14:paraId="251D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6DF0FBD0">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1457" w:type="dxa"/>
            <w:vMerge w:val="continue"/>
            <w:vAlign w:val="center"/>
          </w:tcPr>
          <w:p w14:paraId="73FD6C1B">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6523" w:type="dxa"/>
            <w:shd w:val="clear"/>
            <w:vAlign w:val="top"/>
          </w:tcPr>
          <w:p w14:paraId="05A91ED3">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5.6技术培训</w:t>
            </w:r>
          </w:p>
          <w:p w14:paraId="2BC59783">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（1）包括工程师和一般技术员的培训。</w:t>
            </w:r>
          </w:p>
          <w:p w14:paraId="276622E4">
            <w:pPr>
              <w:spacing w:line="360" w:lineRule="auto"/>
              <w:rPr>
                <w:rFonts w:hint="eastAsia" w:ascii="宋体" w:hAnsi="宋体" w:eastAsia="宋体" w:cs="宋体"/>
                <w:kern w:val="2"/>
                <w:sz w:val="21"/>
                <w:szCs w:val="21"/>
                <w:shd w:val="clear" w:color="auto" w:fill="FFFFFF"/>
                <w:lang w:val="en-US" w:eastAsia="zh-CN" w:bidi="ar-SA"/>
              </w:rPr>
            </w:pPr>
            <w:r>
              <w:rPr>
                <w:rFonts w:hint="eastAsia" w:ascii="宋体" w:hAnsi="宋体" w:cs="宋体"/>
                <w:szCs w:val="21"/>
                <w:shd w:val="clear" w:color="auto" w:fill="FFFFFF"/>
              </w:rPr>
              <w:t>（2）培训期为一周，并要在项目验收之前完成，技术员培训至少应在现场测试及试运转之前完成。培训所用教材至少在培训开始前一个月提供。</w:t>
            </w:r>
          </w:p>
        </w:tc>
      </w:tr>
      <w:tr w14:paraId="1741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jc w:val="center"/>
        </w:trPr>
        <w:tc>
          <w:tcPr>
            <w:tcW w:w="840" w:type="dxa"/>
            <w:vMerge w:val="continue"/>
            <w:vAlign w:val="center"/>
          </w:tcPr>
          <w:p w14:paraId="52D57857">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1457" w:type="dxa"/>
            <w:vMerge w:val="continue"/>
            <w:vAlign w:val="center"/>
          </w:tcPr>
          <w:p w14:paraId="2F333A4D">
            <w:pPr>
              <w:pageBreakBefore w:val="0"/>
              <w:tabs>
                <w:tab w:val="left" w:pos="1260"/>
              </w:tabs>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000000"/>
                <w:szCs w:val="21"/>
              </w:rPr>
            </w:pPr>
          </w:p>
        </w:tc>
        <w:tc>
          <w:tcPr>
            <w:tcW w:w="6523" w:type="dxa"/>
            <w:shd w:val="clear"/>
            <w:vAlign w:val="top"/>
          </w:tcPr>
          <w:p w14:paraId="4C89779A">
            <w:pPr>
              <w:spacing w:line="360" w:lineRule="auto"/>
              <w:rPr>
                <w:rFonts w:hint="eastAsia" w:ascii="宋体" w:hAnsi="宋体" w:cs="宋体"/>
                <w:szCs w:val="21"/>
                <w:shd w:val="clear" w:color="auto" w:fill="FFFFFF"/>
              </w:rPr>
            </w:pPr>
            <w:r>
              <w:rPr>
                <w:rFonts w:hint="eastAsia" w:ascii="宋体" w:hAnsi="宋体" w:cs="宋体"/>
                <w:szCs w:val="21"/>
                <w:shd w:val="clear" w:color="auto" w:fill="FFFFFF"/>
              </w:rPr>
              <w:t>5.7管理培训</w:t>
            </w:r>
          </w:p>
          <w:p w14:paraId="2369C587">
            <w:pPr>
              <w:spacing w:line="360" w:lineRule="auto"/>
              <w:jc w:val="left"/>
              <w:rPr>
                <w:rFonts w:hint="eastAsia" w:ascii="宋体" w:hAnsi="宋体" w:eastAsia="宋体" w:cs="宋体"/>
                <w:bCs/>
                <w:kern w:val="2"/>
                <w:sz w:val="21"/>
                <w:szCs w:val="21"/>
                <w:shd w:val="clear" w:color="auto" w:fill="FFFFFF"/>
                <w:lang w:val="en-US" w:eastAsia="zh-CN" w:bidi="ar-SA"/>
              </w:rPr>
            </w:pPr>
            <w:r>
              <w:rPr>
                <w:rFonts w:hint="eastAsia" w:ascii="宋体" w:hAnsi="宋体" w:cs="宋体"/>
                <w:szCs w:val="21"/>
                <w:shd w:val="clear" w:color="auto" w:fill="FFFFFF"/>
              </w:rPr>
              <w:t>中标人应对管理人员进行培训，并应安排在收到接受书后一个月内完成。在现场地培训应在完工测试和试运转之前完成。</w:t>
            </w:r>
          </w:p>
        </w:tc>
      </w:tr>
      <w:tr w14:paraId="3422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840" w:type="dxa"/>
            <w:vMerge w:val="restart"/>
            <w:vAlign w:val="center"/>
          </w:tcPr>
          <w:p w14:paraId="47010E31">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lang w:val="en-US" w:eastAsia="zh-CN"/>
              </w:rPr>
              <w:t>6</w:t>
            </w:r>
          </w:p>
        </w:tc>
        <w:tc>
          <w:tcPr>
            <w:tcW w:w="1457" w:type="dxa"/>
            <w:vMerge w:val="restart"/>
            <w:vAlign w:val="center"/>
          </w:tcPr>
          <w:p w14:paraId="1987C1A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sz w:val="20"/>
                <w:szCs w:val="20"/>
              </w:rPr>
            </w:pPr>
            <w:r>
              <w:rPr>
                <w:rFonts w:hint="eastAsia" w:ascii="宋体" w:hAnsi="宋体" w:cs="宋体"/>
                <w:bCs/>
                <w:szCs w:val="21"/>
              </w:rPr>
              <w:t>付款方式</w:t>
            </w:r>
          </w:p>
        </w:tc>
        <w:tc>
          <w:tcPr>
            <w:tcW w:w="6523" w:type="dxa"/>
            <w:vAlign w:val="top"/>
          </w:tcPr>
          <w:p w14:paraId="6DD1B00B">
            <w:pPr>
              <w:pStyle w:val="2"/>
              <w:rPr>
                <w:rFonts w:hint="eastAsia" w:ascii="宋体" w:hAnsi="宋体" w:eastAsia="宋体" w:cs="宋体"/>
                <w:color w:val="000000"/>
                <w:sz w:val="20"/>
                <w:szCs w:val="20"/>
                <w:highlight w:val="yellow"/>
                <w:lang w:eastAsia="zh-CN"/>
              </w:rPr>
            </w:pPr>
            <w:r>
              <w:rPr>
                <w:rFonts w:hint="eastAsia" w:ascii="宋体" w:hAnsi="宋体" w:cs="宋体"/>
                <w:b w:val="0"/>
                <w:sz w:val="21"/>
                <w:szCs w:val="21"/>
                <w:highlight w:val="yellow"/>
                <w:lang w:eastAsia="zh-CN"/>
              </w:rPr>
              <w:t>★</w:t>
            </w:r>
            <w:r>
              <w:rPr>
                <w:rFonts w:hint="eastAsia" w:ascii="宋体" w:hAnsi="宋体" w:cs="宋体"/>
                <w:b w:val="0"/>
                <w:sz w:val="21"/>
                <w:szCs w:val="21"/>
                <w:highlight w:val="yellow"/>
              </w:rPr>
              <w:t>6.1中标金额即为合同签署价，最终结算价格以</w:t>
            </w:r>
            <w:del w:id="156" w:author="Administrator" w:date="2025-02-20T15:43:40Z">
              <w:r>
                <w:rPr>
                  <w:rFonts w:hint="eastAsia" w:ascii="宋体" w:hAnsi="宋体" w:cs="宋体"/>
                  <w:b w:val="0"/>
                  <w:sz w:val="21"/>
                  <w:szCs w:val="21"/>
                  <w:highlight w:val="yellow"/>
                </w:rPr>
                <w:delText>甲方</w:delText>
              </w:r>
            </w:del>
            <w:ins w:id="157" w:author="Administrator" w:date="2025-02-20T15:43:40Z">
              <w:r>
                <w:rPr>
                  <w:rFonts w:hint="eastAsia" w:ascii="宋体" w:hAnsi="宋体" w:cs="宋体"/>
                  <w:b w:val="0"/>
                  <w:sz w:val="21"/>
                  <w:szCs w:val="21"/>
                  <w:highlight w:val="yellow"/>
                  <w:lang w:eastAsia="zh-CN"/>
                </w:rPr>
                <w:t>采购人</w:t>
              </w:r>
            </w:ins>
            <w:r>
              <w:rPr>
                <w:rFonts w:hint="eastAsia" w:ascii="宋体" w:hAnsi="宋体" w:cs="宋体"/>
                <w:b w:val="0"/>
                <w:sz w:val="21"/>
                <w:szCs w:val="21"/>
                <w:highlight w:val="yellow"/>
              </w:rPr>
              <w:t>依照相关规定委托的第三方审计机构的审计结论为准。</w:t>
            </w:r>
          </w:p>
        </w:tc>
      </w:tr>
      <w:tr w14:paraId="7A28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840" w:type="dxa"/>
            <w:vMerge w:val="continue"/>
            <w:vAlign w:val="center"/>
          </w:tcPr>
          <w:p w14:paraId="750F85A5">
            <w:pPr>
              <w:pageBreakBefore w:val="0"/>
              <w:widowControl/>
              <w:tabs>
                <w:tab w:val="left" w:pos="1366"/>
              </w:tabs>
              <w:kinsoku/>
              <w:overflowPunct/>
              <w:topLinePunct w:val="0"/>
              <w:bidi w:val="0"/>
              <w:spacing w:beforeAutospacing="0" w:afterAutospacing="0" w:line="360" w:lineRule="auto"/>
              <w:ind w:left="0" w:leftChars="0" w:right="0" w:firstLine="0" w:firstLineChars="0"/>
              <w:jc w:val="left"/>
            </w:pPr>
          </w:p>
        </w:tc>
        <w:tc>
          <w:tcPr>
            <w:tcW w:w="1457" w:type="dxa"/>
            <w:vMerge w:val="continue"/>
            <w:vAlign w:val="center"/>
          </w:tcPr>
          <w:p w14:paraId="0409E7B9">
            <w:pPr>
              <w:pageBreakBefore w:val="0"/>
              <w:widowControl/>
              <w:tabs>
                <w:tab w:val="left" w:pos="1366"/>
              </w:tabs>
              <w:kinsoku/>
              <w:overflowPunct/>
              <w:topLinePunct w:val="0"/>
              <w:bidi w:val="0"/>
              <w:spacing w:beforeAutospacing="0" w:afterAutospacing="0" w:line="360" w:lineRule="auto"/>
              <w:ind w:left="0" w:leftChars="0" w:right="0" w:firstLine="0" w:firstLineChars="0"/>
              <w:jc w:val="left"/>
            </w:pPr>
          </w:p>
        </w:tc>
        <w:tc>
          <w:tcPr>
            <w:tcW w:w="6523" w:type="dxa"/>
            <w:vAlign w:val="top"/>
          </w:tcPr>
          <w:p w14:paraId="15342368">
            <w:pPr>
              <w:pStyle w:val="2"/>
              <w:rPr>
                <w:rFonts w:hint="eastAsia" w:ascii="宋体" w:hAnsi="宋体" w:eastAsia="宋体" w:cs="宋体"/>
                <w:color w:val="000000"/>
                <w:sz w:val="20"/>
                <w:szCs w:val="20"/>
                <w:highlight w:val="yellow"/>
                <w:lang w:eastAsia="zh-CN"/>
              </w:rPr>
            </w:pPr>
            <w:r>
              <w:rPr>
                <w:rFonts w:hint="eastAsia" w:ascii="宋体" w:hAnsi="宋体" w:cs="宋体"/>
                <w:b w:val="0"/>
                <w:sz w:val="21"/>
                <w:szCs w:val="21"/>
                <w:highlight w:val="yellow"/>
                <w:lang w:eastAsia="zh-CN"/>
              </w:rPr>
              <w:t>★</w:t>
            </w:r>
            <w:r>
              <w:rPr>
                <w:rFonts w:hint="eastAsia" w:ascii="宋体" w:hAnsi="宋体" w:cs="宋体"/>
                <w:b w:val="0"/>
                <w:sz w:val="21"/>
                <w:szCs w:val="21"/>
                <w:highlight w:val="yellow"/>
              </w:rPr>
              <w:t>6.2合同货物详细目录及销售价格见:投标文件(同投标文件中投标确定的货物数量及价格,如投标人的投标报价出现缺项、漏项或是未填单价或合价的部分,将被视为该费用已包含在其他报价项目的单价或合价内,招标人将不另行支付)。</w:t>
            </w:r>
          </w:p>
        </w:tc>
      </w:tr>
      <w:tr w14:paraId="30B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7898270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0"/>
                <w:szCs w:val="20"/>
              </w:rPr>
            </w:pPr>
          </w:p>
        </w:tc>
        <w:tc>
          <w:tcPr>
            <w:tcW w:w="1457" w:type="dxa"/>
            <w:vMerge w:val="continue"/>
            <w:vAlign w:val="center"/>
          </w:tcPr>
          <w:p w14:paraId="2F0F9A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0"/>
                <w:szCs w:val="20"/>
              </w:rPr>
            </w:pPr>
          </w:p>
        </w:tc>
        <w:tc>
          <w:tcPr>
            <w:tcW w:w="6523" w:type="dxa"/>
            <w:vAlign w:val="top"/>
          </w:tcPr>
          <w:p w14:paraId="3E410FDA">
            <w:pPr>
              <w:pStyle w:val="2"/>
              <w:rPr>
                <w:rFonts w:hint="eastAsia" w:ascii="宋体" w:hAnsi="宋体" w:cs="宋体"/>
                <w:b w:val="0"/>
                <w:sz w:val="21"/>
                <w:szCs w:val="21"/>
                <w:highlight w:val="yellow"/>
              </w:rPr>
            </w:pPr>
            <w:r>
              <w:rPr>
                <w:rFonts w:hint="eastAsia" w:ascii="宋体" w:hAnsi="宋体" w:cs="宋体"/>
                <w:b w:val="0"/>
                <w:sz w:val="21"/>
                <w:szCs w:val="21"/>
                <w:highlight w:val="yellow"/>
                <w:lang w:eastAsia="zh-CN"/>
              </w:rPr>
              <w:t>★</w:t>
            </w:r>
            <w:r>
              <w:rPr>
                <w:rFonts w:hint="eastAsia" w:ascii="宋体" w:hAnsi="宋体" w:cs="宋体"/>
                <w:b w:val="0"/>
                <w:sz w:val="21"/>
                <w:szCs w:val="21"/>
                <w:highlight w:val="yellow"/>
              </w:rPr>
              <w:t>6.3合同进度款的支付</w:t>
            </w:r>
          </w:p>
          <w:p w14:paraId="7C7BF861">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rPr>
              <w:t>1、合同签订后,</w:t>
            </w:r>
            <w:del w:id="158" w:author="Administrator" w:date="2025-02-20T15:43:32Z">
              <w:r>
                <w:rPr>
                  <w:rFonts w:hint="eastAsia" w:ascii="宋体" w:hAnsi="宋体" w:cs="宋体"/>
                  <w:kern w:val="0"/>
                  <w:szCs w:val="21"/>
                  <w:highlight w:val="yellow"/>
                </w:rPr>
                <w:delText>甲方</w:delText>
              </w:r>
            </w:del>
            <w:ins w:id="159" w:author="Administrator" w:date="2025-02-20T15:43:32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在收到中标方当期款的发票后,向中标方支付合同总金额的</w:t>
            </w:r>
            <w:r>
              <w:rPr>
                <w:rFonts w:hint="eastAsia" w:ascii="宋体" w:hAnsi="宋体" w:cs="宋体"/>
                <w:kern w:val="0"/>
                <w:szCs w:val="21"/>
                <w:highlight w:val="yellow"/>
                <w:lang w:val="en-US" w:eastAsia="zh-CN"/>
              </w:rPr>
              <w:t>5</w:t>
            </w:r>
            <w:r>
              <w:rPr>
                <w:rFonts w:hint="eastAsia" w:ascii="宋体" w:hAnsi="宋体" w:cs="宋体"/>
                <w:kern w:val="0"/>
                <w:szCs w:val="21"/>
                <w:highlight w:val="yellow"/>
              </w:rPr>
              <w:t>0%；</w:t>
            </w:r>
          </w:p>
          <w:p w14:paraId="3C95352D">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rPr>
              <w:t>2、项目竣工并通过</w:t>
            </w:r>
            <w:r>
              <w:rPr>
                <w:rFonts w:hint="eastAsia" w:ascii="宋体" w:hAnsi="宋体" w:cs="宋体"/>
                <w:kern w:val="0"/>
                <w:szCs w:val="21"/>
                <w:highlight w:val="yellow"/>
                <w:lang w:eastAsia="zh-CN"/>
              </w:rPr>
              <w:t>验收</w:t>
            </w:r>
            <w:r>
              <w:rPr>
                <w:rFonts w:hint="eastAsia" w:ascii="宋体" w:hAnsi="宋体" w:cs="宋体"/>
                <w:kern w:val="0"/>
                <w:szCs w:val="21"/>
                <w:highlight w:val="yellow"/>
              </w:rPr>
              <w:t>后,</w:t>
            </w:r>
            <w:del w:id="160" w:author="Administrator" w:date="2025-02-20T15:43:33Z">
              <w:r>
                <w:rPr>
                  <w:rFonts w:hint="eastAsia" w:ascii="宋体" w:hAnsi="宋体" w:cs="宋体"/>
                  <w:kern w:val="0"/>
                  <w:szCs w:val="21"/>
                  <w:highlight w:val="yellow"/>
                </w:rPr>
                <w:delText>甲方</w:delText>
              </w:r>
            </w:del>
            <w:ins w:id="161" w:author="Administrator" w:date="2025-02-20T15:43:33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在收到中标方当期款的发票后,向中标方支付合同总金额的</w:t>
            </w:r>
            <w:r>
              <w:rPr>
                <w:rFonts w:hint="eastAsia" w:ascii="宋体" w:hAnsi="宋体" w:cs="宋体"/>
                <w:kern w:val="0"/>
                <w:szCs w:val="21"/>
                <w:highlight w:val="yellow"/>
                <w:lang w:val="en-US" w:eastAsia="zh-CN"/>
              </w:rPr>
              <w:t>45</w:t>
            </w:r>
            <w:r>
              <w:rPr>
                <w:rFonts w:hint="eastAsia" w:ascii="宋体" w:hAnsi="宋体" w:cs="宋体"/>
                <w:kern w:val="0"/>
                <w:szCs w:val="21"/>
                <w:highlight w:val="yellow"/>
              </w:rPr>
              <w:t>%；</w:t>
            </w:r>
          </w:p>
          <w:p w14:paraId="64A44D53">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lang w:val="en-US" w:eastAsia="zh-CN"/>
              </w:rPr>
              <w:t>3</w:t>
            </w:r>
            <w:r>
              <w:rPr>
                <w:rFonts w:hint="eastAsia" w:ascii="宋体" w:hAnsi="宋体" w:cs="宋体"/>
                <w:kern w:val="0"/>
                <w:szCs w:val="21"/>
                <w:highlight w:val="yellow"/>
              </w:rPr>
              <w:t>、项目</w:t>
            </w:r>
            <w:r>
              <w:rPr>
                <w:rFonts w:hint="eastAsia" w:ascii="宋体" w:hAnsi="宋体" w:cs="宋体"/>
                <w:kern w:val="0"/>
                <w:szCs w:val="21"/>
                <w:highlight w:val="yellow"/>
                <w:lang w:eastAsia="zh-CN"/>
              </w:rPr>
              <w:t>验收</w:t>
            </w:r>
            <w:r>
              <w:rPr>
                <w:rFonts w:hint="eastAsia" w:ascii="宋体" w:hAnsi="宋体" w:cs="宋体"/>
                <w:kern w:val="0"/>
                <w:szCs w:val="21"/>
                <w:highlight w:val="yellow"/>
              </w:rPr>
              <w:t>合格并交付使用后进入免费保修期，免费保修期满后，</w:t>
            </w:r>
            <w:del w:id="162" w:author="Administrator" w:date="2025-02-20T15:43:33Z">
              <w:r>
                <w:rPr>
                  <w:rFonts w:hint="eastAsia" w:ascii="宋体" w:hAnsi="宋体" w:cs="宋体"/>
                  <w:kern w:val="0"/>
                  <w:szCs w:val="21"/>
                  <w:highlight w:val="yellow"/>
                </w:rPr>
                <w:delText>甲方</w:delText>
              </w:r>
            </w:del>
            <w:ins w:id="163" w:author="Administrator" w:date="2025-02-20T15:43:33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向中标方支付合同</w:t>
            </w:r>
            <w:r>
              <w:rPr>
                <w:rFonts w:hint="eastAsia" w:ascii="宋体" w:hAnsi="宋体" w:cs="宋体"/>
                <w:kern w:val="0"/>
                <w:szCs w:val="21"/>
                <w:highlight w:val="yellow"/>
                <w:lang w:eastAsia="zh-CN"/>
              </w:rPr>
              <w:t>总金额的</w:t>
            </w:r>
            <w:r>
              <w:rPr>
                <w:rFonts w:hint="eastAsia" w:ascii="宋体" w:hAnsi="宋体" w:cs="宋体"/>
                <w:kern w:val="0"/>
                <w:szCs w:val="21"/>
                <w:highlight w:val="yellow"/>
              </w:rPr>
              <w:t>5%；</w:t>
            </w:r>
          </w:p>
          <w:p w14:paraId="2F9C484F">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lang w:val="en-US" w:eastAsia="zh-CN"/>
              </w:rPr>
              <w:t>4</w:t>
            </w:r>
            <w:r>
              <w:rPr>
                <w:rFonts w:hint="eastAsia" w:ascii="宋体" w:hAnsi="宋体" w:cs="宋体"/>
                <w:kern w:val="0"/>
                <w:szCs w:val="21"/>
                <w:highlight w:val="yellow"/>
              </w:rPr>
              <w:t>、以上付款均由中标方提交相关材料(含各阶段的检验、验收材料、支付证书)，以及足额的合同款项发票后，</w:t>
            </w:r>
            <w:r>
              <w:rPr>
                <w:rFonts w:hint="eastAsia" w:ascii="宋体" w:hAnsi="宋体" w:cs="宋体"/>
                <w:kern w:val="0"/>
                <w:szCs w:val="21"/>
                <w:highlight w:val="yellow"/>
                <w:lang w:eastAsia="zh-CN"/>
              </w:rPr>
              <w:t>经</w:t>
            </w:r>
            <w:del w:id="164" w:author="Administrator" w:date="2025-02-20T15:43:34Z">
              <w:r>
                <w:rPr>
                  <w:rFonts w:hint="eastAsia" w:ascii="宋体" w:hAnsi="宋体" w:cs="宋体"/>
                  <w:kern w:val="0"/>
                  <w:szCs w:val="21"/>
                  <w:highlight w:val="yellow"/>
                </w:rPr>
                <w:delText>甲方</w:delText>
              </w:r>
            </w:del>
            <w:ins w:id="165" w:author="Administrator" w:date="2025-02-20T15:43:34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审核</w:t>
            </w:r>
            <w:r>
              <w:rPr>
                <w:rFonts w:hint="eastAsia" w:ascii="宋体" w:hAnsi="宋体" w:cs="宋体"/>
                <w:kern w:val="0"/>
                <w:szCs w:val="21"/>
                <w:highlight w:val="yellow"/>
                <w:lang w:eastAsia="zh-CN"/>
              </w:rPr>
              <w:t>通过后</w:t>
            </w:r>
            <w:r>
              <w:rPr>
                <w:rFonts w:hint="eastAsia" w:ascii="宋体" w:hAnsi="宋体" w:cs="宋体"/>
                <w:kern w:val="0"/>
                <w:szCs w:val="21"/>
                <w:highlight w:val="yellow"/>
              </w:rPr>
              <w:t>，</w:t>
            </w:r>
            <w:del w:id="166" w:author="Administrator" w:date="2025-02-20T15:43:34Z">
              <w:r>
                <w:rPr>
                  <w:rFonts w:hint="eastAsia" w:ascii="宋体" w:hAnsi="宋体" w:cs="宋体"/>
                  <w:kern w:val="0"/>
                  <w:szCs w:val="21"/>
                  <w:highlight w:val="yellow"/>
                </w:rPr>
                <w:delText>甲方</w:delText>
              </w:r>
            </w:del>
            <w:ins w:id="167" w:author="Administrator" w:date="2025-02-20T15:43:34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根据中标方开具的相应金额的发票向财政部门申请支付；</w:t>
            </w:r>
          </w:p>
          <w:p w14:paraId="0E07591B">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lang w:val="en-US" w:eastAsia="zh-CN"/>
              </w:rPr>
              <w:t>5</w:t>
            </w:r>
            <w:r>
              <w:rPr>
                <w:rFonts w:hint="eastAsia" w:ascii="宋体" w:hAnsi="宋体" w:cs="宋体"/>
                <w:kern w:val="0"/>
                <w:szCs w:val="21"/>
                <w:highlight w:val="yellow"/>
              </w:rPr>
              <w:t>、如中标方按照相关法律规定、招投标文件或合同约定有责任向</w:t>
            </w:r>
            <w:del w:id="168" w:author="Administrator" w:date="2025-02-20T15:43:35Z">
              <w:r>
                <w:rPr>
                  <w:rFonts w:hint="eastAsia" w:ascii="宋体" w:hAnsi="宋体" w:cs="宋体"/>
                  <w:kern w:val="0"/>
                  <w:szCs w:val="21"/>
                  <w:highlight w:val="yellow"/>
                </w:rPr>
                <w:delText>甲方</w:delText>
              </w:r>
            </w:del>
            <w:ins w:id="169" w:author="Administrator" w:date="2025-02-20T15:43:35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支付违约金或其他赔偿时,</w:t>
            </w:r>
            <w:del w:id="170" w:author="Administrator" w:date="2025-02-20T15:43:35Z">
              <w:r>
                <w:rPr>
                  <w:rFonts w:hint="eastAsia" w:ascii="宋体" w:hAnsi="宋体" w:cs="宋体"/>
                  <w:kern w:val="0"/>
                  <w:szCs w:val="21"/>
                  <w:highlight w:val="yellow"/>
                </w:rPr>
                <w:delText>甲方</w:delText>
              </w:r>
            </w:del>
            <w:ins w:id="171" w:author="Administrator" w:date="2025-02-20T15:43:35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在通知中标方后,有权从上述付款中扣除该款项；</w:t>
            </w:r>
          </w:p>
          <w:p w14:paraId="3654C7A4">
            <w:pPr>
              <w:widowControl/>
              <w:spacing w:line="360" w:lineRule="auto"/>
              <w:jc w:val="left"/>
              <w:textAlignment w:val="top"/>
              <w:rPr>
                <w:rFonts w:hint="eastAsia" w:ascii="宋体" w:hAnsi="宋体" w:cs="宋体"/>
                <w:kern w:val="0"/>
                <w:szCs w:val="21"/>
                <w:highlight w:val="yellow"/>
              </w:rPr>
            </w:pPr>
            <w:r>
              <w:rPr>
                <w:rFonts w:hint="eastAsia" w:ascii="宋体" w:hAnsi="宋体" w:cs="宋体"/>
                <w:kern w:val="0"/>
                <w:szCs w:val="21"/>
                <w:highlight w:val="yellow"/>
                <w:lang w:val="en-US" w:eastAsia="zh-CN"/>
              </w:rPr>
              <w:t>6</w:t>
            </w:r>
            <w:r>
              <w:rPr>
                <w:rFonts w:hint="eastAsia" w:ascii="宋体" w:hAnsi="宋体" w:cs="宋体"/>
                <w:kern w:val="0"/>
                <w:szCs w:val="21"/>
                <w:highlight w:val="yellow"/>
              </w:rPr>
              <w:t>、由于政府部门各相关支付程序引起的时间延误中标方应充分谅解,</w:t>
            </w:r>
            <w:del w:id="172" w:author="Administrator" w:date="2025-02-20T15:43:36Z">
              <w:r>
                <w:rPr>
                  <w:rFonts w:hint="eastAsia" w:ascii="宋体" w:hAnsi="宋体" w:cs="宋体"/>
                  <w:kern w:val="0"/>
                  <w:szCs w:val="21"/>
                  <w:highlight w:val="yellow"/>
                </w:rPr>
                <w:delText>甲方</w:delText>
              </w:r>
            </w:del>
            <w:ins w:id="173" w:author="Administrator" w:date="2025-02-20T15:43:36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将尽可能进行协调解决,中标方不得就此索要经济赔偿。款项进入</w:t>
            </w:r>
            <w:del w:id="174" w:author="Administrator" w:date="2025-02-20T15:44:06Z">
              <w:r>
                <w:rPr>
                  <w:rFonts w:hint="eastAsia" w:ascii="宋体" w:hAnsi="宋体" w:cs="宋体"/>
                  <w:kern w:val="0"/>
                  <w:szCs w:val="21"/>
                  <w:highlight w:val="yellow"/>
                </w:rPr>
                <w:delText>乙方</w:delText>
              </w:r>
            </w:del>
            <w:ins w:id="175" w:author="Administrator" w:date="2025-02-20T15:44:06Z">
              <w:r>
                <w:rPr>
                  <w:rFonts w:hint="eastAsia" w:ascii="宋体" w:hAnsi="宋体" w:cs="宋体"/>
                  <w:kern w:val="0"/>
                  <w:szCs w:val="21"/>
                  <w:highlight w:val="yellow"/>
                  <w:lang w:eastAsia="zh-CN"/>
                </w:rPr>
                <w:t>中标人</w:t>
              </w:r>
            </w:ins>
            <w:r>
              <w:rPr>
                <w:rFonts w:hint="eastAsia" w:ascii="宋体" w:hAnsi="宋体" w:cs="宋体"/>
                <w:kern w:val="0"/>
                <w:szCs w:val="21"/>
                <w:highlight w:val="yellow"/>
              </w:rPr>
              <w:t>账户视为</w:t>
            </w:r>
            <w:del w:id="176" w:author="Administrator" w:date="2025-02-20T15:43:36Z">
              <w:r>
                <w:rPr>
                  <w:rFonts w:hint="eastAsia" w:ascii="宋体" w:hAnsi="宋体" w:cs="宋体"/>
                  <w:kern w:val="0"/>
                  <w:szCs w:val="21"/>
                  <w:highlight w:val="yellow"/>
                </w:rPr>
                <w:delText>甲方</w:delText>
              </w:r>
            </w:del>
            <w:ins w:id="177" w:author="Administrator" w:date="2025-02-20T15:43:36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完成付款义务，此后产生的其他风险由</w:t>
            </w:r>
            <w:del w:id="178" w:author="Administrator" w:date="2025-02-20T15:44:06Z">
              <w:r>
                <w:rPr>
                  <w:rFonts w:hint="eastAsia" w:ascii="宋体" w:hAnsi="宋体" w:cs="宋体"/>
                  <w:kern w:val="0"/>
                  <w:szCs w:val="21"/>
                  <w:highlight w:val="yellow"/>
                </w:rPr>
                <w:delText>乙方</w:delText>
              </w:r>
            </w:del>
            <w:ins w:id="179" w:author="Administrator" w:date="2025-02-20T15:44:06Z">
              <w:r>
                <w:rPr>
                  <w:rFonts w:hint="eastAsia" w:ascii="宋体" w:hAnsi="宋体" w:cs="宋体"/>
                  <w:kern w:val="0"/>
                  <w:szCs w:val="21"/>
                  <w:highlight w:val="yellow"/>
                  <w:lang w:eastAsia="zh-CN"/>
                </w:rPr>
                <w:t>中标人</w:t>
              </w:r>
            </w:ins>
            <w:r>
              <w:rPr>
                <w:rFonts w:hint="eastAsia" w:ascii="宋体" w:hAnsi="宋体" w:cs="宋体"/>
                <w:kern w:val="0"/>
                <w:szCs w:val="21"/>
                <w:highlight w:val="yellow"/>
              </w:rPr>
              <w:t>自行承担。</w:t>
            </w:r>
          </w:p>
          <w:p w14:paraId="1ACC3868">
            <w:pPr>
              <w:spacing w:line="360" w:lineRule="auto"/>
              <w:jc w:val="left"/>
              <w:outlineLvl w:val="0"/>
              <w:rPr>
                <w:rFonts w:hint="eastAsia" w:ascii="宋体" w:hAnsi="宋体" w:eastAsia="宋体" w:cs="宋体"/>
                <w:color w:val="000000"/>
                <w:sz w:val="20"/>
                <w:szCs w:val="20"/>
                <w:highlight w:val="yellow"/>
              </w:rPr>
            </w:pPr>
            <w:r>
              <w:rPr>
                <w:rFonts w:hint="eastAsia" w:ascii="宋体" w:hAnsi="宋体" w:cs="宋体"/>
                <w:kern w:val="0"/>
                <w:szCs w:val="21"/>
                <w:highlight w:val="yellow"/>
                <w:lang w:val="en-US" w:eastAsia="zh-CN"/>
              </w:rPr>
              <w:t>7</w:t>
            </w:r>
            <w:r>
              <w:rPr>
                <w:rFonts w:hint="eastAsia" w:ascii="宋体" w:hAnsi="宋体" w:cs="宋体"/>
                <w:kern w:val="0"/>
                <w:szCs w:val="21"/>
                <w:highlight w:val="yellow"/>
              </w:rPr>
              <w:t>、为切实维护施工工人合法权益，确保参与施工人员按时、足额拿到工资，</w:t>
            </w:r>
            <w:del w:id="180" w:author="Administrator" w:date="2025-02-20T15:44:05Z">
              <w:r>
                <w:rPr>
                  <w:rFonts w:hint="eastAsia" w:ascii="宋体" w:hAnsi="宋体" w:cs="宋体"/>
                  <w:kern w:val="0"/>
                  <w:szCs w:val="21"/>
                  <w:highlight w:val="yellow"/>
                </w:rPr>
                <w:delText>乙方</w:delText>
              </w:r>
            </w:del>
            <w:ins w:id="181" w:author="Administrator" w:date="2025-02-20T15:44:05Z">
              <w:r>
                <w:rPr>
                  <w:rFonts w:hint="eastAsia" w:ascii="宋体" w:hAnsi="宋体" w:cs="宋体"/>
                  <w:kern w:val="0"/>
                  <w:szCs w:val="21"/>
                  <w:highlight w:val="yellow"/>
                  <w:lang w:eastAsia="zh-CN"/>
                </w:rPr>
                <w:t>中标人</w:t>
              </w:r>
            </w:ins>
            <w:r>
              <w:rPr>
                <w:rFonts w:hint="eastAsia" w:ascii="宋体" w:hAnsi="宋体" w:cs="宋体"/>
                <w:kern w:val="0"/>
                <w:szCs w:val="21"/>
                <w:highlight w:val="yellow"/>
              </w:rPr>
              <w:t>应承诺在</w:t>
            </w:r>
            <w:del w:id="182" w:author="Administrator" w:date="2025-02-20T15:43:36Z">
              <w:r>
                <w:rPr>
                  <w:rFonts w:hint="eastAsia" w:ascii="宋体" w:hAnsi="宋体" w:cs="宋体"/>
                  <w:kern w:val="0"/>
                  <w:szCs w:val="21"/>
                  <w:highlight w:val="yellow"/>
                </w:rPr>
                <w:delText>甲方</w:delText>
              </w:r>
            </w:del>
            <w:ins w:id="183" w:author="Administrator" w:date="2025-02-20T15:43:36Z">
              <w:r>
                <w:rPr>
                  <w:rFonts w:hint="eastAsia" w:ascii="宋体" w:hAnsi="宋体" w:cs="宋体"/>
                  <w:kern w:val="0"/>
                  <w:szCs w:val="21"/>
                  <w:highlight w:val="yellow"/>
                  <w:lang w:eastAsia="zh-CN"/>
                </w:rPr>
                <w:t>采购人</w:t>
              </w:r>
            </w:ins>
            <w:r>
              <w:rPr>
                <w:rFonts w:hint="eastAsia" w:ascii="宋体" w:hAnsi="宋体" w:cs="宋体"/>
                <w:kern w:val="0"/>
                <w:szCs w:val="21"/>
                <w:highlight w:val="yellow"/>
              </w:rPr>
              <w:t>正常履行合同付款的情况下，</w:t>
            </w:r>
            <w:del w:id="184" w:author="Administrator" w:date="2025-02-20T15:44:04Z">
              <w:r>
                <w:rPr>
                  <w:rFonts w:hint="eastAsia" w:ascii="宋体" w:hAnsi="宋体" w:cs="宋体"/>
                  <w:kern w:val="0"/>
                  <w:szCs w:val="21"/>
                  <w:highlight w:val="yellow"/>
                </w:rPr>
                <w:delText>乙方</w:delText>
              </w:r>
            </w:del>
            <w:ins w:id="185" w:author="Administrator" w:date="2025-02-20T15:44:04Z">
              <w:r>
                <w:rPr>
                  <w:rFonts w:hint="eastAsia" w:ascii="宋体" w:hAnsi="宋体" w:cs="宋体"/>
                  <w:kern w:val="0"/>
                  <w:szCs w:val="21"/>
                  <w:highlight w:val="yellow"/>
                  <w:lang w:eastAsia="zh-CN"/>
                </w:rPr>
                <w:t>中标人</w:t>
              </w:r>
            </w:ins>
            <w:r>
              <w:rPr>
                <w:rFonts w:hint="eastAsia" w:ascii="宋体" w:hAnsi="宋体" w:cs="宋体"/>
                <w:kern w:val="0"/>
                <w:szCs w:val="21"/>
                <w:highlight w:val="yellow"/>
              </w:rPr>
              <w:t>应严格按照劳动法及劳动合同要求以法定货币形式按时足额支付劳动者报酬，不得以任何名目拖欠和克扣。</w:t>
            </w:r>
          </w:p>
        </w:tc>
      </w:tr>
      <w:tr w14:paraId="1635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42BBD3E1">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sz w:val="20"/>
                <w:szCs w:val="20"/>
                <w:lang w:val="en-US" w:eastAsia="zh-CN"/>
              </w:rPr>
            </w:pPr>
            <w:r>
              <w:rPr>
                <w:rFonts w:hint="eastAsia" w:ascii="宋体" w:hAnsi="宋体" w:eastAsia="宋体" w:cs="宋体"/>
                <w:b w:val="0"/>
                <w:bCs/>
                <w:sz w:val="20"/>
                <w:szCs w:val="20"/>
                <w:lang w:val="en-US" w:eastAsia="zh-CN"/>
              </w:rPr>
              <w:t>7</w:t>
            </w:r>
          </w:p>
        </w:tc>
        <w:tc>
          <w:tcPr>
            <w:tcW w:w="1457" w:type="dxa"/>
            <w:shd w:val="clear"/>
            <w:vAlign w:val="center"/>
          </w:tcPr>
          <w:p w14:paraId="32B44993">
            <w:pPr>
              <w:spacing w:line="360"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其他</w:t>
            </w:r>
          </w:p>
        </w:tc>
        <w:tc>
          <w:tcPr>
            <w:tcW w:w="6523" w:type="dxa"/>
            <w:shd w:val="clear"/>
            <w:vAlign w:val="top"/>
          </w:tcPr>
          <w:p w14:paraId="30C47D2A">
            <w:pPr>
              <w:spacing w:line="360" w:lineRule="auto"/>
              <w:rPr>
                <w:rFonts w:hint="eastAsia" w:ascii="宋体" w:hAnsi="宋体" w:eastAsia="宋体" w:cs="宋体"/>
                <w:bCs/>
                <w:kern w:val="2"/>
                <w:sz w:val="21"/>
                <w:szCs w:val="21"/>
                <w:lang w:val="en-US" w:eastAsia="zh-CN" w:bidi="ar-SA"/>
              </w:rPr>
            </w:pPr>
            <w:r>
              <w:rPr>
                <w:rFonts w:hint="eastAsia" w:ascii="宋体" w:hAnsi="宋体" w:cs="宋体"/>
                <w:bCs/>
                <w:szCs w:val="21"/>
              </w:rPr>
              <w:t>投标人应按其投标文件中的承诺，进行其他售后服务工作。另外</w:t>
            </w:r>
            <w:r>
              <w:rPr>
                <w:rFonts w:ascii="宋体" w:hAnsi="宋体" w:cs="宋体"/>
                <w:bCs/>
                <w:szCs w:val="21"/>
              </w:rPr>
              <w:t>，投标人</w:t>
            </w:r>
            <w:r>
              <w:rPr>
                <w:rFonts w:hint="eastAsia" w:ascii="宋体" w:hAnsi="宋体" w:cs="宋体"/>
                <w:bCs/>
                <w:szCs w:val="21"/>
              </w:rPr>
              <w:t>应按照</w:t>
            </w:r>
            <w:r>
              <w:rPr>
                <w:rFonts w:ascii="宋体" w:hAnsi="宋体" w:cs="宋体"/>
                <w:bCs/>
                <w:szCs w:val="21"/>
              </w:rPr>
              <w:t>招标文件要求提供配套的集成服务和安装服务，其中集成服务包含</w:t>
            </w:r>
            <w:r>
              <w:rPr>
                <w:rFonts w:hint="eastAsia" w:ascii="宋体" w:hAnsi="宋体" w:cs="宋体"/>
                <w:bCs/>
                <w:szCs w:val="21"/>
              </w:rPr>
              <w:t>对采购设备、系统的部署调试工作以及</w:t>
            </w:r>
            <w:r>
              <w:rPr>
                <w:rFonts w:ascii="宋体" w:hAnsi="宋体" w:cs="宋体"/>
                <w:bCs/>
                <w:szCs w:val="21"/>
              </w:rPr>
              <w:t>项目的第三方检测服务。</w:t>
            </w:r>
          </w:p>
        </w:tc>
      </w:tr>
    </w:tbl>
    <w:p w14:paraId="378A5E69">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六、其他重要条款</w:t>
      </w:r>
    </w:p>
    <w:p w14:paraId="671494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DEDEB68">
      <w:pPr>
        <w:pStyle w:val="8"/>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2</w:t>
      </w:r>
      <w:r>
        <w:rPr>
          <w:rFonts w:hint="eastAsia" w:ascii="宋体" w:hAnsi="宋体" w:eastAsia="宋体" w:cs="宋体"/>
          <w:bCs/>
          <w:szCs w:val="21"/>
        </w:rPr>
        <w:t>、投标人应充分了解项目的位置、情况、道路及任何其它足以影响投标报价的情况，任何因忽视或误解项目情况而导致的索赔或服务期限延长申请将不获批准。</w:t>
      </w:r>
    </w:p>
    <w:p w14:paraId="516CE2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w:t>
      </w:r>
      <w:r>
        <w:rPr>
          <w:rFonts w:hint="eastAsia" w:ascii="宋体" w:hAnsi="宋体" w:eastAsia="宋体" w:cs="宋体"/>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79D26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4</w:t>
      </w:r>
      <w:r>
        <w:rPr>
          <w:rFonts w:hint="eastAsia" w:ascii="宋体" w:hAnsi="宋体" w:eastAsia="宋体" w:cs="宋体"/>
          <w:bCs/>
          <w:szCs w:val="21"/>
        </w:rPr>
        <w:t>、除政府采购合同继续履行将损害国家利益和社会公共利益外，双方当事人不得擅自变更、中止或者终止合同。</w:t>
      </w:r>
    </w:p>
    <w:p w14:paraId="222FD3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r>
        <w:rPr>
          <w:rFonts w:hint="eastAsia" w:ascii="宋体" w:hAnsi="宋体" w:eastAsia="宋体" w:cs="宋体"/>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宋体" w:hAnsi="宋体" w:eastAsia="宋体" w:cs="宋体"/>
          <w:bCs/>
          <w:szCs w:val="21"/>
          <w:lang w:val="en-US" w:eastAsia="zh-CN"/>
        </w:rPr>
        <w:t>。</w:t>
      </w:r>
    </w:p>
    <w:p w14:paraId="066BC0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F4863F0">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615653F">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209C8E8">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p w14:paraId="7B329837">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kern w:val="2"/>
        </w:rPr>
      </w:pPr>
      <w:r>
        <w:rPr>
          <w:rFonts w:hint="eastAsia" w:ascii="宋体" w:hAnsi="宋体" w:eastAsia="宋体" w:cs="宋体"/>
          <w:kern w:val="2"/>
        </w:rPr>
        <w:t>第四章</w:t>
      </w:r>
      <w:r>
        <w:rPr>
          <w:rFonts w:hint="eastAsia" w:ascii="宋体" w:hAnsi="宋体" w:eastAsia="宋体" w:cs="宋体"/>
          <w:kern w:val="2"/>
        </w:rPr>
        <w:t xml:space="preserve"> </w:t>
      </w:r>
      <w:r>
        <w:rPr>
          <w:rFonts w:hint="eastAsia" w:ascii="宋体" w:hAnsi="宋体" w:eastAsia="宋体" w:cs="宋体"/>
          <w:kern w:val="2"/>
        </w:rPr>
        <w:t xml:space="preserve"> 投标文件组成要求及格式</w:t>
      </w:r>
    </w:p>
    <w:p w14:paraId="51B094C1">
      <w:pPr>
        <w:pageBreakBefore w:val="0"/>
        <w:kinsoku/>
        <w:overflowPunct/>
        <w:topLinePunct w:val="0"/>
        <w:bidi w:val="0"/>
        <w:spacing w:beforeAutospacing="0" w:afterAutospacing="0" w:line="360" w:lineRule="auto"/>
        <w:ind w:left="0" w:leftChars="0" w:right="0" w:firstLine="0" w:firstLineChars="0"/>
        <w:rPr>
          <w:rStyle w:val="58"/>
          <w:rFonts w:hint="eastAsia" w:ascii="宋体" w:hAnsi="宋体" w:eastAsia="宋体" w:cs="宋体"/>
          <w:sz w:val="24"/>
        </w:rPr>
      </w:pPr>
      <w:r>
        <w:rPr>
          <w:rStyle w:val="58"/>
          <w:rFonts w:hint="eastAsia" w:ascii="宋体" w:hAnsi="宋体" w:eastAsia="宋体" w:cs="宋体"/>
          <w:sz w:val="24"/>
        </w:rPr>
        <w:t>特别提醒：</w:t>
      </w:r>
    </w:p>
    <w:p w14:paraId="658EAC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422008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    投标文件正文（信息公开部分）必须编制于“正文（公开部分）”部分，投标文件附件（非信息公开部分）必须编制于“附件（不公开部分）”部分，如下图所示。</w:t>
      </w:r>
    </w:p>
    <w:p w14:paraId="362DE7F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75E630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44" w:name="_Hlk72257167"/>
      <w:r>
        <w:rPr>
          <w:rFonts w:hint="eastAsia" w:ascii="宋体" w:hAnsi="宋体" w:eastAsia="宋体" w:cs="宋体"/>
          <w:sz w:val="24"/>
        </w:rPr>
        <w:t>政府集中采购机构公布投标文件正文（信息公开部分）时为计算机截取信息自动公布，</w:t>
      </w:r>
      <w:r>
        <w:rPr>
          <w:rFonts w:hint="eastAsia" w:ascii="宋体" w:hAnsi="宋体" w:eastAsia="宋体" w:cs="宋体"/>
          <w:b/>
          <w:bCs/>
          <w:sz w:val="24"/>
        </w:rPr>
        <w:t>如投标人误将涉及个人隐私的信息放入投标文件正文，相关后果由投标人自负；</w:t>
      </w:r>
      <w:r>
        <w:rPr>
          <w:rFonts w:hint="eastAsia" w:ascii="宋体" w:hAnsi="宋体" w:eastAsia="宋体" w:cs="宋体"/>
          <w:sz w:val="24"/>
          <w:highlight w:val="yellow"/>
        </w:rPr>
        <w:t>如投标人将必须放于投标文件正文（信息公开部分）的内容放入投标文件附件（非信息公开部分），将作投标无效处理。</w:t>
      </w:r>
    </w:p>
    <w:bookmarkEnd w:id="44"/>
    <w:p w14:paraId="5F286F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237086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2BCF1A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E796A19">
      <w:pPr>
        <w:pageBreakBefore w:val="0"/>
        <w:kinsoku/>
        <w:overflowPunct/>
        <w:topLinePunct w:val="0"/>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rPr>
      </w:pPr>
      <w:r>
        <w:rPr>
          <w:rStyle w:val="58"/>
          <w:rFonts w:hint="eastAsia" w:ascii="宋体" w:hAnsi="宋体" w:eastAsia="宋体" w:cs="宋体"/>
          <w:sz w:val="28"/>
          <w:szCs w:val="28"/>
        </w:rPr>
        <w:t>投标文件组成：</w:t>
      </w:r>
    </w:p>
    <w:p w14:paraId="568E4E56">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bookmarkStart w:id="45" w:name="_Hlk72257253"/>
      <w:r>
        <w:rPr>
          <w:rFonts w:hint="eastAsia" w:ascii="宋体" w:hAnsi="宋体" w:eastAsia="宋体" w:cs="宋体"/>
          <w:sz w:val="24"/>
        </w:rPr>
        <w:t>1.投标文件正文</w:t>
      </w:r>
      <w:r>
        <w:rPr>
          <w:rFonts w:hint="eastAsia" w:ascii="宋体" w:hAnsi="宋体" w:eastAsia="宋体" w:cs="宋体"/>
          <w:b/>
          <w:color w:val="FF0000"/>
          <w:sz w:val="24"/>
        </w:rPr>
        <w:t>（信息公开部分）</w:t>
      </w:r>
      <w:r>
        <w:rPr>
          <w:rFonts w:hint="eastAsia" w:ascii="宋体" w:hAnsi="宋体" w:eastAsia="宋体" w:cs="宋体"/>
          <w:sz w:val="24"/>
        </w:rPr>
        <w:t>，主要包括以下内容：</w:t>
      </w:r>
    </w:p>
    <w:p w14:paraId="529E54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bookmarkStart w:id="46" w:name="_Hlk72070784"/>
      <w:r>
        <w:rPr>
          <w:rFonts w:hint="eastAsia" w:ascii="宋体" w:hAnsi="宋体" w:eastAsia="宋体" w:cs="宋体"/>
          <w:szCs w:val="21"/>
        </w:rPr>
        <w:t>投标函</w:t>
      </w:r>
      <w:bookmarkEnd w:id="46"/>
    </w:p>
    <w:p w14:paraId="72ADA7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47" w:name="_Hlk72062521"/>
      <w:r>
        <w:rPr>
          <w:rFonts w:hint="eastAsia" w:ascii="宋体" w:hAnsi="宋体" w:eastAsia="宋体" w:cs="宋体"/>
          <w:szCs w:val="21"/>
        </w:rPr>
        <w:t>政府采购投标及履约承诺函</w:t>
      </w:r>
      <w:bookmarkEnd w:id="47"/>
    </w:p>
    <w:p w14:paraId="7E98DB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rPr>
        <w:t>3</w:t>
      </w:r>
      <w:r>
        <w:rPr>
          <w:rFonts w:hint="eastAsia" w:ascii="宋体" w:hAnsi="宋体" w:eastAsia="宋体" w:cs="宋体"/>
          <w:szCs w:val="21"/>
        </w:rPr>
        <w:t>）投标人情况及资格证明文件</w:t>
      </w:r>
    </w:p>
    <w:p w14:paraId="537DB9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48" w:name="_Hlk72257201"/>
      <w:r>
        <w:rPr>
          <w:rFonts w:hint="eastAsia" w:ascii="宋体" w:hAnsi="宋体" w:eastAsia="宋体" w:cs="宋体"/>
          <w:szCs w:val="21"/>
        </w:rPr>
        <w:t>（</w:t>
      </w:r>
      <w:r>
        <w:rPr>
          <w:rFonts w:hint="eastAsia" w:ascii="宋体" w:hAnsi="宋体" w:eastAsia="宋体" w:cs="宋体"/>
          <w:szCs w:val="21"/>
        </w:rPr>
        <w:t>4</w:t>
      </w:r>
      <w:r>
        <w:rPr>
          <w:rFonts w:hint="eastAsia" w:ascii="宋体" w:hAnsi="宋体" w:eastAsia="宋体" w:cs="宋体"/>
          <w:szCs w:val="21"/>
        </w:rPr>
        <w:t>）项目详细报价</w:t>
      </w:r>
    </w:p>
    <w:bookmarkEnd w:id="48"/>
    <w:p w14:paraId="1BD012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299F6354">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r>
        <w:rPr>
          <w:rFonts w:hint="eastAsia" w:ascii="宋体" w:hAnsi="宋体" w:eastAsia="宋体" w:cs="宋体"/>
          <w:sz w:val="24"/>
        </w:rPr>
        <w:t>2.投标文件附件</w:t>
      </w:r>
      <w:r>
        <w:rPr>
          <w:rFonts w:hint="eastAsia" w:ascii="宋体" w:hAnsi="宋体" w:eastAsia="宋体" w:cs="宋体"/>
          <w:b/>
          <w:color w:val="FF0000"/>
          <w:sz w:val="24"/>
        </w:rPr>
        <w:t>（信息不公开部分）</w:t>
      </w:r>
      <w:r>
        <w:rPr>
          <w:rFonts w:hint="eastAsia" w:ascii="宋体" w:hAnsi="宋体" w:eastAsia="宋体" w:cs="宋体"/>
          <w:sz w:val="24"/>
        </w:rPr>
        <w:t>：主要包括以下内容：</w:t>
      </w:r>
    </w:p>
    <w:p w14:paraId="059862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eastAsia="zh-CN"/>
        </w:rPr>
      </w:pPr>
      <w:commentRangeStart w:id="9"/>
      <w:r>
        <w:rPr>
          <w:rFonts w:hint="eastAsia" w:ascii="宋体" w:hAnsi="宋体" w:eastAsia="宋体" w:cs="宋体"/>
          <w:szCs w:val="21"/>
          <w:lang w:eastAsia="zh-CN"/>
        </w:rPr>
        <w:t>（</w:t>
      </w:r>
      <w:r>
        <w:rPr>
          <w:rFonts w:hint="eastAsia" w:ascii="宋体" w:hAnsi="宋体" w:eastAsia="宋体" w:cs="宋体"/>
          <w:szCs w:val="21"/>
          <w:lang w:val="en-US" w:eastAsia="zh-CN"/>
        </w:rPr>
        <w:t>1</w:t>
      </w:r>
      <w:r>
        <w:rPr>
          <w:rFonts w:hint="eastAsia" w:ascii="宋体" w:hAnsi="宋体" w:eastAsia="宋体" w:cs="宋体"/>
          <w:szCs w:val="21"/>
          <w:lang w:eastAsia="zh-CN"/>
        </w:rPr>
        <w:t>）供应商基本情况表</w:t>
      </w:r>
      <w:commentRangeEnd w:id="9"/>
      <w:r>
        <w:rPr>
          <w:rFonts w:hint="eastAsia" w:ascii="宋体" w:hAnsi="宋体" w:eastAsia="宋体" w:cs="宋体"/>
        </w:rPr>
        <w:commentReference w:id="9"/>
      </w:r>
    </w:p>
    <w:p w14:paraId="4BC53D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）法定代表人（负责人）证明书</w:t>
      </w:r>
    </w:p>
    <w:p w14:paraId="028A54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3</w:t>
      </w:r>
      <w:r>
        <w:rPr>
          <w:rFonts w:hint="eastAsia" w:ascii="宋体" w:hAnsi="宋体" w:eastAsia="宋体" w:cs="宋体"/>
          <w:szCs w:val="21"/>
        </w:rPr>
        <w:t>）投标文件签署授权委托书</w:t>
      </w:r>
    </w:p>
    <w:p w14:paraId="4F9DA0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4</w:t>
      </w:r>
      <w:r>
        <w:rPr>
          <w:rFonts w:hint="eastAsia" w:ascii="宋体" w:hAnsi="宋体" w:eastAsia="宋体" w:cs="宋体"/>
          <w:szCs w:val="21"/>
        </w:rPr>
        <w:t>）实质性条款响应情况表</w:t>
      </w:r>
    </w:p>
    <w:p w14:paraId="102EC3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）技术要求偏离表</w:t>
      </w:r>
    </w:p>
    <w:p w14:paraId="1B6446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6</w:t>
      </w:r>
      <w:r>
        <w:rPr>
          <w:rFonts w:hint="eastAsia" w:ascii="宋体" w:hAnsi="宋体" w:eastAsia="宋体" w:cs="宋体"/>
          <w:szCs w:val="21"/>
        </w:rPr>
        <w:t>）商务要求偏离表</w:t>
      </w:r>
    </w:p>
    <w:p w14:paraId="3B349B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7</w:t>
      </w:r>
      <w:r>
        <w:rPr>
          <w:rFonts w:hint="eastAsia" w:ascii="宋体" w:hAnsi="宋体" w:eastAsia="宋体" w:cs="宋体"/>
          <w:szCs w:val="21"/>
        </w:rPr>
        <w:t>）投标人认为需要加以说明的其他内容</w:t>
      </w:r>
    </w:p>
    <w:p w14:paraId="0C919D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0F775CF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45"/>
    <w:p w14:paraId="50CAF5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B57F8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bookmarkStart w:id="49" w:name="_Hlk72257771"/>
      <w:r>
        <w:rPr>
          <w:rFonts w:hint="eastAsia" w:ascii="宋体" w:hAnsi="宋体" w:eastAsia="宋体" w:cs="宋体"/>
          <w:b/>
          <w:szCs w:val="21"/>
        </w:rPr>
        <w:t>备注：</w:t>
      </w:r>
    </w:p>
    <w:p w14:paraId="32F10E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highlight w:val="yellow"/>
        </w:rPr>
      </w:pPr>
      <w:bookmarkStart w:id="50" w:name="_Hlk72263559"/>
      <w:r>
        <w:rPr>
          <w:rFonts w:hint="eastAsia" w:ascii="宋体" w:hAnsi="宋体" w:eastAsia="宋体" w:cs="宋体"/>
          <w:b/>
          <w:szCs w:val="21"/>
          <w:highlight w:val="yellow"/>
        </w:rPr>
        <w:t>1.本项目为网上电子投标项目，投标文件不需法人或授权委托人另行签字，无需加盖单位公章，招标文件另有规定的除外。</w:t>
      </w:r>
    </w:p>
    <w:p w14:paraId="4F483E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r>
        <w:rPr>
          <w:rFonts w:hint="eastAsia" w:ascii="宋体" w:hAnsi="宋体" w:eastAsia="宋体" w:cs="宋体"/>
          <w:b/>
          <w:szCs w:val="21"/>
        </w:rPr>
        <w:t>2.关于填写“开标一览表”的说明：“开标一览表”中除“投标总价”外，其他信息不作评审依据。</w:t>
      </w:r>
      <w:bookmarkEnd w:id="49"/>
      <w:bookmarkEnd w:id="50"/>
    </w:p>
    <w:p w14:paraId="2209F7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5C7609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676DF0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12CAF5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sectPr>
          <w:pgSz w:w="11907" w:h="16840"/>
          <w:pgMar w:top="1440" w:right="1797" w:bottom="1440" w:left="1797" w:header="851" w:footer="992" w:gutter="0"/>
          <w:cols w:space="425" w:num="1"/>
          <w:titlePg/>
          <w:docGrid w:linePitch="462" w:charSpace="0"/>
        </w:sectPr>
      </w:pPr>
    </w:p>
    <w:p w14:paraId="485751CD">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r>
        <w:rPr>
          <w:rFonts w:hint="eastAsia" w:ascii="宋体" w:hAnsi="宋体" w:eastAsia="宋体" w:cs="宋体"/>
          <w:b/>
          <w:color w:val="FF0000"/>
          <w:sz w:val="28"/>
          <w:szCs w:val="28"/>
        </w:rPr>
        <w:t>投标文件正文（信息公开部分）</w:t>
      </w:r>
    </w:p>
    <w:p w14:paraId="1F757373">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一、投标函</w:t>
      </w:r>
    </w:p>
    <w:p w14:paraId="13AD62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1" w:name="_Hlk72257506"/>
      <w:r>
        <w:rPr>
          <w:rFonts w:hint="eastAsia" w:ascii="宋体" w:hAnsi="宋体" w:eastAsia="宋体" w:cs="宋体"/>
          <w:szCs w:val="21"/>
        </w:rPr>
        <w:t>致：</w:t>
      </w:r>
      <w:r>
        <w:rPr>
          <w:rFonts w:hint="eastAsia" w:ascii="宋体" w:hAnsi="宋体" w:eastAsia="宋体" w:cs="宋体"/>
          <w:szCs w:val="21"/>
          <w:u w:val="single"/>
        </w:rPr>
        <w:t xml:space="preserve">  </w:t>
      </w:r>
      <w:r>
        <w:rPr>
          <w:rFonts w:hint="eastAsia" w:ascii="宋体" w:hAnsi="宋体" w:eastAsia="宋体" w:cs="宋体"/>
          <w:color w:val="FF0000"/>
          <w:szCs w:val="21"/>
          <w:u w:val="single"/>
        </w:rPr>
        <w:t>深圳公共资源交易中心</w:t>
      </w:r>
      <w:r>
        <w:rPr>
          <w:rFonts w:hint="eastAsia" w:ascii="宋体" w:hAnsi="宋体" w:eastAsia="宋体" w:cs="宋体"/>
          <w:szCs w:val="21"/>
          <w:u w:val="single"/>
        </w:rPr>
        <w:t xml:space="preserve">  </w:t>
      </w:r>
    </w:p>
    <w:p w14:paraId="312A12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2" w:name="_Hlk73818812"/>
      <w:r>
        <w:rPr>
          <w:rFonts w:hint="eastAsia" w:ascii="宋体" w:hAnsi="宋体" w:eastAsia="宋体" w:cs="宋体"/>
          <w:szCs w:val="21"/>
        </w:rPr>
        <w:t>1、根据已收到贵单位的项目编号为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rPr>
        <w:t>的</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eastAsia="zh-CN"/>
        </w:rPr>
        <w:t>（</w:t>
      </w:r>
      <w:r>
        <w:rPr>
          <w:rFonts w:hint="eastAsia" w:ascii="宋体" w:hAnsi="宋体" w:eastAsia="宋体" w:cs="宋体"/>
          <w:szCs w:val="21"/>
          <w:u w:val="thick"/>
        </w:rPr>
        <w:t>项目</w:t>
      </w:r>
      <w:r>
        <w:rPr>
          <w:rFonts w:hint="eastAsia" w:ascii="宋体" w:hAnsi="宋体" w:eastAsia="宋体" w:cs="宋体"/>
          <w:szCs w:val="21"/>
          <w:u w:val="thick"/>
          <w:lang w:val="en-US" w:eastAsia="zh-CN"/>
        </w:rPr>
        <w:t>名称</w:t>
      </w:r>
      <w:r>
        <w:rPr>
          <w:rFonts w:hint="eastAsia" w:ascii="宋体" w:hAnsi="宋体" w:eastAsia="宋体" w:cs="宋体"/>
          <w:szCs w:val="21"/>
          <w:u w:val="thick"/>
          <w:lang w:eastAsia="zh-CN"/>
        </w:rPr>
        <w:t>）</w:t>
      </w:r>
      <w:r>
        <w:rPr>
          <w:rFonts w:hint="eastAsia" w:ascii="宋体" w:hAnsi="宋体" w:eastAsia="宋体" w:cs="宋体"/>
          <w:szCs w:val="21"/>
          <w:u w:val="thick"/>
        </w:rPr>
        <w:t xml:space="preserve">          </w:t>
      </w:r>
      <w:r>
        <w:rPr>
          <w:rFonts w:hint="eastAsia" w:ascii="宋体" w:hAnsi="宋体" w:eastAsia="宋体" w:cs="宋体"/>
          <w:szCs w:val="21"/>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宋体" w:hAnsi="宋体" w:eastAsia="宋体" w:cs="宋体"/>
          <w:szCs w:val="21"/>
        </w:rPr>
        <w:t>愿意按照招标文件要求承包上述项目并修补其任何缺陷。</w:t>
      </w:r>
      <w:bookmarkEnd w:id="53"/>
    </w:p>
    <w:p w14:paraId="52BC8D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rPr>
        <w:t>、</w:t>
      </w:r>
      <w:bookmarkStart w:id="54" w:name="_Hlk73819847"/>
      <w:r>
        <w:rPr>
          <w:rFonts w:hint="eastAsia" w:ascii="宋体" w:hAnsi="宋体" w:eastAsia="宋体" w:cs="宋体"/>
          <w:szCs w:val="21"/>
        </w:rPr>
        <w:t>投标价格见</w:t>
      </w:r>
      <w:r>
        <w:rPr>
          <w:rFonts w:hint="eastAsia" w:ascii="宋体" w:hAnsi="宋体" w:eastAsia="宋体" w:cs="宋体"/>
          <w:szCs w:val="21"/>
        </w:rPr>
        <w:t>投标书编制软件中《开标一览表》中填写的投标总价。</w:t>
      </w:r>
      <w:bookmarkEnd w:id="54"/>
    </w:p>
    <w:p w14:paraId="5DC7C5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3、如果我单位中标，我单位将按照招标文件的要求足额提交履约担保。</w:t>
      </w:r>
    </w:p>
    <w:p w14:paraId="785F60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4、我单位同意所递交的投标文件在“对通用条款的补充内容”中明确的投标有效期内有效，在此期间内我单位的投标有可能中标，我方将受此约束。</w:t>
      </w:r>
    </w:p>
    <w:p w14:paraId="6D3EC5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5、除非另外达成协议并生效，贵单位的中标通知书和本投标文件将构成合同的重要内容。</w:t>
      </w:r>
    </w:p>
    <w:p w14:paraId="4E108B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rPr>
        <w:t>6、我单位理解贵单位将不受必须接受所收到的最低报价或其它任何投标文件的约束。</w:t>
      </w:r>
      <w:bookmarkEnd w:id="52"/>
      <w:r>
        <w:rPr>
          <w:rFonts w:hint="eastAsia" w:ascii="宋体" w:hAnsi="宋体" w:eastAsia="宋体" w:cs="宋体"/>
          <w:b/>
          <w:szCs w:val="21"/>
        </w:rPr>
        <w:t>7</w:t>
      </w:r>
      <w:r>
        <w:rPr>
          <w:rFonts w:hint="eastAsia" w:ascii="宋体" w:hAnsi="宋体" w:eastAsia="宋体" w:cs="宋体"/>
          <w:b/>
          <w:szCs w:val="21"/>
        </w:rPr>
        <w:t>、如我单位提交样品，且未在规定时间内取回样品的，视同放弃取回，同意深圳公共资源交易中心对我单位提交的样品进行清理。</w:t>
      </w:r>
    </w:p>
    <w:p w14:paraId="44EA9E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4758B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投标人：</w:t>
      </w:r>
      <w:r>
        <w:rPr>
          <w:rFonts w:hint="eastAsia" w:ascii="宋体" w:hAnsi="宋体" w:eastAsia="宋体" w:cs="宋体"/>
          <w:szCs w:val="21"/>
          <w:u w:val="thick"/>
        </w:rPr>
        <w:t xml:space="preserve">                   </w:t>
      </w:r>
      <w:r>
        <w:rPr>
          <w:rFonts w:hint="eastAsia" w:ascii="宋体" w:hAnsi="宋体" w:eastAsia="宋体" w:cs="宋体"/>
          <w:szCs w:val="21"/>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1E37F7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7906A8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rPr>
        <w:t xml:space="preserve">     </w:t>
      </w:r>
    </w:p>
    <w:p w14:paraId="463D28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Cs w:val="21"/>
        </w:rPr>
        <w:t>日期：</w:t>
      </w:r>
      <w:r>
        <w:rPr>
          <w:rFonts w:hint="eastAsia" w:ascii="宋体" w:hAnsi="宋体" w:eastAsia="宋体" w:cs="宋体"/>
          <w:szCs w:val="21"/>
          <w:u w:val="thick"/>
        </w:rPr>
        <w:t xml:space="preserve">       </w:t>
      </w:r>
      <w:r>
        <w:rPr>
          <w:rFonts w:hint="eastAsia" w:ascii="宋体" w:hAnsi="宋体" w:eastAsia="宋体" w:cs="宋体"/>
          <w:szCs w:val="21"/>
        </w:rPr>
        <w:t>年</w:t>
      </w:r>
      <w:r>
        <w:rPr>
          <w:rFonts w:hint="eastAsia" w:ascii="宋体" w:hAnsi="宋体" w:eastAsia="宋体" w:cs="宋体"/>
          <w:szCs w:val="21"/>
          <w:u w:val="thick"/>
        </w:rPr>
        <w:t xml:space="preserve">     </w:t>
      </w:r>
      <w:r>
        <w:rPr>
          <w:rFonts w:hint="eastAsia" w:ascii="宋体" w:hAnsi="宋体" w:eastAsia="宋体" w:cs="宋体"/>
          <w:szCs w:val="21"/>
        </w:rPr>
        <w:t>月</w:t>
      </w:r>
      <w:r>
        <w:rPr>
          <w:rFonts w:hint="eastAsia" w:ascii="宋体" w:hAnsi="宋体" w:eastAsia="宋体" w:cs="宋体"/>
          <w:szCs w:val="21"/>
          <w:u w:val="thick"/>
        </w:rPr>
        <w:t xml:space="preserve">    </w:t>
      </w:r>
      <w:r>
        <w:rPr>
          <w:rFonts w:hint="eastAsia" w:ascii="宋体" w:hAnsi="宋体" w:eastAsia="宋体" w:cs="宋体"/>
          <w:szCs w:val="21"/>
        </w:rPr>
        <w:t>日</w:t>
      </w:r>
      <w:r>
        <w:rPr>
          <w:rFonts w:hint="eastAsia" w:ascii="宋体" w:hAnsi="宋体" w:eastAsia="宋体" w:cs="宋体"/>
          <w:sz w:val="24"/>
        </w:rPr>
        <w:t xml:space="preserve">                                </w:t>
      </w:r>
    </w:p>
    <w:p w14:paraId="54EB18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C24FD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51"/>
    <w:p w14:paraId="334D17F8">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二、政府采购投标及履约承诺函</w:t>
      </w:r>
    </w:p>
    <w:p w14:paraId="7128EA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bookmarkStart w:id="55" w:name="_Hlk72257530"/>
      <w:r>
        <w:rPr>
          <w:rFonts w:hint="eastAsia" w:ascii="宋体" w:hAnsi="宋体" w:eastAsia="宋体" w:cs="宋体"/>
          <w:color w:val="FF0000"/>
          <w:szCs w:val="21"/>
        </w:rPr>
        <w:t>致：</w:t>
      </w:r>
      <w:r>
        <w:rPr>
          <w:rFonts w:hint="eastAsia" w:ascii="宋体" w:hAnsi="宋体" w:eastAsia="宋体" w:cs="宋体"/>
          <w:color w:val="FF0000"/>
          <w:szCs w:val="21"/>
          <w:u w:val="single"/>
        </w:rPr>
        <w:t>深圳公共资源交易中心</w:t>
      </w:r>
    </w:p>
    <w:p w14:paraId="2A297C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我单位承诺：</w:t>
      </w:r>
    </w:p>
    <w:p w14:paraId="0C5BA8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rPr>
        <w:t>1.我单位参与本项目所投标（响应）的货物、工程或服务，不存在侵犯知识产权的情况。</w:t>
      </w:r>
    </w:p>
    <w:p w14:paraId="3663A4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2.我单位参与本项目</w:t>
      </w:r>
      <w:r>
        <w:rPr>
          <w:rFonts w:hint="eastAsia" w:ascii="宋体" w:hAnsi="宋体" w:eastAsia="宋体" w:cs="宋体"/>
        </w:rPr>
        <w:t>政府采购活动时不存在被有关部门禁止参与政府采购活动且在有效期内的情况。</w:t>
      </w:r>
    </w:p>
    <w:p w14:paraId="51D470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3.我单位具备《中华人民共和国政府采购法》第二十二条第一款规定的六项条件。</w:t>
      </w:r>
    </w:p>
    <w:p w14:paraId="1601B9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szCs w:val="21"/>
        </w:rPr>
        <w:t>4.我单位</w:t>
      </w:r>
      <w:r>
        <w:rPr>
          <w:rFonts w:hint="eastAsia" w:ascii="宋体" w:hAnsi="宋体" w:eastAsia="宋体" w:cs="宋体"/>
        </w:rPr>
        <w:t>未被列入失信被执行人、重大税收违法案件当事人名单、政府采购严重违法失信行为记录名单。</w:t>
      </w:r>
      <w:r>
        <w:rPr>
          <w:rFonts w:hint="eastAsia" w:ascii="宋体" w:hAnsi="宋体" w:eastAsia="宋体" w:cs="宋体"/>
          <w:lang w:val="en-US" w:eastAsia="zh-CN"/>
        </w:rPr>
        <w:t xml:space="preserve"> </w:t>
      </w:r>
    </w:p>
    <w:p w14:paraId="55B687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lang w:val="en-US" w:eastAsia="zh-CN"/>
        </w:rPr>
      </w:pPr>
      <w:r>
        <w:rPr>
          <w:rFonts w:hint="eastAsia" w:ascii="宋体" w:hAnsi="宋体" w:eastAsia="宋体" w:cs="宋体"/>
          <w:color w:val="FF0000"/>
          <w:lang w:val="en-US" w:eastAsia="zh-CN"/>
        </w:rPr>
        <w:t>5.我单位不存在《深圳市财政局政府采购供应商信用信息管理办法》（深财规〔2023〕3号）列明的严重违法失信行为。</w:t>
      </w:r>
    </w:p>
    <w:p w14:paraId="7BDC31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w:t>
      </w:r>
      <w:bookmarkStart w:id="56" w:name="_Hlk72587269"/>
      <w:bookmarkStart w:id="57" w:name="_Hlk72587299"/>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宋体" w:hAnsi="宋体" w:eastAsia="宋体" w:cs="宋体"/>
          <w:szCs w:val="21"/>
        </w:rPr>
        <w:t>。</w:t>
      </w:r>
    </w:p>
    <w:bookmarkEnd w:id="57"/>
    <w:p w14:paraId="644E0F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073C8A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2AB78B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0A6967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.我单位承诺中标后项目不转包，未经采购人同意不进行分包。</w:t>
      </w:r>
    </w:p>
    <w:p w14:paraId="77EBCC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lang w:val="en-US" w:eastAsia="zh-CN"/>
        </w:rPr>
        <w:t>10</w:t>
      </w:r>
      <w:r>
        <w:rPr>
          <w:rFonts w:hint="eastAsia" w:ascii="宋体" w:hAnsi="宋体" w:eastAsia="宋体" w:cs="宋体"/>
          <w:szCs w:val="21"/>
        </w:rPr>
        <w:t>.</w:t>
      </w:r>
      <w:r>
        <w:rPr>
          <w:rFonts w:hint="eastAsia" w:ascii="宋体" w:hAnsi="宋体" w:eastAsia="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47B74F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1</w:t>
      </w:r>
      <w:r>
        <w:rPr>
          <w:rFonts w:hint="eastAsia" w:ascii="宋体" w:hAnsi="宋体" w:eastAsia="宋体" w:cs="宋体"/>
        </w:rPr>
        <w:t>.</w:t>
      </w:r>
      <w:r>
        <w:rPr>
          <w:rFonts w:hint="eastAsia" w:ascii="宋体" w:hAnsi="宋体" w:eastAsia="宋体" w:cs="宋体"/>
        </w:rPr>
        <w:t>我单位保证，若所投货物涉及</w:t>
      </w:r>
      <w:r>
        <w:rPr>
          <w:rFonts w:hint="eastAsia" w:ascii="宋体" w:hAnsi="宋体" w:eastAsia="宋体" w:cs="宋体"/>
        </w:rPr>
        <w:t>《</w:t>
      </w:r>
      <w:r>
        <w:rPr>
          <w:rFonts w:hint="eastAsia" w:ascii="宋体" w:hAnsi="宋体" w:eastAsia="宋体" w:cs="宋体"/>
        </w:rPr>
        <w:t>财政部生态环境部关于印发节能产品政府采购品目清单的通知》（财库〔20</w:t>
      </w:r>
      <w:r>
        <w:rPr>
          <w:rFonts w:hint="eastAsia" w:ascii="宋体" w:hAnsi="宋体" w:eastAsia="宋体" w:cs="宋体"/>
        </w:rPr>
        <w:t>19</w:t>
      </w:r>
      <w:r>
        <w:rPr>
          <w:rFonts w:hint="eastAsia" w:ascii="宋体" w:hAnsi="宋体" w:eastAsia="宋体" w:cs="宋体"/>
        </w:rPr>
        <w:t>〕</w:t>
      </w:r>
      <w:r>
        <w:rPr>
          <w:rFonts w:hint="eastAsia" w:ascii="宋体" w:hAnsi="宋体" w:eastAsia="宋体" w:cs="宋体"/>
        </w:rPr>
        <w:t>19</w:t>
      </w:r>
      <w:r>
        <w:rPr>
          <w:rFonts w:hint="eastAsia" w:ascii="宋体" w:hAnsi="宋体" w:eastAsia="宋体" w:cs="宋体"/>
        </w:rPr>
        <w:t>号）列明的政府采购强制产品，则所投该产品符合节能产品的认证要求。</w:t>
      </w:r>
      <w:r>
        <w:rPr>
          <w:rFonts w:hint="eastAsia" w:ascii="宋体" w:hAnsi="宋体" w:eastAsia="宋体" w:cs="宋体"/>
          <w:lang w:val="en-US" w:eastAsia="zh-CN"/>
        </w:rPr>
        <w:t>若所投产品包括数据中心相关设备的，应满足</w:t>
      </w:r>
      <w:r>
        <w:rPr>
          <w:rFonts w:hint="eastAsia" w:ascii="宋体" w:hAnsi="宋体" w:eastAsia="宋体" w:cs="宋体"/>
        </w:rPr>
        <w:t>《财政部 生态环境部 工业和信息化部关于印发&lt;绿色数据中心政府采购需求标准（试行）&gt;的通知》</w:t>
      </w:r>
      <w:r>
        <w:rPr>
          <w:rFonts w:hint="eastAsia" w:ascii="宋体" w:hAnsi="宋体" w:eastAsia="宋体" w:cs="宋体"/>
          <w:lang w:eastAsia="zh-CN"/>
        </w:rPr>
        <w:t>（</w:t>
      </w:r>
      <w:r>
        <w:rPr>
          <w:rFonts w:hint="eastAsia" w:ascii="宋体" w:hAnsi="宋体" w:eastAsia="宋体" w:cs="宋体"/>
        </w:rPr>
        <w:t>财库〔2023〕7号）</w:t>
      </w:r>
      <w:r>
        <w:rPr>
          <w:rFonts w:hint="eastAsia" w:ascii="宋体" w:hAnsi="宋体" w:eastAsia="宋体" w:cs="宋体"/>
          <w:lang w:val="en-US" w:eastAsia="zh-CN"/>
        </w:rPr>
        <w:t>要求。若所投产品涉及国家强制性标准的，所投产品应符合国家强制性标准相关要求。</w:t>
      </w:r>
    </w:p>
    <w:p w14:paraId="43B70D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rPr>
      </w:pPr>
      <w:r>
        <w:rPr>
          <w:rFonts w:hint="eastAsia" w:ascii="宋体" w:hAnsi="宋体" w:eastAsia="宋体" w:cs="宋体"/>
          <w:b w:val="0"/>
          <w:bCs/>
          <w:kern w:val="0"/>
          <w:szCs w:val="21"/>
        </w:rPr>
        <w:t>1</w:t>
      </w:r>
      <w:r>
        <w:rPr>
          <w:rFonts w:hint="eastAsia" w:ascii="宋体" w:hAnsi="宋体" w:eastAsia="宋体" w:cs="宋体"/>
          <w:b w:val="0"/>
          <w:bCs/>
          <w:kern w:val="0"/>
          <w:szCs w:val="21"/>
          <w:lang w:val="en-US" w:eastAsia="zh-CN"/>
        </w:rPr>
        <w:t>2</w:t>
      </w:r>
      <w:r>
        <w:rPr>
          <w:rFonts w:hint="eastAsia" w:ascii="宋体" w:hAnsi="宋体" w:eastAsia="宋体" w:cs="宋体"/>
          <w:b w:val="0"/>
          <w:bCs/>
          <w:kern w:val="0"/>
          <w:szCs w:val="21"/>
        </w:rPr>
        <w:t>.</w:t>
      </w:r>
      <w:r>
        <w:rPr>
          <w:rFonts w:hint="eastAsia" w:ascii="宋体" w:hAnsi="宋体" w:eastAsia="宋体" w:cs="宋体"/>
          <w:b w:val="0"/>
          <w:bCs/>
        </w:rPr>
        <w:t>我单位已知悉并同意中标（成交）结果信息公示（公开）的内容。</w:t>
      </w:r>
    </w:p>
    <w:p w14:paraId="770712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kern w:val="0"/>
          <w:szCs w:val="21"/>
          <w:lang w:eastAsia="zh-CN"/>
        </w:rPr>
      </w:pPr>
      <w:r>
        <w:rPr>
          <w:rFonts w:hint="eastAsia" w:ascii="宋体" w:hAnsi="宋体" w:eastAsia="宋体" w:cs="宋体"/>
          <w:b w:val="0"/>
          <w:bCs/>
        </w:rPr>
        <w:t>1</w:t>
      </w:r>
      <w:r>
        <w:rPr>
          <w:rFonts w:hint="eastAsia" w:ascii="宋体" w:hAnsi="宋体" w:eastAsia="宋体" w:cs="宋体"/>
          <w:b w:val="0"/>
          <w:bCs/>
          <w:lang w:val="en-US" w:eastAsia="zh-CN"/>
        </w:rPr>
        <w:t>3</w:t>
      </w:r>
      <w:r>
        <w:rPr>
          <w:rFonts w:hint="eastAsia" w:ascii="宋体" w:hAnsi="宋体" w:eastAsia="宋体" w:cs="宋体"/>
          <w:b w:val="0"/>
          <w:bCs/>
        </w:rPr>
        <w:t>.我单位保证，符合《中华人民共和国政府采购法实施条例》第十八条规定，与其他投标供应商不存在单位负责人为同一人或者存在直接控股</w:t>
      </w:r>
      <w:r>
        <w:rPr>
          <w:rFonts w:hint="eastAsia" w:ascii="宋体" w:hAnsi="宋体" w:eastAsia="宋体" w:cs="宋体"/>
          <w:b w:val="0"/>
          <w:bCs/>
          <w:color w:val="auto"/>
        </w:rPr>
        <w:t>、管理关系；</w:t>
      </w:r>
      <w:r>
        <w:rPr>
          <w:rFonts w:hint="eastAsia" w:ascii="宋体" w:hAnsi="宋体" w:eastAsia="宋体" w:cs="宋体"/>
          <w:b w:val="0"/>
          <w:bCs/>
          <w:color w:val="auto"/>
          <w:lang w:val="en-US" w:eastAsia="zh-CN"/>
        </w:rPr>
        <w:t>不存在为</w:t>
      </w:r>
      <w:r>
        <w:rPr>
          <w:rFonts w:hint="eastAsia" w:ascii="宋体" w:hAnsi="宋体" w:eastAsia="宋体" w:cs="宋体"/>
          <w:b w:val="0"/>
          <w:bCs/>
          <w:color w:val="auto"/>
        </w:rPr>
        <w:t>本次采购项目提供整体设计、规范编制或者项目管理、监理、检测等服务的情形。</w:t>
      </w:r>
      <w:r>
        <w:rPr>
          <w:rFonts w:hint="eastAsia" w:ascii="宋体" w:hAnsi="宋体" w:eastAsia="宋体" w:cs="宋体"/>
          <w:b w:val="0"/>
          <w:bCs/>
          <w:color w:val="auto"/>
          <w:lang w:val="en-US" w:eastAsia="zh-CN"/>
        </w:rPr>
        <w:t>若</w:t>
      </w:r>
      <w:r>
        <w:rPr>
          <w:rFonts w:hint="eastAsia" w:ascii="宋体" w:hAnsi="宋体" w:eastAsia="宋体" w:cs="宋体"/>
          <w:b w:val="0"/>
          <w:bCs/>
          <w:color w:val="auto"/>
        </w:rPr>
        <w:t>存在“不同供应商的董事、股东或其他高级管理人员为同一人的”情形的，</w:t>
      </w:r>
      <w:r>
        <w:rPr>
          <w:rFonts w:hint="eastAsia" w:ascii="宋体" w:hAnsi="宋体" w:eastAsia="宋体" w:cs="宋体"/>
          <w:b w:val="0"/>
          <w:bCs/>
          <w:color w:val="auto"/>
          <w:lang w:val="en-US" w:eastAsia="zh-CN"/>
        </w:rPr>
        <w:t>我单位保证</w:t>
      </w:r>
      <w:r>
        <w:rPr>
          <w:rFonts w:hint="eastAsia" w:ascii="宋体" w:hAnsi="宋体" w:eastAsia="宋体" w:cs="宋体"/>
          <w:b w:val="0"/>
          <w:bCs/>
          <w:color w:val="auto"/>
        </w:rPr>
        <w:t>不存在串通投标、恶意串通或者视为串通投标的情形</w:t>
      </w:r>
      <w:r>
        <w:rPr>
          <w:rFonts w:hint="eastAsia" w:ascii="宋体" w:hAnsi="宋体" w:eastAsia="宋体" w:cs="宋体"/>
          <w:b w:val="0"/>
          <w:bCs/>
          <w:color w:val="auto"/>
          <w:lang w:eastAsia="zh-CN"/>
        </w:rPr>
        <w:t>。</w:t>
      </w:r>
    </w:p>
    <w:p w14:paraId="3BED54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lang w:val="en-US"/>
        </w:rPr>
      </w:pPr>
      <w:r>
        <w:rPr>
          <w:rFonts w:hint="eastAsia" w:ascii="宋体" w:hAnsi="宋体" w:eastAsia="宋体" w:cs="宋体"/>
          <w:b/>
          <w:lang w:val="en-US" w:eastAsia="zh-CN"/>
        </w:rPr>
        <w:t>14.我单位清楚，如存在违反投标承诺行为情节严重的，将根据《深圳市财政局关于印发&lt;深圳市财政局政府采购供应商信用信息管理办法&gt;的通知》，依法被列入失信信息。</w:t>
      </w:r>
    </w:p>
    <w:p w14:paraId="5B1B9B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D12D3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以上承诺，如有违反，愿依照国家相关法律法规处理，并承担由此给采购人带来的损失。</w:t>
      </w:r>
    </w:p>
    <w:p w14:paraId="1AAA37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p>
    <w:bookmarkEnd w:id="55"/>
    <w:p w14:paraId="630E96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u w:val="none"/>
          <w:lang w:eastAsia="zh-CN"/>
        </w:rPr>
      </w:pPr>
      <w:r>
        <w:rPr>
          <w:rFonts w:hint="eastAsia" w:ascii="宋体" w:hAnsi="宋体" w:eastAsia="宋体" w:cs="宋体"/>
          <w:color w:val="FF0000"/>
          <w:szCs w:val="21"/>
        </w:rPr>
        <w:t>投标人</w:t>
      </w:r>
      <w:r>
        <w:rPr>
          <w:rFonts w:hint="eastAsia" w:ascii="宋体" w:hAnsi="宋体" w:eastAsia="宋体" w:cs="宋体"/>
          <w:color w:val="FF0000"/>
          <w:szCs w:val="21"/>
          <w:u w:val="none"/>
        </w:rPr>
        <w:t>：</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none"/>
          <w:lang w:val="en-US" w:eastAsia="zh-CN"/>
        </w:rPr>
        <w:t>.</w:t>
      </w:r>
    </w:p>
    <w:p w14:paraId="79A374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color w:val="FF0000"/>
          <w:szCs w:val="21"/>
        </w:rPr>
        <w:t xml:space="preserve">                                              日期：</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日</w:t>
      </w:r>
    </w:p>
    <w:p w14:paraId="4288B0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FE6D0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p>
    <w:p w14:paraId="1A63E9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 w:val="24"/>
        </w:rPr>
      </w:pPr>
    </w:p>
    <w:p w14:paraId="7993067E">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r>
        <w:rPr>
          <w:rFonts w:hint="eastAsia" w:ascii="宋体" w:hAnsi="宋体" w:eastAsia="宋体" w:cs="宋体"/>
          <w:b w:val="0"/>
          <w:sz w:val="24"/>
          <w:szCs w:val="24"/>
        </w:rPr>
        <w:t>三、投标人情况及资格证明文件</w:t>
      </w:r>
    </w:p>
    <w:p w14:paraId="556DA0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14CA9CD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58" w:name="_Hlk72257590"/>
      <w:r>
        <w:rPr>
          <w:rFonts w:hint="eastAsia" w:ascii="宋体" w:hAnsi="宋体" w:eastAsia="宋体" w:cs="宋体"/>
          <w:bCs/>
          <w:kern w:val="0"/>
          <w:sz w:val="24"/>
          <w:szCs w:val="32"/>
        </w:rPr>
        <w:t>（一）投标人资格证明文件</w:t>
      </w:r>
    </w:p>
    <w:p w14:paraId="4C5B70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rPr>
      </w:pPr>
      <w:r>
        <w:rPr>
          <w:rFonts w:hint="eastAsia" w:ascii="宋体" w:hAnsi="宋体" w:eastAsia="宋体" w:cs="宋体"/>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ascii="宋体" w:hAnsi="宋体" w:eastAsia="宋体" w:cs="宋体"/>
          <w:b/>
          <w:bCs/>
          <w:color w:val="FF0000"/>
          <w:lang w:eastAsia="zh-CN"/>
        </w:rPr>
        <w:t>，</w:t>
      </w:r>
      <w:r>
        <w:rPr>
          <w:rFonts w:hint="eastAsia" w:ascii="宋体" w:hAnsi="宋体" w:eastAsia="宋体" w:cs="宋体"/>
          <w:b/>
          <w:bCs/>
          <w:color w:val="FF0000"/>
          <w:lang w:val="en-US" w:eastAsia="zh-CN"/>
        </w:rPr>
        <w:t>其中要求提供《政府采购投标及履约承诺函》</w:t>
      </w:r>
      <w:commentRangeStart w:id="10"/>
      <w:r>
        <w:rPr>
          <w:rFonts w:hint="eastAsia" w:ascii="宋体" w:hAnsi="宋体" w:eastAsia="宋体" w:cs="宋体"/>
          <w:b/>
          <w:bCs/>
          <w:color w:val="FF0000"/>
          <w:lang w:val="en-US" w:eastAsia="zh-CN"/>
        </w:rPr>
        <w:t>《供应商基本情况表》且已在规定章节中提供的，此处不重复提供</w:t>
      </w:r>
      <w:r>
        <w:rPr>
          <w:rFonts w:hint="eastAsia" w:ascii="宋体" w:hAnsi="宋体" w:eastAsia="宋体" w:cs="宋体"/>
          <w:b/>
          <w:bCs/>
          <w:color w:val="FF0000"/>
        </w:rPr>
        <w:t>。</w:t>
      </w:r>
      <w:commentRangeEnd w:id="10"/>
      <w:r>
        <w:rPr>
          <w:rFonts w:hint="eastAsia" w:ascii="宋体" w:hAnsi="宋体" w:eastAsia="宋体" w:cs="宋体"/>
        </w:rPr>
        <w:commentReference w:id="10"/>
      </w:r>
      <w:r>
        <w:rPr>
          <w:rFonts w:hint="eastAsia" w:ascii="宋体" w:hAnsi="宋体" w:eastAsia="宋体" w:cs="宋体"/>
          <w:b/>
          <w:bCs/>
          <w:color w:val="FF0000"/>
        </w:rPr>
        <w:t>）</w:t>
      </w:r>
    </w:p>
    <w:p w14:paraId="6060CF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rPr>
      </w:pPr>
    </w:p>
    <w:p w14:paraId="1EDB4859">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59" w:name="_Hlk72257908"/>
      <w:r>
        <w:rPr>
          <w:rFonts w:hint="eastAsia" w:ascii="宋体" w:hAnsi="宋体" w:eastAsia="宋体" w:cs="宋体"/>
          <w:bCs/>
          <w:kern w:val="0"/>
          <w:sz w:val="24"/>
          <w:szCs w:val="32"/>
          <w:lang w:eastAsia="zh-CN"/>
        </w:rPr>
        <w:t>（</w:t>
      </w:r>
      <w:r>
        <w:rPr>
          <w:rFonts w:hint="eastAsia" w:ascii="宋体" w:hAnsi="宋体" w:eastAsia="宋体" w:cs="宋体"/>
          <w:bCs/>
          <w:kern w:val="0"/>
          <w:sz w:val="24"/>
          <w:szCs w:val="32"/>
          <w:lang w:val="en-US" w:eastAsia="zh-CN"/>
        </w:rPr>
        <w:t>二</w:t>
      </w:r>
      <w:r>
        <w:rPr>
          <w:rFonts w:hint="eastAsia" w:ascii="宋体" w:hAnsi="宋体" w:eastAsia="宋体" w:cs="宋体"/>
          <w:bCs/>
          <w:kern w:val="0"/>
          <w:sz w:val="24"/>
          <w:szCs w:val="32"/>
          <w:lang w:eastAsia="zh-CN"/>
        </w:rPr>
        <w:t>）</w:t>
      </w:r>
      <w:r>
        <w:rPr>
          <w:rFonts w:hint="eastAsia" w:ascii="宋体" w:hAnsi="宋体" w:eastAsia="宋体" w:cs="宋体"/>
          <w:bCs/>
          <w:kern w:val="0"/>
          <w:sz w:val="24"/>
          <w:szCs w:val="32"/>
        </w:rPr>
        <w:t>中小企业声明函、残疾人福利性单位声明函及监狱企业声明函</w:t>
      </w:r>
    </w:p>
    <w:bookmarkEnd w:id="58"/>
    <w:p w14:paraId="1E45C460">
      <w:pPr>
        <w:pageBreakBefore w:val="0"/>
        <w:kinsoku/>
        <w:overflowPunct/>
        <w:topLinePunct w:val="0"/>
        <w:bidi w:val="0"/>
        <w:spacing w:beforeAutospacing="0" w:afterAutospacing="0" w:line="360" w:lineRule="auto"/>
        <w:ind w:left="0" w:leftChars="0" w:right="0" w:firstLine="0" w:firstLineChars="0"/>
        <w:jc w:val="left"/>
        <w:outlineLvl w:val="3"/>
        <w:rPr>
          <w:rFonts w:hint="eastAsia" w:ascii="宋体" w:hAnsi="宋体" w:eastAsia="宋体" w:cs="宋体"/>
          <w:bCs/>
          <w:kern w:val="0"/>
          <w:sz w:val="24"/>
          <w:szCs w:val="32"/>
        </w:rPr>
      </w:pPr>
    </w:p>
    <w:p w14:paraId="6F0C67D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填写指引：</w:t>
      </w:r>
    </w:p>
    <w:p w14:paraId="1C92B4C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bCs/>
          <w:color w:val="FF0000"/>
          <w:kern w:val="0"/>
          <w:szCs w:val="21"/>
        </w:rPr>
        <w:t>1、该部分内容由投标人根据自身实际情况填写，不符合要求的投标人可以不填写或直接删除相应的声明函。</w:t>
      </w:r>
      <w:r>
        <w:rPr>
          <w:rFonts w:hint="eastAsia" w:ascii="宋体" w:hAnsi="宋体" w:eastAsia="宋体" w:cs="宋体"/>
          <w:color w:val="FF0000"/>
          <w:szCs w:val="21"/>
        </w:rPr>
        <w:t>投标人提供的声明函不属实的，属于提供虚假资料谋取中标，依照《中华人民共和国政府采购法》等国家有关规定追究相应责任。</w:t>
      </w:r>
    </w:p>
    <w:p w14:paraId="7375F43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2、该部分内容填写需要参考的相关文件：</w:t>
      </w:r>
    </w:p>
    <w:p w14:paraId="6FDA22F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w:t>
      </w:r>
      <w:r>
        <w:rPr>
          <w:rFonts w:hint="eastAsia" w:ascii="宋体" w:hAnsi="宋体" w:eastAsia="宋体" w:cs="宋体"/>
          <w:color w:val="FF0000"/>
          <w:szCs w:val="21"/>
        </w:rPr>
        <w:t>1</w:t>
      </w:r>
      <w:r>
        <w:rPr>
          <w:rFonts w:hint="eastAsia" w:ascii="宋体" w:hAnsi="宋体" w:eastAsia="宋体" w:cs="宋体"/>
          <w:color w:val="FF0000"/>
          <w:szCs w:val="21"/>
        </w:rPr>
        <w:t>)财政部《政府采购促进中小企业发展管理办法》（财库〔2020〕46号）；</w:t>
      </w:r>
    </w:p>
    <w:p w14:paraId="191AF3C9">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w:t>
      </w:r>
      <w:r>
        <w:rPr>
          <w:rFonts w:hint="eastAsia" w:ascii="宋体" w:hAnsi="宋体" w:eastAsia="宋体" w:cs="宋体"/>
          <w:color w:val="FF0000"/>
          <w:szCs w:val="21"/>
        </w:rPr>
        <w:t>2</w:t>
      </w:r>
      <w:r>
        <w:rPr>
          <w:rFonts w:hint="eastAsia" w:ascii="宋体" w:hAnsi="宋体" w:eastAsia="宋体" w:cs="宋体"/>
          <w:color w:val="FF0000"/>
          <w:szCs w:val="21"/>
        </w:rPr>
        <w:t>)《工业和信息化部、国家统计局、国家发展和改革委员会、财政部关于印发中小企业划型标准规定的通知》（工信部联企业〔2011〕300号）</w:t>
      </w:r>
      <w:r>
        <w:rPr>
          <w:rFonts w:hint="eastAsia" w:ascii="宋体" w:hAnsi="宋体" w:eastAsia="宋体" w:cs="宋体"/>
          <w:color w:val="FF0000"/>
          <w:szCs w:val="21"/>
          <w:lang w:eastAsia="zh-CN"/>
        </w:rPr>
        <w:t>；</w:t>
      </w:r>
    </w:p>
    <w:p w14:paraId="70642BE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(3)《统计上大中小微型企业划分办法(2017)》（国统字〔2017〕213号）</w:t>
      </w:r>
      <w:r>
        <w:rPr>
          <w:rFonts w:hint="eastAsia" w:ascii="宋体" w:hAnsi="宋体" w:eastAsia="宋体" w:cs="宋体"/>
          <w:color w:val="FF0000"/>
          <w:szCs w:val="21"/>
          <w:lang w:eastAsia="zh-CN"/>
        </w:rPr>
        <w:t>；</w:t>
      </w:r>
    </w:p>
    <w:p w14:paraId="3832CCF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(4)《关于促进残疾人就业政府采购政策的通知》（财库〔2017〕141号）</w:t>
      </w:r>
      <w:r>
        <w:rPr>
          <w:rFonts w:hint="eastAsia" w:ascii="宋体" w:hAnsi="宋体" w:eastAsia="宋体" w:cs="宋体"/>
          <w:color w:val="FF0000"/>
          <w:szCs w:val="21"/>
          <w:lang w:eastAsia="zh-CN"/>
        </w:rPr>
        <w:t>；</w:t>
      </w:r>
    </w:p>
    <w:p w14:paraId="1B24F099">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(5)《关于政府采购支持监狱企业发展有关问题的通知》（财库〔2014〕68号）</w:t>
      </w:r>
    </w:p>
    <w:p w14:paraId="47D4557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3、请依照提供的格式和内容填写声明函，不要随意变更格式；声明函不需要盖章或签字；</w:t>
      </w:r>
      <w:r>
        <w:rPr>
          <w:rFonts w:hint="eastAsia" w:ascii="宋体" w:hAnsi="宋体" w:eastAsia="宋体" w:cs="宋体"/>
          <w:color w:val="FF0000"/>
          <w:szCs w:val="21"/>
        </w:rPr>
        <w:t>满足多项优惠政策的投标人，不重复享受多项价格扣除政策。</w:t>
      </w:r>
    </w:p>
    <w:p w14:paraId="43F399E3">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4、声明函具体填写要求：</w:t>
      </w:r>
    </w:p>
    <w:p w14:paraId="0C69920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（1）声明是中小企业须填写《中小企业声明函》的以下内容：</w:t>
      </w:r>
    </w:p>
    <w:p w14:paraId="271E57C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第一处，在“单位名称”下划线处如实填写采购人名称（深圳公共资源交易中心不是本项目的采购人，而是组织实施机构）；</w:t>
      </w:r>
    </w:p>
    <w:p w14:paraId="31E57E4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第二处，在“项目名称”下划线处如实填写采购</w:t>
      </w:r>
      <w:r>
        <w:rPr>
          <w:rFonts w:hint="eastAsia" w:ascii="宋体" w:hAnsi="宋体" w:eastAsia="宋体" w:cs="宋体"/>
          <w:bCs/>
          <w:color w:val="FF0000"/>
          <w:kern w:val="0"/>
          <w:szCs w:val="21"/>
          <w:lang w:val="en-US" w:eastAsia="zh-CN"/>
        </w:rPr>
        <w:t>文件中确定的</w:t>
      </w:r>
      <w:r>
        <w:rPr>
          <w:rFonts w:hint="eastAsia" w:ascii="宋体" w:hAnsi="宋体" w:eastAsia="宋体" w:cs="宋体"/>
          <w:bCs/>
          <w:color w:val="FF0000"/>
          <w:kern w:val="0"/>
          <w:szCs w:val="21"/>
        </w:rPr>
        <w:t>项目名称</w:t>
      </w:r>
      <w:r>
        <w:rPr>
          <w:rFonts w:hint="eastAsia" w:ascii="宋体" w:hAnsi="宋体" w:eastAsia="宋体" w:cs="宋体"/>
          <w:bCs/>
          <w:color w:val="FF0000"/>
          <w:kern w:val="0"/>
          <w:szCs w:val="21"/>
          <w:lang w:eastAsia="zh-CN"/>
        </w:rPr>
        <w:t>。</w:t>
      </w:r>
      <w:commentRangeStart w:id="11"/>
      <w:r>
        <w:rPr>
          <w:rFonts w:hint="eastAsia" w:ascii="宋体" w:hAnsi="宋体" w:eastAsia="宋体" w:cs="宋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宋体" w:hAnsi="宋体" w:eastAsia="宋体" w:cs="宋体"/>
          <w:bCs/>
          <w:color w:val="FF0000"/>
          <w:kern w:val="0"/>
          <w:szCs w:val="21"/>
        </w:rPr>
        <w:t>；</w:t>
      </w:r>
      <w:commentRangeEnd w:id="11"/>
      <w:r>
        <w:rPr>
          <w:rFonts w:hint="eastAsia" w:ascii="宋体" w:hAnsi="宋体" w:eastAsia="宋体" w:cs="宋体"/>
        </w:rPr>
        <w:commentReference w:id="11"/>
      </w:r>
    </w:p>
    <w:p w14:paraId="5EEC7B73">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commentRangeStart w:id="12"/>
      <w:r>
        <w:rPr>
          <w:rFonts w:hint="eastAsia" w:ascii="宋体" w:hAnsi="宋体" w:eastAsia="宋体" w:cs="宋体"/>
          <w:bCs/>
          <w:color w:val="FF0000"/>
          <w:kern w:val="0"/>
          <w:szCs w:val="21"/>
        </w:rPr>
        <w:t>对于分包方式面向中小企业采购的项目</w:t>
      </w: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commentRangeEnd w:id="12"/>
      <w:r>
        <w:rPr>
          <w:rFonts w:hint="eastAsia" w:ascii="宋体" w:hAnsi="宋体" w:eastAsia="宋体" w:cs="宋体"/>
        </w:rPr>
        <w:commentReference w:id="12"/>
      </w:r>
    </w:p>
    <w:p w14:paraId="451F742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第四处，在“</w:t>
      </w:r>
      <w:r>
        <w:rPr>
          <w:rFonts w:hint="eastAsia" w:ascii="宋体" w:hAnsi="宋体" w:eastAsia="宋体" w:cs="宋体"/>
          <w:bCs/>
          <w:color w:val="FF0000"/>
          <w:kern w:val="0"/>
          <w:szCs w:val="21"/>
          <w:lang w:val="en-US" w:eastAsia="zh-CN"/>
        </w:rPr>
        <w:t>采购</w:t>
      </w:r>
      <w:r>
        <w:rPr>
          <w:rFonts w:hint="eastAsia" w:ascii="宋体" w:hAnsi="宋体" w:eastAsia="宋体" w:cs="宋体"/>
          <w:bCs/>
          <w:color w:val="FF0000"/>
          <w:kern w:val="0"/>
          <w:szCs w:val="21"/>
        </w:rPr>
        <w:t>文件中明确的所属行业”下划线处填写采购标的对应的中小企业划分标准所属行业</w:t>
      </w:r>
      <w:commentRangeStart w:id="13"/>
      <w:r>
        <w:rPr>
          <w:rFonts w:hint="eastAsia" w:ascii="宋体" w:hAnsi="宋体" w:eastAsia="宋体" w:cs="宋体"/>
          <w:bCs/>
          <w:color w:val="FF0000"/>
          <w:kern w:val="0"/>
          <w:szCs w:val="21"/>
        </w:rPr>
        <w:t>（所属行业以招标文件第一册第三章用户需求书“货物清单明细”的“</w:t>
      </w:r>
      <w:r>
        <w:rPr>
          <w:rFonts w:hint="eastAsia" w:ascii="宋体" w:hAnsi="宋体" w:eastAsia="宋体" w:cs="宋体"/>
          <w:bCs/>
          <w:color w:val="FF0000"/>
          <w:kern w:val="0"/>
          <w:szCs w:val="21"/>
          <w:lang w:val="en-US" w:eastAsia="zh-CN"/>
        </w:rPr>
        <w:t>标的所属行业</w:t>
      </w:r>
      <w:r>
        <w:rPr>
          <w:rFonts w:hint="eastAsia" w:ascii="宋体" w:hAnsi="宋体" w:eastAsia="宋体" w:cs="宋体"/>
          <w:bCs/>
          <w:color w:val="FF0000"/>
          <w:kern w:val="0"/>
          <w:szCs w:val="21"/>
        </w:rPr>
        <w:t>”一栏为准）</w:t>
      </w:r>
      <w:r>
        <w:rPr>
          <w:rFonts w:hint="eastAsia" w:ascii="宋体" w:hAnsi="宋体" w:eastAsia="宋体" w:cs="宋体"/>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7BD8FB1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lang w:eastAsia="zh-CN"/>
        </w:rPr>
      </w:pPr>
      <w:r>
        <w:rPr>
          <w:rFonts w:hint="eastAsia" w:ascii="宋体" w:hAnsi="宋体" w:eastAsia="宋体" w:cs="宋体"/>
          <w:bCs/>
          <w:color w:val="FF0000"/>
          <w:kern w:val="0"/>
          <w:szCs w:val="21"/>
        </w:rPr>
        <w:t>第五处，在“企业名称”下划线处如实填写</w:t>
      </w:r>
      <w:r>
        <w:rPr>
          <w:rFonts w:hint="eastAsia" w:ascii="宋体" w:hAnsi="宋体" w:eastAsia="宋体" w:cs="宋体"/>
          <w:b/>
          <w:bCs w:val="0"/>
          <w:color w:val="FF0000"/>
          <w:kern w:val="0"/>
          <w:szCs w:val="21"/>
          <w:lang w:val="en-US" w:eastAsia="zh-CN"/>
        </w:rPr>
        <w:t>货物</w:t>
      </w:r>
      <w:r>
        <w:rPr>
          <w:rFonts w:hint="eastAsia" w:ascii="宋体" w:hAnsi="宋体" w:eastAsia="宋体" w:cs="宋体"/>
          <w:b/>
          <w:bCs w:val="0"/>
          <w:color w:val="FF0000"/>
          <w:kern w:val="0"/>
          <w:szCs w:val="21"/>
        </w:rPr>
        <w:t>制造商名称</w:t>
      </w:r>
      <w:r>
        <w:rPr>
          <w:rFonts w:hint="eastAsia" w:ascii="宋体" w:hAnsi="宋体" w:eastAsia="宋体" w:cs="宋体"/>
          <w:b/>
          <w:bCs w:val="0"/>
          <w:color w:val="FF0000"/>
          <w:kern w:val="0"/>
          <w:szCs w:val="21"/>
          <w:lang w:eastAsia="zh-CN"/>
        </w:rPr>
        <w:t>。</w:t>
      </w:r>
      <w:r>
        <w:rPr>
          <w:rFonts w:hint="eastAsia" w:ascii="宋体" w:hAnsi="宋体" w:eastAsia="宋体" w:cs="宋体"/>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6D85AA6D">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 w:val="21"/>
          <w:szCs w:val="21"/>
          <w:lang w:val="en-US" w:eastAsia="zh-CN" w:bidi="ar-SA"/>
        </w:rPr>
        <w:t>第六、</w:t>
      </w:r>
      <w:r>
        <w:rPr>
          <w:rFonts w:hint="eastAsia" w:ascii="宋体" w:hAnsi="宋体" w:eastAsia="宋体" w:cs="宋体"/>
          <w:bCs/>
          <w:color w:val="FF0000"/>
          <w:kern w:val="0"/>
          <w:szCs w:val="21"/>
          <w:lang w:val="en-US" w:eastAsia="zh-CN"/>
        </w:rPr>
        <w:t>七、八处，</w:t>
      </w:r>
      <w:r>
        <w:rPr>
          <w:rFonts w:hint="eastAsia" w:ascii="宋体" w:hAnsi="宋体" w:eastAsia="宋体" w:cs="宋体"/>
          <w:bCs/>
          <w:color w:val="FF0000"/>
          <w:kern w:val="0"/>
          <w:szCs w:val="21"/>
        </w:rPr>
        <w:t>在“从业人员”、“营业收入”、“资产总额”下划线处如实填写从业人员、营业收入、资产总额</w:t>
      </w:r>
      <w:r>
        <w:rPr>
          <w:rFonts w:hint="eastAsia" w:ascii="宋体" w:hAnsi="宋体" w:eastAsia="宋体" w:cs="宋体"/>
          <w:bCs/>
          <w:color w:val="FF0000"/>
          <w:kern w:val="0"/>
          <w:szCs w:val="21"/>
          <w:lang w:eastAsia="zh-CN"/>
        </w:rPr>
        <w:t>。从业人员、资产总额指标以上年度末数据为依据，营业收入指标以上年度累计数据为依据。无上年度数据的新成立企业可不填报。</w:t>
      </w:r>
    </w:p>
    <w:p w14:paraId="45673E68">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lang w:val="en-US" w:eastAsia="zh-CN"/>
        </w:rPr>
        <w:t>第九处，</w:t>
      </w:r>
      <w:r>
        <w:rPr>
          <w:rFonts w:hint="eastAsia" w:ascii="宋体" w:hAnsi="宋体" w:eastAsia="宋体" w:cs="宋体"/>
          <w:bCs/>
          <w:color w:val="FF0000"/>
          <w:kern w:val="0"/>
          <w:szCs w:val="21"/>
        </w:rPr>
        <w:t>在“中型企业、小型企业、微型企业”下划线处应依据企业上年度从业人员、营业收入、资产总额等指标</w:t>
      </w: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rPr>
        <w:t>按照《中小企业划型标准规定》（工信部联企业〔2011〕300号）、《金融业企业划型标准规定》（银发〔2015〕309号）</w:t>
      </w: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rPr>
        <w:t>判断《中小企业声明函》载明的货物制造商是否属于采购文件所属行业的中型企业/小型企业/微型企业。</w:t>
      </w:r>
    </w:p>
    <w:p w14:paraId="5BB1B701">
      <w:pPr>
        <w:pStyle w:val="478"/>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FF0000"/>
          <w:kern w:val="0"/>
          <w:szCs w:val="21"/>
          <w:lang w:eastAsia="zh-CN"/>
        </w:rPr>
      </w:pP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lang w:val="en-US" w:eastAsia="zh-CN"/>
        </w:rPr>
        <w:t>2</w:t>
      </w:r>
      <w:r>
        <w:rPr>
          <w:rFonts w:hint="eastAsia" w:ascii="宋体" w:hAnsi="宋体" w:eastAsia="宋体" w:cs="宋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commentRangeEnd w:id="13"/>
      <w:r>
        <w:rPr>
          <w:rFonts w:hint="eastAsia" w:ascii="宋体" w:hAnsi="宋体" w:eastAsia="宋体" w:cs="宋体"/>
        </w:rPr>
        <w:commentReference w:id="13"/>
      </w:r>
    </w:p>
    <w:p w14:paraId="495CAB2B">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lang w:val="en-US" w:eastAsia="zh-CN"/>
        </w:rPr>
        <w:t>3</w:t>
      </w:r>
      <w:r>
        <w:rPr>
          <w:rFonts w:hint="eastAsia" w:ascii="宋体" w:hAnsi="宋体" w:eastAsia="宋体" w:cs="宋体"/>
          <w:bCs/>
          <w:color w:val="FF0000"/>
          <w:kern w:val="0"/>
          <w:szCs w:val="21"/>
          <w:lang w:eastAsia="zh-CN"/>
        </w:rPr>
        <w:t>）</w:t>
      </w:r>
      <w:r>
        <w:rPr>
          <w:rFonts w:hint="eastAsia" w:ascii="宋体" w:hAnsi="宋体" w:eastAsia="宋体" w:cs="宋体"/>
          <w:bCs/>
          <w:color w:val="FF0000"/>
          <w:kern w:val="0"/>
          <w:szCs w:val="21"/>
        </w:rPr>
        <w:t>事业单位、社会组织等非企业主体不享受中小企业扶持政策，但事业单位、社会组织等非企业主体提供全部由中小企业制造的货物参加货物采购项目的除外。</w:t>
      </w:r>
    </w:p>
    <w:p w14:paraId="6FCFA09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w:t>
      </w:r>
      <w:r>
        <w:rPr>
          <w:rFonts w:hint="eastAsia" w:ascii="宋体" w:hAnsi="宋体" w:eastAsia="宋体" w:cs="宋体"/>
          <w:bCs/>
          <w:color w:val="FF0000"/>
          <w:kern w:val="0"/>
          <w:szCs w:val="21"/>
          <w:lang w:val="en-US" w:eastAsia="zh-CN"/>
        </w:rPr>
        <w:t>4</w:t>
      </w:r>
      <w:r>
        <w:rPr>
          <w:rFonts w:hint="eastAsia" w:ascii="宋体" w:hAnsi="宋体" w:eastAsia="宋体" w:cs="宋体"/>
          <w:bCs/>
          <w:color w:val="FF0000"/>
          <w:kern w:val="0"/>
          <w:szCs w:val="21"/>
        </w:rPr>
        <w:t>）声明是残疾人福利性单位须填写《残疾人福利性单位声明函》的相关内容，具体参照以上《中小企业声明函》填写要求执行。</w:t>
      </w:r>
    </w:p>
    <w:p w14:paraId="62713F1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w:t>
      </w:r>
      <w:r>
        <w:rPr>
          <w:rFonts w:hint="eastAsia" w:ascii="宋体" w:hAnsi="宋体" w:eastAsia="宋体" w:cs="宋体"/>
          <w:bCs/>
          <w:color w:val="FF0000"/>
          <w:kern w:val="0"/>
          <w:szCs w:val="21"/>
          <w:lang w:val="en-US" w:eastAsia="zh-CN"/>
        </w:rPr>
        <w:t>5</w:t>
      </w:r>
      <w:r>
        <w:rPr>
          <w:rFonts w:hint="eastAsia" w:ascii="宋体" w:hAnsi="宋体" w:eastAsia="宋体" w:cs="宋体"/>
          <w:bCs/>
          <w:color w:val="FF0000"/>
          <w:kern w:val="0"/>
          <w:szCs w:val="21"/>
        </w:rPr>
        <w:t>）声明是监狱企业须填写《监狱企业声明函》的三项内容（填写位置的字体已加粗），具体参照以上《中小企业声明函》填写要求执行。</w:t>
      </w:r>
    </w:p>
    <w:p w14:paraId="4CCCC5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color w:val="FF0000"/>
          <w:kern w:val="0"/>
          <w:szCs w:val="21"/>
        </w:rPr>
      </w:pPr>
      <w:r>
        <w:rPr>
          <w:rFonts w:hint="eastAsia" w:ascii="宋体" w:hAnsi="宋体" w:eastAsia="宋体" w:cs="宋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D0A5262">
      <w:pPr>
        <w:pStyle w:val="478"/>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commentRangeStart w:id="14"/>
      <w:r>
        <w:rPr>
          <w:rFonts w:hint="eastAsia" w:ascii="宋体" w:hAnsi="宋体" w:eastAsia="宋体" w:cs="宋体"/>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commentRangeEnd w:id="14"/>
      <w:r>
        <w:rPr>
          <w:rFonts w:hint="eastAsia" w:ascii="宋体" w:hAnsi="宋体" w:eastAsia="宋体" w:cs="宋体"/>
        </w:rPr>
        <w:commentReference w:id="14"/>
      </w:r>
    </w:p>
    <w:p w14:paraId="4FE73F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A3CA561">
      <w:pPr>
        <w:pageBreakBefore w:val="0"/>
        <w:numPr>
          <w:ilvl w:val="0"/>
          <w:numId w:val="7"/>
        </w:numPr>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中小企业声明函（货物）</w:t>
      </w:r>
    </w:p>
    <w:p w14:paraId="108478BB">
      <w:pPr>
        <w:pStyle w:val="2"/>
        <w:pageBreakBefore w:val="0"/>
        <w:widowControl w:val="0"/>
        <w:numPr>
          <w:ilvl w:val="0"/>
          <w:numId w:val="0"/>
        </w:numPr>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p>
    <w:p w14:paraId="23DB409C">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bookmarkStart w:id="60" w:name="OLE_LINK5"/>
      <w:r>
        <w:rPr>
          <w:rFonts w:hint="eastAsia" w:ascii="宋体" w:hAnsi="宋体" w:eastAsia="宋体" w:cs="宋体"/>
          <w:sz w:val="21"/>
          <w:szCs w:val="21"/>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采购活动，提供的货物全部由符合政策要求的中小企业制造。相关企业（含联合体中的中小企业、签订分包意向协议的中小企业）的具体情况如下：</w:t>
      </w:r>
    </w:p>
    <w:p w14:paraId="6C78E606">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1E0B921D">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187ADA1E">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31EB70F2">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p>
    <w:p w14:paraId="0D7B86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372D98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1" w:name="_Hlk73562203"/>
      <w:r>
        <w:rPr>
          <w:rFonts w:hint="eastAsia" w:ascii="宋体" w:hAnsi="宋体" w:eastAsia="宋体" w:cs="宋体"/>
          <w:kern w:val="2"/>
          <w:sz w:val="21"/>
          <w:szCs w:val="21"/>
          <w:lang w:val="en-US" w:eastAsia="zh-CN" w:bidi="ar-SA"/>
        </w:rPr>
        <w:t>本投标人对上述声明内容的真实性负责。如有虚假，将依法承担相应责任。</w:t>
      </w:r>
    </w:p>
    <w:p w14:paraId="7A7B015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bookmarkEnd w:id="60"/>
    <w:p w14:paraId="480BECB8">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p>
    <w:p w14:paraId="3ADF68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75A20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61F8E77">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2、残疾人福利性单位声明函（货物类）</w:t>
      </w:r>
    </w:p>
    <w:p w14:paraId="3EFBBE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156A362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2" w:name="_Hlk73562331"/>
      <w:bookmarkStart w:id="63" w:name="_Hlk73562245"/>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7AE5E65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2F19C7F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p>
    <w:bookmarkEnd w:id="63"/>
    <w:p w14:paraId="3DB819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E2FF3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85258E9">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3、监狱企业声明函【货物类，提供监狱企业货物的供应商如需享受优惠政策，还须另行提供省级以上监狱管理局、戒毒管理局（含新疆生产建设兵团）出具的监狱企业证明文件】</w:t>
      </w:r>
    </w:p>
    <w:p w14:paraId="0127D6D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本投标人郑重声明，根据《财政部司法部关于政府采购支持监狱企业发展有关问题的通知》（财库〔</w:t>
      </w:r>
      <w:r>
        <w:rPr>
          <w:rFonts w:hint="eastAsia" w:ascii="宋体" w:hAnsi="宋体" w:eastAsia="宋体" w:cs="宋体"/>
          <w:sz w:val="21"/>
          <w:szCs w:val="21"/>
        </w:rPr>
        <w:t>2014</w:t>
      </w:r>
      <w:r>
        <w:rPr>
          <w:rFonts w:hint="eastAsia" w:ascii="宋体" w:hAnsi="宋体" w:eastAsia="宋体" w:cs="宋体"/>
          <w:sz w:val="21"/>
          <w:szCs w:val="21"/>
        </w:rPr>
        <w:t>〕</w:t>
      </w:r>
      <w:r>
        <w:rPr>
          <w:rFonts w:hint="eastAsia" w:ascii="宋体" w:hAnsi="宋体" w:eastAsia="宋体" w:cs="宋体"/>
          <w:sz w:val="21"/>
          <w:szCs w:val="21"/>
        </w:rPr>
        <w:t>68</w:t>
      </w:r>
      <w:r>
        <w:rPr>
          <w:rFonts w:hint="eastAsia" w:ascii="宋体" w:hAnsi="宋体" w:eastAsia="宋体" w:cs="宋体"/>
          <w:sz w:val="21"/>
          <w:szCs w:val="21"/>
        </w:rPr>
        <w:t>号）的规定，本投标人</w:t>
      </w:r>
      <w:r>
        <w:rPr>
          <w:rFonts w:hint="eastAsia" w:ascii="宋体" w:hAnsi="宋体" w:eastAsia="宋体" w:cs="宋体"/>
          <w:sz w:val="21"/>
          <w:szCs w:val="21"/>
        </w:rPr>
        <w:t>参加</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rPr>
        <w:t>采购人</w:t>
      </w:r>
      <w:r>
        <w:rPr>
          <w:rFonts w:hint="eastAsia" w:ascii="宋体" w:hAnsi="宋体" w:eastAsia="宋体" w:cs="宋体"/>
          <w:b/>
          <w:bCs/>
          <w:i/>
          <w:iCs/>
          <w:sz w:val="21"/>
          <w:szCs w:val="21"/>
          <w:u w:val="single"/>
        </w:rPr>
        <w:t>名称）</w:t>
      </w:r>
      <w:r>
        <w:rPr>
          <w:rFonts w:hint="eastAsia" w:ascii="宋体" w:hAnsi="宋体" w:eastAsia="宋体" w:cs="宋体"/>
          <w:sz w:val="21"/>
          <w:szCs w:val="21"/>
        </w:rPr>
        <w:t>的</w:t>
      </w:r>
      <w:r>
        <w:rPr>
          <w:rFonts w:hint="eastAsia" w:ascii="宋体" w:hAnsi="宋体" w:eastAsia="宋体" w:cs="宋体"/>
          <w:b/>
          <w:bCs/>
          <w:i/>
          <w:iCs/>
          <w:sz w:val="21"/>
          <w:szCs w:val="21"/>
          <w:u w:val="single"/>
        </w:rPr>
        <w:t>（项目名称）</w:t>
      </w:r>
      <w:r>
        <w:rPr>
          <w:rFonts w:hint="eastAsia" w:ascii="宋体" w:hAnsi="宋体" w:eastAsia="宋体" w:cs="宋体"/>
          <w:sz w:val="21"/>
          <w:szCs w:val="21"/>
        </w:rPr>
        <w:t>采购活动，提供的货物全部由符合政策要求的</w:t>
      </w:r>
      <w:r>
        <w:rPr>
          <w:rFonts w:hint="eastAsia" w:ascii="宋体" w:hAnsi="宋体" w:eastAsia="宋体" w:cs="宋体"/>
          <w:sz w:val="21"/>
          <w:szCs w:val="21"/>
        </w:rPr>
        <w:t>监狱企业</w:t>
      </w:r>
      <w:r>
        <w:rPr>
          <w:rFonts w:hint="eastAsia" w:ascii="宋体" w:hAnsi="宋体" w:eastAsia="宋体" w:cs="宋体"/>
          <w:sz w:val="21"/>
          <w:szCs w:val="21"/>
        </w:rPr>
        <w:t>制造。相关</w:t>
      </w:r>
      <w:r>
        <w:rPr>
          <w:rFonts w:hint="eastAsia" w:ascii="宋体" w:hAnsi="宋体" w:eastAsia="宋体" w:cs="宋体"/>
          <w:sz w:val="21"/>
          <w:szCs w:val="21"/>
        </w:rPr>
        <w:t>监狱企业</w:t>
      </w:r>
      <w:r>
        <w:rPr>
          <w:rFonts w:hint="eastAsia" w:ascii="宋体" w:hAnsi="宋体" w:eastAsia="宋体" w:cs="宋体"/>
          <w:sz w:val="21"/>
          <w:szCs w:val="21"/>
        </w:rPr>
        <w:t>的具体情况如下：</w:t>
      </w:r>
    </w:p>
    <w:p w14:paraId="78D9D05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rPr>
        <w:t>企业</w:t>
      </w:r>
      <w:r>
        <w:rPr>
          <w:rFonts w:hint="eastAsia" w:ascii="宋体" w:hAnsi="宋体" w:eastAsia="宋体" w:cs="宋体"/>
          <w:b/>
          <w:bCs/>
          <w:i/>
          <w:iCs/>
          <w:sz w:val="21"/>
          <w:szCs w:val="21"/>
          <w:u w:val="single"/>
        </w:rPr>
        <w:t>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4D173CA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rPr>
        <w:t>企业</w:t>
      </w:r>
      <w:r>
        <w:rPr>
          <w:rFonts w:hint="eastAsia" w:ascii="宋体" w:hAnsi="宋体" w:eastAsia="宋体" w:cs="宋体"/>
          <w:b/>
          <w:bCs/>
          <w:i/>
          <w:iCs/>
          <w:sz w:val="21"/>
          <w:szCs w:val="21"/>
          <w:u w:val="single"/>
        </w:rPr>
        <w:t>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6A8F842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sz w:val="21"/>
          <w:szCs w:val="21"/>
        </w:rPr>
      </w:pPr>
      <w:r>
        <w:rPr>
          <w:rFonts w:hint="eastAsia" w:ascii="宋体" w:hAnsi="宋体" w:eastAsia="宋体" w:cs="宋体"/>
          <w:sz w:val="21"/>
          <w:szCs w:val="21"/>
        </w:rPr>
        <w:t xml:space="preserve">…… </w:t>
      </w:r>
    </w:p>
    <w:p w14:paraId="1A182A1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rPr>
        <w:t>投标人</w:t>
      </w:r>
      <w:r>
        <w:rPr>
          <w:rFonts w:hint="eastAsia" w:ascii="宋体" w:hAnsi="宋体" w:eastAsia="宋体" w:cs="宋体"/>
          <w:sz w:val="21"/>
          <w:szCs w:val="21"/>
        </w:rPr>
        <w:t>对上述声明内容的真实性负责。如有虚假，将依法承担相应责任。</w:t>
      </w:r>
    </w:p>
    <w:p w14:paraId="718DC34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color w:val="FF0000"/>
          <w:sz w:val="21"/>
          <w:szCs w:val="21"/>
        </w:rPr>
      </w:pPr>
      <w:r>
        <w:rPr>
          <w:rFonts w:hint="eastAsia" w:ascii="宋体" w:hAnsi="宋体" w:eastAsia="宋体" w:cs="宋体"/>
          <w:sz w:val="21"/>
          <w:szCs w:val="21"/>
        </w:rPr>
        <w:t>附：省级以上监狱管理局、戒毒管理局（含新疆生产建设兵团）出具的监狱企业证明文件。</w:t>
      </w:r>
      <w:bookmarkEnd w:id="59"/>
    </w:p>
    <w:p w14:paraId="75F98D93">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bookmarkStart w:id="64" w:name="_Hlk72259976"/>
      <w:r>
        <w:rPr>
          <w:rFonts w:hint="eastAsia" w:ascii="宋体" w:hAnsi="宋体" w:eastAsia="宋体" w:cs="宋体"/>
          <w:b w:val="0"/>
          <w:sz w:val="24"/>
          <w:szCs w:val="24"/>
        </w:rPr>
        <w:t>四、项目详细报价</w:t>
      </w:r>
    </w:p>
    <w:p w14:paraId="1ADC3A83">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2D90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4AE6D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序号</w:t>
            </w:r>
          </w:p>
        </w:tc>
        <w:tc>
          <w:tcPr>
            <w:tcW w:w="1485" w:type="dxa"/>
            <w:vAlign w:val="center"/>
          </w:tcPr>
          <w:p w14:paraId="2B0BF2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1147" w:type="dxa"/>
            <w:vAlign w:val="center"/>
          </w:tcPr>
          <w:p w14:paraId="39B1492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货物名称</w:t>
            </w:r>
          </w:p>
        </w:tc>
        <w:tc>
          <w:tcPr>
            <w:tcW w:w="703" w:type="dxa"/>
            <w:vAlign w:val="center"/>
          </w:tcPr>
          <w:p w14:paraId="1493BA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品牌</w:t>
            </w:r>
          </w:p>
        </w:tc>
        <w:tc>
          <w:tcPr>
            <w:tcW w:w="703" w:type="dxa"/>
            <w:vAlign w:val="center"/>
          </w:tcPr>
          <w:p w14:paraId="363F305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规格/型号</w:t>
            </w:r>
          </w:p>
        </w:tc>
        <w:tc>
          <w:tcPr>
            <w:tcW w:w="612" w:type="dxa"/>
            <w:vAlign w:val="center"/>
          </w:tcPr>
          <w:p w14:paraId="54AB76A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
                <w:color w:val="FF0000"/>
                <w:szCs w:val="21"/>
              </w:rPr>
              <w:t>原产地</w:t>
            </w:r>
          </w:p>
        </w:tc>
        <w:tc>
          <w:tcPr>
            <w:tcW w:w="726" w:type="dxa"/>
            <w:vAlign w:val="center"/>
          </w:tcPr>
          <w:p w14:paraId="6E2DBCC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制造商名称</w:t>
            </w:r>
          </w:p>
        </w:tc>
        <w:tc>
          <w:tcPr>
            <w:tcW w:w="462" w:type="dxa"/>
            <w:vAlign w:val="center"/>
          </w:tcPr>
          <w:p w14:paraId="71FBC5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数量</w:t>
            </w:r>
          </w:p>
        </w:tc>
        <w:tc>
          <w:tcPr>
            <w:tcW w:w="427" w:type="dxa"/>
            <w:vAlign w:val="center"/>
          </w:tcPr>
          <w:p w14:paraId="26A2E5C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单位</w:t>
            </w:r>
          </w:p>
        </w:tc>
        <w:tc>
          <w:tcPr>
            <w:tcW w:w="571" w:type="dxa"/>
            <w:vAlign w:val="center"/>
          </w:tcPr>
          <w:p w14:paraId="6AFBECE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单价(元)</w:t>
            </w:r>
          </w:p>
        </w:tc>
        <w:tc>
          <w:tcPr>
            <w:tcW w:w="563" w:type="dxa"/>
            <w:vAlign w:val="center"/>
          </w:tcPr>
          <w:p w14:paraId="6E0946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合价(元)</w:t>
            </w:r>
          </w:p>
        </w:tc>
        <w:tc>
          <w:tcPr>
            <w:tcW w:w="703" w:type="dxa"/>
            <w:vAlign w:val="center"/>
          </w:tcPr>
          <w:p w14:paraId="378CADC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预算金额（元）</w:t>
            </w:r>
          </w:p>
        </w:tc>
      </w:tr>
      <w:tr w14:paraId="446F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A5F482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1</w:t>
            </w:r>
          </w:p>
        </w:tc>
        <w:tc>
          <w:tcPr>
            <w:tcW w:w="1485" w:type="dxa"/>
            <w:vMerge w:val="restart"/>
            <w:vAlign w:val="center"/>
          </w:tcPr>
          <w:p w14:paraId="0F34CC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PLAN-2021</w:t>
            </w:r>
            <w:r>
              <w:rPr>
                <w:rFonts w:hint="eastAsia" w:ascii="宋体" w:hAnsi="宋体" w:eastAsia="宋体" w:cs="宋体"/>
                <w:bCs/>
                <w:szCs w:val="21"/>
              </w:rPr>
              <w:t>***</w:t>
            </w:r>
          </w:p>
        </w:tc>
        <w:tc>
          <w:tcPr>
            <w:tcW w:w="1147" w:type="dxa"/>
            <w:vAlign w:val="center"/>
          </w:tcPr>
          <w:p w14:paraId="6E967B9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r>
              <w:rPr>
                <w:rFonts w:hint="eastAsia" w:ascii="宋体" w:hAnsi="宋体" w:eastAsia="宋体" w:cs="宋体"/>
                <w:bCs/>
                <w:szCs w:val="21"/>
              </w:rPr>
              <w:t>**</w:t>
            </w:r>
            <w:r>
              <w:rPr>
                <w:rFonts w:hint="eastAsia" w:ascii="宋体" w:hAnsi="宋体" w:eastAsia="宋体" w:cs="宋体"/>
                <w:bCs/>
                <w:szCs w:val="21"/>
              </w:rPr>
              <w:t>（填写相关内容）</w:t>
            </w:r>
          </w:p>
        </w:tc>
        <w:tc>
          <w:tcPr>
            <w:tcW w:w="703" w:type="dxa"/>
            <w:vAlign w:val="center"/>
          </w:tcPr>
          <w:p w14:paraId="14D8D1F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39D2509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7A9C7DF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08B3E17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11043BE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7314125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05FD6C8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79EF763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restart"/>
            <w:vAlign w:val="center"/>
          </w:tcPr>
          <w:p w14:paraId="668747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r>
              <w:rPr>
                <w:rFonts w:hint="eastAsia" w:ascii="宋体" w:hAnsi="宋体" w:eastAsia="宋体" w:cs="宋体"/>
                <w:bCs/>
                <w:szCs w:val="21"/>
              </w:rPr>
              <w:t>******</w:t>
            </w:r>
          </w:p>
        </w:tc>
      </w:tr>
      <w:tr w14:paraId="74F1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CD5616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2</w:t>
            </w:r>
          </w:p>
        </w:tc>
        <w:tc>
          <w:tcPr>
            <w:tcW w:w="1485" w:type="dxa"/>
            <w:vMerge w:val="continue"/>
            <w:vAlign w:val="center"/>
          </w:tcPr>
          <w:p w14:paraId="7D3282F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5108A6D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r>
              <w:rPr>
                <w:rFonts w:hint="eastAsia" w:ascii="宋体" w:hAnsi="宋体" w:eastAsia="宋体" w:cs="宋体"/>
                <w:bCs/>
                <w:szCs w:val="21"/>
              </w:rPr>
              <w:t>**</w:t>
            </w:r>
          </w:p>
        </w:tc>
        <w:tc>
          <w:tcPr>
            <w:tcW w:w="703" w:type="dxa"/>
            <w:vAlign w:val="center"/>
          </w:tcPr>
          <w:p w14:paraId="536BD3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59E5CB8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18C5B76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3ECEB89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543BBD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612BF05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514DCF3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4FF0F3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70271A4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428B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422C6A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485" w:type="dxa"/>
            <w:vMerge w:val="continue"/>
            <w:vAlign w:val="center"/>
          </w:tcPr>
          <w:p w14:paraId="06CD9DA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3768C49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r>
              <w:rPr>
                <w:rFonts w:hint="eastAsia" w:ascii="宋体" w:hAnsi="宋体" w:eastAsia="宋体" w:cs="宋体"/>
                <w:bCs/>
                <w:szCs w:val="21"/>
              </w:rPr>
              <w:t>**</w:t>
            </w:r>
          </w:p>
        </w:tc>
        <w:tc>
          <w:tcPr>
            <w:tcW w:w="703" w:type="dxa"/>
            <w:vAlign w:val="center"/>
          </w:tcPr>
          <w:p w14:paraId="0C80D7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1F05E4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2D8483E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71045EE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7E724FE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4430459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499900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32FB1F4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64DE03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6137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29372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4</w:t>
            </w:r>
          </w:p>
        </w:tc>
        <w:tc>
          <w:tcPr>
            <w:tcW w:w="1485" w:type="dxa"/>
            <w:vMerge w:val="continue"/>
            <w:vAlign w:val="center"/>
          </w:tcPr>
          <w:p w14:paraId="0FA066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78EF33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r>
              <w:rPr>
                <w:rFonts w:hint="eastAsia" w:ascii="宋体" w:hAnsi="宋体" w:eastAsia="宋体" w:cs="宋体"/>
                <w:bCs/>
                <w:szCs w:val="21"/>
              </w:rPr>
              <w:t>**</w:t>
            </w:r>
          </w:p>
        </w:tc>
        <w:tc>
          <w:tcPr>
            <w:tcW w:w="703" w:type="dxa"/>
            <w:vAlign w:val="center"/>
          </w:tcPr>
          <w:p w14:paraId="7345273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5EB7C7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78BAEE6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22E5215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7A0CEF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46A8734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7A5029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2C3E057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367871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214F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5EC14E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5</w:t>
            </w:r>
          </w:p>
        </w:tc>
        <w:tc>
          <w:tcPr>
            <w:tcW w:w="1485" w:type="dxa"/>
            <w:vMerge w:val="continue"/>
            <w:vAlign w:val="center"/>
          </w:tcPr>
          <w:p w14:paraId="264B88A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2B6D12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46F3B7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7DC86C6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1EB88CC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173AA33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55CE8B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6E69502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15FB915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7434CD9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2CBCD1B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3AC9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790618E5">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Cs/>
                <w:szCs w:val="21"/>
              </w:rPr>
            </w:pPr>
            <w:r>
              <w:rPr>
                <w:rFonts w:hint="eastAsia" w:ascii="宋体" w:hAnsi="宋体" w:eastAsia="宋体" w:cs="宋体"/>
                <w:bCs/>
                <w:szCs w:val="21"/>
              </w:rPr>
              <w:t>合计（即投标总价；币种：人民币；单位：元） 小写：            大写：</w:t>
            </w:r>
          </w:p>
        </w:tc>
      </w:tr>
    </w:tbl>
    <w:p w14:paraId="552589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5770AA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注：1.本表可按同样格式扩展。</w:t>
      </w:r>
      <w:r>
        <w:rPr>
          <w:rFonts w:hint="eastAsia" w:ascii="宋体" w:hAnsi="宋体" w:eastAsia="宋体" w:cs="宋体"/>
        </w:rPr>
        <w:commentReference w:id="15"/>
      </w:r>
    </w:p>
    <w:p w14:paraId="3DD87E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lang w:val="en-US" w:eastAsia="zh-CN"/>
        </w:rPr>
      </w:pPr>
      <w:r>
        <w:rPr>
          <w:rFonts w:hint="eastAsia" w:ascii="宋体" w:hAnsi="宋体" w:eastAsia="宋体" w:cs="宋体"/>
          <w:b/>
          <w:sz w:val="24"/>
        </w:rPr>
        <w:t>2</w:t>
      </w:r>
      <w:r>
        <w:rPr>
          <w:rFonts w:hint="eastAsia" w:ascii="宋体" w:hAnsi="宋体" w:eastAsia="宋体" w:cs="宋体"/>
          <w:b/>
          <w:sz w:val="24"/>
        </w:rPr>
        <w:t>.</w:t>
      </w:r>
      <w:r>
        <w:rPr>
          <w:rFonts w:hint="eastAsia" w:ascii="宋体" w:hAnsi="宋体" w:eastAsia="宋体" w:cs="宋体"/>
          <w:b/>
          <w:sz w:val="24"/>
          <w:lang w:eastAsia="zh-CN"/>
        </w:rPr>
        <w:t>“</w:t>
      </w:r>
      <w:r>
        <w:rPr>
          <w:rFonts w:hint="eastAsia" w:ascii="宋体" w:hAnsi="宋体" w:eastAsia="宋体" w:cs="宋体"/>
          <w:b/>
          <w:sz w:val="24"/>
          <w:lang w:val="en-US" w:eastAsia="zh-CN"/>
        </w:rPr>
        <w:t>品牌</w:t>
      </w:r>
      <w:r>
        <w:rPr>
          <w:rFonts w:hint="eastAsia" w:ascii="宋体" w:hAnsi="宋体" w:eastAsia="宋体" w:cs="宋体"/>
          <w:b/>
          <w:sz w:val="24"/>
          <w:lang w:eastAsia="zh-CN"/>
        </w:rPr>
        <w:t>”</w:t>
      </w:r>
      <w:r>
        <w:rPr>
          <w:rFonts w:hint="eastAsia" w:ascii="宋体" w:hAnsi="宋体" w:eastAsia="宋体" w:cs="宋体"/>
          <w:b/>
          <w:sz w:val="24"/>
          <w:lang w:val="en-US" w:eastAsia="zh-CN"/>
        </w:rPr>
        <w:t>可以与商标一致，也可以填写便于区分其他公司商品的制造商简称或者制造商认可的品牌名称</w:t>
      </w:r>
      <w:r>
        <w:rPr>
          <w:rFonts w:hint="eastAsia" w:ascii="宋体" w:hAnsi="宋体" w:eastAsia="宋体" w:cs="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0CB29B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lang w:val="en-US" w:eastAsia="zh-CN"/>
        </w:rPr>
        <w:t>3.</w:t>
      </w:r>
      <w:r>
        <w:rPr>
          <w:rFonts w:hint="eastAsia" w:ascii="宋体" w:hAnsi="宋体" w:eastAsia="宋体" w:cs="宋体"/>
          <w:b/>
          <w:sz w:val="24"/>
        </w:rPr>
        <w:t>如所投货物属于定制类的非量产货物或无具体型号的货物，可以在“规格/型号”</w:t>
      </w:r>
      <w:r>
        <w:rPr>
          <w:rFonts w:hint="eastAsia" w:ascii="宋体" w:hAnsi="宋体" w:eastAsia="宋体" w:cs="宋体"/>
          <w:b/>
          <w:sz w:val="24"/>
          <w:lang w:val="en-US" w:eastAsia="zh-CN"/>
        </w:rPr>
        <w:t>栏目</w:t>
      </w:r>
      <w:r>
        <w:rPr>
          <w:rFonts w:hint="eastAsia" w:ascii="宋体" w:hAnsi="宋体" w:eastAsia="宋体" w:cs="宋体"/>
          <w:b/>
          <w:sz w:val="24"/>
        </w:rPr>
        <w:t>仅填写规格信息而不填型号信息（型号信息用“定制”描述即可）；</w:t>
      </w:r>
      <w:bookmarkStart w:id="65" w:name="_Hlk73646428"/>
      <w:r>
        <w:rPr>
          <w:rFonts w:hint="eastAsia" w:ascii="宋体" w:hAnsi="宋体" w:eastAsia="宋体" w:cs="宋体"/>
          <w:b/>
          <w:sz w:val="24"/>
        </w:rPr>
        <w:t>此类填写错误</w:t>
      </w:r>
      <w:r>
        <w:rPr>
          <w:rFonts w:hint="eastAsia" w:ascii="宋体" w:hAnsi="宋体" w:eastAsia="宋体" w:cs="宋体"/>
          <w:b/>
          <w:sz w:val="24"/>
          <w:lang w:val="en-US" w:eastAsia="zh-CN"/>
        </w:rPr>
        <w:t>或缺漏</w:t>
      </w:r>
      <w:r>
        <w:rPr>
          <w:rFonts w:hint="eastAsia" w:ascii="宋体" w:hAnsi="宋体" w:eastAsia="宋体" w:cs="宋体"/>
          <w:b/>
          <w:sz w:val="24"/>
        </w:rPr>
        <w:t>（所投货物为定制类的非量产货物但供应商却错误填报了型号）的不利后果</w:t>
      </w:r>
      <w:r>
        <w:rPr>
          <w:rFonts w:hint="eastAsia" w:ascii="宋体" w:hAnsi="宋体" w:eastAsia="宋体" w:cs="宋体"/>
          <w:b/>
          <w:sz w:val="24"/>
        </w:rPr>
        <w:t>由供应商承担</w:t>
      </w:r>
      <w:r>
        <w:rPr>
          <w:rFonts w:hint="eastAsia" w:ascii="宋体" w:hAnsi="宋体" w:eastAsia="宋体" w:cs="宋体"/>
          <w:b/>
          <w:sz w:val="24"/>
          <w:lang w:eastAsia="zh-CN"/>
        </w:rPr>
        <w:t>。</w:t>
      </w:r>
      <w:r>
        <w:rPr>
          <w:rFonts w:hint="eastAsia" w:ascii="宋体" w:hAnsi="宋体" w:eastAsia="宋体" w:cs="宋体"/>
          <w:b/>
          <w:sz w:val="24"/>
        </w:rPr>
        <w:t>经评审委员会认定，在使用综合评分法的项目中一项此类填写错误</w:t>
      </w:r>
      <w:r>
        <w:rPr>
          <w:rFonts w:hint="eastAsia" w:ascii="宋体" w:hAnsi="宋体" w:eastAsia="宋体" w:cs="宋体"/>
          <w:b/>
          <w:sz w:val="24"/>
          <w:lang w:val="en-US" w:eastAsia="zh-CN"/>
        </w:rPr>
        <w:t>或缺漏</w:t>
      </w:r>
      <w:r>
        <w:rPr>
          <w:rFonts w:hint="eastAsia" w:ascii="宋体" w:hAnsi="宋体" w:eastAsia="宋体" w:cs="宋体"/>
          <w:b/>
          <w:sz w:val="24"/>
        </w:rPr>
        <w:t>将按照一项</w:t>
      </w:r>
      <w:r>
        <w:rPr>
          <w:rFonts w:hint="eastAsia" w:ascii="宋体" w:hAnsi="宋体" w:eastAsia="宋体" w:cs="宋体"/>
          <w:b/>
          <w:sz w:val="24"/>
          <w:lang w:val="en-US" w:eastAsia="zh-CN"/>
        </w:rPr>
        <w:t>普通招标技术要求（一般参数/普通参数）</w:t>
      </w:r>
      <w:r>
        <w:rPr>
          <w:rFonts w:hint="eastAsia" w:ascii="宋体" w:hAnsi="宋体" w:eastAsia="宋体" w:cs="宋体"/>
          <w:b/>
          <w:sz w:val="24"/>
        </w:rPr>
        <w:t>负偏离扣分处理。</w:t>
      </w:r>
      <w:bookmarkEnd w:id="65"/>
    </w:p>
    <w:p w14:paraId="49AB60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3</w:t>
      </w:r>
      <w:r>
        <w:rPr>
          <w:rFonts w:hint="eastAsia" w:ascii="宋体" w:hAnsi="宋体" w:eastAsia="宋体" w:cs="宋体"/>
          <w:b/>
          <w:sz w:val="24"/>
        </w:rPr>
        <w:t>.“原产地”是指货物的实际生产加工地，非品牌所在地</w:t>
      </w:r>
    </w:p>
    <w:p w14:paraId="74B50C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w:t>
      </w:r>
      <w:r>
        <w:rPr>
          <w:rFonts w:hint="eastAsia" w:ascii="宋体" w:hAnsi="宋体" w:eastAsia="宋体" w:cs="宋体"/>
          <w:b/>
          <w:sz w:val="24"/>
        </w:rPr>
        <w:t>.所投货物均应填写制造商名称</w:t>
      </w:r>
      <w:r>
        <w:rPr>
          <w:rFonts w:hint="eastAsia" w:ascii="宋体" w:hAnsi="宋体" w:eastAsia="宋体" w:cs="宋体"/>
          <w:b/>
          <w:sz w:val="24"/>
          <w:lang w:eastAsia="zh-CN"/>
        </w:rPr>
        <w:t>，</w:t>
      </w:r>
      <w:r>
        <w:rPr>
          <w:rFonts w:hint="eastAsia" w:ascii="宋体" w:hAnsi="宋体" w:eastAsia="宋体" w:cs="宋体"/>
          <w:b/>
          <w:sz w:val="24"/>
        </w:rPr>
        <w:t>“制造商”是指产品品牌厂商，产品代工制造的，应填写接受委托生产制造的制造商。</w:t>
      </w:r>
    </w:p>
    <w:p w14:paraId="49F932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5</w:t>
      </w:r>
      <w:r>
        <w:rPr>
          <w:rFonts w:hint="eastAsia" w:ascii="宋体" w:hAnsi="宋体" w:eastAsia="宋体" w:cs="宋体"/>
          <w:b/>
          <w:sz w:val="24"/>
        </w:rPr>
        <w:t>.以上分项报价表的投标总价应当与开标一览表的投标总价一致。</w:t>
      </w:r>
    </w:p>
    <w:p w14:paraId="1DE978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6</w:t>
      </w:r>
      <w:r>
        <w:rPr>
          <w:rFonts w:hint="eastAsia" w:ascii="宋体" w:hAnsi="宋体" w:eastAsia="宋体" w:cs="宋体"/>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7FB7B6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7</w:t>
      </w:r>
      <w:r>
        <w:rPr>
          <w:rFonts w:hint="eastAsia" w:ascii="宋体" w:hAnsi="宋体" w:eastAsia="宋体" w:cs="宋体"/>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397F6F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8F452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4E560D27">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（二）核心产品品牌</w:t>
      </w:r>
    </w:p>
    <w:p w14:paraId="26375F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BEEB9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我单位所投核心产品的品牌为：</w:t>
      </w:r>
      <w:r>
        <w:rPr>
          <w:rFonts w:hint="eastAsia" w:ascii="宋体" w:hAnsi="宋体" w:eastAsia="宋体" w:cs="宋体"/>
          <w:b/>
          <w:sz w:val="24"/>
          <w:u w:val="single"/>
        </w:rPr>
        <w:t xml:space="preserve">               </w:t>
      </w:r>
      <w:r>
        <w:rPr>
          <w:rFonts w:hint="eastAsia" w:ascii="宋体" w:hAnsi="宋体" w:eastAsia="宋体" w:cs="宋体"/>
          <w:b/>
          <w:sz w:val="24"/>
        </w:rPr>
        <w:t>。</w:t>
      </w:r>
    </w:p>
    <w:p w14:paraId="7D27C7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276F4F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lang w:val="en-US" w:eastAsia="zh-CN"/>
        </w:rPr>
      </w:pPr>
      <w:r>
        <w:rPr>
          <w:rFonts w:hint="eastAsia" w:ascii="宋体" w:hAnsi="宋体" w:eastAsia="宋体" w:cs="宋体"/>
          <w:sz w:val="24"/>
        </w:rPr>
        <w:t>备注：</w:t>
      </w:r>
      <w:r>
        <w:rPr>
          <w:rFonts w:hint="eastAsia" w:ascii="宋体" w:hAnsi="宋体" w:eastAsia="宋体" w:cs="宋体"/>
          <w:sz w:val="24"/>
          <w:lang w:val="en-US" w:eastAsia="zh-CN"/>
        </w:rPr>
        <w:t>单一产品采购项目，核心产品即为该单一产品。</w:t>
      </w:r>
    </w:p>
    <w:p w14:paraId="1FBAFA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3965AB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3D6EB9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1DCC4E9B">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（三）可选配件报价清单（不包括在总报价内）</w:t>
      </w:r>
    </w:p>
    <w:p w14:paraId="737297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注：格式可以参照《（一）分项报价表》表格，并提供相应的品牌/规格/型号、原产地、制造商信息（没有品牌、型号的，用“定制”描述即可）、单价等详细信息</w:t>
      </w:r>
    </w:p>
    <w:p w14:paraId="2818D6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1251F6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27BB1236">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（四）</w:t>
      </w:r>
      <w:bookmarkStart w:id="66" w:name="_Hlk72073235"/>
      <w:r>
        <w:rPr>
          <w:rFonts w:hint="eastAsia" w:ascii="宋体" w:hAnsi="宋体" w:eastAsia="宋体" w:cs="宋体"/>
          <w:b/>
          <w:sz w:val="24"/>
        </w:rPr>
        <w:t>投标人认为需要涉及的其他内容报价清单</w:t>
      </w:r>
      <w:bookmarkEnd w:id="66"/>
    </w:p>
    <w:p w14:paraId="479DA1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42C94B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FAED8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 xml:space="preserve">         </w:t>
      </w:r>
      <w:bookmarkStart w:id="67" w:name="_Hlk72260501"/>
      <w:r>
        <w:rPr>
          <w:rFonts w:hint="eastAsia" w:ascii="宋体" w:hAnsi="宋体" w:eastAsia="宋体" w:cs="宋体"/>
        </w:rPr>
        <w:t xml:space="preserve">  </w:t>
      </w:r>
      <w:r>
        <w:rPr>
          <w:rFonts w:hint="eastAsia" w:ascii="宋体" w:hAnsi="宋体" w:eastAsia="宋体" w:cs="宋体"/>
        </w:rPr>
        <w:t>………………</w:t>
      </w:r>
      <w:bookmarkEnd w:id="67"/>
      <w:r>
        <w:rPr>
          <w:rFonts w:hint="eastAsia" w:ascii="宋体" w:hAnsi="宋体" w:eastAsia="宋体" w:cs="宋体"/>
        </w:rPr>
        <w:t>（根据项目具体情况增加与综合实力评审相关的节点）………………</w:t>
      </w:r>
    </w:p>
    <w:p w14:paraId="742180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800C0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r>
        <w:rPr>
          <w:rFonts w:hint="eastAsia" w:ascii="宋体" w:hAnsi="宋体" w:eastAsia="宋体" w:cs="宋体"/>
          <w:b/>
          <w:color w:val="FF0000"/>
          <w:sz w:val="24"/>
        </w:rPr>
        <w:t>（信息公开部分的内容到此为止！以下为信息不公开部分。）</w:t>
      </w:r>
    </w:p>
    <w:bookmarkEnd w:id="64"/>
    <w:p w14:paraId="7F8E83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4AB359E0">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bookmarkStart w:id="68" w:name="_Hlk72260530"/>
      <w:r>
        <w:rPr>
          <w:rFonts w:hint="eastAsia" w:ascii="宋体" w:hAnsi="宋体" w:eastAsia="宋体" w:cs="宋体"/>
          <w:b/>
          <w:color w:val="FF0000"/>
          <w:sz w:val="28"/>
          <w:szCs w:val="28"/>
        </w:rPr>
        <w:t>投标文件附件（信息不公开部分）</w:t>
      </w:r>
    </w:p>
    <w:p w14:paraId="4D0DC49B">
      <w:pPr>
        <w:pageBreakBefore w:val="0"/>
        <w:widowControl w:val="0"/>
        <w:kinsoku/>
        <w:overflowPunct/>
        <w:topLinePunct w:val="0"/>
        <w:bidi w:val="0"/>
        <w:snapToGrid w:val="0"/>
        <w:spacing w:beforeAutospacing="0" w:afterAutospacing="0" w:line="360" w:lineRule="auto"/>
        <w:ind w:left="0" w:leftChars="0" w:right="0" w:firstLine="0" w:firstLineChars="0"/>
        <w:jc w:val="center"/>
        <w:outlineLvl w:val="0"/>
        <w:rPr>
          <w:rFonts w:hint="eastAsia" w:ascii="宋体" w:hAnsi="宋体" w:eastAsia="宋体" w:cs="宋体"/>
          <w:b w:val="0"/>
          <w:bCs/>
          <w:kern w:val="2"/>
          <w:sz w:val="24"/>
          <w:szCs w:val="32"/>
          <w:lang w:val="en-US" w:eastAsia="zh-CN" w:bidi="ar-SA"/>
        </w:rPr>
      </w:pPr>
      <w:commentRangeStart w:id="16"/>
      <w:r>
        <w:rPr>
          <w:rFonts w:hint="eastAsia" w:ascii="宋体" w:hAnsi="宋体" w:eastAsia="宋体" w:cs="宋体"/>
          <w:b w:val="0"/>
          <w:bCs/>
          <w:kern w:val="2"/>
          <w:sz w:val="24"/>
          <w:szCs w:val="32"/>
          <w:lang w:val="en-US" w:eastAsia="zh-CN" w:bidi="ar-SA"/>
        </w:rPr>
        <w:t>一、供应商基本情况表</w:t>
      </w:r>
      <w:commentRangeEnd w:id="16"/>
      <w:r>
        <w:rPr>
          <w:rFonts w:hint="eastAsia" w:ascii="宋体" w:hAnsi="宋体" w:eastAsia="宋体" w:cs="宋体"/>
        </w:rPr>
        <w:commentReference w:id="16"/>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1652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399AC10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12B88CA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000A6E4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21C236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41EF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A3D52C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3DAF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23944F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3AF5366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63A4119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1E3280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4995E27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1A5D8E2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41C59BD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1DC3B09E">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25A3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39046C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543D1E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1939A18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62DF8E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12C8B36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F5301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5FC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37EB1E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1F86A1C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FB10C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B2215C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5ABC19B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3CA923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7EE6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70D05E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3</w:t>
            </w:r>
          </w:p>
        </w:tc>
        <w:tc>
          <w:tcPr>
            <w:tcW w:w="1275" w:type="pct"/>
            <w:gridSpan w:val="2"/>
            <w:tcBorders>
              <w:top w:val="single" w:color="auto" w:sz="4" w:space="0"/>
            </w:tcBorders>
            <w:noWrap w:val="0"/>
            <w:vAlign w:val="center"/>
          </w:tcPr>
          <w:p w14:paraId="0AD5F98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4D56F31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2AB918A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2CD85F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4B0069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160E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181CFC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4</w:t>
            </w:r>
          </w:p>
        </w:tc>
        <w:tc>
          <w:tcPr>
            <w:tcW w:w="1275" w:type="pct"/>
            <w:gridSpan w:val="2"/>
            <w:noWrap w:val="0"/>
            <w:vAlign w:val="center"/>
          </w:tcPr>
          <w:p w14:paraId="4E13246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6AFEA95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52EC93B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3F66737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338772C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5EAD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0A44B6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5</w:t>
            </w:r>
          </w:p>
        </w:tc>
        <w:tc>
          <w:tcPr>
            <w:tcW w:w="1275" w:type="pct"/>
            <w:gridSpan w:val="2"/>
            <w:noWrap w:val="0"/>
            <w:vAlign w:val="center"/>
          </w:tcPr>
          <w:p w14:paraId="48BF2C28">
            <w:pPr>
              <w:pageBreakBefore w:val="0"/>
              <w:widowControl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73A327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1FCE352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47C7FA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435A6E0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rPr>
            </w:pPr>
          </w:p>
        </w:tc>
      </w:tr>
      <w:tr w14:paraId="1C6C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5408CC54">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5ABD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395A01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001A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62D55E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5B8DD3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03377F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1FE782A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050F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22DB20D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8C011B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6EE6D45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713B422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1512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EC67F6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25C87F5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7AF881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019125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1AFB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5E304AED">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说明：同一关联关系类型有多个主体的，应分行填写。</w:t>
            </w:r>
          </w:p>
        </w:tc>
      </w:tr>
    </w:tbl>
    <w:p w14:paraId="49CC976A">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lang w:val="en-US" w:eastAsia="zh-CN"/>
        </w:rPr>
        <w:t>二</w:t>
      </w:r>
      <w:r>
        <w:rPr>
          <w:rFonts w:hint="eastAsia" w:ascii="宋体" w:hAnsi="宋体" w:eastAsia="宋体" w:cs="宋体"/>
          <w:b w:val="0"/>
          <w:sz w:val="24"/>
        </w:rPr>
        <w:t>、</w:t>
      </w:r>
      <w:bookmarkStart w:id="69" w:name="_Hlk72092499"/>
      <w:r>
        <w:rPr>
          <w:rFonts w:hint="eastAsia" w:ascii="宋体" w:hAnsi="宋体" w:eastAsia="宋体" w:cs="宋体"/>
          <w:b w:val="0"/>
          <w:sz w:val="24"/>
        </w:rPr>
        <w:t>法定代表人（负责人）证明书</w:t>
      </w:r>
      <w:bookmarkEnd w:id="69"/>
    </w:p>
    <w:p w14:paraId="401CC2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6CB6F7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姓名</w:t>
      </w:r>
      <w:r>
        <w:rPr>
          <w:rFonts w:hint="eastAsia" w:ascii="宋体" w:hAnsi="宋体" w:eastAsia="宋体" w:cs="宋体"/>
          <w:szCs w:val="21"/>
          <w:u w:val="none"/>
          <w:lang w:eastAsia="zh-CN"/>
        </w:rPr>
        <w:t>）</w:t>
      </w:r>
      <w:r>
        <w:rPr>
          <w:rFonts w:hint="eastAsia" w:ascii="宋体" w:hAnsi="宋体" w:eastAsia="宋体" w:cs="宋体"/>
          <w:szCs w:val="21"/>
        </w:rPr>
        <w:t>，现任我单位</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职务，为法定代表人（负责人），</w:t>
      </w:r>
      <w:r>
        <w:rPr>
          <w:rFonts w:hint="eastAsia" w:ascii="宋体" w:hAnsi="宋体" w:eastAsia="宋体" w:cs="宋体"/>
          <w:szCs w:val="21"/>
          <w:lang w:val="en-US" w:eastAsia="zh-CN"/>
        </w:rPr>
        <w:t>身份证件</w:t>
      </w:r>
      <w:r>
        <w:rPr>
          <w:rFonts w:hint="eastAsia" w:ascii="宋体" w:hAnsi="宋体" w:eastAsia="宋体" w:cs="宋体"/>
          <w:szCs w:val="21"/>
        </w:rPr>
        <w:t>号</w:t>
      </w:r>
      <w:r>
        <w:rPr>
          <w:rFonts w:hint="eastAsia" w:ascii="宋体" w:hAnsi="宋体" w:eastAsia="宋体" w:cs="宋体"/>
          <w:szCs w:val="21"/>
          <w:lang w:val="en-US" w:eastAsia="zh-CN"/>
        </w:rPr>
        <w:t>为</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联系电话：</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w:t>
      </w:r>
    </w:p>
    <w:p w14:paraId="0A7485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特此证明。</w:t>
      </w:r>
    </w:p>
    <w:p w14:paraId="553BC9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说明：1、法定代表人为投标人（企业事业单位、国家机关、社会团体）的主要行政负责人。</w:t>
      </w:r>
    </w:p>
    <w:p w14:paraId="4268AA1D">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szCs w:val="21"/>
          <w:lang w:val="en-US" w:eastAsia="zh-CN"/>
        </w:rPr>
      </w:pPr>
      <w:r>
        <w:rPr>
          <w:rFonts w:hint="eastAsia" w:ascii="宋体" w:hAnsi="宋体" w:eastAsia="宋体" w:cs="宋体"/>
          <w:color w:val="auto"/>
          <w:szCs w:val="21"/>
          <w:lang w:eastAsia="zh-Hans"/>
        </w:rPr>
        <w:t>本证明书要供法定代表人（负责人）</w:t>
      </w:r>
      <w:r>
        <w:rPr>
          <w:rFonts w:hint="eastAsia" w:ascii="宋体" w:hAnsi="宋体" w:eastAsia="宋体" w:cs="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4AC7576B">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auto"/>
          <w:szCs w:val="21"/>
          <w:lang w:eastAsia="zh-Hans"/>
        </w:rPr>
        <w:t>本项目投标授权代表为法定代表人（负责人）的，无需提供</w:t>
      </w:r>
      <w:r>
        <w:rPr>
          <w:rFonts w:hint="eastAsia" w:ascii="宋体" w:hAnsi="宋体" w:eastAsia="宋体" w:cs="宋体"/>
          <w:color w:val="auto"/>
          <w:szCs w:val="21"/>
        </w:rPr>
        <w:t>《投标文件签署授权委托书》</w:t>
      </w:r>
      <w:r>
        <w:rPr>
          <w:rFonts w:hint="eastAsia" w:ascii="宋体" w:hAnsi="宋体" w:eastAsia="宋体" w:cs="宋体"/>
          <w:color w:val="auto"/>
          <w:szCs w:val="21"/>
          <w:lang w:eastAsia="zh-Hans"/>
        </w:rPr>
        <w:t>。</w:t>
      </w:r>
    </w:p>
    <w:p w14:paraId="1506AB0B">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3A69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50732F5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26E8E9AF">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50A79C82">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3F1F2B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62D10402">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5337C8D4">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58365B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u w:val="none"/>
        </w:rPr>
      </w:pPr>
      <w:r>
        <w:rPr>
          <w:rFonts w:hint="eastAsia" w:ascii="宋体" w:hAnsi="宋体" w:eastAsia="宋体" w:cs="宋体"/>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贵公司缴纳社</w:t>
      </w:r>
      <w:commentRangeStart w:id="17"/>
      <w:r>
        <w:rPr>
          <w:rFonts w:hint="eastAsia" w:ascii="宋体" w:hAnsi="宋体" w:eastAsia="宋体" w:cs="宋体"/>
          <w:b/>
          <w:bCs/>
          <w:color w:val="FF0000"/>
          <w:szCs w:val="21"/>
          <w:u w:val="none"/>
        </w:rPr>
        <w:t>会保险。</w:t>
      </w:r>
      <w:commentRangeEnd w:id="17"/>
      <w:r>
        <w:rPr>
          <w:rFonts w:hint="eastAsia" w:ascii="宋体" w:hAnsi="宋体" w:eastAsia="宋体" w:cs="宋体"/>
        </w:rPr>
        <w:commentReference w:id="17"/>
      </w:r>
    </w:p>
    <w:p w14:paraId="1B74556F">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p>
    <w:p w14:paraId="636C4EFF">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lang w:val="en-US" w:eastAsia="zh-CN"/>
        </w:rPr>
        <w:t>三</w:t>
      </w:r>
      <w:r>
        <w:rPr>
          <w:rFonts w:hint="eastAsia" w:ascii="宋体" w:hAnsi="宋体" w:eastAsia="宋体" w:cs="宋体"/>
          <w:b w:val="0"/>
          <w:sz w:val="24"/>
        </w:rPr>
        <w:t>、投标文件签署授权委托书</w:t>
      </w:r>
    </w:p>
    <w:p w14:paraId="35AA2F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本授权委托书声明：我</w:t>
      </w:r>
      <w:r>
        <w:rPr>
          <w:rFonts w:hint="eastAsia" w:ascii="宋体" w:hAnsi="宋体" w:eastAsia="宋体" w:cs="宋体"/>
          <w:szCs w:val="21"/>
          <w:u w:val="single"/>
        </w:rPr>
        <w:t xml:space="preserve">           </w:t>
      </w:r>
      <w:r>
        <w:rPr>
          <w:rFonts w:hint="eastAsia" w:ascii="宋体" w:hAnsi="宋体" w:eastAsia="宋体" w:cs="宋体"/>
          <w:szCs w:val="21"/>
        </w:rPr>
        <w:t>（姓名）系</w:t>
      </w:r>
      <w:r>
        <w:rPr>
          <w:rFonts w:hint="eastAsia" w:ascii="宋体" w:hAnsi="宋体" w:eastAsia="宋体" w:cs="宋体"/>
          <w:szCs w:val="21"/>
          <w:u w:val="single"/>
        </w:rPr>
        <w:t xml:space="preserve">             </w:t>
      </w:r>
      <w:r>
        <w:rPr>
          <w:rFonts w:hint="eastAsia" w:ascii="宋体" w:hAnsi="宋体" w:eastAsia="宋体" w:cs="宋体"/>
          <w:szCs w:val="21"/>
        </w:rPr>
        <w:t>（投标人名称）的法定代表人（负责人），现授权委托</w:t>
      </w:r>
      <w:r>
        <w:rPr>
          <w:rFonts w:hint="eastAsia" w:ascii="宋体" w:hAnsi="宋体" w:eastAsia="宋体" w:cs="宋体"/>
          <w:szCs w:val="21"/>
          <w:u w:val="single"/>
        </w:rPr>
        <w:t xml:space="preserve">            </w:t>
      </w:r>
      <w:r>
        <w:rPr>
          <w:rFonts w:hint="eastAsia" w:ascii="宋体" w:hAnsi="宋体" w:eastAsia="宋体" w:cs="宋体"/>
          <w:szCs w:val="21"/>
        </w:rPr>
        <w:t>（姓名）为我单位签署本项目已递交的投标文件的法定代表人（负责人）的授权委托代理人，代理人全权代表我所签署的本项目已递交的投标文件内容我均承认。</w:t>
      </w:r>
    </w:p>
    <w:p w14:paraId="34C4FA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代理人无转委托权，特此委托。</w:t>
      </w:r>
    </w:p>
    <w:p w14:paraId="0B55D4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0A84E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代理人</w:t>
      </w:r>
      <w:r>
        <w:rPr>
          <w:rFonts w:hint="eastAsia" w:ascii="宋体" w:hAnsi="宋体" w:eastAsia="宋体" w:cs="宋体"/>
          <w:szCs w:val="21"/>
          <w:lang w:eastAsia="zh-CN"/>
        </w:rPr>
        <w:t>：</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622770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身份</w:t>
      </w:r>
      <w:r>
        <w:rPr>
          <w:rFonts w:hint="eastAsia" w:ascii="宋体" w:hAnsi="宋体" w:eastAsia="宋体" w:cs="宋体"/>
          <w:szCs w:val="21"/>
          <w:lang w:val="en-US" w:eastAsia="zh-CN"/>
        </w:rPr>
        <w:t>证件号</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职务：</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7A4D27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szCs w:val="21"/>
        </w:rPr>
        <w:t>联系电话：</w:t>
      </w:r>
      <w:r>
        <w:rPr>
          <w:rFonts w:hint="eastAsia" w:ascii="宋体" w:hAnsi="宋体" w:eastAsia="宋体" w:cs="宋体"/>
          <w:szCs w:val="21"/>
          <w:u w:val="single"/>
        </w:rPr>
        <w:t xml:space="preserve">            </w:t>
      </w:r>
      <w:r>
        <w:rPr>
          <w:rFonts w:hint="eastAsia" w:ascii="宋体" w:hAnsi="宋体" w:eastAsia="宋体" w:cs="宋体"/>
          <w:szCs w:val="21"/>
          <w:lang w:eastAsia="zh-CN"/>
        </w:rPr>
        <w:t>，</w:t>
      </w:r>
      <w:r>
        <w:rPr>
          <w:rFonts w:hint="eastAsia" w:ascii="宋体" w:hAnsi="宋体" w:eastAsia="宋体" w:cs="宋体"/>
          <w:szCs w:val="21"/>
        </w:rPr>
        <w:t>手机：</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电子邮箱：</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61A5E4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rPr>
        <w:t>授权委托日期：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 xml:space="preserve">月 </w:t>
      </w:r>
      <w:r>
        <w:rPr>
          <w:rFonts w:hint="eastAsia" w:ascii="宋体" w:hAnsi="宋体" w:eastAsia="宋体" w:cs="宋体"/>
          <w:szCs w:val="21"/>
          <w:u w:val="single"/>
        </w:rPr>
        <w:t xml:space="preserve">      </w:t>
      </w:r>
      <w:r>
        <w:rPr>
          <w:rFonts w:hint="eastAsia" w:ascii="宋体" w:hAnsi="宋体" w:eastAsia="宋体" w:cs="宋体"/>
          <w:szCs w:val="21"/>
        </w:rPr>
        <w:t>日</w:t>
      </w:r>
      <w:r>
        <w:rPr>
          <w:rFonts w:hint="eastAsia" w:ascii="宋体" w:hAnsi="宋体" w:eastAsia="宋体" w:cs="宋体"/>
          <w:szCs w:val="21"/>
          <w:lang w:eastAsia="zh-CN"/>
        </w:rPr>
        <w:t>。</w:t>
      </w:r>
    </w:p>
    <w:p w14:paraId="7D54D2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1C1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76D4C0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0B6C3CF4">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7087C057">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13C93FC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185B2CB8">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1811CD0F">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54FC2B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u w:val="none"/>
        </w:rPr>
      </w:pPr>
      <w:r>
        <w:rPr>
          <w:rFonts w:hint="eastAsia" w:ascii="宋体" w:hAnsi="宋体" w:eastAsia="宋体" w:cs="宋体"/>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贵公司缴纳社</w:t>
      </w:r>
      <w:commentRangeStart w:id="18"/>
      <w:r>
        <w:rPr>
          <w:rFonts w:hint="eastAsia" w:ascii="宋体" w:hAnsi="宋体" w:eastAsia="宋体" w:cs="宋体"/>
          <w:b/>
          <w:bCs/>
          <w:color w:val="FF0000"/>
          <w:szCs w:val="21"/>
          <w:u w:val="none"/>
        </w:rPr>
        <w:t>会保险。</w:t>
      </w:r>
      <w:commentRangeEnd w:id="18"/>
      <w:r>
        <w:rPr>
          <w:rFonts w:hint="eastAsia" w:ascii="宋体" w:hAnsi="宋体" w:eastAsia="宋体" w:cs="宋体"/>
        </w:rPr>
        <w:commentReference w:id="18"/>
      </w:r>
    </w:p>
    <w:p w14:paraId="0D5F6D56">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rPr>
      </w:pPr>
      <w:r>
        <w:rPr>
          <w:rFonts w:hint="eastAsia" w:ascii="宋体" w:hAnsi="宋体" w:eastAsia="宋体" w:cs="宋体"/>
          <w:b w:val="0"/>
          <w:kern w:val="0"/>
          <w:sz w:val="24"/>
          <w:szCs w:val="24"/>
          <w:lang w:val="en-US" w:eastAsia="zh-CN"/>
        </w:rPr>
        <w:t>四</w:t>
      </w:r>
      <w:r>
        <w:rPr>
          <w:rFonts w:hint="eastAsia" w:ascii="宋体" w:hAnsi="宋体" w:eastAsia="宋体" w:cs="宋体"/>
          <w:b w:val="0"/>
          <w:kern w:val="0"/>
          <w:sz w:val="24"/>
          <w:szCs w:val="24"/>
        </w:rPr>
        <w:t>、</w:t>
      </w:r>
      <w:bookmarkStart w:id="70" w:name="_Hlk72092634"/>
      <w:r>
        <w:rPr>
          <w:rFonts w:hint="eastAsia" w:ascii="宋体" w:hAnsi="宋体" w:eastAsia="宋体" w:cs="宋体"/>
          <w:b w:val="0"/>
          <w:kern w:val="0"/>
          <w:sz w:val="24"/>
          <w:szCs w:val="24"/>
        </w:rPr>
        <w:t>实质性条款响应情况表</w:t>
      </w:r>
      <w:bookmarkEnd w:id="70"/>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6900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trPr>
        <w:tc>
          <w:tcPr>
            <w:tcW w:w="705" w:type="dxa"/>
            <w:vAlign w:val="center"/>
          </w:tcPr>
          <w:p w14:paraId="52956B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bookmarkStart w:id="71" w:name="_Hlk72092651"/>
            <w:r>
              <w:rPr>
                <w:rFonts w:hint="eastAsia" w:ascii="宋体" w:hAnsi="宋体" w:eastAsia="宋体" w:cs="宋体"/>
                <w:kern w:val="0"/>
                <w:szCs w:val="21"/>
              </w:rPr>
              <w:t>序号</w:t>
            </w:r>
          </w:p>
        </w:tc>
        <w:tc>
          <w:tcPr>
            <w:tcW w:w="2664" w:type="dxa"/>
            <w:vAlign w:val="center"/>
          </w:tcPr>
          <w:p w14:paraId="57D4CB7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c>
          <w:tcPr>
            <w:tcW w:w="1588" w:type="dxa"/>
            <w:vAlign w:val="center"/>
          </w:tcPr>
          <w:p w14:paraId="4C40D38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投标响应</w:t>
            </w:r>
          </w:p>
        </w:tc>
        <w:tc>
          <w:tcPr>
            <w:tcW w:w="1842" w:type="dxa"/>
            <w:vAlign w:val="center"/>
          </w:tcPr>
          <w:p w14:paraId="623A85A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偏离情况</w:t>
            </w:r>
          </w:p>
        </w:tc>
        <w:tc>
          <w:tcPr>
            <w:tcW w:w="1418" w:type="dxa"/>
            <w:vAlign w:val="center"/>
          </w:tcPr>
          <w:p w14:paraId="0D43572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说明</w:t>
            </w:r>
          </w:p>
        </w:tc>
      </w:tr>
      <w:bookmarkEnd w:id="71"/>
      <w:tr w14:paraId="24B9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4FE347C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1</w:t>
            </w:r>
          </w:p>
        </w:tc>
        <w:tc>
          <w:tcPr>
            <w:tcW w:w="2664" w:type="dxa"/>
            <w:vAlign w:val="center"/>
          </w:tcPr>
          <w:p w14:paraId="1DBA7C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3B43FBC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389523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20FCA50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7C3B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14:paraId="6AE9B1A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2</w:t>
            </w:r>
          </w:p>
        </w:tc>
        <w:tc>
          <w:tcPr>
            <w:tcW w:w="2664" w:type="dxa"/>
            <w:vAlign w:val="center"/>
          </w:tcPr>
          <w:p w14:paraId="08F04A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5C09E0E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16933D8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0446817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1BFA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14:paraId="33B89A2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w:t>
            </w:r>
          </w:p>
        </w:tc>
        <w:tc>
          <w:tcPr>
            <w:tcW w:w="2664" w:type="dxa"/>
            <w:vAlign w:val="center"/>
          </w:tcPr>
          <w:p w14:paraId="18DAF5B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w:t>
            </w:r>
          </w:p>
        </w:tc>
        <w:tc>
          <w:tcPr>
            <w:tcW w:w="1588" w:type="dxa"/>
          </w:tcPr>
          <w:p w14:paraId="5EC106E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5D8DD4F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645FF72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bl>
    <w:p w14:paraId="18EF2C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p>
    <w:p w14:paraId="3A7119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注：1.上表所列各项均为不可负偏离条款。</w:t>
      </w:r>
    </w:p>
    <w:p w14:paraId="399A59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2.“投标响应”一栏应当详细填写投标人自身响应情况，而不能不合理照搬照抄招实质性条款具体内容。</w:t>
      </w:r>
    </w:p>
    <w:p w14:paraId="0075BA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3</w:t>
      </w:r>
      <w:r>
        <w:rPr>
          <w:rFonts w:hint="eastAsia" w:ascii="宋体" w:hAnsi="宋体" w:eastAsia="宋体" w:cs="宋体"/>
          <w:b/>
          <w:sz w:val="24"/>
          <w:szCs w:val="22"/>
        </w:rPr>
        <w:t>.</w:t>
      </w:r>
      <w:r>
        <w:rPr>
          <w:rFonts w:hint="eastAsia" w:ascii="宋体" w:hAnsi="宋体" w:eastAsia="宋体" w:cs="宋体"/>
          <w:b/>
          <w:sz w:val="24"/>
          <w:szCs w:val="22"/>
        </w:rPr>
        <w:t>“偏离情况”一栏应填写“正偏离”、“负偏离”或“无偏离”，</w:t>
      </w:r>
      <w:r>
        <w:rPr>
          <w:rFonts w:hint="eastAsia" w:ascii="宋体" w:hAnsi="宋体" w:eastAsia="宋体" w:cs="宋体"/>
          <w:b/>
          <w:sz w:val="24"/>
        </w:rPr>
        <w:t>“正偏离”表示“投标响应优于实质性条款具体内容要求”，“负偏离”表示“投标响应不满足实质性条款具体内容要求”，“无偏离”表示“投标响应与实质性条款具体内容要求一致”。</w:t>
      </w:r>
    </w:p>
    <w:p w14:paraId="126956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w:t>
      </w:r>
      <w:r>
        <w:rPr>
          <w:rFonts w:hint="eastAsia" w:ascii="宋体" w:hAnsi="宋体" w:eastAsia="宋体" w:cs="宋体"/>
          <w:b/>
          <w:sz w:val="24"/>
        </w:rPr>
        <w:t>评审委员会有权对投标响应情况作出判断（作出评审结论）。</w:t>
      </w:r>
    </w:p>
    <w:p w14:paraId="177485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5</w:t>
      </w:r>
      <w:r>
        <w:rPr>
          <w:rFonts w:hint="eastAsia" w:ascii="宋体" w:hAnsi="宋体" w:eastAsia="宋体" w:cs="宋体"/>
          <w:b/>
          <w:sz w:val="24"/>
          <w:szCs w:val="22"/>
        </w:rPr>
        <w:t>.实质性响应条款“投标响应情况”与投标文件其它内容冲突的，以实质性响应条款“投标响应情况”为准。</w:t>
      </w:r>
      <w:bookmarkEnd w:id="68"/>
    </w:p>
    <w:p w14:paraId="7C99EB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6.要求提供证明资料，在“说明”一栏中列明证明资料的位置,以便评审；未要求提供证明材料的，投标人可以不提供。</w:t>
      </w:r>
    </w:p>
    <w:p w14:paraId="00C2B8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33999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5384D2A">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sz w:val="24"/>
          <w:szCs w:val="24"/>
          <w:lang w:val="en-US" w:eastAsia="zh-CN"/>
        </w:rPr>
        <w:t>五</w:t>
      </w:r>
      <w:r>
        <w:rPr>
          <w:rFonts w:hint="eastAsia" w:ascii="宋体" w:hAnsi="宋体" w:eastAsia="宋体" w:cs="宋体"/>
          <w:b w:val="0"/>
          <w:sz w:val="24"/>
          <w:szCs w:val="24"/>
        </w:rPr>
        <w:t>、技术要求偏离表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4783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0082B25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序号</w:t>
            </w:r>
          </w:p>
        </w:tc>
        <w:tc>
          <w:tcPr>
            <w:tcW w:w="772" w:type="dxa"/>
            <w:vAlign w:val="center"/>
          </w:tcPr>
          <w:p w14:paraId="4DE2723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货物名称</w:t>
            </w:r>
          </w:p>
        </w:tc>
        <w:tc>
          <w:tcPr>
            <w:tcW w:w="5446" w:type="dxa"/>
            <w:vAlign w:val="center"/>
          </w:tcPr>
          <w:p w14:paraId="366F561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招标技术要求</w:t>
            </w:r>
          </w:p>
        </w:tc>
        <w:tc>
          <w:tcPr>
            <w:tcW w:w="972" w:type="dxa"/>
            <w:vAlign w:val="center"/>
          </w:tcPr>
          <w:p w14:paraId="3B103D5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投标技术响应</w:t>
            </w:r>
          </w:p>
        </w:tc>
        <w:tc>
          <w:tcPr>
            <w:tcW w:w="710" w:type="dxa"/>
            <w:vAlign w:val="center"/>
          </w:tcPr>
          <w:p w14:paraId="31C2697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偏离情况</w:t>
            </w:r>
          </w:p>
        </w:tc>
        <w:tc>
          <w:tcPr>
            <w:tcW w:w="390" w:type="dxa"/>
            <w:vAlign w:val="center"/>
          </w:tcPr>
          <w:p w14:paraId="6904EAC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说明</w:t>
            </w:r>
          </w:p>
        </w:tc>
      </w:tr>
      <w:tr w14:paraId="2EF8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411331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p>
        </w:tc>
        <w:tc>
          <w:tcPr>
            <w:tcW w:w="772" w:type="dxa"/>
            <w:vMerge w:val="restart"/>
            <w:vAlign w:val="center"/>
          </w:tcPr>
          <w:p w14:paraId="7F5B2B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4B00F5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7340AD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7C135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61A1D8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85C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8E5872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1EC96BC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338906F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6818CC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2E5B87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EF508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3808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35CB68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11AE795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7BAE76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383C5F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72FD2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0F9418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5C36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FAA90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0E9B278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2867FA4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12FADE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24A7BC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2AE534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FF9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4F00F7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409081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784A11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098E77F6">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710" w:type="dxa"/>
          </w:tcPr>
          <w:p w14:paraId="3FF308C1">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390" w:type="dxa"/>
          </w:tcPr>
          <w:p w14:paraId="15049EBF">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r>
      <w:tr w14:paraId="08FE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51BB3D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56B833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7D15D3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7D6137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0C19B2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24AF21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DD2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D45CFC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2C0A976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AA27C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70FD38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049773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5AE021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5885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798B0CD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4D23C7C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6C46C7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60806D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46F514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D98E9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6A8C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01DB665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p>
        </w:tc>
        <w:tc>
          <w:tcPr>
            <w:tcW w:w="772" w:type="dxa"/>
            <w:vMerge w:val="restart"/>
            <w:vAlign w:val="center"/>
          </w:tcPr>
          <w:p w14:paraId="09AB7AA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211AF4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1F9779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557890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778F66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5B7F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366CF5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078363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3145DD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5553E9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75CCB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5E168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314D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2C087C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70E900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1DC6E9D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3728ED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F126B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636EF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967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43C1E80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393FDE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4E80CA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076AE5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69C669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5FE23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bl>
    <w:p w14:paraId="3157E2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28F5F0C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bookmarkStart w:id="72" w:name="_Hlk72095977"/>
      <w:r>
        <w:rPr>
          <w:rFonts w:hint="eastAsia" w:ascii="宋体" w:hAnsi="宋体" w:eastAsia="宋体" w:cs="宋体"/>
          <w:sz w:val="21"/>
          <w:szCs w:val="21"/>
        </w:rPr>
        <w:t>证明资料【如有的话，提供的证明资料应统一编号（排序），格式自定】</w:t>
      </w:r>
      <w:bookmarkEnd w:id="72"/>
      <w:r>
        <w:rPr>
          <w:rFonts w:hint="eastAsia" w:ascii="宋体" w:hAnsi="宋体" w:eastAsia="宋体" w:cs="宋体"/>
          <w:sz w:val="21"/>
          <w:szCs w:val="21"/>
        </w:rPr>
        <w:t>：</w:t>
      </w:r>
    </w:p>
    <w:p w14:paraId="5363C6B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6AE7117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607FB4C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《技术要求偏离表》编制指引：</w:t>
      </w:r>
    </w:p>
    <w:p w14:paraId="5EAD391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1、技术要求偏离表的序号、货物名称、招标技术要求等栏目</w:t>
      </w:r>
      <w:bookmarkStart w:id="73" w:name="_Hlk72094407"/>
      <w:r>
        <w:rPr>
          <w:rFonts w:hint="eastAsia" w:ascii="宋体" w:hAnsi="宋体" w:eastAsia="宋体" w:cs="宋体"/>
          <w:b w:val="0"/>
          <w:bCs/>
          <w:sz w:val="21"/>
          <w:szCs w:val="21"/>
        </w:rPr>
        <w:t>对应“用户需求书”中的“技术要求”章节</w:t>
      </w:r>
      <w:bookmarkEnd w:id="73"/>
      <w:r>
        <w:rPr>
          <w:rFonts w:hint="eastAsia" w:ascii="宋体" w:hAnsi="宋体" w:eastAsia="宋体" w:cs="宋体"/>
          <w:b w:val="0"/>
          <w:bCs/>
          <w:sz w:val="21"/>
          <w:szCs w:val="21"/>
        </w:rPr>
        <w:t>相关内容。</w:t>
      </w:r>
    </w:p>
    <w:p w14:paraId="1DC54128">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val="0"/>
          <w:bCs/>
          <w:color w:val="FF0000"/>
          <w:kern w:val="2"/>
          <w:sz w:val="21"/>
          <w:szCs w:val="21"/>
          <w:lang w:val="en-US" w:eastAsia="zh-CN"/>
        </w:rPr>
      </w:pPr>
      <w:r>
        <w:rPr>
          <w:rFonts w:hint="eastAsia" w:ascii="宋体" w:hAnsi="宋体" w:eastAsia="宋体" w:cs="宋体"/>
          <w:b w:val="0"/>
          <w:bCs/>
          <w:sz w:val="21"/>
          <w:szCs w:val="21"/>
        </w:rPr>
        <w:t>2</w:t>
      </w:r>
      <w:r>
        <w:rPr>
          <w:rFonts w:hint="eastAsia" w:ascii="宋体" w:hAnsi="宋体" w:eastAsia="宋体" w:cs="宋体"/>
          <w:b w:val="0"/>
          <w:bCs/>
          <w:sz w:val="21"/>
          <w:szCs w:val="21"/>
        </w:rPr>
        <w:t>、“投标技术响应”一栏必须一一对照“招标技术要求”，详细填写投标人自身投标货物的具体参数，而不能不合理照搬照抄招标文件的技术要求，以体现具体响应情况。</w:t>
      </w:r>
      <w:r>
        <w:rPr>
          <w:rFonts w:hint="eastAsia" w:ascii="宋体" w:hAnsi="宋体" w:eastAsia="宋体" w:cs="宋体"/>
          <w:b w:val="0"/>
          <w:bCs/>
          <w:color w:val="FF0000"/>
          <w:kern w:val="2"/>
          <w:sz w:val="21"/>
          <w:szCs w:val="21"/>
          <w:u w:val="none"/>
          <w:lang w:val="en-US" w:eastAsia="zh-CN"/>
        </w:rPr>
        <w:t>“投标技术响应”必须与</w:t>
      </w:r>
      <w:r>
        <w:rPr>
          <w:rFonts w:hint="eastAsia" w:ascii="宋体" w:hAnsi="宋体" w:eastAsia="宋体" w:cs="宋体"/>
          <w:b w:val="0"/>
          <w:bCs/>
          <w:color w:val="FF0000"/>
          <w:kern w:val="2"/>
          <w:sz w:val="21"/>
          <w:szCs w:val="21"/>
          <w:u w:val="none"/>
          <w:lang w:val="en-US" w:eastAsia="zh-CN"/>
        </w:rPr>
        <w:t>所投产品</w:t>
      </w:r>
      <w:r>
        <w:rPr>
          <w:rFonts w:hint="eastAsia" w:ascii="宋体" w:hAnsi="宋体" w:eastAsia="宋体" w:cs="宋体"/>
          <w:b w:val="0"/>
          <w:bCs/>
          <w:color w:val="FF0000"/>
          <w:kern w:val="2"/>
          <w:sz w:val="21"/>
          <w:szCs w:val="21"/>
          <w:u w:val="none"/>
          <w:lang w:val="en-US" w:eastAsia="zh-CN"/>
        </w:rPr>
        <w:t>客观实际保持一致，响应不实且情节严重的，经查实，将依法记入供应商诚信档案或受到行政处罚。</w:t>
      </w:r>
    </w:p>
    <w:p w14:paraId="02A570A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kern w:val="2"/>
          <w:sz w:val="21"/>
          <w:szCs w:val="21"/>
          <w:u w:val="none"/>
          <w:lang w:val="en-US" w:eastAsia="zh-CN" w:bidi="ar-SA"/>
        </w:rPr>
      </w:pPr>
      <w:r>
        <w:rPr>
          <w:rFonts w:hint="eastAsia" w:ascii="宋体" w:hAnsi="宋体" w:eastAsia="宋体" w:cs="宋体"/>
          <w:b w:val="0"/>
          <w:bCs/>
          <w:sz w:val="21"/>
          <w:szCs w:val="21"/>
        </w:rPr>
        <w:t>3</w:t>
      </w:r>
      <w:r>
        <w:rPr>
          <w:rFonts w:hint="eastAsia" w:ascii="宋体" w:hAnsi="宋体" w:eastAsia="宋体" w:cs="宋体"/>
          <w:b w:val="0"/>
          <w:bCs/>
          <w:sz w:val="21"/>
          <w:szCs w:val="21"/>
        </w:rPr>
        <w:t>、</w:t>
      </w:r>
      <w:bookmarkStart w:id="74" w:name="_Hlk72158270"/>
      <w:r>
        <w:rPr>
          <w:rFonts w:hint="eastAsia" w:ascii="宋体" w:hAnsi="宋体" w:eastAsia="宋体" w:cs="宋体"/>
          <w:b w:val="0"/>
          <w:bCs/>
          <w:sz w:val="21"/>
          <w:szCs w:val="21"/>
        </w:rPr>
        <w:t>“偏离情况”</w:t>
      </w:r>
      <w:bookmarkEnd w:id="74"/>
      <w:r>
        <w:rPr>
          <w:rFonts w:hint="eastAsia" w:ascii="宋体" w:hAnsi="宋体" w:eastAsia="宋体" w:cs="宋体"/>
          <w:b w:val="0"/>
          <w:bCs/>
          <w:sz w:val="21"/>
          <w:szCs w:val="21"/>
        </w:rPr>
        <w:t>一栏填写如实填写“正偏离”、“负偏离”或“无偏离”，其中：</w:t>
      </w:r>
      <w:bookmarkStart w:id="75" w:name="_Hlk72093866"/>
      <w:r>
        <w:rPr>
          <w:rFonts w:hint="eastAsia" w:ascii="宋体" w:hAnsi="宋体" w:eastAsia="宋体" w:cs="宋体"/>
          <w:b w:val="0"/>
          <w:bCs/>
          <w:sz w:val="21"/>
          <w:szCs w:val="21"/>
        </w:rPr>
        <w:t>“正偏离”表示“投标响应优于招标技术要求”，“负偏离”表示“投标响应不满足招标技术要求”，“无偏离”表示“投标响应与招标技术要求一致”</w:t>
      </w:r>
      <w:bookmarkEnd w:id="75"/>
      <w:r>
        <w:rPr>
          <w:rFonts w:hint="eastAsia" w:ascii="宋体" w:hAnsi="宋体" w:eastAsia="宋体" w:cs="宋体"/>
          <w:b w:val="0"/>
          <w:bCs/>
          <w:sz w:val="21"/>
          <w:szCs w:val="21"/>
        </w:rPr>
        <w:t>。“投标技术响应”对比“招标技术要求”存在响应不全（包括未响应整项招标技术要求或者未响应一项招标技术要求的部分内容），均视为“负偏离”。带★号条款为不可</w:t>
      </w:r>
      <w:r>
        <w:rPr>
          <w:rFonts w:hint="eastAsia" w:ascii="宋体" w:hAnsi="宋体" w:eastAsia="宋体" w:cs="宋体"/>
          <w:b w:val="0"/>
          <w:bCs/>
          <w:sz w:val="21"/>
          <w:szCs w:val="21"/>
          <w:lang w:val="en-US" w:eastAsia="zh-CN"/>
        </w:rPr>
        <w:t>负</w:t>
      </w:r>
      <w:r>
        <w:rPr>
          <w:rFonts w:hint="eastAsia" w:ascii="宋体" w:hAnsi="宋体" w:eastAsia="宋体" w:cs="宋体"/>
          <w:b w:val="0"/>
          <w:bCs/>
          <w:sz w:val="21"/>
          <w:szCs w:val="21"/>
        </w:rPr>
        <w:t>偏离条款，不作为评分准则中的评分内容</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如未响应或出现负偏离的，将</w:t>
      </w:r>
      <w:r>
        <w:rPr>
          <w:rFonts w:hint="eastAsia" w:ascii="宋体" w:hAnsi="宋体" w:eastAsia="宋体" w:cs="宋体"/>
          <w:b w:val="0"/>
          <w:bCs/>
          <w:sz w:val="21"/>
          <w:szCs w:val="21"/>
          <w:lang w:val="en-US" w:eastAsia="zh-CN"/>
        </w:rPr>
        <w:t>做</w:t>
      </w:r>
      <w:r>
        <w:rPr>
          <w:rFonts w:hint="eastAsia" w:ascii="宋体" w:hAnsi="宋体" w:eastAsia="宋体" w:cs="宋体"/>
          <w:b w:val="0"/>
          <w:bCs/>
          <w:sz w:val="21"/>
          <w:szCs w:val="21"/>
        </w:rPr>
        <w:t>投标无效处理</w:t>
      </w:r>
      <w:r>
        <w:rPr>
          <w:rFonts w:hint="eastAsia" w:ascii="宋体" w:hAnsi="宋体" w:eastAsia="宋体" w:cs="宋体"/>
          <w:b w:val="0"/>
          <w:bCs/>
          <w:sz w:val="21"/>
          <w:szCs w:val="21"/>
          <w:lang w:val="en-US" w:eastAsia="zh-CN"/>
        </w:rPr>
        <w:t>。</w:t>
      </w:r>
      <w:r>
        <w:rPr>
          <w:rFonts w:hint="eastAsia" w:ascii="宋体" w:hAnsi="宋体" w:eastAsia="宋体" w:cs="宋体"/>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534F87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w:t>
      </w:r>
      <w:r>
        <w:rPr>
          <w:rFonts w:hint="eastAsia" w:ascii="宋体" w:hAnsi="宋体" w:eastAsia="宋体" w:cs="宋体"/>
          <w:b w:val="0"/>
          <w:bCs/>
          <w:sz w:val="21"/>
          <w:szCs w:val="21"/>
        </w:rPr>
        <w:t>、未要求提供证明资料的招标技术要求，可以不提供证明资料（如实响应即可）。</w:t>
      </w:r>
    </w:p>
    <w:p w14:paraId="0FFE31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5、</w:t>
      </w:r>
      <w:bookmarkStart w:id="76" w:name="_Hlk72096106"/>
      <w:r>
        <w:rPr>
          <w:rFonts w:hint="eastAsia" w:ascii="宋体" w:hAnsi="宋体" w:eastAsia="宋体" w:cs="宋体"/>
          <w:b w:val="0"/>
          <w:bCs/>
          <w:sz w:val="21"/>
          <w:szCs w:val="21"/>
        </w:rPr>
        <w:t>证明资料条款响应要求</w:t>
      </w:r>
      <w:bookmarkEnd w:id="76"/>
      <w:r>
        <w:rPr>
          <w:rFonts w:hint="eastAsia" w:ascii="宋体" w:hAnsi="宋体" w:eastAsia="宋体" w:cs="宋体"/>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7" w:name="_Hlk73558782"/>
      <w:r>
        <w:rPr>
          <w:rFonts w:hint="eastAsia" w:ascii="宋体" w:hAnsi="宋体" w:eastAsia="宋体" w:cs="宋体"/>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Pr>
          <w:rFonts w:hint="eastAsia" w:ascii="宋体" w:hAnsi="宋体" w:eastAsia="宋体" w:cs="宋体"/>
          <w:b w:val="0"/>
          <w:bCs/>
          <w:sz w:val="21"/>
          <w:szCs w:val="21"/>
        </w:rPr>
        <w:t>且投标人在“偏离情况”一栏响应为“正偏离”或“无偏离”的，经评审委员会认定，将判定为负偏离。</w:t>
      </w:r>
      <w:bookmarkEnd w:id="77"/>
      <w:bookmarkEnd w:id="78"/>
    </w:p>
    <w:p w14:paraId="01CA3F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6、</w:t>
      </w:r>
      <w:bookmarkStart w:id="79" w:name="_Hlk72096137"/>
      <w:r>
        <w:rPr>
          <w:rFonts w:hint="eastAsia" w:ascii="宋体" w:hAnsi="宋体" w:eastAsia="宋体" w:cs="宋体"/>
          <w:b w:val="0"/>
          <w:bCs/>
          <w:sz w:val="21"/>
          <w:szCs w:val="21"/>
        </w:rPr>
        <w:t>表后“证明资料”部分内容的编制</w:t>
      </w:r>
      <w:bookmarkEnd w:id="79"/>
      <w:r>
        <w:rPr>
          <w:rFonts w:hint="eastAsia" w:ascii="宋体" w:hAnsi="宋体" w:eastAsia="宋体" w:cs="宋体"/>
          <w:b w:val="0"/>
          <w:bCs/>
          <w:sz w:val="21"/>
          <w:szCs w:val="21"/>
        </w:rPr>
        <w:t>：提供的所有证明资料应当统一编号（排序），且证明资料的编号（顺序）、数量和名称（形式）均应与“说明”一栏所填内容保持一致（一一对应），以便评审委员会查看。</w:t>
      </w:r>
      <w:bookmarkStart w:id="80" w:name="_Hlk73558180"/>
      <w:r>
        <w:rPr>
          <w:rFonts w:hint="eastAsia" w:ascii="宋体" w:hAnsi="宋体" w:eastAsia="宋体" w:cs="宋体"/>
          <w:b w:val="0"/>
          <w:bCs/>
          <w:sz w:val="21"/>
          <w:szCs w:val="21"/>
        </w:rPr>
        <w:t>未按照招标文件要求在表后放置证明材料的供应商将承担不利后果，经评审委员会认定，相关技术要求将判定为负偏离。</w:t>
      </w:r>
      <w:bookmarkEnd w:id="80"/>
    </w:p>
    <w:p w14:paraId="57188E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7、</w:t>
      </w:r>
      <w:bookmarkStart w:id="81" w:name="_Hlk72096176"/>
      <w:r>
        <w:rPr>
          <w:rFonts w:hint="eastAsia" w:ascii="宋体" w:hAnsi="宋体" w:eastAsia="宋体" w:cs="宋体"/>
          <w:b w:val="0"/>
          <w:bCs/>
          <w:sz w:val="21"/>
          <w:szCs w:val="21"/>
        </w:rPr>
        <w:t>证明资料的形式及其它具体要求</w:t>
      </w:r>
      <w:bookmarkEnd w:id="81"/>
      <w:r>
        <w:rPr>
          <w:rFonts w:hint="eastAsia" w:ascii="宋体" w:hAnsi="宋体" w:eastAsia="宋体" w:cs="宋体"/>
          <w:b w:val="0"/>
          <w:bCs/>
          <w:sz w:val="21"/>
          <w:szCs w:val="21"/>
        </w:rPr>
        <w:t>：</w:t>
      </w:r>
    </w:p>
    <w:p w14:paraId="2D871E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（1）除照片、图片（截图）及不需加盖公章的文字说明（技术说明）外，其它证明资料均要求为原件扫描件；</w:t>
      </w:r>
    </w:p>
    <w:p w14:paraId="07C8B9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606EB7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546CE5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我国政府机构出具的产品检验和核准证件应为证件正面、背面和附件标注的全部具体内容；产品检验和核准证件的尺寸和清晰度应该能够在电脑上被阅读、识别和判断；</w:t>
      </w:r>
    </w:p>
    <w:p w14:paraId="48B2F9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0A1DD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其它证明资料的形式要求参照以上要求执行；</w:t>
      </w:r>
    </w:p>
    <w:p w14:paraId="6D618A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（4）证明资料均要求原件备查。</w:t>
      </w:r>
    </w:p>
    <w:p w14:paraId="15A95D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8、其它注意事项：</w:t>
      </w:r>
    </w:p>
    <w:p w14:paraId="69B05E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（1）评审委员会有权对投标人的响应情况作出判断（评审结论）；</w:t>
      </w:r>
    </w:p>
    <w:p w14:paraId="2B0952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w:t>
      </w:r>
      <w:bookmarkStart w:id="82" w:name="_Hlk72158213"/>
      <w:r>
        <w:rPr>
          <w:rFonts w:hint="eastAsia" w:ascii="宋体" w:hAnsi="宋体" w:eastAsia="宋体" w:cs="宋体"/>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2"/>
    </w:p>
    <w:p w14:paraId="7BA370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6BAD87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791EFDD">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bCs w:val="0"/>
          <w:sz w:val="24"/>
          <w:szCs w:val="20"/>
          <w:lang w:val="en-US" w:eastAsia="zh-CN"/>
        </w:rPr>
        <w:t>六</w:t>
      </w:r>
      <w:r>
        <w:rPr>
          <w:rFonts w:hint="eastAsia" w:ascii="宋体" w:hAnsi="宋体" w:eastAsia="宋体" w:cs="宋体"/>
          <w:b w:val="0"/>
          <w:bCs w:val="0"/>
          <w:sz w:val="24"/>
          <w:szCs w:val="20"/>
        </w:rPr>
        <w:t>、商务要求偏离表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670E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57137A6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序号</w:t>
            </w:r>
          </w:p>
        </w:tc>
        <w:tc>
          <w:tcPr>
            <w:tcW w:w="1408" w:type="dxa"/>
            <w:vAlign w:val="center"/>
          </w:tcPr>
          <w:p w14:paraId="612F22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商务需求项</w:t>
            </w:r>
          </w:p>
        </w:tc>
        <w:tc>
          <w:tcPr>
            <w:tcW w:w="4918" w:type="dxa"/>
            <w:vAlign w:val="center"/>
          </w:tcPr>
          <w:p w14:paraId="29EC82C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招标商务要求</w:t>
            </w:r>
          </w:p>
        </w:tc>
        <w:tc>
          <w:tcPr>
            <w:tcW w:w="973" w:type="dxa"/>
            <w:vAlign w:val="center"/>
          </w:tcPr>
          <w:p w14:paraId="79AC09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投标商务响应</w:t>
            </w:r>
          </w:p>
        </w:tc>
        <w:tc>
          <w:tcPr>
            <w:tcW w:w="642" w:type="dxa"/>
            <w:vAlign w:val="center"/>
          </w:tcPr>
          <w:p w14:paraId="094D9A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rPr>
              <w:t>偏离情况</w:t>
            </w:r>
          </w:p>
        </w:tc>
        <w:tc>
          <w:tcPr>
            <w:tcW w:w="540" w:type="dxa"/>
            <w:vAlign w:val="center"/>
          </w:tcPr>
          <w:p w14:paraId="3C7D8A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说明</w:t>
            </w:r>
          </w:p>
        </w:tc>
      </w:tr>
      <w:tr w14:paraId="6261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7B1328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14:paraId="56FA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2DFB78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1</w:t>
            </w:r>
          </w:p>
        </w:tc>
        <w:tc>
          <w:tcPr>
            <w:tcW w:w="1408" w:type="dxa"/>
          </w:tcPr>
          <w:p w14:paraId="1EAB4D3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r>
              <w:rPr>
                <w:rFonts w:hint="eastAsia" w:ascii="宋体" w:hAnsi="宋体" w:eastAsia="宋体" w:cs="宋体"/>
              </w:rPr>
              <w:t>***</w:t>
            </w:r>
          </w:p>
        </w:tc>
        <w:tc>
          <w:tcPr>
            <w:tcW w:w="4918" w:type="dxa"/>
          </w:tcPr>
          <w:p w14:paraId="4B1ECE6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Cs/>
                <w:szCs w:val="21"/>
              </w:rPr>
              <w:t>（填写相关内容）</w:t>
            </w:r>
          </w:p>
        </w:tc>
        <w:tc>
          <w:tcPr>
            <w:tcW w:w="973" w:type="dxa"/>
          </w:tcPr>
          <w:p w14:paraId="6E405B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3698DE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59DD3E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2C75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2A7DCA0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2</w:t>
            </w:r>
          </w:p>
        </w:tc>
        <w:tc>
          <w:tcPr>
            <w:tcW w:w="1408" w:type="dxa"/>
          </w:tcPr>
          <w:p w14:paraId="26D445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3450A58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rPr>
              <w:t>（填写相关内容）</w:t>
            </w:r>
          </w:p>
        </w:tc>
        <w:tc>
          <w:tcPr>
            <w:tcW w:w="973" w:type="dxa"/>
          </w:tcPr>
          <w:p w14:paraId="4E2EDB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4DC1A9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7270DC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22DF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0635F6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（二）免费保修期外售后服务要求</w:t>
            </w:r>
          </w:p>
        </w:tc>
      </w:tr>
      <w:tr w14:paraId="28C6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3A6AA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rPr>
              <w:t>1</w:t>
            </w:r>
          </w:p>
        </w:tc>
        <w:tc>
          <w:tcPr>
            <w:tcW w:w="1408" w:type="dxa"/>
          </w:tcPr>
          <w:p w14:paraId="4CCF4F0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1CEE5D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4903C0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7A23C2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541FE2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5C58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3BEC99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（三）其他商务要求</w:t>
            </w:r>
          </w:p>
        </w:tc>
      </w:tr>
      <w:tr w14:paraId="25F9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5DE5895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c>
          <w:tcPr>
            <w:tcW w:w="1408" w:type="dxa"/>
          </w:tcPr>
          <w:p w14:paraId="559029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429891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38F7C0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0D3B4C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39E344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bl>
    <w:p w14:paraId="45D166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《商务要求偏离表》编制指引：</w:t>
      </w:r>
    </w:p>
    <w:p w14:paraId="278FEA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1、商务要求偏离表的序号、商务需求项、招标商务要求等栏目对应“用户需求书”中的“商务要求”章节相关内容。</w:t>
      </w:r>
    </w:p>
    <w:p w14:paraId="74DEBC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w:t>
      </w:r>
      <w:r>
        <w:rPr>
          <w:rFonts w:hint="eastAsia" w:ascii="宋体" w:hAnsi="宋体" w:eastAsia="宋体" w:cs="宋体"/>
          <w:b w:val="0"/>
          <w:bCs/>
          <w:sz w:val="21"/>
          <w:szCs w:val="21"/>
        </w:rPr>
        <w:t>、“投标商务响应”一栏必须一一对照“招标商务要求”，详细填写自身响应情况，而不能不合理照搬照抄招标文件的商务要求，以体现具体响应情况。</w:t>
      </w:r>
    </w:p>
    <w:p w14:paraId="6EBCE4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1"/>
          <w:szCs w:val="21"/>
        </w:rPr>
      </w:pPr>
      <w:r>
        <w:rPr>
          <w:rFonts w:hint="eastAsia" w:ascii="宋体" w:hAnsi="宋体" w:eastAsia="宋体" w:cs="宋体"/>
          <w:b w:val="0"/>
          <w:bCs/>
          <w:sz w:val="21"/>
          <w:szCs w:val="21"/>
        </w:rPr>
        <w:t>3</w:t>
      </w:r>
      <w:r>
        <w:rPr>
          <w:rFonts w:hint="eastAsia" w:ascii="宋体" w:hAnsi="宋体" w:eastAsia="宋体" w:cs="宋体"/>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14:paraId="7DA6BC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lang w:eastAsia="zh-CN"/>
        </w:rPr>
      </w:pPr>
      <w:r>
        <w:rPr>
          <w:rFonts w:hint="eastAsia" w:ascii="宋体" w:hAnsi="宋体" w:eastAsia="宋体" w:cs="宋体"/>
          <w:b w:val="0"/>
          <w:bCs/>
          <w:sz w:val="21"/>
          <w:szCs w:val="21"/>
        </w:rPr>
        <w:t>“投标商务响应”对比“招标商务要求”存在响应不全（包括未响应整项招标商务要求或者未响应一项招标商务要求的部分内容），均视为“负偏离”</w:t>
      </w:r>
      <w:r>
        <w:rPr>
          <w:rFonts w:hint="eastAsia" w:ascii="宋体" w:hAnsi="宋体" w:eastAsia="宋体" w:cs="宋体"/>
          <w:b w:val="0"/>
          <w:bCs/>
          <w:sz w:val="21"/>
          <w:szCs w:val="21"/>
          <w:lang w:eastAsia="zh-CN"/>
        </w:rPr>
        <w:t>。</w:t>
      </w:r>
    </w:p>
    <w:p w14:paraId="7C2738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4、带★号条款为不可偏离条款，如未响应或出现负偏离的，将作投标无效处理。</w:t>
      </w:r>
    </w:p>
    <w:p w14:paraId="18DB32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6CA413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bookmarkStart w:id="83" w:name="_Hlk72260576"/>
    </w:p>
    <w:p w14:paraId="2A8D95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84" w:name="_Hlk72588611"/>
      <w:bookmarkStart w:id="85" w:name="_Hlk72260843"/>
      <w:r>
        <w:rPr>
          <w:rFonts w:hint="eastAsia" w:ascii="宋体" w:hAnsi="宋体" w:eastAsia="宋体" w:cs="宋体"/>
        </w:rPr>
        <w:t>………………</w:t>
      </w:r>
      <w:bookmarkEnd w:id="84"/>
      <w:r>
        <w:rPr>
          <w:rFonts w:hint="eastAsia" w:ascii="宋体" w:hAnsi="宋体" w:eastAsia="宋体" w:cs="宋体"/>
        </w:rPr>
        <w:t>（根据项目具体情况增加与技术、商务评审相关的节点）</w:t>
      </w:r>
      <w:bookmarkEnd w:id="85"/>
      <w:r>
        <w:rPr>
          <w:rFonts w:hint="eastAsia" w:ascii="宋体" w:hAnsi="宋体" w:eastAsia="宋体" w:cs="宋体"/>
        </w:rPr>
        <w:t>………………</w:t>
      </w:r>
    </w:p>
    <w:p w14:paraId="22DEC6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7FB8D0CA">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rPr>
      </w:pPr>
      <w:r>
        <w:rPr>
          <w:rFonts w:hint="eastAsia" w:ascii="宋体" w:hAnsi="宋体" w:eastAsia="宋体" w:cs="宋体"/>
          <w:b w:val="0"/>
          <w:bCs w:val="0"/>
          <w:sz w:val="24"/>
          <w:szCs w:val="20"/>
          <w:lang w:val="en-US" w:eastAsia="zh-CN"/>
        </w:rPr>
        <w:t>七</w:t>
      </w:r>
      <w:r>
        <w:rPr>
          <w:rFonts w:hint="eastAsia" w:ascii="宋体" w:hAnsi="宋体" w:eastAsia="宋体" w:cs="宋体"/>
          <w:b w:val="0"/>
          <w:bCs w:val="0"/>
          <w:sz w:val="24"/>
          <w:szCs w:val="20"/>
        </w:rPr>
        <w:t>、</w:t>
      </w:r>
      <w:bookmarkStart w:id="86" w:name="_Hlk72062872"/>
      <w:r>
        <w:rPr>
          <w:rFonts w:hint="eastAsia" w:ascii="宋体" w:hAnsi="宋体" w:eastAsia="宋体" w:cs="宋体"/>
          <w:b w:val="0"/>
          <w:bCs w:val="0"/>
          <w:sz w:val="24"/>
          <w:szCs w:val="20"/>
        </w:rPr>
        <w:t>投标人认为需要加以说明的其他内容</w:t>
      </w:r>
      <w:bookmarkEnd w:id="86"/>
    </w:p>
    <w:bookmarkEnd w:id="83"/>
    <w:p w14:paraId="0684996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（一）</w:t>
      </w:r>
      <w:commentRangeStart w:id="19"/>
      <w:r>
        <w:rPr>
          <w:rFonts w:hint="eastAsia" w:ascii="宋体" w:hAnsi="宋体" w:eastAsia="宋体" w:cs="宋体"/>
          <w:kern w:val="0"/>
          <w:sz w:val="24"/>
          <w:szCs w:val="20"/>
          <w:highlight w:val="yellow"/>
        </w:rPr>
        <w:t>政府采购违法行为风险知悉确认书</w:t>
      </w:r>
      <w:commentRangeEnd w:id="19"/>
      <w:r>
        <w:rPr>
          <w:rFonts w:hint="eastAsia" w:ascii="宋体" w:hAnsi="宋体" w:eastAsia="宋体" w:cs="宋体"/>
        </w:rPr>
        <w:commentReference w:id="19"/>
      </w:r>
    </w:p>
    <w:p w14:paraId="045CE35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3A890F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auto"/>
          <w:sz w:val="24"/>
          <w:lang w:val="en-US" w:eastAsia="zh-CN"/>
        </w:rPr>
      </w:pPr>
      <w:r>
        <w:rPr>
          <w:rFonts w:hint="eastAsia" w:ascii="宋体" w:hAnsi="宋体" w:eastAsia="宋体" w:cs="宋体"/>
          <w:b/>
          <w:bCs/>
          <w:color w:val="auto"/>
          <w:sz w:val="24"/>
          <w:lang w:eastAsia="zh-CN"/>
        </w:rPr>
        <w:t>我</w:t>
      </w:r>
      <w:r>
        <w:rPr>
          <w:rFonts w:hint="eastAsia" w:ascii="宋体" w:hAnsi="宋体" w:eastAsia="宋体" w:cs="宋体"/>
          <w:b/>
          <w:bCs/>
          <w:color w:val="auto"/>
          <w:sz w:val="24"/>
          <w:szCs w:val="24"/>
          <w:lang w:val="en-US" w:eastAsia="zh-CN"/>
        </w:rPr>
        <w:t>单位</w:t>
      </w:r>
      <w:r>
        <w:rPr>
          <w:rFonts w:hint="eastAsia" w:ascii="宋体" w:hAnsi="宋体" w:eastAsia="宋体" w:cs="宋体"/>
          <w:b/>
          <w:bCs/>
          <w:color w:val="auto"/>
          <w:sz w:val="24"/>
        </w:rPr>
        <w:t>在</w:t>
      </w:r>
      <w:r>
        <w:rPr>
          <w:rFonts w:hint="eastAsia" w:ascii="宋体" w:hAnsi="宋体" w:eastAsia="宋体" w:cs="宋体"/>
          <w:b/>
          <w:bCs/>
          <w:color w:val="auto"/>
          <w:sz w:val="24"/>
        </w:rPr>
        <w:t>投标前已充分知悉以下情形为参与政府采购活动时的重大风险事项，并承诺已对下述风险提示事项重点排查，</w:t>
      </w:r>
      <w:r>
        <w:rPr>
          <w:rFonts w:hint="eastAsia" w:ascii="宋体" w:hAnsi="宋体" w:eastAsia="宋体" w:cs="宋体"/>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30D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09EBD6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序号</w:t>
            </w:r>
          </w:p>
        </w:tc>
        <w:tc>
          <w:tcPr>
            <w:tcW w:w="7811" w:type="dxa"/>
            <w:noWrap w:val="0"/>
            <w:vAlign w:val="top"/>
          </w:tcPr>
          <w:p w14:paraId="40770D3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供应商参与投标禁止情形</w:t>
            </w:r>
          </w:p>
        </w:tc>
      </w:tr>
      <w:tr w14:paraId="0BBD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79B189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7811" w:type="dxa"/>
            <w:noWrap w:val="0"/>
            <w:vAlign w:val="center"/>
          </w:tcPr>
          <w:p w14:paraId="0BBF5AB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auto"/>
                <w:sz w:val="24"/>
                <w:szCs w:val="24"/>
                <w:highlight w:val="none"/>
                <w:lang w:val="en-US" w:eastAsia="zh-CN"/>
              </w:rPr>
              <w:t>同一人、属同一单位或者在同一单位缴纳社会保险</w:t>
            </w:r>
            <w:r>
              <w:rPr>
                <w:rFonts w:hint="eastAsia" w:ascii="宋体" w:hAnsi="宋体" w:eastAsia="宋体" w:cs="宋体"/>
                <w:color w:val="auto"/>
                <w:sz w:val="24"/>
                <w:szCs w:val="24"/>
                <w:highlight w:val="none"/>
                <w:lang w:val="en-US" w:eastAsia="zh-CN"/>
              </w:rPr>
              <w:t>。</w:t>
            </w:r>
          </w:p>
        </w:tc>
      </w:tr>
      <w:tr w14:paraId="0231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0D0669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7811" w:type="dxa"/>
            <w:noWrap w:val="0"/>
            <w:vAlign w:val="center"/>
          </w:tcPr>
          <w:p w14:paraId="605362D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参与本项目政府采购活动时，与其他投标供应商存在单位负责人为</w:t>
            </w:r>
            <w:r>
              <w:rPr>
                <w:rFonts w:hint="eastAsia" w:ascii="宋体" w:hAnsi="宋体" w:eastAsia="宋体" w:cs="宋体"/>
                <w:b/>
                <w:bCs/>
                <w:color w:val="auto"/>
                <w:sz w:val="24"/>
                <w:szCs w:val="24"/>
                <w:highlight w:val="none"/>
                <w:lang w:val="en-US" w:eastAsia="zh-CN"/>
              </w:rPr>
              <w:t>同一人或直接控股、管理关系</w:t>
            </w:r>
            <w:r>
              <w:rPr>
                <w:rFonts w:hint="eastAsia" w:ascii="宋体" w:hAnsi="宋体" w:eastAsia="宋体" w:cs="宋体"/>
                <w:color w:val="auto"/>
                <w:sz w:val="24"/>
                <w:szCs w:val="24"/>
                <w:highlight w:val="none"/>
                <w:lang w:val="en-US" w:eastAsia="zh-CN"/>
              </w:rPr>
              <w:t>。</w:t>
            </w:r>
          </w:p>
        </w:tc>
      </w:tr>
      <w:tr w14:paraId="559D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5270838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w:t>
            </w:r>
          </w:p>
        </w:tc>
        <w:tc>
          <w:tcPr>
            <w:tcW w:w="7811" w:type="dxa"/>
            <w:noWrap w:val="0"/>
            <w:vAlign w:val="center"/>
          </w:tcPr>
          <w:p w14:paraId="7C5313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与其他投标供应商的投标文件或部分投标文件</w:t>
            </w:r>
            <w:r>
              <w:rPr>
                <w:rFonts w:hint="eastAsia" w:ascii="宋体" w:hAnsi="宋体" w:eastAsia="宋体" w:cs="宋体"/>
                <w:b/>
                <w:bCs/>
                <w:color w:val="auto"/>
                <w:sz w:val="24"/>
                <w:szCs w:val="24"/>
                <w:highlight w:val="none"/>
                <w:lang w:val="en-US" w:eastAsia="zh-CN"/>
              </w:rPr>
              <w:t>相互混装或存在非正常一致</w:t>
            </w:r>
            <w:r>
              <w:rPr>
                <w:rFonts w:hint="eastAsia" w:ascii="宋体" w:hAnsi="宋体" w:eastAsia="宋体" w:cs="宋体"/>
                <w:color w:val="auto"/>
                <w:sz w:val="24"/>
                <w:szCs w:val="24"/>
                <w:highlight w:val="none"/>
                <w:lang w:val="en-US" w:eastAsia="zh-CN"/>
              </w:rPr>
              <w:t>。</w:t>
            </w:r>
          </w:p>
        </w:tc>
      </w:tr>
      <w:tr w14:paraId="6043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0E92AC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p>
        </w:tc>
        <w:tc>
          <w:tcPr>
            <w:tcW w:w="7811" w:type="dxa"/>
            <w:noWrap w:val="0"/>
            <w:vAlign w:val="center"/>
          </w:tcPr>
          <w:p w14:paraId="56D0051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sz w:val="24"/>
                <w:szCs w:val="24"/>
                <w:highlight w:val="none"/>
                <w:lang w:val="en-US" w:eastAsia="zh-CN"/>
              </w:rPr>
              <w:t>与其他投标供应商的投标文件由</w:t>
            </w:r>
            <w:r>
              <w:rPr>
                <w:rFonts w:hint="eastAsia" w:ascii="宋体" w:hAnsi="宋体" w:eastAsia="宋体" w:cs="宋体"/>
                <w:b/>
                <w:bCs/>
                <w:color w:val="auto"/>
                <w:sz w:val="24"/>
                <w:szCs w:val="24"/>
                <w:highlight w:val="none"/>
                <w:lang w:val="en-US" w:eastAsia="zh-CN"/>
              </w:rPr>
              <w:t>同一单位或者同一人编制</w:t>
            </w:r>
            <w:r>
              <w:rPr>
                <w:rFonts w:hint="eastAsia" w:ascii="宋体" w:hAnsi="宋体" w:eastAsia="宋体" w:cs="宋体"/>
                <w:color w:val="auto"/>
                <w:sz w:val="24"/>
                <w:szCs w:val="24"/>
                <w:highlight w:val="none"/>
                <w:lang w:val="en-US" w:eastAsia="zh-CN"/>
              </w:rPr>
              <w:t>，或者使用</w:t>
            </w:r>
            <w:r>
              <w:rPr>
                <w:rFonts w:hint="eastAsia" w:ascii="宋体" w:hAnsi="宋体" w:eastAsia="宋体" w:cs="宋体"/>
                <w:b/>
                <w:bCs/>
                <w:color w:val="auto"/>
                <w:sz w:val="24"/>
                <w:szCs w:val="24"/>
                <w:highlight w:val="none"/>
                <w:lang w:val="en-US" w:eastAsia="zh-CN"/>
              </w:rPr>
              <w:t>同一设备编制</w:t>
            </w:r>
            <w:r>
              <w:rPr>
                <w:rFonts w:hint="eastAsia" w:ascii="宋体" w:hAnsi="宋体" w:eastAsia="宋体" w:cs="宋体"/>
                <w:color w:val="auto"/>
                <w:sz w:val="24"/>
                <w:szCs w:val="24"/>
                <w:highlight w:val="none"/>
                <w:lang w:val="en-US" w:eastAsia="zh-CN"/>
              </w:rPr>
              <w:t>（“文件制作机器码”“文件创建标识码”一致）。</w:t>
            </w:r>
          </w:p>
        </w:tc>
      </w:tr>
      <w:tr w14:paraId="1372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331398A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5</w:t>
            </w:r>
          </w:p>
        </w:tc>
        <w:tc>
          <w:tcPr>
            <w:tcW w:w="7811" w:type="dxa"/>
            <w:noWrap w:val="0"/>
            <w:vAlign w:val="center"/>
          </w:tcPr>
          <w:p w14:paraId="2DF84E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提供</w:t>
            </w:r>
            <w:r>
              <w:rPr>
                <w:rFonts w:hint="eastAsia" w:ascii="宋体" w:hAnsi="宋体" w:eastAsia="宋体" w:cs="宋体"/>
                <w:b/>
                <w:bCs/>
                <w:color w:val="auto"/>
                <w:sz w:val="24"/>
                <w:szCs w:val="24"/>
                <w:highlight w:val="none"/>
                <w:lang w:val="en-US" w:eastAsia="zh-CN"/>
              </w:rPr>
              <w:t>未经出具机构核实</w:t>
            </w:r>
            <w:r>
              <w:rPr>
                <w:rFonts w:hint="eastAsia" w:ascii="宋体" w:hAnsi="宋体" w:eastAsia="宋体" w:cs="宋体"/>
                <w:color w:val="auto"/>
                <w:sz w:val="24"/>
                <w:szCs w:val="24"/>
                <w:highlight w:val="none"/>
                <w:lang w:val="en-US" w:eastAsia="zh-CN"/>
              </w:rPr>
              <w:t>的虚假的检验检测报告、业绩材料、社保缴纳证明、学历学位证书、职称认证证书等材料。</w:t>
            </w:r>
          </w:p>
        </w:tc>
      </w:tr>
      <w:tr w14:paraId="4E5D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141AAA4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6</w:t>
            </w:r>
          </w:p>
        </w:tc>
        <w:tc>
          <w:tcPr>
            <w:tcW w:w="7811" w:type="dxa"/>
            <w:noWrap w:val="0"/>
            <w:vAlign w:val="center"/>
          </w:tcPr>
          <w:p w14:paraId="6DD78C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sz w:val="24"/>
                <w:szCs w:val="24"/>
                <w:highlight w:val="none"/>
                <w:lang w:val="en-US" w:eastAsia="zh-CN"/>
              </w:rPr>
              <w:t>擅自将投标密钥或电子营业执照出借他人使用或未妥善保管。</w:t>
            </w:r>
          </w:p>
        </w:tc>
      </w:tr>
    </w:tbl>
    <w:p w14:paraId="72E39B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auto"/>
        </w:rPr>
      </w:pPr>
      <w:r>
        <w:rPr>
          <w:rFonts w:hint="eastAsia" w:ascii="宋体" w:hAnsi="宋体" w:eastAsia="宋体" w:cs="宋体"/>
          <w:b/>
          <w:color w:val="auto"/>
        </w:rPr>
        <w:t>一、</w:t>
      </w:r>
      <w:r>
        <w:rPr>
          <w:rFonts w:hint="eastAsia" w:ascii="宋体" w:hAnsi="宋体" w:eastAsia="宋体" w:cs="宋体"/>
          <w:b/>
          <w:color w:val="auto"/>
          <w:lang w:eastAsia="zh-CN"/>
        </w:rPr>
        <w:t>我</w:t>
      </w:r>
      <w:r>
        <w:rPr>
          <w:rFonts w:hint="eastAsia" w:ascii="宋体" w:hAnsi="宋体" w:eastAsia="宋体" w:cs="宋体"/>
          <w:b/>
          <w:color w:val="auto"/>
          <w:lang w:val="en-US" w:eastAsia="zh-CN"/>
        </w:rPr>
        <w:t>单位</w:t>
      </w:r>
      <w:r>
        <w:rPr>
          <w:rFonts w:hint="eastAsia" w:ascii="宋体" w:hAnsi="宋体" w:eastAsia="宋体" w:cs="宋体"/>
          <w:b/>
          <w:color w:val="auto"/>
        </w:rPr>
        <w:t>已充分知悉“隐瞒真实情况，提供虚假资料”的法定情形，包括但不限于：</w:t>
      </w:r>
    </w:p>
    <w:p w14:paraId="6300D0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（一）通过转让或者租借等方式从其他单位获取资格或者资质证书投标的</w:t>
      </w:r>
      <w:r>
        <w:rPr>
          <w:rFonts w:hint="eastAsia" w:ascii="宋体" w:hAnsi="宋体" w:eastAsia="宋体" w:cs="宋体"/>
          <w:color w:val="auto"/>
          <w:highlight w:val="none"/>
        </w:rPr>
        <w:t>。</w:t>
      </w:r>
    </w:p>
    <w:p w14:paraId="4D31C3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（二）由其他单位或者其他单位负责人在投标供应商编制的投标文件上加盖印章或者签字的。</w:t>
      </w:r>
    </w:p>
    <w:p w14:paraId="587A2E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（三）项目负责人或者主要技术人员不是本单位人员的。</w:t>
      </w:r>
    </w:p>
    <w:p w14:paraId="37A537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（四）投标保证金不是从投标供应商基本账户转出的。</w:t>
      </w:r>
    </w:p>
    <w:p w14:paraId="39AD32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（五）其他隐瞒真实情况、提供虚假资料的行为。</w:t>
      </w:r>
    </w:p>
    <w:p w14:paraId="6B60D4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auto"/>
        </w:rPr>
      </w:pPr>
      <w:r>
        <w:rPr>
          <w:rFonts w:hint="eastAsia" w:ascii="宋体" w:hAnsi="宋体" w:eastAsia="宋体" w:cs="宋体"/>
          <w:b/>
          <w:color w:val="auto"/>
        </w:rPr>
        <w:t>二、</w:t>
      </w:r>
      <w:r>
        <w:rPr>
          <w:rFonts w:hint="eastAsia" w:ascii="宋体" w:hAnsi="宋体" w:eastAsia="宋体" w:cs="宋体"/>
          <w:b/>
          <w:color w:val="auto"/>
          <w:lang w:eastAsia="zh-CN"/>
        </w:rPr>
        <w:t>我</w:t>
      </w:r>
      <w:r>
        <w:rPr>
          <w:rFonts w:hint="eastAsia" w:ascii="宋体" w:hAnsi="宋体" w:eastAsia="宋体" w:cs="宋体"/>
          <w:b/>
          <w:color w:val="auto"/>
          <w:lang w:val="en-US" w:eastAsia="zh-CN"/>
        </w:rPr>
        <w:t>单位</w:t>
      </w:r>
      <w:r>
        <w:rPr>
          <w:rFonts w:hint="eastAsia" w:ascii="宋体" w:hAnsi="宋体" w:eastAsia="宋体" w:cs="宋体"/>
          <w:b/>
          <w:color w:val="auto"/>
        </w:rPr>
        <w:t>已充分知悉“与其他采购参加人串通投标”的法定情形，包括但不限于：</w:t>
      </w:r>
    </w:p>
    <w:p w14:paraId="3BB1AC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（一）投标供应商之间相互约定给予未中标的供应商利益补偿。</w:t>
      </w:r>
    </w:p>
    <w:p w14:paraId="3AF0C2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（二）不同投标供应商的法定代表人、主要经营负责人、项目投标授权代表人、项目负责人、主要技术人员为同一人、属同一单位或者在同一单位缴纳社会保险。</w:t>
      </w:r>
    </w:p>
    <w:p w14:paraId="5233D4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（三）不同投标供应商的投标文件由同一单位或者同一人编制，或者由同一人分阶段参与编制的。</w:t>
      </w:r>
    </w:p>
    <w:p w14:paraId="6B7C1F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（四）不同投标供应商的投标文件或部分投标文件相互混装。</w:t>
      </w:r>
    </w:p>
    <w:p w14:paraId="1E119F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（五）不同投标供应商的投标文件内容存在非正常一致。</w:t>
      </w:r>
    </w:p>
    <w:p w14:paraId="4FD678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（六）由同一单位工作人员为两家以上（含两家）供应商进行同一项投标活动的。</w:t>
      </w:r>
    </w:p>
    <w:p w14:paraId="2AA643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（七）不同投标人的投标报价呈规律性差异。</w:t>
      </w:r>
    </w:p>
    <w:p w14:paraId="3C7771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（八）不同投标人的投标保证金从同一单位或者个人的账户转出。</w:t>
      </w:r>
    </w:p>
    <w:p w14:paraId="32FDBD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（九）主管部门依照法律、法规认定的其他情形。</w:t>
      </w:r>
    </w:p>
    <w:p w14:paraId="0A31A0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auto"/>
        </w:rPr>
      </w:pPr>
      <w:r>
        <w:rPr>
          <w:rFonts w:hint="eastAsia" w:ascii="宋体" w:hAnsi="宋体" w:eastAsia="宋体" w:cs="宋体"/>
          <w:b/>
          <w:color w:val="auto"/>
        </w:rPr>
        <w:t>三、</w:t>
      </w:r>
      <w:r>
        <w:rPr>
          <w:rFonts w:hint="eastAsia" w:ascii="宋体" w:hAnsi="宋体" w:eastAsia="宋体" w:cs="宋体"/>
          <w:b/>
          <w:color w:val="auto"/>
          <w:lang w:eastAsia="zh-CN"/>
        </w:rPr>
        <w:t>我</w:t>
      </w:r>
      <w:r>
        <w:rPr>
          <w:rFonts w:hint="eastAsia" w:ascii="宋体" w:hAnsi="宋体" w:eastAsia="宋体" w:cs="宋体"/>
          <w:b/>
          <w:color w:val="auto"/>
          <w:lang w:val="en-US" w:eastAsia="zh-CN"/>
        </w:rPr>
        <w:t>单位</w:t>
      </w:r>
      <w:r>
        <w:rPr>
          <w:rFonts w:hint="eastAsia" w:ascii="宋体" w:hAnsi="宋体" w:eastAsia="宋体" w:cs="宋体"/>
          <w:b/>
          <w:color w:val="auto"/>
        </w:rPr>
        <w:t>已充分知悉下列情形</w:t>
      </w:r>
      <w:r>
        <w:rPr>
          <w:rFonts w:hint="eastAsia" w:ascii="宋体" w:hAnsi="宋体" w:eastAsia="宋体" w:cs="宋体"/>
          <w:b/>
          <w:color w:val="auto"/>
          <w:lang w:eastAsia="zh-CN"/>
        </w:rPr>
        <w:t>存在</w:t>
      </w:r>
      <w:r>
        <w:rPr>
          <w:rFonts w:hint="eastAsia" w:ascii="宋体" w:hAnsi="宋体" w:eastAsia="宋体" w:cs="宋体"/>
          <w:b/>
          <w:color w:val="auto"/>
        </w:rPr>
        <w:t>法律风险，在投标前已对相关风险事项进行排</w:t>
      </w:r>
      <w:r>
        <w:rPr>
          <w:rFonts w:hint="eastAsia" w:ascii="宋体" w:hAnsi="宋体" w:eastAsia="宋体" w:cs="宋体"/>
          <w:b/>
          <w:color w:val="auto"/>
          <w:highlight w:val="none"/>
        </w:rPr>
        <w:t>查。</w:t>
      </w:r>
    </w:p>
    <w:p w14:paraId="148D6C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auto"/>
        </w:rPr>
      </w:pPr>
      <w:r>
        <w:rPr>
          <w:rFonts w:hint="eastAsia" w:ascii="宋体" w:hAnsi="宋体" w:eastAsia="宋体" w:cs="宋体"/>
          <w:color w:val="auto"/>
        </w:rPr>
        <w:t>（一）对于从其他主体获取的投标资料，</w:t>
      </w:r>
      <w:r>
        <w:rPr>
          <w:rFonts w:hint="eastAsia" w:ascii="宋体" w:hAnsi="宋体" w:eastAsia="宋体" w:cs="宋体"/>
          <w:color w:val="auto"/>
          <w:lang w:eastAsia="zh-CN"/>
        </w:rPr>
        <w:t>我</w:t>
      </w:r>
      <w:r>
        <w:rPr>
          <w:rFonts w:hint="eastAsia" w:ascii="宋体" w:hAnsi="宋体" w:eastAsia="宋体" w:cs="宋体"/>
          <w:color w:val="auto"/>
          <w:lang w:val="en-US" w:eastAsia="zh-CN"/>
        </w:rPr>
        <w:t>单位</w:t>
      </w:r>
      <w:r>
        <w:rPr>
          <w:rFonts w:hint="eastAsia" w:ascii="宋体" w:hAnsi="宋体" w:eastAsia="宋体" w:cs="宋体"/>
          <w:color w:val="auto"/>
        </w:rPr>
        <w:t>应审慎核查，确保</w:t>
      </w:r>
      <w:r>
        <w:rPr>
          <w:rFonts w:hint="eastAsia" w:ascii="宋体" w:hAnsi="宋体" w:eastAsia="宋体" w:cs="宋体"/>
          <w:color w:val="auto"/>
          <w:lang w:eastAsia="zh-CN"/>
        </w:rPr>
        <w:t>其</w:t>
      </w:r>
      <w:r>
        <w:rPr>
          <w:rFonts w:hint="eastAsia" w:ascii="宋体" w:hAnsi="宋体" w:eastAsia="宋体" w:cs="宋体"/>
          <w:color w:val="auto"/>
        </w:rPr>
        <w:t>真实性。</w:t>
      </w:r>
      <w:r>
        <w:rPr>
          <w:rFonts w:hint="eastAsia" w:ascii="宋体" w:hAnsi="宋体" w:eastAsia="宋体" w:cs="宋体"/>
          <w:b/>
          <w:color w:val="auto"/>
        </w:rPr>
        <w:t>如主管部门查实投标文件中存在虚假资料的，无论相关资料是否由第三方或本公司员工提供，均不影响主管部门对供应商存在“隐瞒真实情况，提供虚假资料”违法行为的认定。</w:t>
      </w:r>
    </w:p>
    <w:p w14:paraId="0A9912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（二）对于涉及国家机关出具的公文、证件、证明材料等文件，一旦涉嫌虚假，经查实，主管部门将依法从严处理，并移送有关部门追究法律责任；涉嫌犯罪的，移送司法机关</w:t>
      </w:r>
      <w:r>
        <w:rPr>
          <w:rFonts w:hint="eastAsia" w:ascii="宋体" w:hAnsi="宋体" w:eastAsia="宋体" w:cs="宋体"/>
          <w:color w:val="auto"/>
          <w:lang w:eastAsia="zh-CN"/>
        </w:rPr>
        <w:t>处理</w:t>
      </w:r>
      <w:r>
        <w:rPr>
          <w:rFonts w:hint="eastAsia" w:ascii="宋体" w:hAnsi="宋体" w:eastAsia="宋体" w:cs="宋体"/>
          <w:color w:val="auto"/>
        </w:rPr>
        <w:t>。</w:t>
      </w:r>
    </w:p>
    <w:p w14:paraId="013953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rPr>
      </w:pPr>
      <w:r>
        <w:rPr>
          <w:rFonts w:hint="eastAsia" w:ascii="宋体" w:hAnsi="宋体" w:eastAsia="宋体" w:cs="宋体"/>
          <w:color w:val="auto"/>
        </w:rPr>
        <w:t>（</w:t>
      </w:r>
      <w:r>
        <w:rPr>
          <w:rFonts w:hint="eastAsia" w:ascii="宋体" w:hAnsi="宋体" w:eastAsia="宋体" w:cs="宋体"/>
          <w:color w:val="auto"/>
          <w:lang w:eastAsia="zh-CN"/>
        </w:rPr>
        <w:t>三</w:t>
      </w:r>
      <w:r>
        <w:rPr>
          <w:rFonts w:hint="eastAsia" w:ascii="宋体" w:hAnsi="宋体" w:eastAsia="宋体" w:cs="宋体"/>
          <w:color w:val="auto"/>
        </w:rPr>
        <w:t>）</w:t>
      </w:r>
      <w:r>
        <w:rPr>
          <w:rFonts w:hint="eastAsia" w:ascii="宋体" w:hAnsi="宋体" w:eastAsia="宋体" w:cs="宋体"/>
          <w:color w:val="auto"/>
          <w:lang w:eastAsia="zh-CN"/>
        </w:rPr>
        <w:t>我</w:t>
      </w:r>
      <w:r>
        <w:rPr>
          <w:rFonts w:hint="eastAsia" w:ascii="宋体" w:hAnsi="宋体" w:eastAsia="宋体" w:cs="宋体"/>
          <w:color w:val="auto"/>
          <w:lang w:val="en-US" w:eastAsia="zh-CN"/>
        </w:rPr>
        <w:t>单位</w:t>
      </w:r>
      <w:r>
        <w:rPr>
          <w:rFonts w:hint="eastAsia" w:ascii="宋体" w:hAnsi="宋体" w:eastAsia="宋体" w:cs="宋体"/>
          <w:color w:val="auto"/>
        </w:rPr>
        <w:t>对投标电子密钥</w:t>
      </w:r>
      <w:r>
        <w:rPr>
          <w:rFonts w:hint="eastAsia" w:ascii="宋体" w:hAnsi="宋体" w:eastAsia="宋体" w:cs="宋体"/>
          <w:color w:val="auto"/>
          <w:lang w:eastAsia="zh-CN"/>
        </w:rPr>
        <w:t>或</w:t>
      </w:r>
      <w:r>
        <w:rPr>
          <w:rFonts w:hint="eastAsia" w:ascii="宋体" w:hAnsi="宋体" w:eastAsia="宋体" w:cs="宋体"/>
          <w:color w:val="auto"/>
          <w:lang w:val="en-US" w:eastAsia="zh-CN"/>
        </w:rPr>
        <w:t>电子营业执照</w:t>
      </w:r>
      <w:r>
        <w:rPr>
          <w:rFonts w:hint="eastAsia" w:ascii="宋体" w:hAnsi="宋体" w:eastAsia="宋体" w:cs="宋体"/>
          <w:color w:val="auto"/>
        </w:rPr>
        <w:t>负有妥善保管、及时变更和续期等主体责任</w:t>
      </w:r>
      <w:r>
        <w:rPr>
          <w:rFonts w:hint="eastAsia" w:ascii="宋体" w:hAnsi="宋体" w:eastAsia="宋体" w:cs="宋体"/>
          <w:color w:val="auto"/>
          <w:lang w:eastAsia="zh-CN"/>
        </w:rPr>
        <w:t>；</w:t>
      </w:r>
      <w:r>
        <w:rPr>
          <w:rFonts w:hint="eastAsia" w:ascii="宋体" w:hAnsi="宋体" w:eastAsia="宋体" w:cs="宋体"/>
          <w:color w:val="auto"/>
        </w:rPr>
        <w:t>使用电子密钥</w:t>
      </w:r>
      <w:r>
        <w:rPr>
          <w:rFonts w:hint="eastAsia" w:ascii="宋体" w:hAnsi="宋体" w:eastAsia="宋体" w:cs="宋体"/>
          <w:color w:val="auto"/>
          <w:lang w:eastAsia="zh-CN"/>
        </w:rPr>
        <w:t>或</w:t>
      </w:r>
      <w:r>
        <w:rPr>
          <w:rFonts w:hint="eastAsia" w:ascii="宋体" w:hAnsi="宋体" w:eastAsia="宋体" w:cs="宋体"/>
          <w:color w:val="auto"/>
          <w:lang w:val="en-US" w:eastAsia="zh-CN"/>
        </w:rPr>
        <w:t>电子营业执照</w:t>
      </w:r>
      <w:r>
        <w:rPr>
          <w:rFonts w:hint="eastAsia" w:ascii="宋体" w:hAnsi="宋体" w:eastAsia="宋体" w:cs="宋体"/>
          <w:color w:val="auto"/>
        </w:rPr>
        <w:t>在深圳政府采购网站进行的活动，均具有法律效力，须承担相应的法律后果。</w:t>
      </w:r>
      <w:r>
        <w:rPr>
          <w:rFonts w:hint="eastAsia" w:ascii="宋体" w:hAnsi="宋体" w:eastAsia="宋体" w:cs="宋体"/>
          <w:color w:val="auto"/>
          <w:lang w:eastAsia="zh-CN"/>
        </w:rPr>
        <w:t>若</w:t>
      </w:r>
      <w:r>
        <w:rPr>
          <w:rFonts w:hint="eastAsia" w:ascii="宋体" w:hAnsi="宋体" w:eastAsia="宋体" w:cs="宋体"/>
          <w:b/>
          <w:bCs/>
          <w:color w:val="auto"/>
        </w:rPr>
        <w:t>擅自将投标密钥</w:t>
      </w:r>
      <w:r>
        <w:rPr>
          <w:rFonts w:hint="eastAsia" w:ascii="宋体" w:hAnsi="宋体" w:eastAsia="宋体" w:cs="宋体"/>
          <w:b/>
          <w:bCs/>
          <w:color w:val="auto"/>
          <w:lang w:eastAsia="zh-CN"/>
        </w:rPr>
        <w:t>或</w:t>
      </w:r>
      <w:r>
        <w:rPr>
          <w:rFonts w:hint="eastAsia" w:ascii="宋体" w:hAnsi="宋体" w:eastAsia="宋体" w:cs="宋体"/>
          <w:b/>
          <w:bCs/>
          <w:color w:val="auto"/>
          <w:lang w:val="en-US" w:eastAsia="zh-CN"/>
        </w:rPr>
        <w:t>电子营业执照</w:t>
      </w:r>
      <w:r>
        <w:rPr>
          <w:rFonts w:hint="eastAsia" w:ascii="宋体" w:hAnsi="宋体" w:eastAsia="宋体" w:cs="宋体"/>
          <w:b/>
          <w:bCs/>
          <w:color w:val="auto"/>
        </w:rPr>
        <w:t>出借他人使用所造成的法律后果，由</w:t>
      </w:r>
      <w:r>
        <w:rPr>
          <w:rFonts w:hint="eastAsia" w:ascii="宋体" w:hAnsi="宋体" w:eastAsia="宋体" w:cs="宋体"/>
          <w:b/>
          <w:bCs/>
          <w:color w:val="auto"/>
          <w:lang w:eastAsia="zh-CN"/>
        </w:rPr>
        <w:t>我</w:t>
      </w:r>
      <w:r>
        <w:rPr>
          <w:rFonts w:hint="eastAsia" w:ascii="宋体" w:hAnsi="宋体" w:eastAsia="宋体" w:cs="宋体"/>
          <w:b/>
          <w:bCs/>
          <w:color w:val="auto"/>
          <w:lang w:val="en-US" w:eastAsia="zh-CN"/>
        </w:rPr>
        <w:t>单位</w:t>
      </w:r>
      <w:r>
        <w:rPr>
          <w:rFonts w:hint="eastAsia" w:ascii="宋体" w:hAnsi="宋体" w:eastAsia="宋体" w:cs="宋体"/>
          <w:b/>
          <w:bCs/>
          <w:color w:val="auto"/>
        </w:rPr>
        <w:t>自行承担</w:t>
      </w:r>
      <w:r>
        <w:rPr>
          <w:rFonts w:hint="eastAsia" w:ascii="宋体" w:hAnsi="宋体" w:eastAsia="宋体" w:cs="宋体"/>
          <w:color w:val="auto"/>
        </w:rPr>
        <w:t>。</w:t>
      </w:r>
    </w:p>
    <w:p w14:paraId="37C09C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auto"/>
        </w:rPr>
      </w:pPr>
      <w:r>
        <w:rPr>
          <w:rFonts w:hint="eastAsia" w:ascii="宋体" w:hAnsi="宋体" w:eastAsia="宋体" w:cs="宋体"/>
          <w:b/>
          <w:color w:val="auto"/>
        </w:rPr>
        <w:t>四、</w:t>
      </w:r>
      <w:r>
        <w:rPr>
          <w:rFonts w:hint="eastAsia" w:ascii="宋体" w:hAnsi="宋体" w:eastAsia="宋体" w:cs="宋体"/>
          <w:b/>
          <w:color w:val="auto"/>
          <w:lang w:eastAsia="zh-CN"/>
        </w:rPr>
        <w:t>我</w:t>
      </w:r>
      <w:r>
        <w:rPr>
          <w:rFonts w:hint="eastAsia" w:ascii="宋体" w:hAnsi="宋体" w:eastAsia="宋体" w:cs="宋体"/>
          <w:b/>
          <w:color w:val="auto"/>
          <w:lang w:val="en-US" w:eastAsia="zh-CN"/>
        </w:rPr>
        <w:t>单位</w:t>
      </w:r>
      <w:r>
        <w:rPr>
          <w:rFonts w:hint="eastAsia" w:ascii="宋体" w:hAnsi="宋体" w:eastAsia="宋体" w:cs="宋体"/>
          <w:b/>
          <w:color w:val="auto"/>
        </w:rPr>
        <w:t>已充分知悉政府采购违法、违规行为的法律</w:t>
      </w:r>
      <w:r>
        <w:rPr>
          <w:rFonts w:hint="eastAsia" w:ascii="宋体" w:hAnsi="宋体" w:eastAsia="宋体" w:cs="宋体"/>
          <w:b/>
          <w:color w:val="auto"/>
          <w:highlight w:val="none"/>
        </w:rPr>
        <w:t>后果。</w:t>
      </w:r>
    </w:p>
    <w:p w14:paraId="7F84A0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none"/>
        </w:rPr>
      </w:pPr>
      <w:r>
        <w:rPr>
          <w:rFonts w:hint="eastAsia" w:ascii="宋体" w:hAnsi="宋体" w:eastAsia="宋体" w:cs="宋体"/>
          <w:color w:val="auto"/>
        </w:rPr>
        <w:t>经查实，若</w:t>
      </w:r>
      <w:r>
        <w:rPr>
          <w:rFonts w:hint="eastAsia" w:ascii="宋体" w:hAnsi="宋体" w:eastAsia="宋体" w:cs="宋体"/>
          <w:color w:val="auto"/>
          <w:lang w:eastAsia="zh-CN"/>
        </w:rPr>
        <w:t>我</w:t>
      </w:r>
      <w:r>
        <w:rPr>
          <w:rFonts w:hint="eastAsia" w:ascii="宋体" w:hAnsi="宋体" w:eastAsia="宋体" w:cs="宋体"/>
          <w:color w:val="auto"/>
          <w:lang w:val="en-US" w:eastAsia="zh-CN"/>
        </w:rPr>
        <w:t>单位</w:t>
      </w:r>
      <w:r>
        <w:rPr>
          <w:rFonts w:hint="eastAsia" w:ascii="宋体" w:hAnsi="宋体" w:eastAsia="宋体" w:cs="宋体"/>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宋体" w:hAnsi="宋体" w:eastAsia="宋体" w:cs="宋体"/>
          <w:color w:val="auto"/>
          <w:highlight w:val="none"/>
        </w:rPr>
        <w:t>分之二十以上千分之三十以下罚款，由市场监管部门依法吊销营业执照。</w:t>
      </w:r>
    </w:p>
    <w:p w14:paraId="614A01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yellow"/>
        </w:rPr>
      </w:pPr>
      <w:r>
        <w:rPr>
          <w:rFonts w:hint="eastAsia" w:ascii="宋体" w:hAnsi="宋体" w:eastAsia="宋体" w:cs="宋体"/>
          <w:color w:val="auto"/>
          <w:highlight w:val="yellow"/>
        </w:rPr>
        <w:t>以下文字请投标供应商抄写并确认：“</w:t>
      </w:r>
      <w:r>
        <w:rPr>
          <w:rFonts w:hint="eastAsia" w:ascii="宋体" w:hAnsi="宋体" w:eastAsia="宋体" w:cs="宋体"/>
          <w:color w:val="auto"/>
          <w:highlight w:val="yellow"/>
          <w:lang w:eastAsia="zh-CN"/>
        </w:rPr>
        <w:t>我</w:t>
      </w:r>
      <w:r>
        <w:rPr>
          <w:rFonts w:hint="eastAsia" w:ascii="宋体" w:hAnsi="宋体" w:eastAsia="宋体" w:cs="宋体"/>
          <w:color w:val="auto"/>
          <w:highlight w:val="yellow"/>
          <w:lang w:val="en-US" w:eastAsia="zh-CN"/>
        </w:rPr>
        <w:t>单位</w:t>
      </w:r>
      <w:r>
        <w:rPr>
          <w:rFonts w:hint="eastAsia" w:ascii="宋体" w:hAnsi="宋体" w:eastAsia="宋体" w:cs="宋体"/>
          <w:color w:val="auto"/>
          <w:highlight w:val="yellow"/>
        </w:rPr>
        <w:t>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73BA75D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275E7049">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color w:val="auto"/>
                <w:spacing w:val="-4"/>
                <w:kern w:val="0"/>
                <w:szCs w:val="21"/>
                <w:highlight w:val="none"/>
              </w:rPr>
            </w:pPr>
          </w:p>
        </w:tc>
      </w:tr>
      <w:tr w14:paraId="3014B8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1811E560">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color w:val="auto"/>
                <w:spacing w:val="-4"/>
                <w:kern w:val="0"/>
                <w:szCs w:val="21"/>
              </w:rPr>
            </w:pPr>
          </w:p>
        </w:tc>
      </w:tr>
      <w:tr w14:paraId="27E2114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6217D50D">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color w:val="auto"/>
                <w:spacing w:val="-4"/>
                <w:kern w:val="0"/>
                <w:szCs w:val="21"/>
              </w:rPr>
            </w:pPr>
          </w:p>
        </w:tc>
      </w:tr>
      <w:tr w14:paraId="04313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72733351">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color w:val="auto"/>
                <w:spacing w:val="-4"/>
                <w:kern w:val="0"/>
                <w:szCs w:val="21"/>
              </w:rPr>
            </w:pPr>
          </w:p>
        </w:tc>
      </w:tr>
    </w:tbl>
    <w:p w14:paraId="013E3C0B">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color w:val="auto"/>
          <w:spacing w:val="-4"/>
          <w:kern w:val="0"/>
          <w:szCs w:val="21"/>
        </w:rPr>
      </w:pPr>
    </w:p>
    <w:p w14:paraId="0818253C">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eastAsia="zh-CN"/>
        </w:rPr>
        <w:t>单位</w:t>
      </w:r>
      <w:r>
        <w:rPr>
          <w:rFonts w:hint="eastAsia" w:ascii="宋体" w:hAnsi="宋体" w:eastAsia="宋体" w:cs="宋体"/>
          <w:color w:val="auto"/>
          <w:spacing w:val="-4"/>
          <w:kern w:val="0"/>
          <w:szCs w:val="21"/>
        </w:rPr>
        <w:t>负责人签名：</w:t>
      </w:r>
      <w:r>
        <w:rPr>
          <w:rFonts w:hint="eastAsia" w:ascii="宋体" w:hAnsi="宋体" w:eastAsia="宋体" w:cs="宋体"/>
          <w:color w:val="auto"/>
          <w:spacing w:val="-4"/>
          <w:kern w:val="0"/>
          <w:szCs w:val="21"/>
          <w:u w:val="single"/>
        </w:rPr>
        <w:t xml:space="preserve">              </w:t>
      </w:r>
    </w:p>
    <w:p w14:paraId="7C01ED11">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center"/>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val="en-US" w:eastAsia="zh-CN"/>
        </w:rPr>
        <w:t xml:space="preserve">                                 </w:t>
      </w:r>
      <w:r>
        <w:rPr>
          <w:rFonts w:hint="eastAsia" w:ascii="宋体" w:hAnsi="宋体" w:eastAsia="宋体" w:cs="宋体"/>
          <w:color w:val="auto"/>
          <w:spacing w:val="-4"/>
          <w:kern w:val="0"/>
          <w:szCs w:val="21"/>
          <w:lang w:eastAsia="zh-CN"/>
        </w:rPr>
        <w:t>（加盖</w:t>
      </w:r>
      <w:r>
        <w:rPr>
          <w:rFonts w:hint="eastAsia" w:ascii="宋体" w:hAnsi="宋体" w:eastAsia="宋体" w:cs="宋体"/>
          <w:color w:val="auto"/>
          <w:spacing w:val="-4"/>
          <w:kern w:val="0"/>
          <w:szCs w:val="21"/>
        </w:rPr>
        <w:t>公章</w:t>
      </w:r>
      <w:r>
        <w:rPr>
          <w:rFonts w:hint="eastAsia" w:ascii="宋体" w:hAnsi="宋体" w:eastAsia="宋体" w:cs="宋体"/>
          <w:color w:val="auto"/>
          <w:spacing w:val="-4"/>
          <w:kern w:val="0"/>
          <w:szCs w:val="21"/>
          <w:lang w:eastAsia="zh-CN"/>
        </w:rPr>
        <w:t>）</w:t>
      </w:r>
    </w:p>
    <w:p w14:paraId="5B73DE98">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rPr>
        <w:t xml:space="preserve">     日期：</w:t>
      </w:r>
      <w:r>
        <w:rPr>
          <w:rFonts w:hint="eastAsia" w:ascii="宋体" w:hAnsi="宋体" w:eastAsia="宋体" w:cs="宋体"/>
          <w:color w:val="auto"/>
          <w:spacing w:val="-4"/>
          <w:kern w:val="0"/>
          <w:szCs w:val="21"/>
          <w:u w:val="single"/>
        </w:rPr>
        <w:t xml:space="preserve">              </w:t>
      </w:r>
    </w:p>
    <w:p w14:paraId="3A8C5299">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auto"/>
          <w:spacing w:val="-4"/>
          <w:kern w:val="0"/>
          <w:szCs w:val="21"/>
        </w:rPr>
      </w:pPr>
    </w:p>
    <w:p w14:paraId="7359BD9D">
      <w:pPr>
        <w:keepNext w:val="0"/>
        <w:keepLines w:val="0"/>
        <w:pageBreakBefore w:val="0"/>
        <w:widowControl/>
        <w:suppressLineNumbers w:val="0"/>
        <w:kinsoku/>
        <w:wordWrap/>
        <w:overflowPunct/>
        <w:topLinePunct w:val="0"/>
        <w:autoSpaceDE w:val="0"/>
        <w:autoSpaceDN w:val="0"/>
        <w:bidi w:val="0"/>
        <w:adjustRightInd/>
        <w:snapToGrid/>
        <w:spacing w:beforeAutospacing="0" w:afterAutospacing="0" w:line="360" w:lineRule="auto"/>
        <w:ind w:left="0" w:leftChars="0" w:right="0" w:firstLine="0" w:firstLineChars="0"/>
        <w:jc w:val="left"/>
        <w:textAlignment w:val="auto"/>
        <w:rPr>
          <w:rFonts w:hint="eastAsia" w:ascii="宋体" w:hAnsi="宋体" w:eastAsia="宋体" w:cs="宋体"/>
          <w:b/>
          <w:bCs/>
          <w:color w:val="auto"/>
          <w:spacing w:val="-4"/>
          <w:kern w:val="0"/>
          <w:szCs w:val="21"/>
          <w:highlight w:val="none"/>
        </w:rPr>
      </w:pPr>
      <w:r>
        <w:rPr>
          <w:rFonts w:hint="eastAsia" w:ascii="宋体" w:hAnsi="宋体" w:eastAsia="宋体" w:cs="宋体"/>
          <w:b/>
          <w:bCs/>
          <w:color w:val="auto"/>
          <w:spacing w:val="-4"/>
          <w:kern w:val="0"/>
          <w:szCs w:val="21"/>
        </w:rPr>
        <w:t>注：</w:t>
      </w:r>
      <w:r>
        <w:rPr>
          <w:rFonts w:hint="eastAsia" w:ascii="宋体" w:hAnsi="宋体" w:eastAsia="宋体" w:cs="宋体"/>
          <w:b/>
          <w:bCs/>
          <w:color w:val="auto"/>
          <w:spacing w:val="-4"/>
          <w:kern w:val="0"/>
          <w:szCs w:val="21"/>
          <w:lang w:val="en-US" w:eastAsia="zh-CN"/>
        </w:rPr>
        <w:t>1.</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》需由</w:t>
      </w:r>
      <w:r>
        <w:rPr>
          <w:rFonts w:hint="eastAsia" w:ascii="宋体" w:hAnsi="宋体" w:eastAsia="宋体" w:cs="宋体"/>
          <w:b/>
          <w:bCs/>
          <w:color w:val="auto"/>
          <w:spacing w:val="-4"/>
          <w:kern w:val="0"/>
          <w:szCs w:val="21"/>
          <w:highlight w:val="none"/>
        </w:rPr>
        <w:t>投标供应商负责人签字并加盖单位公章后，扫描上传至投标文件一并提交。</w:t>
      </w:r>
    </w:p>
    <w:p w14:paraId="4DE540D8">
      <w:pPr>
        <w:pStyle w:val="478"/>
        <w:keepNext w:val="0"/>
        <w:keepLines w:val="0"/>
        <w:pageBreakBefore w:val="0"/>
        <w:kinsoku/>
        <w:wordWrap/>
        <w:overflowPunct/>
        <w:topLinePunct w:val="0"/>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511615A3">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color w:val="FF0000"/>
          <w:spacing w:val="-4"/>
          <w:kern w:val="0"/>
          <w:szCs w:val="21"/>
        </w:rPr>
      </w:pPr>
    </w:p>
    <w:p w14:paraId="5453269E">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10FF8263">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494E4589">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58840AD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（二）订单融资情况</w:t>
      </w:r>
    </w:p>
    <w:p w14:paraId="33620E1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lang w:eastAsia="zh-CN"/>
        </w:rPr>
        <w:t>、</w:t>
      </w:r>
      <w:r>
        <w:rPr>
          <w:rFonts w:hint="eastAsia" w:ascii="宋体" w:hAnsi="宋体" w:eastAsia="宋体" w:cs="宋体"/>
          <w:b/>
          <w:bCs/>
        </w:rPr>
        <w:t>关于政府采购订单融资政策</w:t>
      </w:r>
    </w:p>
    <w:p w14:paraId="21C2F348">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0064CC0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eastAsia="zh-CN"/>
        </w:rPr>
        <w:t>、</w:t>
      </w:r>
      <w:r>
        <w:rPr>
          <w:rFonts w:hint="eastAsia" w:ascii="宋体" w:hAnsi="宋体" w:eastAsia="宋体" w:cs="宋体"/>
          <w:b/>
          <w:bCs/>
          <w:lang w:val="en-US" w:eastAsia="zh-CN"/>
        </w:rPr>
        <w:t>供应商账户信息</w:t>
      </w:r>
    </w:p>
    <w:p w14:paraId="04E9FD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投标人</w:t>
      </w:r>
      <w:r>
        <w:rPr>
          <w:rFonts w:hint="eastAsia" w:ascii="宋体" w:hAnsi="宋体" w:eastAsia="宋体" w:cs="宋体"/>
          <w:szCs w:val="21"/>
          <w:lang w:eastAsia="zh-CN"/>
        </w:rPr>
        <w:t>（</w:t>
      </w:r>
      <w:r>
        <w:rPr>
          <w:rFonts w:hint="eastAsia" w:ascii="宋体" w:hAnsi="宋体" w:eastAsia="宋体" w:cs="宋体"/>
          <w:szCs w:val="21"/>
          <w:lang w:val="en-US" w:eastAsia="zh-CN"/>
        </w:rPr>
        <w:t>单位全称</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w:t>
      </w:r>
    </w:p>
    <w:p w14:paraId="08C23D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投标人</w:t>
      </w:r>
      <w:r>
        <w:rPr>
          <w:rFonts w:hint="eastAsia" w:ascii="宋体" w:hAnsi="宋体" w:eastAsia="宋体" w:cs="宋体"/>
          <w:szCs w:val="21"/>
        </w:rPr>
        <w:t>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2F1A53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0F4B74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rPr>
      </w:pPr>
      <w:r>
        <w:rPr>
          <w:rFonts w:hint="eastAsia" w:ascii="宋体" w:hAnsi="宋体" w:eastAsia="宋体" w:cs="宋体"/>
          <w:szCs w:val="21"/>
          <w:lang w:val="en-US" w:eastAsia="zh-CN"/>
        </w:rPr>
        <w:t>联系</w:t>
      </w: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p>
    <w:p w14:paraId="5651C4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开户银行名称：</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58B9BB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lang w:eastAsia="zh-CN"/>
        </w:rPr>
      </w:pPr>
      <w:r>
        <w:rPr>
          <w:rFonts w:hint="eastAsia" w:ascii="宋体" w:hAnsi="宋体" w:eastAsia="宋体" w:cs="宋体"/>
          <w:szCs w:val="21"/>
          <w:u w:val="none"/>
          <w:lang w:val="en-US" w:eastAsia="zh-CN"/>
        </w:rPr>
        <w:t>开户银行账号：</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24198E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u w:val="none"/>
          <w:lang w:val="en-US" w:eastAsia="zh-CN"/>
        </w:rPr>
        <w:t>开户银行地址：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0D9958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u w:val="none"/>
        </w:rPr>
        <w:t xml:space="preserve"> </w:t>
      </w:r>
      <w:r>
        <w:rPr>
          <w:rFonts w:hint="eastAsia" w:ascii="宋体" w:hAnsi="宋体" w:eastAsia="宋体" w:cs="宋体"/>
          <w:b/>
          <w:bCs/>
          <w:color w:val="FF0000"/>
          <w:spacing w:val="-4"/>
          <w:kern w:val="0"/>
          <w:szCs w:val="21"/>
          <w:lang w:val="en-US" w:eastAsia="zh-CN"/>
        </w:rPr>
        <w:t>注：本项填写内容作为订单融资开展的参考信息，</w:t>
      </w:r>
      <w:r>
        <w:rPr>
          <w:rFonts w:hint="eastAsia" w:ascii="宋体" w:hAnsi="宋体" w:eastAsia="宋体" w:cs="宋体"/>
          <w:b/>
          <w:bCs/>
          <w:color w:val="FF0000"/>
          <w:spacing w:val="-4"/>
          <w:kern w:val="0"/>
          <w:szCs w:val="21"/>
        </w:rPr>
        <w:t>不作为供应商资格性审查及符合性审查条件。</w:t>
      </w:r>
    </w:p>
    <w:p w14:paraId="2B5E44AA">
      <w:pPr>
        <w:pageBreakBefore w:val="0"/>
        <w:widowControl/>
        <w:tabs>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b/>
          <w:bCs/>
          <w:color w:val="FF0000"/>
          <w:spacing w:val="-4"/>
          <w:kern w:val="0"/>
          <w:szCs w:val="21"/>
          <w:lang w:val="en-US" w:eastAsia="zh-CN"/>
        </w:rPr>
      </w:pPr>
    </w:p>
    <w:p w14:paraId="7A70A41F">
      <w:pPr>
        <w:pageBreakBefore w:val="0"/>
        <w:widowControl/>
        <w:tabs>
          <w:tab w:val="left" w:pos="6930"/>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kern w:val="0"/>
          <w:sz w:val="24"/>
        </w:rPr>
      </w:pPr>
    </w:p>
    <w:p w14:paraId="11072797">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6D8CE1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………………（根据项目具体情况增加与综合实力评审相关的节点）</w:t>
      </w:r>
    </w:p>
    <w:p w14:paraId="78292B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2EB3E083">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kern w:val="0"/>
          <w:sz w:val="24"/>
        </w:rPr>
      </w:pPr>
    </w:p>
    <w:p w14:paraId="30530CC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w:t>
      </w:r>
      <w:r>
        <w:rPr>
          <w:rFonts w:hint="eastAsia" w:ascii="宋体" w:hAnsi="宋体" w:eastAsia="宋体" w:cs="宋体"/>
          <w:kern w:val="0"/>
          <w:sz w:val="24"/>
          <w:szCs w:val="20"/>
          <w:lang w:val="en-US" w:eastAsia="zh-CN"/>
        </w:rPr>
        <w:t>三</w:t>
      </w:r>
      <w:r>
        <w:rPr>
          <w:rFonts w:hint="eastAsia" w:ascii="宋体" w:hAnsi="宋体" w:eastAsia="宋体" w:cs="宋体"/>
          <w:kern w:val="0"/>
          <w:sz w:val="24"/>
          <w:szCs w:val="20"/>
        </w:rPr>
        <w:t>）投标人认为需要加以说明的其他内容（格式自定）</w:t>
      </w:r>
    </w:p>
    <w:p w14:paraId="08F9DD6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60EA0A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32"/>
          <w:szCs w:val="32"/>
        </w:rPr>
      </w:pPr>
    </w:p>
    <w:p w14:paraId="3056C2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D74A8B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2E31E48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32CF03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E55C56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C3077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082D01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59088A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C8548A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2FCC8BB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6CA057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C75DF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sectPr>
          <w:pgSz w:w="11907" w:h="16840"/>
          <w:pgMar w:top="1440" w:right="1797" w:bottom="1440" w:left="1797" w:header="851" w:footer="992" w:gutter="0"/>
          <w:cols w:space="425" w:num="1"/>
          <w:titlePg/>
          <w:docGrid w:linePitch="462" w:charSpace="0"/>
        </w:sectPr>
      </w:pPr>
    </w:p>
    <w:p w14:paraId="32136CF6">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第五章  合同条款及格式</w:t>
      </w:r>
    </w:p>
    <w:p w14:paraId="5F79CE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A5048A4">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宋体" w:hAnsi="宋体" w:eastAsia="宋体" w:cs="宋体"/>
        </w:rPr>
      </w:pPr>
      <w:bookmarkStart w:id="87" w:name="_Toc3995"/>
      <w:r>
        <w:rPr>
          <w:rFonts w:hint="eastAsia" w:ascii="宋体" w:hAnsi="宋体" w:eastAsia="宋体" w:cs="宋体"/>
          <w:b/>
          <w:sz w:val="24"/>
        </w:rPr>
        <w:t>（仅供参考，具体以项目需求及采购结果为准）</w:t>
      </w:r>
    </w:p>
    <w:p w14:paraId="1757B0E5">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4C0A7754">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4F6F24C9">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60BD0C09">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政府采购货物买卖合同</w:t>
      </w:r>
    </w:p>
    <w:p w14:paraId="1C58799D">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p>
    <w:p w14:paraId="3D158E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2C5549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598447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681167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kern w:val="0"/>
          <w:sz w:val="32"/>
          <w:szCs w:val="32"/>
        </w:rPr>
        <w:t>项目名称：</w:t>
      </w:r>
      <w:r>
        <w:rPr>
          <w:rFonts w:hint="eastAsia" w:ascii="宋体" w:hAnsi="宋体" w:eastAsia="宋体" w:cs="宋体"/>
          <w:sz w:val="32"/>
          <w:szCs w:val="32"/>
          <w:u w:val="single"/>
        </w:rPr>
        <w:t xml:space="preserve">                             </w:t>
      </w:r>
    </w:p>
    <w:p w14:paraId="28EB6B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合同编号：</w:t>
      </w:r>
      <w:r>
        <w:rPr>
          <w:rFonts w:hint="eastAsia" w:ascii="宋体" w:hAnsi="宋体" w:eastAsia="宋体" w:cs="宋体"/>
          <w:sz w:val="32"/>
          <w:szCs w:val="32"/>
          <w:u w:val="single"/>
        </w:rPr>
        <w:t xml:space="preserve">                             </w:t>
      </w:r>
    </w:p>
    <w:p w14:paraId="4A1D08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甲    方：</w:t>
      </w:r>
      <w:r>
        <w:rPr>
          <w:rFonts w:hint="eastAsia" w:ascii="宋体" w:hAnsi="宋体" w:eastAsia="宋体" w:cs="宋体"/>
          <w:sz w:val="32"/>
          <w:szCs w:val="32"/>
          <w:u w:val="single"/>
        </w:rPr>
        <w:t xml:space="preserve">                             </w:t>
      </w:r>
    </w:p>
    <w:p w14:paraId="2906E6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乙    方：</w:t>
      </w:r>
      <w:r>
        <w:rPr>
          <w:rFonts w:hint="eastAsia" w:ascii="宋体" w:hAnsi="宋体" w:eastAsia="宋体" w:cs="宋体"/>
          <w:sz w:val="32"/>
          <w:szCs w:val="32"/>
          <w:u w:val="single"/>
        </w:rPr>
        <w:t xml:space="preserve">                             </w:t>
      </w:r>
    </w:p>
    <w:p w14:paraId="21E502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签订时间：</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u w:val="single"/>
        </w:rPr>
        <w:t xml:space="preserve">            </w:t>
      </w:r>
    </w:p>
    <w:p w14:paraId="013462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C8618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r>
        <w:rPr>
          <w:rFonts w:hint="eastAsia" w:ascii="宋体" w:hAnsi="宋体" w:eastAsia="宋体" w:cs="宋体"/>
          <w:sz w:val="44"/>
          <w:szCs w:val="44"/>
        </w:rPr>
        <w:br w:type="page"/>
      </w:r>
    </w:p>
    <w:p w14:paraId="6CAE9A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0A446C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4636C8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44"/>
          <w:szCs w:val="44"/>
          <w:lang w:eastAsia="zh-CN"/>
        </w:rPr>
      </w:pPr>
      <w:r>
        <w:rPr>
          <w:rFonts w:hint="eastAsia" w:ascii="宋体" w:hAnsi="宋体" w:eastAsia="宋体" w:cs="宋体"/>
          <w:sz w:val="44"/>
          <w:szCs w:val="44"/>
          <w:lang w:eastAsia="zh-CN"/>
        </w:rPr>
        <w:t>使</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用</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说</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明</w:t>
      </w:r>
    </w:p>
    <w:p w14:paraId="3ADF1D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p>
    <w:p w14:paraId="7CB159E3">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1.本合同标准文本适用于购买现成货物的采购项目，不包括需要供应商定制开发、创新研发的货物采购项目。</w:t>
      </w:r>
    </w:p>
    <w:p w14:paraId="65D7FE68">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lang w:val="en-US" w:eastAsia="zh-CN"/>
        </w:rPr>
      </w:pPr>
      <w:r>
        <w:rPr>
          <w:rFonts w:hint="eastAsia" w:ascii="宋体" w:hAnsi="宋体" w:eastAsia="宋体" w:cs="宋体"/>
          <w:sz w:val="32"/>
          <w:szCs w:val="32"/>
          <w:lang w:val="en-US" w:eastAsia="zh-CN"/>
        </w:rPr>
        <w:t>2.本合同标准文本为政府采购货物买卖合同编制提供参考，可以结合采购项目具体情况，对文本作必要的调整修订后使用。</w:t>
      </w:r>
    </w:p>
    <w:p w14:paraId="25196A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3.本合同标准文本各条款中，如涉及填写多家供应商、制造商，多种采购标的、分包主要内容等信息的，可根据采购项目具体情况添加信息项。</w:t>
      </w:r>
    </w:p>
    <w:p w14:paraId="01B6058F">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 w:val="44"/>
          <w:szCs w:val="44"/>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7"/>
    <w:p w14:paraId="10120640">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bookmarkStart w:id="88" w:name="_Toc22209"/>
    </w:p>
    <w:p w14:paraId="2D0519C5">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 xml:space="preserve">第一节 </w:t>
      </w:r>
      <w:r>
        <w:rPr>
          <w:rFonts w:hint="eastAsia" w:ascii="宋体" w:hAnsi="宋体" w:eastAsia="宋体" w:cs="宋体"/>
          <w:b w:val="0"/>
          <w:bCs w:val="0"/>
          <w:kern w:val="2"/>
          <w:sz w:val="28"/>
          <w:szCs w:val="28"/>
          <w:lang w:val="en-US" w:eastAsia="zh-CN" w:bidi="ar-SA"/>
        </w:rPr>
        <w:t>政府采购合同协议书</w:t>
      </w:r>
      <w:bookmarkEnd w:id="88"/>
    </w:p>
    <w:p w14:paraId="6397FE88">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p>
    <w:p w14:paraId="7ADD073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甲方（全称）：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w:t>
      </w:r>
      <w:r>
        <w:rPr>
          <w:rFonts w:hint="eastAsia" w:ascii="宋体" w:hAnsi="宋体" w:eastAsia="宋体" w:cs="宋体"/>
          <w:szCs w:val="21"/>
          <w:lang w:val="en-US" w:eastAsia="zh-CN"/>
        </w:rPr>
        <w:tab/>
      </w:r>
      <w:r>
        <w:rPr>
          <w:rFonts w:hint="eastAsia" w:ascii="宋体" w:hAnsi="宋体" w:eastAsia="宋体" w:cs="宋体"/>
          <w:szCs w:val="21"/>
          <w:lang w:val="en-US" w:eastAsia="zh-CN"/>
        </w:rPr>
        <w:t xml:space="preserve">                                   </w:t>
      </w:r>
      <w:r>
        <w:rPr>
          <w:rFonts w:hint="eastAsia" w:ascii="宋体" w:hAnsi="宋体" w:eastAsia="宋体" w:cs="宋体"/>
          <w:szCs w:val="21"/>
        </w:rPr>
        <w:t>文件约定的合同甲方）</w:t>
      </w:r>
    </w:p>
    <w:p w14:paraId="5B2DCA3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w:t>
      </w:r>
      <w:r>
        <w:rPr>
          <w:rFonts w:hint="eastAsia" w:ascii="宋体" w:hAnsi="宋体" w:eastAsia="宋体" w:cs="宋体"/>
          <w:szCs w:val="21"/>
          <w:lang w:val="en-US" w:eastAsia="zh-CN"/>
        </w:rPr>
        <w:t>1</w:t>
      </w:r>
      <w:r>
        <w:rPr>
          <w:rFonts w:hint="eastAsia" w:ascii="宋体" w:hAnsi="宋体" w:eastAsia="宋体" w:cs="宋体"/>
          <w:szCs w:val="21"/>
        </w:rPr>
        <w:t>（全称）：</w:t>
      </w:r>
      <w:r>
        <w:rPr>
          <w:rFonts w:hint="eastAsia" w:ascii="宋体" w:hAnsi="宋体" w:eastAsia="宋体" w:cs="宋体"/>
          <w:szCs w:val="21"/>
          <w:u w:val="single"/>
        </w:rPr>
        <w:t xml:space="preserve">                       </w:t>
      </w:r>
      <w:r>
        <w:rPr>
          <w:rFonts w:hint="eastAsia" w:ascii="宋体" w:hAnsi="宋体" w:eastAsia="宋体" w:cs="宋体"/>
          <w:szCs w:val="21"/>
        </w:rPr>
        <w:t>（供应商）</w:t>
      </w:r>
    </w:p>
    <w:p w14:paraId="7D837DF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乙方2（全称）：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09E9B79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lang w:eastAsia="zh-CN"/>
        </w:rPr>
        <w:t>乙方</w:t>
      </w:r>
      <w:r>
        <w:rPr>
          <w:rFonts w:hint="eastAsia" w:ascii="宋体" w:hAnsi="宋体" w:eastAsia="宋体" w:cs="宋体"/>
          <w:szCs w:val="21"/>
          <w:lang w:val="en-US" w:eastAsia="zh-CN"/>
        </w:rPr>
        <w:t>3</w:t>
      </w:r>
      <w:r>
        <w:rPr>
          <w:rFonts w:hint="eastAsia" w:ascii="宋体" w:hAnsi="宋体" w:eastAsia="宋体" w:cs="宋体"/>
          <w:lang w:val="en-US" w:eastAsia="zh-CN"/>
        </w:rPr>
        <w:t>（全称）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0F8B82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46A8E3EC">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宋体"/>
          <w:i w:val="0"/>
          <w:iCs w:val="0"/>
          <w:kern w:val="2"/>
          <w:sz w:val="21"/>
          <w:szCs w:val="21"/>
          <w:u w:val="none"/>
          <w:lang w:val="en-US" w:eastAsia="zh-CN" w:bidi="ar-SA"/>
        </w:rPr>
        <w:t>本采购项目</w:t>
      </w:r>
      <w:r>
        <w:rPr>
          <w:rFonts w:hint="eastAsia" w:ascii="宋体" w:hAnsi="宋体" w:eastAsia="宋体" w:cs="宋体"/>
          <w:kern w:val="2"/>
          <w:sz w:val="21"/>
          <w:szCs w:val="21"/>
          <w:lang w:val="en-US" w:eastAsia="zh-CN" w:bidi="ar-SA"/>
        </w:rPr>
        <w:t xml:space="preserve">的招标文件等采购文件、乙方的《投标（响应）文件》及《中标（成交）通知书》，甲乙双方同意签订本合同。具体情况及要求如下：     </w:t>
      </w:r>
    </w:p>
    <w:p w14:paraId="6E59734D">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项目信息</w:t>
      </w:r>
    </w:p>
    <w:p w14:paraId="7C57C6E4">
      <w:pPr>
        <w:pageBreakBefore w:val="0"/>
        <w:widowControl w:val="0"/>
        <w:numPr>
          <w:ilvl w:val="0"/>
          <w:numId w:val="10"/>
        </w:numPr>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single"/>
          <w:lang w:val="en-US" w:eastAsia="zh-CN" w:bidi="ar-SA"/>
        </w:rPr>
      </w:pPr>
      <w:r>
        <w:rPr>
          <w:rFonts w:hint="eastAsia" w:ascii="宋体" w:hAnsi="宋体" w:eastAsia="宋体" w:cs="宋体"/>
          <w:kern w:val="2"/>
          <w:sz w:val="21"/>
          <w:szCs w:val="21"/>
          <w:lang w:val="en-US" w:eastAsia="zh-CN" w:bidi="ar-SA"/>
        </w:rPr>
        <w:t>采购项目名称：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p>
    <w:p w14:paraId="4BC5E738">
      <w:pPr>
        <w:pageBreakBefore w:val="0"/>
        <w:widowControl w:val="0"/>
        <w:numPr>
          <w:ilvl w:val="-1"/>
          <w:numId w:val="0"/>
        </w:numPr>
        <w:tabs>
          <w:tab w:val="left" w:pos="999"/>
        </w:tabs>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none"/>
          <w:lang w:val="en-US" w:eastAsia="zh-CN" w:bidi="ar-SA"/>
        </w:rPr>
      </w:pPr>
      <w:r>
        <w:rPr>
          <w:rFonts w:hint="eastAsia" w:ascii="宋体" w:hAnsi="宋体" w:eastAsia="宋体" w:cs="宋体"/>
          <w:kern w:val="2"/>
          <w:sz w:val="21"/>
          <w:szCs w:val="21"/>
          <w:u w:val="none"/>
          <w:lang w:val="en-US" w:eastAsia="zh-CN" w:bidi="ar-SA"/>
        </w:rPr>
        <w:t xml:space="preserve">         采购项目编号：</w:t>
      </w:r>
      <w:r>
        <w:rPr>
          <w:rFonts w:hint="eastAsia" w:ascii="宋体" w:hAnsi="宋体" w:eastAsia="宋体" w:cs="宋体"/>
          <w:kern w:val="2"/>
          <w:sz w:val="21"/>
          <w:szCs w:val="21"/>
          <w:u w:val="single"/>
          <w:lang w:val="en-US" w:eastAsia="zh-CN" w:bidi="ar-SA"/>
        </w:rPr>
        <w:t xml:space="preserve">                                          </w:t>
      </w:r>
    </w:p>
    <w:p w14:paraId="10E85A2B">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（2）采购计划编号：</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 xml:space="preserve"> </w:t>
      </w:r>
    </w:p>
    <w:p w14:paraId="4A0AC4C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（3）项目内容：</w:t>
      </w:r>
    </w:p>
    <w:p w14:paraId="5399724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采购标的及数量</w:t>
      </w:r>
      <w:r>
        <w:rPr>
          <w:rFonts w:hint="eastAsia" w:ascii="宋体" w:hAnsi="宋体" w:eastAsia="宋体" w:cs="宋体"/>
          <w:szCs w:val="21"/>
          <w:lang w:val="en-US" w:eastAsia="zh-CN"/>
        </w:rPr>
        <w:t>（台/套</w:t>
      </w:r>
      <w:r>
        <w:rPr>
          <w:rFonts w:hint="eastAsia" w:ascii="宋体" w:hAnsi="宋体" w:eastAsia="宋体" w:cs="宋体"/>
          <w:szCs w:val="21"/>
          <w:lang w:val="en" w:eastAsia="zh-CN"/>
        </w:rPr>
        <w:t>/</w:t>
      </w:r>
      <w:r>
        <w:rPr>
          <w:rFonts w:hint="eastAsia" w:ascii="宋体" w:hAnsi="宋体" w:eastAsia="宋体" w:cs="宋体"/>
          <w:szCs w:val="21"/>
          <w:lang w:val="en" w:eastAsia="zh-CN"/>
        </w:rPr>
        <w:t>个</w:t>
      </w:r>
      <w:r>
        <w:rPr>
          <w:rFonts w:hint="eastAsia" w:ascii="宋体" w:hAnsi="宋体" w:eastAsia="宋体" w:cs="宋体"/>
          <w:szCs w:val="21"/>
          <w:lang w:val="en" w:eastAsia="zh-CN"/>
        </w:rPr>
        <w:t>/</w:t>
      </w:r>
      <w:r>
        <w:rPr>
          <w:rFonts w:hint="eastAsia" w:ascii="宋体" w:hAnsi="宋体" w:eastAsia="宋体" w:cs="宋体"/>
          <w:szCs w:val="21"/>
          <w:lang w:val="en" w:eastAsia="zh-CN"/>
        </w:rPr>
        <w:t>架</w:t>
      </w:r>
      <w:r>
        <w:rPr>
          <w:rFonts w:hint="eastAsia" w:ascii="宋体" w:hAnsi="宋体" w:eastAsia="宋体" w:cs="宋体"/>
          <w:szCs w:val="21"/>
          <w:lang w:val="en" w:eastAsia="zh-CN"/>
        </w:rPr>
        <w:t>/</w:t>
      </w:r>
      <w:r>
        <w:rPr>
          <w:rFonts w:hint="eastAsia" w:ascii="宋体" w:hAnsi="宋体" w:eastAsia="宋体" w:cs="宋体"/>
          <w:szCs w:val="21"/>
          <w:lang w:val="en" w:eastAsia="zh-CN"/>
        </w:rPr>
        <w:t>组等</w:t>
      </w:r>
      <w:r>
        <w:rPr>
          <w:rFonts w:hint="eastAsia" w:ascii="宋体" w:hAnsi="宋体" w:eastAsia="宋体" w:cs="宋体"/>
          <w:szCs w:val="21"/>
          <w:lang w:val="en-US" w:eastAsia="zh-CN"/>
        </w:rPr>
        <w:t>）</w:t>
      </w:r>
      <w:r>
        <w:rPr>
          <w:rFonts w:hint="eastAsia" w:ascii="宋体" w:hAnsi="宋体" w:eastAsia="宋体" w:cs="宋体"/>
          <w:szCs w:val="21"/>
          <w:lang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098F31C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 w:eastAsia="zh-CN"/>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p>
    <w:p w14:paraId="1544943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lang w:val="en-US" w:eastAsia="zh-CN"/>
        </w:rPr>
        <w:t>采购标的的技术要求、商务要求具体见附件。</w:t>
      </w:r>
    </w:p>
    <w:p w14:paraId="07D3E534">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①</w:t>
      </w:r>
      <w:r>
        <w:rPr>
          <w:rFonts w:hint="eastAsia" w:ascii="宋体" w:hAnsi="宋体" w:eastAsia="宋体" w:cs="宋体"/>
          <w:szCs w:val="21"/>
          <w:lang w:val="en-US" w:eastAsia="zh-CN"/>
        </w:rPr>
        <w:t>涉及信息类产品，请填写该产品关键部件的品牌、型号：</w:t>
      </w:r>
    </w:p>
    <w:p w14:paraId="2823429C">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7F8A0C0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5D096731">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461AB5E8">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010A8EDB">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393DA85C">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lang w:val="en-US" w:eastAsia="zh-CN" w:bidi="ar-SA"/>
        </w:rPr>
        <w:t>②</w:t>
      </w:r>
      <w:r>
        <w:rPr>
          <w:rFonts w:hint="eastAsia" w:ascii="宋体" w:hAnsi="宋体" w:eastAsia="宋体" w:cs="宋体"/>
          <w:sz w:val="21"/>
          <w:szCs w:val="21"/>
          <w:lang w:val="en-US" w:eastAsia="zh-CN" w:bidi="ar-SA"/>
        </w:rPr>
        <w:t>涉及车辆采购，请填写是否属于新能源汽车：</w:t>
      </w:r>
    </w:p>
    <w:p w14:paraId="27F2BD1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2424606F">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6FEF1C9E">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42A3731B">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eastAsia"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宋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2A62E0A5">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423C9687">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w w:val="100"/>
          <w:kern w:val="2"/>
          <w:sz w:val="21"/>
          <w:szCs w:val="21"/>
          <w:lang w:val="en-US" w:eastAsia="zh-CN" w:bidi="ar-SA"/>
        </w:rPr>
      </w:pPr>
      <w:r>
        <w:rPr>
          <w:rFonts w:hint="eastAsia" w:ascii="宋体" w:hAnsi="宋体" w:eastAsia="宋体" w:cs="宋体"/>
          <w:sz w:val="22"/>
          <w:szCs w:val="21"/>
          <w:lang w:val="en-US" w:eastAsia="zh-CN" w:bidi="ar-SA"/>
        </w:rPr>
        <w:t xml:space="preserve"> （</w:t>
      </w:r>
      <w:r>
        <w:rPr>
          <w:rFonts w:hint="eastAsia" w:ascii="宋体" w:hAnsi="宋体" w:eastAsia="宋体" w:cs="宋体"/>
          <w:sz w:val="22"/>
          <w:szCs w:val="21"/>
          <w:lang w:val="en" w:eastAsia="zh-CN" w:bidi="ar-SA"/>
        </w:rPr>
        <w:t>6</w:t>
      </w:r>
      <w:r>
        <w:rPr>
          <w:rFonts w:hint="eastAsia" w:ascii="宋体" w:hAnsi="宋体" w:eastAsia="宋体" w:cs="宋体"/>
          <w:sz w:val="22"/>
          <w:szCs w:val="21"/>
          <w:lang w:val="en-US" w:eastAsia="zh-CN" w:bidi="ar-SA"/>
        </w:rPr>
        <w:t>）</w:t>
      </w:r>
      <w:r>
        <w:rPr>
          <w:rFonts w:hint="eastAsia" w:ascii="宋体" w:hAnsi="宋体" w:eastAsia="宋体" w:cs="宋体"/>
          <w:w w:val="100"/>
          <w:kern w:val="2"/>
          <w:sz w:val="21"/>
          <w:szCs w:val="21"/>
          <w:lang w:val="en-US" w:eastAsia="zh-CN" w:bidi="ar-SA"/>
        </w:rPr>
        <w:t>中标（成交）采购标的制造商是否为中小企业：</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 xml:space="preserve">是      </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否</w:t>
      </w:r>
    </w:p>
    <w:p w14:paraId="768DE26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w w:val="100"/>
          <w:szCs w:val="21"/>
          <w:lang w:val="en-US" w:eastAsia="zh-CN"/>
        </w:rPr>
        <w:t xml:space="preserve">         本合同</w:t>
      </w:r>
      <w:r>
        <w:rPr>
          <w:rFonts w:hint="eastAsia" w:ascii="宋体" w:hAnsi="宋体" w:eastAsia="宋体" w:cs="宋体"/>
          <w:w w:val="100"/>
          <w:szCs w:val="21"/>
        </w:rPr>
        <w:t>是否</w:t>
      </w:r>
      <w:r>
        <w:rPr>
          <w:rFonts w:hint="eastAsia" w:ascii="宋体" w:hAnsi="宋体" w:eastAsia="宋体" w:cs="宋体"/>
          <w:w w:val="100"/>
          <w:szCs w:val="21"/>
          <w:lang w:eastAsia="zh-CN"/>
        </w:rPr>
        <w:t>为专门面向</w:t>
      </w:r>
      <w:r>
        <w:rPr>
          <w:rFonts w:hint="eastAsia" w:ascii="宋体" w:hAnsi="宋体" w:eastAsia="宋体" w:cs="宋体"/>
          <w:w w:val="100"/>
          <w:szCs w:val="21"/>
        </w:rPr>
        <w:t>中小企业</w:t>
      </w:r>
      <w:r>
        <w:rPr>
          <w:rFonts w:hint="eastAsia" w:ascii="宋体" w:hAnsi="宋体" w:eastAsia="宋体" w:cs="宋体"/>
          <w:w w:val="100"/>
          <w:szCs w:val="21"/>
          <w:lang w:eastAsia="zh-CN"/>
        </w:rPr>
        <w:t>的采</w:t>
      </w:r>
      <w:r>
        <w:rPr>
          <w:rFonts w:hint="eastAsia" w:ascii="宋体" w:hAnsi="宋体" w:eastAsia="宋体" w:cs="宋体"/>
          <w:w w:val="100"/>
          <w:szCs w:val="21"/>
          <w:shd w:val="clear"/>
          <w:lang w:eastAsia="zh-CN"/>
        </w:rPr>
        <w:t>购</w:t>
      </w:r>
      <w:r>
        <w:rPr>
          <w:rFonts w:hint="eastAsia" w:ascii="宋体" w:hAnsi="宋体" w:eastAsia="宋体" w:cs="宋体"/>
          <w:w w:val="100"/>
          <w:szCs w:val="21"/>
          <w:shd w:val="clear"/>
        </w:rPr>
        <w:t>合同</w:t>
      </w:r>
      <w:r>
        <w:rPr>
          <w:rFonts w:hint="eastAsia" w:ascii="宋体" w:hAnsi="宋体" w:eastAsia="宋体" w:cs="宋体"/>
          <w:w w:val="100"/>
          <w:szCs w:val="21"/>
          <w:shd w:val="clear"/>
          <w:lang w:eastAsia="zh-CN"/>
        </w:rPr>
        <w:t>（中小企业预留合同）</w:t>
      </w:r>
      <w:r>
        <w:rPr>
          <w:rFonts w:hint="eastAsia" w:ascii="宋体" w:hAnsi="宋体" w:eastAsia="宋体" w:cs="宋体"/>
          <w:szCs w:val="21"/>
          <w:shd w:val="clear"/>
        </w:rPr>
        <w:t>：</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lang w:val="en-US" w:eastAsia="zh-CN"/>
        </w:rPr>
        <w:t xml:space="preserve">  </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否</w:t>
      </w:r>
    </w:p>
    <w:p w14:paraId="4533C02E">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若本项目不专门面向中小企业采购，是否给予小微企业评审优惠：</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09970BE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中标（成交）采购标的制造商是否为残疾人福利性单位：</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52BB95C1">
      <w:pPr>
        <w:pageBreakBefore w:val="0"/>
        <w:numPr>
          <w:ilvl w:val="0"/>
          <w:numId w:val="0"/>
        </w:numPr>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         中标（成交）采购标的制造商是否为监狱企业：</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1E71DCA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 w:eastAsia="zh-CN"/>
        </w:rPr>
        <w:t>7</w:t>
      </w:r>
      <w:r>
        <w:rPr>
          <w:rFonts w:hint="eastAsia" w:ascii="宋体" w:hAnsi="宋体" w:eastAsia="宋体" w:cs="宋体"/>
          <w:szCs w:val="21"/>
        </w:rPr>
        <w:t>）合同是否分包：</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061BA9B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分包主要内容：</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2025FED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u w:val="none"/>
          <w:lang w:val="en-US" w:eastAsia="zh-CN"/>
        </w:rPr>
        <w:t xml:space="preserve"> </w:t>
      </w:r>
      <w:r>
        <w:rPr>
          <w:rFonts w:hint="eastAsia" w:ascii="宋体" w:hAnsi="宋体" w:eastAsia="宋体" w:cs="宋体"/>
          <w:szCs w:val="21"/>
        </w:rPr>
        <w:t>分包</w:t>
      </w:r>
      <w:r>
        <w:rPr>
          <w:rFonts w:hint="eastAsia" w:ascii="宋体" w:hAnsi="宋体" w:eastAsia="宋体" w:cs="宋体"/>
          <w:szCs w:val="21"/>
          <w:highlight w:val="none"/>
        </w:rPr>
        <w:t>供应商</w:t>
      </w:r>
      <w:r>
        <w:rPr>
          <w:rFonts w:hint="eastAsia" w:ascii="宋体" w:hAnsi="宋体" w:eastAsia="宋体" w:cs="宋体"/>
          <w:szCs w:val="21"/>
          <w:highlight w:val="none"/>
          <w:lang w:eastAsia="zh-CN"/>
        </w:rPr>
        <w:t>/制造商</w:t>
      </w:r>
      <w:r>
        <w:rPr>
          <w:rFonts w:hint="eastAsia" w:ascii="宋体" w:hAnsi="宋体" w:eastAsia="宋体" w:cs="宋体"/>
          <w:szCs w:val="21"/>
          <w:highlight w:val="none"/>
        </w:rPr>
        <w:t>名称</w:t>
      </w:r>
      <w:r>
        <w:rPr>
          <w:rFonts w:hint="eastAsia" w:ascii="宋体" w:hAnsi="宋体" w:eastAsia="宋体" w:cs="宋体"/>
          <w:szCs w:val="21"/>
          <w:highlight w:val="none"/>
          <w:lang w:eastAsia="zh-CN"/>
        </w:rPr>
        <w:t>（如供应商和制造商不同，请分别填写）</w:t>
      </w:r>
      <w:r>
        <w:rPr>
          <w:rFonts w:hint="eastAsia" w:ascii="宋体" w:hAnsi="宋体" w:eastAsia="宋体" w:cs="宋体"/>
          <w:szCs w:val="21"/>
          <w:highlight w:val="none"/>
        </w:rPr>
        <w:t>：</w:t>
      </w:r>
    </w:p>
    <w:p w14:paraId="04FA927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rPr>
        <w:t xml:space="preserve"> </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u w:val="single"/>
          <w:lang w:val="en-US" w:eastAsia="zh-CN"/>
        </w:rPr>
        <w:t xml:space="preserve">                       </w:t>
      </w:r>
    </w:p>
    <w:p w14:paraId="39EC6BE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highlight w:val="none"/>
          <w:lang w:val="en-US" w:eastAsia="zh-CN"/>
        </w:rPr>
        <w:t xml:space="preserve"> </w:t>
      </w:r>
      <w:r>
        <w:rPr>
          <w:rFonts w:hint="eastAsia" w:ascii="宋体" w:hAnsi="宋体" w:eastAsia="宋体" w:cs="宋体"/>
          <w:szCs w:val="21"/>
          <w:highlight w:val="none"/>
        </w:rPr>
        <w:t>分包供应商</w:t>
      </w:r>
      <w:r>
        <w:rPr>
          <w:rFonts w:hint="eastAsia" w:ascii="宋体" w:hAnsi="宋体" w:eastAsia="宋体" w:cs="宋体"/>
          <w:szCs w:val="21"/>
          <w:highlight w:val="none"/>
          <w:lang w:val="en-US" w:eastAsia="zh-CN"/>
        </w:rPr>
        <w:t>/</w:t>
      </w:r>
      <w:r>
        <w:rPr>
          <w:rFonts w:hint="eastAsia" w:ascii="宋体" w:hAnsi="宋体" w:eastAsia="宋体" w:cs="宋体"/>
          <w:szCs w:val="21"/>
          <w:highlight w:val="none"/>
          <w:lang w:eastAsia="zh-CN"/>
        </w:rPr>
        <w:t>制造商</w:t>
      </w:r>
      <w:r>
        <w:rPr>
          <w:rFonts w:hint="eastAsia" w:ascii="宋体" w:hAnsi="宋体" w:eastAsia="宋体" w:cs="宋体"/>
          <w:szCs w:val="21"/>
        </w:rPr>
        <w:t>类型</w:t>
      </w:r>
      <w:r>
        <w:rPr>
          <w:rFonts w:hint="eastAsia" w:ascii="宋体" w:hAnsi="宋体" w:eastAsia="宋体" w:cs="宋体"/>
          <w:szCs w:val="21"/>
          <w:highlight w:val="none"/>
          <w:lang w:eastAsia="zh-CN"/>
        </w:rPr>
        <w:t>（如果供应商和制造商不同，只填写制造商类型）</w:t>
      </w:r>
      <w:r>
        <w:rPr>
          <w:rFonts w:hint="eastAsia" w:ascii="宋体" w:hAnsi="宋体" w:eastAsia="宋体" w:cs="宋体"/>
          <w:szCs w:val="21"/>
        </w:rPr>
        <w:t>：</w:t>
      </w:r>
    </w:p>
    <w:p w14:paraId="00AE5FC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大型企业  </w:t>
      </w:r>
      <w:r>
        <w:rPr>
          <w:rFonts w:hint="eastAsia" w:ascii="宋体" w:hAnsi="宋体" w:eastAsia="宋体" w:cs="宋体"/>
          <w:iCs/>
          <w:szCs w:val="21"/>
        </w:rPr>
        <w:sym w:font="Wingdings" w:char="00A8"/>
      </w:r>
      <w:r>
        <w:rPr>
          <w:rFonts w:hint="eastAsia" w:ascii="宋体" w:hAnsi="宋体" w:eastAsia="宋体" w:cs="宋体"/>
          <w:iCs/>
          <w:szCs w:val="21"/>
        </w:rPr>
        <w:t xml:space="preserve">中型企业  </w:t>
      </w:r>
      <w:r>
        <w:rPr>
          <w:rFonts w:hint="eastAsia" w:ascii="宋体" w:hAnsi="宋体" w:eastAsia="宋体" w:cs="宋体"/>
          <w:iCs/>
          <w:szCs w:val="21"/>
        </w:rPr>
        <w:sym w:font="Wingdings" w:char="00A8"/>
      </w:r>
      <w:r>
        <w:rPr>
          <w:rFonts w:hint="eastAsia" w:ascii="宋体" w:hAnsi="宋体" w:eastAsia="宋体" w:cs="宋体"/>
          <w:iCs/>
          <w:szCs w:val="21"/>
        </w:rPr>
        <w:t>小微型企业</w:t>
      </w:r>
      <w:r>
        <w:rPr>
          <w:rFonts w:hint="eastAsia" w:ascii="宋体" w:hAnsi="宋体" w:eastAsia="宋体" w:cs="宋体"/>
          <w:iCs/>
          <w:szCs w:val="21"/>
          <w:lang w:val="en-US" w:eastAsia="zh-CN"/>
        </w:rPr>
        <w:t xml:space="preserve">  </w:t>
      </w:r>
    </w:p>
    <w:p w14:paraId="0ACE04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残疾人福利性单位</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监狱</w:t>
      </w:r>
      <w:r>
        <w:rPr>
          <w:rFonts w:hint="eastAsia" w:ascii="宋体" w:hAnsi="宋体" w:eastAsia="宋体" w:cs="宋体"/>
          <w:iCs/>
          <w:szCs w:val="21"/>
        </w:rPr>
        <w:t>企业</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p>
    <w:p w14:paraId="41A76F5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highlight w:val="none"/>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eastAsia"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6E02FDB8">
      <w:pPr>
        <w:pageBreakBefore w:val="0"/>
        <w:tabs>
          <w:tab w:val="left" w:pos="1340"/>
        </w:tabs>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97C7761">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eastAsia"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3A782536">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368DD26A">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cs="宋体"/>
          <w:iCs w:val="0"/>
          <w:szCs w:val="21"/>
        </w:rPr>
        <w:t xml:space="preserve">      </w:t>
      </w:r>
    </w:p>
    <w:p w14:paraId="76C4DAE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否</w:t>
      </w:r>
    </w:p>
    <w:p w14:paraId="2D6C423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（1</w:t>
      </w:r>
      <w:r>
        <w:rPr>
          <w:rFonts w:hint="eastAsia" w:ascii="宋体" w:hAnsi="宋体" w:eastAsia="宋体" w:cs="宋体"/>
          <w:b w:val="0"/>
          <w:bCs w:val="0"/>
          <w:sz w:val="21"/>
          <w:szCs w:val="21"/>
          <w:u w:val="none"/>
          <w:lang w:val="en" w:eastAsia="zh-CN"/>
        </w:rPr>
        <w:t>0</w:t>
      </w:r>
      <w:r>
        <w:rPr>
          <w:rFonts w:hint="eastAsia" w:ascii="宋体" w:hAnsi="宋体" w:eastAsia="宋体" w:cs="宋体"/>
          <w:b w:val="0"/>
          <w:bCs w:val="0"/>
          <w:sz w:val="21"/>
          <w:szCs w:val="21"/>
          <w:u w:val="none"/>
          <w:lang w:val="en-US" w:eastAsia="zh-CN"/>
        </w:rPr>
        <w:t>）是否涉及节能产品：</w:t>
      </w:r>
    </w:p>
    <w:p w14:paraId="5086D125">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，《节能产品政府采购品目清单》的底级品目名称：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279D826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53A8D12D">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2C5DF324">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是否涉及环境标志产品：</w:t>
      </w:r>
    </w:p>
    <w:p w14:paraId="3D514DCA">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，《环境标志产品政府采购品目清单》的底级品目名称：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39044DCA">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77658590">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2DDF9B4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kern w:val="2"/>
          <w:sz w:val="21"/>
          <w:szCs w:val="21"/>
          <w:u w:val="none"/>
          <w:lang w:val="en-US" w:eastAsia="zh-CN" w:bidi="ar-SA"/>
        </w:rPr>
      </w:pPr>
      <w:r>
        <w:rPr>
          <w:rFonts w:hint="eastAsia" w:ascii="宋体" w:hAnsi="宋体" w:eastAsia="宋体" w:cs="宋体"/>
          <w:b w:val="0"/>
          <w:bCs w:val="0"/>
          <w:sz w:val="21"/>
          <w:szCs w:val="21"/>
          <w:u w:val="none"/>
          <w:lang w:val="en-US" w:eastAsia="zh-CN" w:bidi="ar-SA"/>
        </w:rPr>
        <w:t xml:space="preserve">          </w:t>
      </w:r>
      <w:r>
        <w:rPr>
          <w:rFonts w:hint="eastAsia" w:ascii="宋体" w:hAnsi="宋体" w:eastAsia="宋体" w:cs="宋体"/>
          <w:b w:val="0"/>
          <w:bCs w:val="0"/>
          <w:kern w:val="2"/>
          <w:sz w:val="21"/>
          <w:szCs w:val="21"/>
          <w:u w:val="none"/>
          <w:lang w:val="en-US" w:eastAsia="zh-CN" w:bidi="ar-SA"/>
        </w:rPr>
        <w:t>是否涉及绿色产品：</w:t>
      </w:r>
      <w:r>
        <w:rPr>
          <w:rFonts w:hint="eastAsia" w:ascii="宋体" w:hAnsi="宋体" w:eastAsia="宋体" w:cs="宋体"/>
          <w:iCs w:val="0"/>
          <w:kern w:val="2"/>
          <w:sz w:val="21"/>
          <w:szCs w:val="21"/>
          <w:u w:val="none"/>
          <w:lang w:val="en-US" w:eastAsia="zh-CN" w:bidi="ar-SA"/>
        </w:rPr>
        <w:t xml:space="preserve"> </w:t>
      </w:r>
    </w:p>
    <w:p w14:paraId="4E405C8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2"/>
          <w:szCs w:val="21"/>
          <w:u w:val="singl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是，绿色产品政府采购相关政策确定的底级品目名称：</w:t>
      </w:r>
      <w:r>
        <w:rPr>
          <w:rFonts w:hint="eastAsia" w:ascii="宋体" w:hAnsi="宋体" w:eastAsia="宋体" w:cs="宋体"/>
          <w:sz w:val="22"/>
          <w:szCs w:val="21"/>
          <w:u w:val="single"/>
          <w:lang w:val="en-US" w:eastAsia="zh-CN" w:bidi="ar-SA"/>
        </w:rPr>
        <w:t xml:space="preserve">         </w:t>
      </w:r>
    </w:p>
    <w:p w14:paraId="6FC5AFB7">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1E15DE5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否</w:t>
      </w:r>
    </w:p>
    <w:p w14:paraId="1BB4062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（1</w:t>
      </w:r>
      <w:r>
        <w:rPr>
          <w:rFonts w:hint="eastAsia" w:ascii="宋体" w:hAnsi="宋体" w:eastAsia="宋体" w:cs="宋体"/>
          <w:szCs w:val="21"/>
          <w:lang w:val="en" w:eastAsia="zh-CN"/>
        </w:rPr>
        <w:t>1</w:t>
      </w:r>
      <w:r>
        <w:rPr>
          <w:rFonts w:hint="eastAsia" w:ascii="宋体" w:hAnsi="宋体" w:eastAsia="宋体" w:cs="宋体"/>
          <w:szCs w:val="21"/>
          <w:lang w:val="en-US" w:eastAsia="zh-CN"/>
        </w:rPr>
        <w:t>）涉及商品包装和快递包装的，是否参考</w:t>
      </w:r>
      <w:r>
        <w:rPr>
          <w:rFonts w:hint="eastAsia" w:ascii="宋体" w:hAnsi="宋体" w:eastAsia="宋体" w:cs="宋体"/>
          <w:szCs w:val="21"/>
        </w:rPr>
        <w:t>《商品包装政府采购需求标准（试行）》、《快递包装政府采购需求标准（试行）》</w:t>
      </w:r>
      <w:r>
        <w:rPr>
          <w:rFonts w:hint="eastAsia" w:ascii="宋体" w:hAnsi="宋体" w:eastAsia="宋体" w:cs="宋体"/>
          <w:szCs w:val="21"/>
          <w:lang w:eastAsia="zh-CN"/>
        </w:rPr>
        <w:t>明确产品及相关快递服务的具体包装要求：</w:t>
      </w:r>
    </w:p>
    <w:p w14:paraId="1CAD4F2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val="en-US" w:eastAsia="zh-CN"/>
        </w:rPr>
      </w:pPr>
      <w:r>
        <w:rPr>
          <w:rFonts w:hint="eastAsia" w:ascii="宋体" w:hAnsi="宋体" w:eastAsia="宋体" w:cs="宋体"/>
          <w:iCs w:val="0"/>
          <w:szCs w:val="21"/>
        </w:rPr>
        <w:sym w:font="Wingdings" w:char="00A8"/>
      </w:r>
      <w:r>
        <w:rPr>
          <w:rFonts w:hint="eastAsia" w:ascii="宋体" w:hAnsi="宋体" w:eastAsia="宋体" w:cs="宋体"/>
          <w:iCs w:val="0"/>
          <w:szCs w:val="21"/>
        </w:rPr>
        <w:t xml:space="preserve">是       </w:t>
      </w:r>
      <w:r>
        <w:rPr>
          <w:rFonts w:hint="eastAsia" w:ascii="宋体" w:hAnsi="宋体" w:eastAsia="宋体" w:cs="宋体"/>
          <w:iCs w:val="0"/>
          <w:szCs w:val="21"/>
        </w:rPr>
        <w:sym w:font="Wingdings" w:char="00A8"/>
      </w:r>
      <w:r>
        <w:rPr>
          <w:rFonts w:hint="eastAsia" w:ascii="宋体" w:hAnsi="宋体" w:eastAsia="宋体" w:cs="宋体"/>
          <w:iCs w:val="0"/>
          <w:szCs w:val="21"/>
        </w:rPr>
        <w:t>否</w:t>
      </w: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不涉及</w:t>
      </w:r>
    </w:p>
    <w:p w14:paraId="5D580A70">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合同金额</w:t>
      </w:r>
    </w:p>
    <w:p w14:paraId="606DCD0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（1）合同金额小写：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2CED60B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570BA74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rPr>
        <w:t>分包金额</w:t>
      </w:r>
      <w:r>
        <w:rPr>
          <w:rFonts w:hint="eastAsia" w:ascii="宋体" w:hAnsi="宋体" w:eastAsia="宋体" w:cs="宋体"/>
          <w:szCs w:val="21"/>
          <w:lang w:eastAsia="zh-CN"/>
        </w:rPr>
        <w:t>（如有）</w:t>
      </w:r>
      <w:r>
        <w:rPr>
          <w:rFonts w:hint="eastAsia" w:ascii="宋体" w:hAnsi="宋体" w:eastAsia="宋体" w:cs="宋体"/>
          <w:szCs w:val="21"/>
        </w:rPr>
        <w:t>小写：</w:t>
      </w:r>
      <w:r>
        <w:rPr>
          <w:rFonts w:hint="eastAsia" w:ascii="宋体" w:hAnsi="宋体" w:eastAsia="宋体" w:cs="宋体"/>
          <w:szCs w:val="21"/>
          <w:u w:val="single"/>
        </w:rPr>
        <w:t xml:space="preserve">                   </w:t>
      </w:r>
    </w:p>
    <w:p w14:paraId="5273072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1678558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（注：固定单价合同应填写单价和最高限价）</w:t>
      </w:r>
    </w:p>
    <w:p w14:paraId="0E04EA7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lang w:val="en-US" w:eastAsia="zh-CN"/>
        </w:rPr>
        <w:t>2</w:t>
      </w:r>
      <w:r>
        <w:rPr>
          <w:rFonts w:hint="eastAsia" w:ascii="宋体" w:hAnsi="宋体" w:eastAsia="宋体" w:cs="宋体"/>
          <w:szCs w:val="21"/>
          <w:lang w:eastAsia="zh-CN"/>
        </w:rPr>
        <w:t>）</w:t>
      </w:r>
      <w:r>
        <w:rPr>
          <w:rFonts w:hint="eastAsia" w:ascii="宋体" w:hAnsi="宋体" w:eastAsia="宋体" w:cs="宋体"/>
          <w:szCs w:val="21"/>
        </w:rPr>
        <w:t>合同定价方式</w:t>
      </w:r>
      <w:r>
        <w:rPr>
          <w:rFonts w:hint="eastAsia" w:ascii="宋体" w:hAnsi="宋体" w:eastAsia="宋体" w:cs="宋体"/>
          <w:szCs w:val="21"/>
          <w:lang w:eastAsia="zh-CN"/>
        </w:rPr>
        <w:t>（采用组合定价方式的，可以勾选多项）</w:t>
      </w:r>
      <w:r>
        <w:rPr>
          <w:rFonts w:hint="eastAsia" w:ascii="宋体" w:hAnsi="宋体" w:eastAsia="宋体" w:cs="宋体"/>
          <w:szCs w:val="21"/>
        </w:rPr>
        <w:t>：</w:t>
      </w:r>
    </w:p>
    <w:p w14:paraId="51F64F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固定总价 </w:t>
      </w:r>
      <w:r>
        <w:rPr>
          <w:rFonts w:hint="eastAsia" w:ascii="宋体" w:hAnsi="宋体" w:eastAsia="宋体" w:cs="宋体"/>
          <w:iCs/>
          <w:szCs w:val="21"/>
        </w:rPr>
        <w:sym w:font="Wingdings" w:char="00A8"/>
      </w:r>
      <w:r>
        <w:rPr>
          <w:rFonts w:hint="eastAsia" w:ascii="宋体" w:hAnsi="宋体" w:eastAsia="宋体" w:cs="宋体"/>
          <w:iCs/>
          <w:szCs w:val="21"/>
        </w:rPr>
        <w:t>固定单价</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固定费率</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成本补偿 </w:t>
      </w:r>
      <w:r>
        <w:rPr>
          <w:rFonts w:hint="eastAsia" w:ascii="宋体" w:hAnsi="宋体" w:eastAsia="宋体" w:cs="宋体"/>
          <w:iCs/>
          <w:szCs w:val="21"/>
        </w:rPr>
        <w:sym w:font="Wingdings" w:char="00A8"/>
      </w:r>
      <w:r>
        <w:rPr>
          <w:rFonts w:hint="eastAsia" w:ascii="宋体" w:hAnsi="宋体" w:eastAsia="宋体" w:cs="宋体"/>
          <w:iCs/>
          <w:szCs w:val="21"/>
        </w:rPr>
        <w:t>绩效激励</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r>
        <w:rPr>
          <w:rFonts w:hint="eastAsia" w:ascii="宋体" w:hAnsi="宋体" w:eastAsia="宋体" w:cs="宋体"/>
          <w:szCs w:val="21"/>
          <w:u w:val="single"/>
        </w:rPr>
        <w:t xml:space="preserve">       </w:t>
      </w:r>
    </w:p>
    <w:p w14:paraId="031E2F50">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（3）付款方式（按项目实际勾选填写）：</w:t>
      </w:r>
    </w:p>
    <w:p w14:paraId="17E97A3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全额付款：</w:t>
      </w:r>
      <w:r>
        <w:rPr>
          <w:rFonts w:hint="eastAsia" w:ascii="宋体" w:hAnsi="宋体" w:eastAsia="宋体" w:cs="宋体"/>
          <w:szCs w:val="21"/>
          <w:u w:val="single"/>
        </w:rPr>
        <w:t xml:space="preserve">     （应</w:t>
      </w:r>
      <w:r>
        <w:rPr>
          <w:rFonts w:hint="eastAsia" w:ascii="宋体" w:hAnsi="宋体" w:eastAsia="宋体" w:cs="宋体"/>
          <w:szCs w:val="21"/>
          <w:u w:val="single"/>
          <w:lang w:eastAsia="zh-CN"/>
        </w:rPr>
        <w:t>明确</w:t>
      </w:r>
      <w:r>
        <w:rPr>
          <w:rFonts w:hint="eastAsia" w:ascii="宋体" w:hAnsi="宋体" w:eastAsia="宋体" w:cs="宋体"/>
          <w:szCs w:val="21"/>
          <w:u w:val="single"/>
        </w:rPr>
        <w:t>一次性支付合同款项</w:t>
      </w:r>
      <w:r>
        <w:rPr>
          <w:rFonts w:hint="eastAsia" w:ascii="宋体" w:hAnsi="宋体" w:eastAsia="宋体" w:cs="宋体"/>
          <w:szCs w:val="21"/>
          <w:u w:val="single"/>
          <w:lang w:eastAsia="zh-CN"/>
        </w:rPr>
        <w:t>的条件</w:t>
      </w:r>
      <w:r>
        <w:rPr>
          <w:rFonts w:hint="eastAsia" w:ascii="宋体" w:hAnsi="宋体" w:eastAsia="宋体" w:cs="宋体"/>
          <w:szCs w:val="21"/>
          <w:u w:val="single"/>
        </w:rPr>
        <w:t xml:space="preserve">）                    </w:t>
      </w:r>
    </w:p>
    <w:p w14:paraId="1FD6F2DF">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sym w:font="Wingdings" w:char="00A8"/>
      </w:r>
      <w:r>
        <w:rPr>
          <w:rFonts w:hint="eastAsia" w:ascii="宋体" w:hAnsi="宋体" w:eastAsia="宋体" w:cs="宋体"/>
          <w:szCs w:val="21"/>
        </w:rPr>
        <w:t>分期付款：</w:t>
      </w:r>
      <w:r>
        <w:rPr>
          <w:rFonts w:hint="eastAsia" w:ascii="宋体" w:hAnsi="宋体" w:eastAsia="宋体" w:cs="宋体"/>
          <w:szCs w:val="21"/>
          <w:u w:val="single"/>
        </w:rPr>
        <w:t xml:space="preserve">  （应明确分期支付合同款项的各期比例和支付条件</w:t>
      </w:r>
      <w:r>
        <w:rPr>
          <w:rFonts w:hint="eastAsia" w:ascii="宋体" w:hAnsi="宋体" w:eastAsia="宋体" w:cs="宋体"/>
          <w:szCs w:val="21"/>
          <w:u w:val="single"/>
          <w:lang w:eastAsia="zh-CN"/>
        </w:rPr>
        <w:t>，各期支付条件应与分期履约验收情况挂钩</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lang w:eastAsia="zh-CN"/>
        </w:rPr>
        <w:t>其中涉及预付款的</w:t>
      </w:r>
      <w:r>
        <w:rPr>
          <w:rFonts w:hint="eastAsia" w:ascii="宋体" w:hAnsi="宋体" w:eastAsia="宋体" w:cs="宋体"/>
          <w:szCs w:val="21"/>
        </w:rPr>
        <w:t>：</w:t>
      </w:r>
      <w:r>
        <w:rPr>
          <w:rFonts w:hint="eastAsia" w:ascii="宋体" w:hAnsi="宋体" w:eastAsia="宋体" w:cs="宋体"/>
          <w:szCs w:val="21"/>
          <w:u w:val="single"/>
        </w:rPr>
        <w:t xml:space="preserve"> （应明确预付款的支付比例和支付条件） </w:t>
      </w:r>
    </w:p>
    <w:p w14:paraId="5918B92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成本补偿：</w:t>
      </w:r>
      <w:r>
        <w:rPr>
          <w:rFonts w:hint="eastAsia" w:ascii="宋体" w:hAnsi="宋体" w:eastAsia="宋体" w:cs="宋体"/>
          <w:szCs w:val="21"/>
          <w:u w:val="single"/>
        </w:rPr>
        <w:t xml:space="preserve">      （应明确按照成本补偿方式的支付方式和支付条件）   </w:t>
      </w:r>
    </w:p>
    <w:p w14:paraId="5128BD1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sym w:font="Wingdings" w:char="00A8"/>
      </w:r>
      <w:r>
        <w:rPr>
          <w:rFonts w:hint="eastAsia" w:ascii="宋体" w:hAnsi="宋体" w:eastAsia="宋体" w:cs="宋体"/>
          <w:szCs w:val="21"/>
        </w:rPr>
        <w:t>绩效激励：</w:t>
      </w:r>
      <w:r>
        <w:rPr>
          <w:rFonts w:hint="eastAsia" w:ascii="宋体" w:hAnsi="宋体" w:eastAsia="宋体" w:cs="宋体"/>
          <w:szCs w:val="21"/>
          <w:u w:val="single"/>
        </w:rPr>
        <w:t xml:space="preserve">      （应明确按照绩效激励方式的支付方式和支付条件）   </w:t>
      </w:r>
    </w:p>
    <w:p w14:paraId="351ED428">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bCs w:val="0"/>
          <w:szCs w:val="21"/>
          <w:u w:val="single"/>
        </w:rPr>
      </w:pPr>
      <w:r>
        <w:rPr>
          <w:rFonts w:hint="eastAsia" w:ascii="宋体" w:hAnsi="宋体" w:eastAsia="宋体" w:cs="宋体"/>
          <w:b/>
          <w:bCs w:val="0"/>
          <w:szCs w:val="21"/>
        </w:rPr>
        <w:t>合同履行</w:t>
      </w:r>
    </w:p>
    <w:p w14:paraId="22E687C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54DFC9C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45A717D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505E1C8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4B9A05AC">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2E756071">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2017213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5C60C36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55324695">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合同验收</w:t>
      </w:r>
    </w:p>
    <w:p w14:paraId="34736570">
      <w:pPr>
        <w:pageBreakBefore w:val="0"/>
        <w:numPr>
          <w:ilvl w:val="0"/>
          <w:numId w:val="11"/>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验收组织方式：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cs="宋体"/>
          <w:bCs/>
          <w:szCs w:val="21"/>
        </w:rPr>
        <w:t>委托第三方组织</w:t>
      </w:r>
    </w:p>
    <w:p w14:paraId="0A2954DF">
      <w:pPr>
        <w:pageBreakBefore w:val="0"/>
        <w:numPr>
          <w:ilvl w:val="0"/>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验收主体：</w:t>
      </w:r>
      <w:r>
        <w:rPr>
          <w:rFonts w:hint="eastAsia" w:ascii="宋体" w:hAnsi="宋体" w:eastAsia="宋体" w:cs="宋体"/>
          <w:bCs/>
          <w:szCs w:val="21"/>
          <w:u w:val="single"/>
        </w:rPr>
        <w:t xml:space="preserve">                  </w:t>
      </w:r>
    </w:p>
    <w:p w14:paraId="3571E73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是否邀请本项目的其他供应商</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06E09F0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是否邀请专家</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50C7E5A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是否邀请服务对象</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131FECA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是否邀请第三方检测机构</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26AF3EB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，抽查比例：</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1244DE2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lang w:eastAsia="zh-CN"/>
        </w:rPr>
      </w:pPr>
      <w:r>
        <w:rPr>
          <w:rFonts w:hint="eastAsia" w:ascii="宋体" w:hAnsi="宋体" w:eastAsia="宋体" w:cs="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w:t>
      </w:r>
      <w:r>
        <w:rPr>
          <w:rFonts w:hint="eastAsia" w:ascii="宋体" w:hAnsi="宋体" w:eastAsia="宋体" w:cs="宋体"/>
          <w:bCs/>
          <w:szCs w:val="21"/>
          <w:u w:val="single"/>
          <w:lang w:eastAsia="zh-CN"/>
        </w:rPr>
        <w:t>（应明确对被破坏的检测产品的处理方式）</w:t>
      </w:r>
    </w:p>
    <w:p w14:paraId="699251F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6713E59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验收组织的其他事项：</w:t>
      </w:r>
      <w:r>
        <w:rPr>
          <w:rFonts w:hint="eastAsia" w:ascii="宋体" w:hAnsi="宋体" w:eastAsia="宋体" w:cs="宋体"/>
          <w:bCs/>
          <w:szCs w:val="21"/>
          <w:u w:val="single"/>
        </w:rPr>
        <w:t xml:space="preserve">                </w:t>
      </w:r>
    </w:p>
    <w:p w14:paraId="125D8A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（2）履约验收时间：</w:t>
      </w:r>
      <w:r>
        <w:rPr>
          <w:rFonts w:hint="eastAsia" w:ascii="宋体" w:hAnsi="宋体" w:eastAsia="宋体" w:cs="宋体"/>
          <w:bCs/>
          <w:szCs w:val="21"/>
          <w:u w:val="single"/>
        </w:rPr>
        <w:t>（计划于何时验收/供应商提出验收申请之日起   日内组织验收）</w:t>
      </w:r>
      <w:r>
        <w:rPr>
          <w:rFonts w:hint="eastAsia" w:ascii="宋体" w:hAnsi="宋体" w:eastAsia="宋体" w:cs="宋体"/>
          <w:bCs/>
          <w:szCs w:val="21"/>
          <w:u w:val="single"/>
          <w:lang w:val="en-US" w:eastAsia="zh-CN"/>
        </w:rPr>
        <w:t xml:space="preserve"> </w:t>
      </w:r>
    </w:p>
    <w:p w14:paraId="65F8CD8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（3）履约验收方式：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一次性验收         </w:t>
      </w:r>
    </w:p>
    <w:p w14:paraId="1053EA5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分期/分项验收</w:t>
      </w:r>
      <w:r>
        <w:rPr>
          <w:rFonts w:hint="eastAsia" w:ascii="宋体" w:hAnsi="宋体" w:eastAsia="宋体" w:cs="宋体"/>
          <w:bCs/>
          <w:szCs w:val="21"/>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（应明确分期</w:t>
      </w:r>
      <w:r>
        <w:rPr>
          <w:rFonts w:hint="eastAsia" w:ascii="宋体" w:hAnsi="宋体" w:eastAsia="宋体" w:cs="宋体"/>
          <w:bCs/>
          <w:szCs w:val="21"/>
          <w:u w:val="single"/>
          <w:lang w:val="en" w:eastAsia="zh-CN"/>
        </w:rPr>
        <w:t>/</w:t>
      </w:r>
      <w:r>
        <w:rPr>
          <w:rFonts w:hint="eastAsia" w:ascii="宋体" w:hAnsi="宋体" w:eastAsia="宋体" w:cs="宋体"/>
          <w:bCs/>
          <w:szCs w:val="21"/>
          <w:u w:val="single"/>
          <w:lang w:val="en" w:eastAsia="zh-CN"/>
        </w:rPr>
        <w:t>分项验收的工作安排</w:t>
      </w:r>
      <w:r>
        <w:rPr>
          <w:rFonts w:hint="eastAsia" w:ascii="宋体" w:hAnsi="宋体" w:eastAsia="宋体" w:cs="宋体"/>
          <w:bCs/>
          <w:szCs w:val="21"/>
          <w:u w:val="single"/>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p>
    <w:p w14:paraId="16AFFD3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（4）履约验收程序：</w:t>
      </w:r>
      <w:r>
        <w:rPr>
          <w:rFonts w:hint="eastAsia" w:ascii="宋体" w:hAnsi="宋体" w:eastAsia="宋体" w:cs="宋体"/>
          <w:bCs/>
          <w:szCs w:val="21"/>
          <w:u w:val="single"/>
        </w:rPr>
        <w:t xml:space="preserve">                                         </w:t>
      </w:r>
    </w:p>
    <w:p w14:paraId="63D93DA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（5）履约验收的内容：</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cs="宋体"/>
          <w:bCs/>
          <w:szCs w:val="21"/>
          <w:u w:val="single"/>
        </w:rPr>
        <w:t xml:space="preserve">                                      </w:t>
      </w:r>
    </w:p>
    <w:p w14:paraId="28EADF9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（6）履约验收标准：</w:t>
      </w:r>
      <w:r>
        <w:rPr>
          <w:rFonts w:hint="eastAsia" w:ascii="宋体" w:hAnsi="宋体" w:eastAsia="宋体" w:cs="宋体"/>
          <w:bCs/>
          <w:szCs w:val="21"/>
          <w:u w:val="single"/>
        </w:rPr>
        <w:t xml:space="preserve">                                         </w:t>
      </w:r>
    </w:p>
    <w:p w14:paraId="27AECA6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4CDD22F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7E308121">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组成合同的文件</w:t>
      </w:r>
    </w:p>
    <w:p w14:paraId="3270C7E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本协议书与下列文件一起构成合同文件，如下述文件之间有任何抵触、矛盾或歧义，应按以下顺序解释：</w:t>
      </w:r>
    </w:p>
    <w:p w14:paraId="5B4CAC3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lang w:eastAsia="zh-CN"/>
        </w:rPr>
      </w:pPr>
      <w:r>
        <w:rPr>
          <w:rFonts w:hint="eastAsia" w:ascii="宋体" w:hAnsi="宋体" w:eastAsia="宋体" w:cs="宋体"/>
          <w:color w:val="auto"/>
          <w:szCs w:val="21"/>
        </w:rPr>
        <w:t>（1）</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p>
    <w:p w14:paraId="7BFDB9A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）政府采购合同专用条款</w:t>
      </w:r>
    </w:p>
    <w:p w14:paraId="0135916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3</w:t>
      </w:r>
      <w:r>
        <w:rPr>
          <w:rFonts w:hint="eastAsia" w:ascii="宋体" w:hAnsi="宋体" w:eastAsia="宋体" w:cs="宋体"/>
          <w:szCs w:val="21"/>
        </w:rPr>
        <w:t>）政府采购合同通用条款</w:t>
      </w:r>
    </w:p>
    <w:p w14:paraId="4CD2CFF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val="en-US" w:eastAsia="zh-CN"/>
        </w:rPr>
        <w:t>4</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p>
    <w:p w14:paraId="4CB2C26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）投标（响应）文件</w:t>
      </w:r>
    </w:p>
    <w:p w14:paraId="79FE0AA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（6）采购文件</w:t>
      </w:r>
    </w:p>
    <w:p w14:paraId="7A226CF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（7）有关技术文件，图纸</w:t>
      </w:r>
    </w:p>
    <w:p w14:paraId="64311F4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2676AAB1">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合同生效</w:t>
      </w:r>
    </w:p>
    <w:p w14:paraId="4FBC52D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本合同自</w:t>
      </w:r>
      <w:r>
        <w:rPr>
          <w:rFonts w:hint="eastAsia" w:ascii="宋体" w:hAnsi="宋体" w:eastAsia="宋体" w:cs="宋体"/>
          <w:szCs w:val="21"/>
          <w:u w:val="single"/>
        </w:rPr>
        <w:t xml:space="preserve">                             </w:t>
      </w:r>
      <w:r>
        <w:rPr>
          <w:rFonts w:hint="eastAsia" w:ascii="宋体" w:hAnsi="宋体" w:eastAsia="宋体" w:cs="宋体"/>
          <w:szCs w:val="21"/>
        </w:rPr>
        <w:t>生效。</w:t>
      </w:r>
    </w:p>
    <w:p w14:paraId="3F5043E9">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合同份数</w:t>
      </w:r>
    </w:p>
    <w:p w14:paraId="17017AB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本合同一式</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甲方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乙方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份，均具有同等法律效力。</w:t>
      </w:r>
    </w:p>
    <w:p w14:paraId="6817F87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合同订立时间：</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7FB7377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合同订立地点：</w:t>
      </w:r>
      <w:r>
        <w:rPr>
          <w:rFonts w:hint="eastAsia" w:ascii="宋体" w:hAnsi="宋体" w:eastAsia="宋体" w:cs="宋体"/>
          <w:szCs w:val="21"/>
          <w:u w:val="single"/>
        </w:rPr>
        <w:t xml:space="preserve">                           </w:t>
      </w:r>
    </w:p>
    <w:p w14:paraId="053C1F9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附件：具体标</w:t>
      </w:r>
      <w:r>
        <w:rPr>
          <w:rFonts w:hint="eastAsia" w:ascii="宋体" w:hAnsi="宋体" w:eastAsia="宋体" w:cs="宋体"/>
          <w:szCs w:val="21"/>
          <w:lang w:eastAsia="zh-CN"/>
        </w:rPr>
        <w:t>的及其</w:t>
      </w:r>
      <w:r>
        <w:rPr>
          <w:rFonts w:hint="eastAsia" w:ascii="宋体" w:hAnsi="宋体" w:eastAsia="宋体" w:cs="宋体"/>
          <w:szCs w:val="21"/>
          <w:highlight w:val="none"/>
          <w:u w:val="none"/>
          <w:lang w:val="en-US" w:eastAsia="zh-CN"/>
        </w:rPr>
        <w:t>技术要求和商务要求</w:t>
      </w:r>
      <w:r>
        <w:rPr>
          <w:rFonts w:hint="eastAsia" w:ascii="宋体" w:hAnsi="宋体" w:eastAsia="宋体" w:cs="宋体"/>
          <w:szCs w:val="21"/>
        </w:rPr>
        <w:t>、联合协议、分包</w:t>
      </w:r>
      <w:r>
        <w:rPr>
          <w:rFonts w:hint="eastAsia" w:ascii="宋体" w:hAnsi="宋体" w:eastAsia="宋体" w:cs="宋体"/>
          <w:szCs w:val="21"/>
          <w:lang w:eastAsia="zh-CN"/>
        </w:rPr>
        <w:t>意向</w:t>
      </w:r>
      <w:r>
        <w:rPr>
          <w:rFonts w:hint="eastAsia" w:ascii="宋体" w:hAnsi="宋体" w:eastAsia="宋体" w:cs="宋体"/>
          <w:szCs w:val="21"/>
        </w:rPr>
        <w:t>协议等。</w:t>
      </w:r>
    </w:p>
    <w:p w14:paraId="4163CC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60F92B79">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15F8A2A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3D16F0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甲方</w:t>
            </w:r>
            <w:r>
              <w:rPr>
                <w:rFonts w:hint="eastAsia" w:ascii="宋体" w:hAnsi="宋体" w:eastAsia="宋体" w:cs="宋体"/>
                <w:szCs w:val="21"/>
              </w:rPr>
              <w:t>（采购人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w:t>
            </w:r>
            <w:r>
              <w:rPr>
                <w:rFonts w:hint="eastAsia" w:ascii="宋体" w:hAnsi="宋体" w:eastAsia="宋体" w:cs="宋体"/>
                <w:szCs w:val="21"/>
              </w:rPr>
              <w:t>采购文件约定的合同甲方）</w:t>
            </w:r>
          </w:p>
        </w:tc>
        <w:tc>
          <w:tcPr>
            <w:tcW w:w="4095" w:type="dxa"/>
            <w:gridSpan w:val="2"/>
            <w:tcBorders>
              <w:left w:val="single" w:color="auto" w:sz="2" w:space="0"/>
              <w:bottom w:val="single" w:color="auto" w:sz="2" w:space="0"/>
            </w:tcBorders>
            <w:vAlign w:val="center"/>
          </w:tcPr>
          <w:p w14:paraId="4AF6964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乙方</w:t>
            </w:r>
            <w:r>
              <w:rPr>
                <w:rFonts w:hint="eastAsia" w:ascii="宋体" w:hAnsi="宋体" w:eastAsia="宋体" w:cs="宋体"/>
                <w:szCs w:val="21"/>
              </w:rPr>
              <w:t>（供应商）</w:t>
            </w:r>
          </w:p>
        </w:tc>
      </w:tr>
      <w:tr w14:paraId="5B6AFA1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0F9CF65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w:t>
            </w:r>
            <w:r>
              <w:rPr>
                <w:rFonts w:hint="eastAsia" w:ascii="宋体" w:hAnsi="宋体" w:eastAsia="宋体" w:cs="宋体"/>
                <w:szCs w:val="21"/>
              </w:rPr>
              <w:t>（公章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39FA5E7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B0C4D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w:t>
            </w:r>
            <w:r>
              <w:rPr>
                <w:rFonts w:hint="eastAsia" w:ascii="宋体" w:hAnsi="宋体" w:eastAsia="宋体" w:cs="宋体"/>
                <w:szCs w:val="21"/>
              </w:rPr>
              <w:t>（公章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116" w:type="dxa"/>
            <w:tcBorders>
              <w:top w:val="single" w:color="auto" w:sz="2" w:space="0"/>
              <w:left w:val="single" w:color="auto" w:sz="2" w:space="0"/>
              <w:bottom w:val="single" w:color="auto" w:sz="2" w:space="0"/>
            </w:tcBorders>
            <w:vAlign w:val="center"/>
          </w:tcPr>
          <w:p w14:paraId="6F604D7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70C6A4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19B63DB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4323C0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w:t>
            </w:r>
            <w:r>
              <w:rPr>
                <w:rFonts w:hint="eastAsia" w:ascii="宋体" w:hAnsi="宋体" w:eastAsia="宋体" w:cs="宋体"/>
                <w:szCs w:val="21"/>
              </w:rPr>
              <w:t>委托代理人</w:t>
            </w:r>
            <w:r>
              <w:rPr>
                <w:rFonts w:hint="eastAsia" w:ascii="宋体" w:hAnsi="宋体" w:eastAsia="宋体" w:cs="宋体"/>
                <w:szCs w:val="21"/>
              </w:rPr>
              <w:t>（签章）</w:t>
            </w:r>
          </w:p>
        </w:tc>
        <w:tc>
          <w:tcPr>
            <w:tcW w:w="2412" w:type="dxa"/>
            <w:vMerge w:val="restart"/>
            <w:tcBorders>
              <w:top w:val="single" w:color="auto" w:sz="2" w:space="0"/>
              <w:left w:val="single" w:color="auto" w:sz="2" w:space="0"/>
              <w:right w:val="single" w:color="auto" w:sz="2" w:space="0"/>
            </w:tcBorders>
            <w:vAlign w:val="center"/>
          </w:tcPr>
          <w:p w14:paraId="63B9379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right w:val="single" w:color="auto" w:sz="2" w:space="0"/>
            </w:tcBorders>
            <w:vAlign w:val="center"/>
          </w:tcPr>
          <w:p w14:paraId="6114C6E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73A7B92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w:t>
            </w:r>
            <w:r>
              <w:rPr>
                <w:rFonts w:hint="eastAsia" w:ascii="宋体" w:hAnsi="宋体" w:eastAsia="宋体" w:cs="宋体"/>
                <w:szCs w:val="21"/>
              </w:rPr>
              <w:t>委托代理人</w:t>
            </w:r>
            <w:r>
              <w:rPr>
                <w:rFonts w:hint="eastAsia" w:ascii="宋体" w:hAnsi="宋体" w:eastAsia="宋体" w:cs="宋体"/>
                <w:szCs w:val="21"/>
              </w:rPr>
              <w:t>（签章）</w:t>
            </w:r>
          </w:p>
        </w:tc>
        <w:tc>
          <w:tcPr>
            <w:tcW w:w="2116" w:type="dxa"/>
            <w:tcBorders>
              <w:top w:val="single" w:color="auto" w:sz="2" w:space="0"/>
              <w:left w:val="single" w:color="auto" w:sz="2" w:space="0"/>
              <w:bottom w:val="single" w:color="auto" w:sz="2" w:space="0"/>
            </w:tcBorders>
            <w:vAlign w:val="center"/>
          </w:tcPr>
          <w:p w14:paraId="172887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r>
      <w:tr w14:paraId="213EA35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003EDF6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vMerge w:val="continue"/>
            <w:tcBorders>
              <w:left w:val="single" w:color="auto" w:sz="2" w:space="0"/>
              <w:bottom w:val="single" w:color="auto" w:sz="2" w:space="0"/>
              <w:right w:val="single" w:color="auto" w:sz="2" w:space="0"/>
            </w:tcBorders>
            <w:vAlign w:val="center"/>
          </w:tcPr>
          <w:p w14:paraId="5A47D5B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0FFDBC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0E6244C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E7201F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0E0787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1EFB428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FF437D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116" w:type="dxa"/>
            <w:tcBorders>
              <w:top w:val="single" w:color="auto" w:sz="2" w:space="0"/>
              <w:left w:val="single" w:color="auto" w:sz="2" w:space="0"/>
              <w:bottom w:val="single" w:color="auto" w:sz="2" w:space="0"/>
            </w:tcBorders>
            <w:vAlign w:val="center"/>
          </w:tcPr>
          <w:p w14:paraId="4A41F02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28250C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04F354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7F82B8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38FD1A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116" w:type="dxa"/>
            <w:tcBorders>
              <w:top w:val="single" w:color="auto" w:sz="2" w:space="0"/>
              <w:left w:val="single" w:color="auto" w:sz="2" w:space="0"/>
              <w:bottom w:val="single" w:color="auto" w:sz="2" w:space="0"/>
            </w:tcBorders>
            <w:vAlign w:val="center"/>
          </w:tcPr>
          <w:p w14:paraId="53B677F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9C45D0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4105C3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7017962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AA3312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116" w:type="dxa"/>
            <w:tcBorders>
              <w:top w:val="single" w:color="auto" w:sz="2" w:space="0"/>
              <w:left w:val="single" w:color="auto" w:sz="2" w:space="0"/>
              <w:bottom w:val="single" w:color="auto" w:sz="2" w:space="0"/>
            </w:tcBorders>
            <w:vAlign w:val="center"/>
          </w:tcPr>
          <w:p w14:paraId="3199520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DAC9C1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99674A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18834EF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C17EC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0C7E96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3AB006B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75295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589AADB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76F6A4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116" w:type="dxa"/>
            <w:tcBorders>
              <w:top w:val="single" w:color="auto" w:sz="2" w:space="0"/>
              <w:left w:val="single" w:color="auto" w:sz="2" w:space="0"/>
              <w:bottom w:val="single" w:color="auto" w:sz="2" w:space="0"/>
            </w:tcBorders>
            <w:vAlign w:val="center"/>
          </w:tcPr>
          <w:p w14:paraId="128D837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E521D1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6555C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5C89A1D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41D491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116" w:type="dxa"/>
            <w:tcBorders>
              <w:top w:val="single" w:color="auto" w:sz="2" w:space="0"/>
              <w:left w:val="single" w:color="auto" w:sz="2" w:space="0"/>
              <w:bottom w:val="single" w:color="auto" w:sz="2" w:space="0"/>
            </w:tcBorders>
            <w:vAlign w:val="center"/>
          </w:tcPr>
          <w:p w14:paraId="6EA6577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6DB5F4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FD9F81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1324F03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AEEBC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116" w:type="dxa"/>
            <w:tcBorders>
              <w:top w:val="single" w:color="auto" w:sz="2" w:space="0"/>
              <w:left w:val="single" w:color="auto" w:sz="2" w:space="0"/>
              <w:bottom w:val="single" w:color="auto" w:sz="2" w:space="0"/>
            </w:tcBorders>
            <w:vAlign w:val="center"/>
          </w:tcPr>
          <w:p w14:paraId="0A70EFB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0D3F6C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884AA5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64D874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2E68C4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开户名称</w:t>
            </w:r>
          </w:p>
        </w:tc>
        <w:tc>
          <w:tcPr>
            <w:tcW w:w="2116" w:type="dxa"/>
            <w:tcBorders>
              <w:top w:val="single" w:color="auto" w:sz="2" w:space="0"/>
              <w:left w:val="single" w:color="auto" w:sz="2" w:space="0"/>
              <w:bottom w:val="single" w:color="auto" w:sz="2" w:space="0"/>
            </w:tcBorders>
            <w:vAlign w:val="center"/>
          </w:tcPr>
          <w:p w14:paraId="7EEB54F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4398882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CD4618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23C68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A44C1F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开户银行</w:t>
            </w:r>
          </w:p>
        </w:tc>
        <w:tc>
          <w:tcPr>
            <w:tcW w:w="2116" w:type="dxa"/>
            <w:tcBorders>
              <w:top w:val="single" w:color="auto" w:sz="2" w:space="0"/>
              <w:left w:val="single" w:color="auto" w:sz="2" w:space="0"/>
              <w:bottom w:val="single" w:color="auto" w:sz="2" w:space="0"/>
            </w:tcBorders>
            <w:vAlign w:val="center"/>
          </w:tcPr>
          <w:p w14:paraId="1C6E883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787339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D7CE8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22366D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D893B9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银行账号</w:t>
            </w:r>
          </w:p>
        </w:tc>
        <w:tc>
          <w:tcPr>
            <w:tcW w:w="2116" w:type="dxa"/>
            <w:tcBorders>
              <w:top w:val="single" w:color="auto" w:sz="2" w:space="0"/>
              <w:left w:val="single" w:color="auto" w:sz="2" w:space="0"/>
              <w:bottom w:val="single" w:color="auto" w:sz="2" w:space="0"/>
            </w:tcBorders>
            <w:vAlign w:val="center"/>
          </w:tcPr>
          <w:p w14:paraId="73E765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4226FDB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364C9D33">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pacing w:val="20"/>
                <w:kern w:val="2"/>
                <w:sz w:val="21"/>
                <w:szCs w:val="21"/>
                <w:lang w:val="en-US" w:eastAsia="zh-CN" w:bidi="ar-SA"/>
              </w:rPr>
            </w:pPr>
            <w:r>
              <w:rPr>
                <w:rFonts w:hint="eastAsia" w:ascii="宋体" w:hAnsi="宋体" w:eastAsia="宋体" w:cs="宋体"/>
                <w:kern w:val="2"/>
                <w:sz w:val="21"/>
                <w:szCs w:val="21"/>
                <w:lang w:val="en-US" w:eastAsia="zh-CN" w:bidi="ar-SA"/>
              </w:rPr>
              <w:t>注：涉及联合体或其他合同主体的信息应按上表格式加列。</w:t>
            </w:r>
          </w:p>
        </w:tc>
      </w:tr>
    </w:tbl>
    <w:p w14:paraId="5737B347">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1"/>
          <w:szCs w:val="21"/>
          <w:u w:val="single"/>
          <w:lang w:val="en-US" w:eastAsia="zh-CN" w:bidi="ar-SA"/>
        </w:rPr>
        <w:br w:type="page"/>
      </w:r>
      <w:bookmarkStart w:id="89" w:name="_Toc27624"/>
      <w:r>
        <w:rPr>
          <w:rFonts w:hint="eastAsia" w:ascii="宋体" w:hAnsi="宋体" w:eastAsia="宋体" w:cs="宋体"/>
          <w:b w:val="0"/>
          <w:bCs w:val="0"/>
          <w:kern w:val="2"/>
          <w:sz w:val="28"/>
          <w:szCs w:val="28"/>
          <w:lang w:val="en-US" w:eastAsia="zh-CN" w:bidi="ar-SA"/>
        </w:rPr>
        <w:t>第二节 政府采购合同通用条款</w:t>
      </w:r>
      <w:bookmarkEnd w:id="89"/>
    </w:p>
    <w:p w14:paraId="570A89C3">
      <w:pPr>
        <w:pageBreakBefore w:val="0"/>
        <w:tabs>
          <w:tab w:val="left" w:pos="8820"/>
          <w:tab w:val="left" w:pos="9345"/>
          <w:tab w:val="left" w:pos="976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sz w:val="24"/>
        </w:rPr>
        <w:t>1.</w:t>
      </w:r>
      <w:r>
        <w:rPr>
          <w:rFonts w:hint="eastAsia" w:ascii="宋体" w:hAnsi="宋体" w:eastAsia="宋体" w:cs="宋体"/>
          <w:b/>
          <w:sz w:val="24"/>
          <w:lang w:val="en-US" w:eastAsia="zh-CN"/>
        </w:rPr>
        <w:t xml:space="preserve"> </w:t>
      </w:r>
      <w:r>
        <w:rPr>
          <w:rFonts w:hint="eastAsia" w:ascii="宋体" w:hAnsi="宋体" w:eastAsia="宋体" w:cs="宋体"/>
          <w:b/>
          <w:bCs/>
          <w:sz w:val="24"/>
        </w:rPr>
        <w:t>定义</w:t>
      </w:r>
    </w:p>
    <w:p w14:paraId="4178FBF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1.1合同当事人</w:t>
      </w:r>
    </w:p>
    <w:p w14:paraId="764ACF3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（1）采购人（以下称甲方）是指使用财政性资金，通过政府采购方式向供应商购买货物</w:t>
      </w:r>
      <w:r>
        <w:rPr>
          <w:rFonts w:hint="eastAsia" w:ascii="宋体" w:hAnsi="宋体" w:eastAsia="宋体" w:cs="宋体"/>
          <w:color w:val="auto"/>
          <w:szCs w:val="21"/>
          <w:highlight w:val="none"/>
          <w:lang w:val="en-US" w:eastAsia="zh-CN"/>
        </w:rPr>
        <w:t>及其相关服务的</w:t>
      </w:r>
      <w:r>
        <w:rPr>
          <w:rFonts w:hint="eastAsia" w:ascii="宋体" w:hAnsi="宋体" w:eastAsia="宋体" w:cs="宋体"/>
          <w:color w:val="auto"/>
          <w:szCs w:val="21"/>
          <w:highlight w:val="none"/>
        </w:rPr>
        <w:t>国家机关、事业单位、团体组织。</w:t>
      </w:r>
    </w:p>
    <w:p w14:paraId="7609FB3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（2）供应商（以下称</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方）是指参加政府采购活动并且中标（成交），向采购人提供</w:t>
      </w:r>
      <w:r>
        <w:rPr>
          <w:rFonts w:hint="eastAsia" w:ascii="宋体" w:hAnsi="宋体" w:eastAsia="宋体" w:cs="宋体"/>
          <w:color w:val="auto"/>
          <w:szCs w:val="21"/>
          <w:highlight w:val="none"/>
          <w:lang w:val="en-US" w:eastAsia="zh-CN"/>
        </w:rPr>
        <w:t>合同约定的货物及其相关服务的法人、非法人组织或者自然人</w:t>
      </w:r>
      <w:r>
        <w:rPr>
          <w:rFonts w:hint="eastAsia" w:ascii="宋体" w:hAnsi="宋体" w:eastAsia="宋体" w:cs="宋体"/>
          <w:color w:val="auto"/>
          <w:szCs w:val="21"/>
          <w:highlight w:val="none"/>
        </w:rPr>
        <w:t>。</w:t>
      </w:r>
    </w:p>
    <w:p w14:paraId="01885F0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s="宋体"/>
          <w:color w:val="auto"/>
          <w:szCs w:val="21"/>
          <w:highlight w:val="none"/>
        </w:rPr>
        <w:t>。</w:t>
      </w:r>
    </w:p>
    <w:p w14:paraId="52A75E12">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1.2本合同下列术语应解释为：</w:t>
      </w:r>
    </w:p>
    <w:p w14:paraId="195D0A9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r>
        <w:rPr>
          <w:rFonts w:hint="eastAsia" w:ascii="宋体" w:hAnsi="宋体" w:eastAsia="宋体" w:cs="宋体"/>
          <w:szCs w:val="21"/>
        </w:rPr>
        <w:t>政府采购合同专用条款</w:t>
      </w:r>
      <w:r>
        <w:rPr>
          <w:rFonts w:hint="eastAsia" w:ascii="宋体" w:hAnsi="宋体" w:eastAsia="宋体" w:cs="宋体"/>
          <w:szCs w:val="21"/>
          <w:lang w:eastAsia="zh-CN"/>
        </w:rPr>
        <w:t>，</w:t>
      </w:r>
      <w:r>
        <w:rPr>
          <w:rFonts w:hint="eastAsia" w:ascii="宋体" w:hAnsi="宋体" w:eastAsia="宋体" w:cs="宋体"/>
          <w:szCs w:val="21"/>
        </w:rPr>
        <w:t>政府采购合同通用条款</w:t>
      </w:r>
      <w:r>
        <w:rPr>
          <w:rFonts w:hint="eastAsia" w:ascii="宋体" w:hAnsi="宋体" w:eastAsia="宋体" w:cs="宋体"/>
          <w:szCs w:val="21"/>
          <w:lang w:eastAsia="zh-CN"/>
        </w:rPr>
        <w:t>，</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r>
        <w:rPr>
          <w:rFonts w:hint="eastAsia" w:ascii="宋体" w:hAnsi="宋体" w:eastAsia="宋体" w:cs="宋体"/>
          <w:color w:val="auto"/>
          <w:szCs w:val="21"/>
          <w:lang w:eastAsia="zh-CN"/>
        </w:rPr>
        <w:t>，</w:t>
      </w:r>
      <w:r>
        <w:rPr>
          <w:rFonts w:hint="eastAsia" w:ascii="宋体" w:hAnsi="宋体" w:eastAsia="宋体" w:cs="宋体"/>
          <w:szCs w:val="21"/>
        </w:rPr>
        <w:t>投标（响应）文件</w:t>
      </w:r>
      <w:r>
        <w:rPr>
          <w:rFonts w:hint="eastAsia" w:ascii="宋体" w:hAnsi="宋体" w:eastAsia="宋体" w:cs="宋体"/>
          <w:szCs w:val="21"/>
          <w:lang w:eastAsia="zh-CN"/>
        </w:rPr>
        <w:t>，</w:t>
      </w:r>
      <w:r>
        <w:rPr>
          <w:rFonts w:hint="eastAsia" w:ascii="宋体" w:hAnsi="宋体" w:eastAsia="宋体" w:cs="宋体"/>
          <w:szCs w:val="21"/>
        </w:rPr>
        <w:t>采购文件</w:t>
      </w:r>
      <w:r>
        <w:rPr>
          <w:rFonts w:hint="eastAsia" w:ascii="宋体" w:hAnsi="宋体" w:eastAsia="宋体" w:cs="宋体"/>
          <w:szCs w:val="21"/>
          <w:lang w:eastAsia="zh-CN"/>
        </w:rPr>
        <w:t>，</w:t>
      </w:r>
      <w:r>
        <w:rPr>
          <w:rFonts w:hint="eastAsia" w:ascii="宋体" w:hAnsi="宋体" w:eastAsia="宋体" w:cs="宋体"/>
          <w:szCs w:val="21"/>
        </w:rPr>
        <w:t>有关技术文件</w:t>
      </w:r>
      <w:r>
        <w:rPr>
          <w:rFonts w:hint="eastAsia" w:ascii="宋体" w:hAnsi="宋体" w:eastAsia="宋体" w:cs="宋体"/>
          <w:szCs w:val="21"/>
          <w:lang w:eastAsia="zh-CN"/>
        </w:rPr>
        <w:t>和</w:t>
      </w:r>
      <w:r>
        <w:rPr>
          <w:rFonts w:hint="eastAsia" w:ascii="宋体" w:hAnsi="宋体" w:eastAsia="宋体" w:cs="宋体"/>
          <w:szCs w:val="21"/>
        </w:rPr>
        <w:t>图纸</w:t>
      </w:r>
      <w:r>
        <w:rPr>
          <w:rFonts w:hint="eastAsia" w:ascii="宋体" w:hAnsi="宋体" w:eastAsia="宋体" w:cs="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s="宋体"/>
          <w:color w:val="auto"/>
          <w:szCs w:val="21"/>
          <w:highlight w:val="none"/>
        </w:rPr>
        <w:t>。</w:t>
      </w:r>
    </w:p>
    <w:p w14:paraId="6593412C">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）“合同价</w:t>
      </w:r>
      <w:r>
        <w:rPr>
          <w:rFonts w:hint="eastAsia" w:ascii="宋体" w:hAnsi="宋体" w:eastAsia="宋体" w:cs="宋体"/>
          <w:color w:val="auto"/>
          <w:szCs w:val="21"/>
          <w:highlight w:val="none"/>
          <w:lang w:val="en-US" w:eastAsia="zh-CN"/>
        </w:rPr>
        <w:t>款</w:t>
      </w:r>
      <w:r>
        <w:rPr>
          <w:rFonts w:hint="eastAsia" w:ascii="宋体" w:hAnsi="宋体" w:eastAsia="宋体" w:cs="宋体"/>
          <w:color w:val="auto"/>
          <w:szCs w:val="21"/>
          <w:highlight w:val="none"/>
        </w:rPr>
        <w:t>”系指根据本合同规定乙方在全面履行合同义务后甲方应支付给乙方的价款。</w:t>
      </w:r>
    </w:p>
    <w:p w14:paraId="5EE59330">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lang w:eastAsia="zh-CN"/>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）“货物”系指乙方根据本合同规定须向甲方提供的各种形态和种类的物品，包括原材料、设备、产品（</w:t>
      </w:r>
      <w:r>
        <w:rPr>
          <w:rFonts w:hint="eastAsia" w:ascii="宋体" w:hAnsi="宋体" w:eastAsia="宋体" w:cs="宋体"/>
          <w:color w:val="000000"/>
          <w:szCs w:val="21"/>
          <w:highlight w:val="none"/>
        </w:rPr>
        <w:t>包括软件）及相关的其备品备件、工具、手册及</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技术资料和材料</w:t>
      </w:r>
      <w:r>
        <w:rPr>
          <w:rFonts w:hint="eastAsia" w:ascii="宋体" w:hAnsi="宋体" w:eastAsia="宋体" w:cs="宋体"/>
          <w:color w:val="000000"/>
          <w:szCs w:val="21"/>
          <w:highlight w:val="none"/>
          <w:lang w:eastAsia="zh-CN"/>
        </w:rPr>
        <w:t>等</w:t>
      </w:r>
      <w:r>
        <w:rPr>
          <w:rFonts w:hint="eastAsia" w:ascii="宋体" w:hAnsi="宋体" w:eastAsia="宋体" w:cs="宋体"/>
          <w:color w:val="000000"/>
          <w:szCs w:val="21"/>
          <w:highlight w:val="none"/>
        </w:rPr>
        <w:t>。</w:t>
      </w:r>
    </w:p>
    <w:p w14:paraId="2586AD2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4</w:t>
      </w:r>
      <w:r>
        <w:rPr>
          <w:rFonts w:hint="eastAsia" w:ascii="宋体" w:hAnsi="宋体" w:eastAsia="宋体" w:cs="宋体"/>
          <w:color w:val="000000"/>
          <w:szCs w:val="21"/>
          <w:highlight w:val="none"/>
        </w:rPr>
        <w:t>）“</w:t>
      </w:r>
      <w:r>
        <w:rPr>
          <w:rFonts w:hint="eastAsia" w:ascii="宋体" w:hAnsi="宋体" w:eastAsia="宋体" w:cs="宋体"/>
          <w:color w:val="auto"/>
          <w:szCs w:val="21"/>
          <w:highlight w:val="none"/>
          <w:lang w:val="en-US" w:eastAsia="zh-CN"/>
        </w:rPr>
        <w:t>相关</w:t>
      </w:r>
      <w:r>
        <w:rPr>
          <w:rFonts w:hint="eastAsia" w:ascii="宋体" w:hAnsi="宋体" w:eastAsia="宋体" w:cs="宋体"/>
          <w:color w:val="000000"/>
          <w:szCs w:val="21"/>
          <w:highlight w:val="none"/>
        </w:rPr>
        <w:t>服务”系指根据合同规定，乙方应提供的</w:t>
      </w:r>
      <w:r>
        <w:rPr>
          <w:rFonts w:hint="eastAsia" w:ascii="宋体" w:hAnsi="宋体" w:eastAsia="宋体" w:cs="宋体"/>
          <w:color w:val="000000"/>
          <w:szCs w:val="21"/>
          <w:highlight w:val="none"/>
          <w:lang w:val="en-US" w:eastAsia="zh-CN"/>
        </w:rPr>
        <w:t>与货物有关的</w:t>
      </w:r>
      <w:r>
        <w:rPr>
          <w:rFonts w:hint="eastAsia" w:ascii="宋体" w:hAnsi="宋体" w:eastAsia="宋体" w:cs="宋体"/>
          <w:color w:val="000000"/>
          <w:szCs w:val="21"/>
          <w:highlight w:val="none"/>
        </w:rPr>
        <w:t>技术、管理和</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服务，包括但不限于：管理和质量保证、运输、保险、检验、现场准备、安装、集成、调试、培训、维修、</w:t>
      </w:r>
      <w:r>
        <w:rPr>
          <w:rFonts w:hint="eastAsia" w:ascii="宋体" w:hAnsi="宋体" w:eastAsia="宋体" w:cs="宋体"/>
          <w:color w:val="000000"/>
          <w:szCs w:val="21"/>
          <w:highlight w:val="none"/>
          <w:lang w:eastAsia="zh-CN"/>
        </w:rPr>
        <w:t>废弃处置、</w:t>
      </w:r>
      <w:r>
        <w:rPr>
          <w:rFonts w:hint="eastAsia" w:ascii="宋体" w:hAnsi="宋体" w:eastAsia="宋体" w:cs="宋体"/>
          <w:color w:val="000000"/>
          <w:szCs w:val="21"/>
          <w:highlight w:val="none"/>
        </w:rPr>
        <w:t>技术支持等以及合同中规定乙方应承担的</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义务。</w:t>
      </w:r>
    </w:p>
    <w:p w14:paraId="5CA5540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）“分包”系指中标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供应商按采购文件、投标（响应）文件的规定，根据分包意向协议，将中标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项目中的部分履约内容，分给具有相应资质条件的供应商履行合同的行为。</w:t>
      </w:r>
    </w:p>
    <w:p w14:paraId="6434F9B7">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w:t>
      </w:r>
      <w:r>
        <w:rPr>
          <w:rFonts w:hint="eastAsia" w:ascii="宋体" w:hAnsi="宋体" w:eastAsia="宋体" w:cs="宋体"/>
          <w:szCs w:val="21"/>
        </w:rPr>
        <w:t>“联合体”系指</w:t>
      </w:r>
      <w:r>
        <w:rPr>
          <w:rFonts w:hint="eastAsia" w:ascii="宋体" w:hAnsi="宋体" w:eastAsia="宋体" w:cs="宋体"/>
          <w:szCs w:val="21"/>
          <w:lang w:eastAsia="zh-CN"/>
        </w:rPr>
        <w:t>由</w:t>
      </w:r>
      <w:r>
        <w:rPr>
          <w:rFonts w:hint="eastAsia" w:ascii="宋体" w:hAnsi="宋体" w:eastAsia="宋体" w:cs="宋体"/>
          <w:szCs w:val="21"/>
        </w:rPr>
        <w:t>两个以上的自然人、法人或者</w:t>
      </w:r>
      <w:r>
        <w:rPr>
          <w:rFonts w:hint="eastAsia" w:ascii="宋体" w:hAnsi="宋体" w:eastAsia="宋体" w:cs="宋体"/>
          <w:szCs w:val="21"/>
          <w:lang w:val="en-US" w:eastAsia="zh-CN"/>
        </w:rPr>
        <w:t>非法人</w:t>
      </w:r>
      <w:r>
        <w:rPr>
          <w:rFonts w:hint="eastAsia" w:ascii="宋体" w:hAnsi="宋体" w:eastAsia="宋体" w:cs="宋体"/>
          <w:szCs w:val="21"/>
        </w:rPr>
        <w:t>组织组成，</w:t>
      </w:r>
      <w:r>
        <w:rPr>
          <w:rFonts w:hint="eastAsia" w:ascii="宋体" w:hAnsi="宋体" w:eastAsia="宋体" w:cs="宋体"/>
          <w:szCs w:val="21"/>
          <w:lang w:eastAsia="zh-CN"/>
        </w:rPr>
        <w:t>以一个供应商的身份共同参加政府采购的主体</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承担连带责任。联合体具体要求见【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3D1D4542">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7</w:t>
      </w:r>
      <w:r>
        <w:rPr>
          <w:rFonts w:hint="eastAsia" w:ascii="宋体" w:hAnsi="宋体" w:eastAsia="宋体" w:cs="宋体"/>
          <w:color w:val="000000"/>
          <w:szCs w:val="21"/>
          <w:highlight w:val="none"/>
        </w:rPr>
        <w:t>）其他术语解释，见【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3DB923D3">
      <w:pPr>
        <w:pageBreakBefore w:val="0"/>
        <w:numPr>
          <w:ilvl w:val="0"/>
          <w:numId w:val="12"/>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color w:val="000000"/>
          <w:sz w:val="24"/>
          <w:highlight w:val="none"/>
        </w:rPr>
        <w:t>合同标的及金额</w:t>
      </w:r>
    </w:p>
    <w:p w14:paraId="6EF6528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i/>
          <w:iCs/>
          <w:color w:val="000000"/>
          <w:szCs w:val="21"/>
          <w:highlight w:val="none"/>
        </w:rPr>
      </w:pPr>
      <w:r>
        <w:rPr>
          <w:rFonts w:hint="eastAsia" w:ascii="宋体" w:hAnsi="宋体" w:eastAsia="宋体" w:cs="宋体"/>
          <w:color w:val="000000"/>
          <w:szCs w:val="21"/>
          <w:highlight w:val="none"/>
          <w:lang w:eastAsia="zh-CN"/>
        </w:rPr>
        <w:t>2</w:t>
      </w:r>
      <w:r>
        <w:rPr>
          <w:rFonts w:hint="eastAsia" w:ascii="宋体" w:hAnsi="宋体" w:eastAsia="宋体" w:cs="宋体"/>
          <w:color w:val="000000"/>
          <w:szCs w:val="21"/>
          <w:highlight w:val="none"/>
        </w:rPr>
        <w:t>.1 合同标的及金额应与中标（成交）结果一致。乙方为履行本合同而发生的所有费用均应包含在合同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中，甲方不再另行支付</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任何费用。</w:t>
      </w:r>
    </w:p>
    <w:p w14:paraId="60C14B6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000000"/>
          <w:sz w:val="24"/>
          <w:highlight w:val="none"/>
        </w:rPr>
      </w:pPr>
      <w:r>
        <w:rPr>
          <w:rFonts w:hint="eastAsia" w:ascii="宋体" w:hAnsi="宋体" w:eastAsia="宋体" w:cs="宋体"/>
          <w:b/>
          <w:color w:val="000000"/>
          <w:sz w:val="24"/>
          <w:highlight w:val="none"/>
          <w:lang w:eastAsia="zh-CN"/>
        </w:rPr>
        <w:t>3</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000000"/>
          <w:sz w:val="24"/>
          <w:highlight w:val="none"/>
        </w:rPr>
        <w:t>履行合同的时间、地点和方式</w:t>
      </w:r>
    </w:p>
    <w:p w14:paraId="7F9DE37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3</w:t>
      </w:r>
      <w:r>
        <w:rPr>
          <w:rFonts w:hint="eastAsia" w:ascii="宋体" w:hAnsi="宋体" w:eastAsia="宋体" w:cs="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53175C2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4</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甲方的权利和义务</w:t>
      </w:r>
    </w:p>
    <w:p w14:paraId="79B3FFE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.1</w:t>
      </w:r>
      <w:r>
        <w:rPr>
          <w:rFonts w:hint="eastAsia" w:ascii="宋体" w:hAnsi="宋体" w:eastAsia="宋体" w:cs="宋体"/>
          <w:color w:val="000000"/>
          <w:szCs w:val="21"/>
          <w:highlight w:val="none"/>
        </w:rPr>
        <w:t xml:space="preserve"> 签署合同后，甲方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w:t>
      </w:r>
      <w:r>
        <w:rPr>
          <w:rFonts w:hint="eastAsia" w:ascii="宋体" w:hAnsi="宋体" w:eastAsia="宋体" w:cs="宋体"/>
          <w:color w:val="000000"/>
          <w:szCs w:val="21"/>
          <w:highlight w:val="none"/>
        </w:rPr>
        <w:t>甲方有权对乙方的履约行为进行检查，并</w:t>
      </w:r>
      <w:r>
        <w:rPr>
          <w:rFonts w:hint="eastAsia" w:ascii="宋体" w:hAnsi="宋体" w:eastAsia="宋体" w:cs="宋体"/>
          <w:color w:val="000000"/>
          <w:szCs w:val="21"/>
          <w:highlight w:val="none"/>
        </w:rPr>
        <w:t>及时确认乙方提交的事项</w:t>
      </w:r>
      <w:r>
        <w:rPr>
          <w:rFonts w:hint="eastAsia" w:ascii="宋体" w:hAnsi="宋体" w:eastAsia="宋体" w:cs="宋体"/>
          <w:color w:val="000000"/>
          <w:szCs w:val="21"/>
          <w:highlight w:val="none"/>
        </w:rPr>
        <w:t>。甲方应当</w:t>
      </w:r>
      <w:r>
        <w:rPr>
          <w:rFonts w:hint="eastAsia" w:ascii="宋体" w:hAnsi="宋体" w:eastAsia="宋体" w:cs="宋体"/>
          <w:color w:val="000000"/>
          <w:szCs w:val="21"/>
          <w:highlight w:val="none"/>
        </w:rPr>
        <w:t>配合乙方完成</w:t>
      </w:r>
      <w:r>
        <w:rPr>
          <w:rFonts w:hint="eastAsia" w:ascii="宋体" w:hAnsi="宋体" w:eastAsia="宋体" w:cs="宋体"/>
          <w:color w:val="000000"/>
          <w:szCs w:val="21"/>
          <w:highlight w:val="none"/>
        </w:rPr>
        <w:t>相关项目</w:t>
      </w:r>
      <w:r>
        <w:rPr>
          <w:rFonts w:hint="eastAsia" w:ascii="宋体" w:hAnsi="宋体" w:eastAsia="宋体" w:cs="宋体"/>
          <w:color w:val="000000"/>
          <w:szCs w:val="21"/>
          <w:highlight w:val="none"/>
        </w:rPr>
        <w:t>实施工作。</w:t>
      </w:r>
    </w:p>
    <w:p w14:paraId="79F8F82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 xml:space="preserve">.2 </w:t>
      </w:r>
      <w:r>
        <w:rPr>
          <w:rFonts w:hint="eastAsia" w:ascii="宋体" w:hAnsi="宋体" w:eastAsia="宋体" w:cs="宋体"/>
          <w:color w:val="000000"/>
          <w:szCs w:val="21"/>
          <w:highlight w:val="none"/>
        </w:rPr>
        <w:t>甲方有权要求乙方按时提交各阶段有关</w:t>
      </w:r>
      <w:r>
        <w:rPr>
          <w:rFonts w:hint="eastAsia" w:ascii="宋体" w:hAnsi="宋体" w:eastAsia="宋体" w:cs="宋体"/>
          <w:color w:val="000000"/>
          <w:szCs w:val="21"/>
          <w:highlight w:val="none"/>
        </w:rPr>
        <w:t>安排计划</w:t>
      </w:r>
      <w:r>
        <w:rPr>
          <w:rFonts w:hint="eastAsia" w:ascii="宋体" w:hAnsi="宋体" w:eastAsia="宋体" w:cs="宋体"/>
          <w:color w:val="000000"/>
          <w:szCs w:val="21"/>
          <w:highlight w:val="none"/>
        </w:rPr>
        <w:t>，并有权</w:t>
      </w:r>
      <w:r>
        <w:rPr>
          <w:rFonts w:hint="eastAsia" w:ascii="宋体" w:hAnsi="宋体" w:eastAsia="宋体" w:cs="宋体"/>
          <w:color w:val="000000"/>
          <w:szCs w:val="21"/>
          <w:highlight w:val="none"/>
        </w:rPr>
        <w:t>定期核对乙方提供货物数量、规格、质量等内容。甲方</w:t>
      </w:r>
      <w:r>
        <w:rPr>
          <w:rFonts w:hint="eastAsia" w:ascii="宋体" w:hAnsi="宋体" w:eastAsia="宋体" w:cs="宋体"/>
          <w:color w:val="000000"/>
          <w:szCs w:val="21"/>
          <w:highlight w:val="none"/>
        </w:rPr>
        <w:t>有权督促乙方工作并要求乙方</w:t>
      </w:r>
      <w:r>
        <w:rPr>
          <w:rFonts w:hint="eastAsia" w:ascii="宋体" w:hAnsi="宋体" w:eastAsia="宋体" w:cs="宋体"/>
          <w:color w:val="000000"/>
          <w:szCs w:val="21"/>
          <w:highlight w:val="none"/>
        </w:rPr>
        <w:t>更</w:t>
      </w:r>
      <w:r>
        <w:rPr>
          <w:rFonts w:hint="eastAsia" w:ascii="宋体" w:hAnsi="宋体" w:eastAsia="宋体" w:cs="宋体"/>
          <w:color w:val="000000"/>
          <w:szCs w:val="21"/>
          <w:highlight w:val="none"/>
        </w:rPr>
        <w:t>换不符合要求的</w:t>
      </w:r>
      <w:r>
        <w:rPr>
          <w:rFonts w:hint="eastAsia" w:ascii="宋体" w:hAnsi="宋体" w:eastAsia="宋体" w:cs="宋体"/>
          <w:color w:val="000000"/>
          <w:szCs w:val="21"/>
          <w:highlight w:val="none"/>
        </w:rPr>
        <w:t>货物</w:t>
      </w:r>
      <w:r>
        <w:rPr>
          <w:rFonts w:hint="eastAsia" w:ascii="宋体" w:hAnsi="宋体" w:eastAsia="宋体" w:cs="宋体"/>
          <w:color w:val="000000"/>
          <w:szCs w:val="21"/>
          <w:highlight w:val="none"/>
        </w:rPr>
        <w:t>。</w:t>
      </w:r>
    </w:p>
    <w:p w14:paraId="779E094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rPr>
        <w:t>3</w:t>
      </w: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rPr>
        <w:t>甲方</w:t>
      </w:r>
      <w:r>
        <w:rPr>
          <w:rFonts w:hint="eastAsia" w:ascii="宋体" w:hAnsi="宋体" w:eastAsia="宋体" w:cs="宋体"/>
          <w:color w:val="000000"/>
          <w:szCs w:val="21"/>
          <w:highlight w:val="none"/>
        </w:rPr>
        <w:t>有权要求乙方对缺陷部分予以修复，并按合同约定享有货物保修及其他合同约定的权利。</w:t>
      </w:r>
    </w:p>
    <w:p w14:paraId="689E70F0">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color w:val="000000"/>
          <w:szCs w:val="21"/>
          <w:highlight w:val="none"/>
          <w:lang w:val="en-US" w:eastAsia="zh-CN"/>
        </w:rPr>
        <w:t>4.4 甲方应当按照合同约定及时对交付的货物进行验收</w:t>
      </w:r>
      <w:r>
        <w:rPr>
          <w:rFonts w:hint="eastAsia" w:ascii="宋体" w:hAnsi="宋体" w:eastAsia="宋体" w:cs="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s="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s="宋体"/>
          <w:color w:val="000000"/>
          <w:szCs w:val="21"/>
          <w:highlight w:val="none"/>
          <w:lang w:val="en-US" w:eastAsia="zh-CN"/>
        </w:rPr>
        <w:t>视为验收通过。</w:t>
      </w:r>
    </w:p>
    <w:p w14:paraId="7CAC13F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rPr>
        <w:t>甲方应当根据合同约定</w:t>
      </w:r>
      <w:r>
        <w:rPr>
          <w:rFonts w:hint="eastAsia" w:ascii="宋体" w:hAnsi="宋体" w:eastAsia="宋体" w:cs="宋体"/>
          <w:color w:val="000000"/>
          <w:szCs w:val="21"/>
          <w:highlight w:val="none"/>
          <w:lang w:eastAsia="zh-CN"/>
        </w:rPr>
        <w:t>及</w:t>
      </w:r>
      <w:r>
        <w:rPr>
          <w:rFonts w:hint="eastAsia" w:ascii="宋体" w:hAnsi="宋体" w:eastAsia="宋体" w:cs="宋体"/>
          <w:color w:val="000000"/>
          <w:szCs w:val="21"/>
          <w:highlight w:val="none"/>
        </w:rPr>
        <w:t>时向乙方支付</w:t>
      </w:r>
      <w:r>
        <w:rPr>
          <w:rFonts w:hint="eastAsia" w:ascii="宋体" w:hAnsi="宋体" w:eastAsia="宋体" w:cs="宋体"/>
          <w:color w:val="000000"/>
          <w:szCs w:val="21"/>
          <w:highlight w:val="none"/>
          <w:lang w:eastAsia="zh-CN"/>
        </w:rPr>
        <w:t>合同价款</w:t>
      </w:r>
      <w:r>
        <w:rPr>
          <w:rFonts w:hint="eastAsia" w:ascii="宋体" w:hAnsi="宋体" w:eastAsia="宋体" w:cs="宋体"/>
          <w:color w:val="000000"/>
          <w:szCs w:val="21"/>
          <w:highlight w:val="none"/>
          <w:lang w:eastAsia="zh-CN"/>
        </w:rPr>
        <w:t>，不得以内部人员变更、履行内部付款流程等为由，拒绝或迟延支付。</w:t>
      </w:r>
    </w:p>
    <w:p w14:paraId="4C6E7BE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rPr>
        <w:t>国家法律法规规定</w:t>
      </w:r>
      <w:r>
        <w:rPr>
          <w:rFonts w:hint="eastAsia" w:ascii="宋体" w:hAnsi="宋体" w:eastAsia="宋体" w:cs="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lang w:eastAsia="zh-CN"/>
        </w:rPr>
        <w:t>约定应</w:t>
      </w:r>
      <w:r>
        <w:rPr>
          <w:rFonts w:hint="eastAsia" w:ascii="宋体" w:hAnsi="宋体" w:eastAsia="宋体" w:cs="宋体"/>
          <w:color w:val="000000"/>
          <w:szCs w:val="21"/>
          <w:highlight w:val="none"/>
        </w:rPr>
        <w:t>由甲方承担的其他义务和责任。</w:t>
      </w:r>
    </w:p>
    <w:p w14:paraId="0633CA1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5</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乙方的权利和义务</w:t>
      </w:r>
    </w:p>
    <w:p w14:paraId="1C7C082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 xml:space="preserve">.1 </w:t>
      </w:r>
      <w:r>
        <w:rPr>
          <w:rFonts w:hint="eastAsia" w:ascii="宋体" w:hAnsi="宋体" w:eastAsia="宋体" w:cs="宋体"/>
          <w:color w:val="000000"/>
          <w:szCs w:val="21"/>
          <w:highlight w:val="none"/>
        </w:rPr>
        <w:t>签署合同后，乙方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w:t>
      </w:r>
    </w:p>
    <w:p w14:paraId="6E9E69C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rPr>
        <w:t>2 乙方应按照合同要求</w:t>
      </w:r>
      <w:r>
        <w:rPr>
          <w:rFonts w:hint="eastAsia" w:ascii="宋体" w:hAnsi="宋体" w:eastAsia="宋体" w:cs="宋体"/>
          <w:color w:val="000000"/>
          <w:szCs w:val="21"/>
          <w:highlight w:val="none"/>
        </w:rPr>
        <w:t>履约</w:t>
      </w:r>
      <w:r>
        <w:rPr>
          <w:rFonts w:hint="eastAsia" w:ascii="宋体" w:hAnsi="宋体" w:eastAsia="宋体" w:cs="宋体"/>
          <w:color w:val="000000"/>
          <w:szCs w:val="21"/>
          <w:highlight w:val="none"/>
        </w:rPr>
        <w:t>，充分合理安排，确保</w:t>
      </w:r>
      <w:r>
        <w:rPr>
          <w:rFonts w:hint="eastAsia" w:ascii="宋体" w:hAnsi="宋体" w:eastAsia="宋体" w:cs="宋体"/>
          <w:color w:val="000000"/>
          <w:szCs w:val="21"/>
          <w:highlight w:val="none"/>
        </w:rPr>
        <w:t>提供的货物</w:t>
      </w:r>
      <w:r>
        <w:rPr>
          <w:rFonts w:hint="eastAsia" w:ascii="宋体" w:hAnsi="宋体" w:eastAsia="宋体" w:cs="宋体"/>
          <w:color w:val="000000"/>
          <w:szCs w:val="21"/>
          <w:highlight w:val="none"/>
          <w:lang w:eastAsia="zh-CN"/>
        </w:rPr>
        <w:t>及相关</w:t>
      </w:r>
      <w:r>
        <w:rPr>
          <w:rFonts w:hint="eastAsia" w:ascii="宋体" w:hAnsi="宋体" w:eastAsia="宋体" w:cs="宋体"/>
          <w:color w:val="000000"/>
          <w:szCs w:val="21"/>
          <w:highlight w:val="none"/>
        </w:rPr>
        <w:t>服务符合合同</w:t>
      </w:r>
      <w:r>
        <w:rPr>
          <w:rFonts w:hint="eastAsia" w:ascii="宋体" w:hAnsi="宋体" w:eastAsia="宋体" w:cs="宋体"/>
          <w:color w:val="000000"/>
          <w:szCs w:val="21"/>
          <w:highlight w:val="none"/>
          <w:lang w:eastAsia="zh-CN"/>
        </w:rPr>
        <w:t>有关</w:t>
      </w:r>
      <w:r>
        <w:rPr>
          <w:rFonts w:hint="eastAsia" w:ascii="宋体" w:hAnsi="宋体" w:eastAsia="宋体" w:cs="宋体"/>
          <w:color w:val="000000"/>
          <w:szCs w:val="21"/>
          <w:highlight w:val="none"/>
        </w:rPr>
        <w:t>要求</w:t>
      </w:r>
      <w:r>
        <w:rPr>
          <w:rFonts w:hint="eastAsia" w:ascii="宋体" w:hAnsi="宋体" w:eastAsia="宋体" w:cs="宋体"/>
          <w:color w:val="000000"/>
          <w:szCs w:val="21"/>
          <w:highlight w:val="none"/>
        </w:rPr>
        <w:t>。接受项目行业管理部门及政府有关部门的指导，配合甲方的履约检查</w:t>
      </w:r>
      <w:r>
        <w:rPr>
          <w:rFonts w:hint="eastAsia" w:ascii="宋体" w:hAnsi="宋体" w:eastAsia="宋体" w:cs="宋体"/>
          <w:color w:val="000000"/>
          <w:szCs w:val="21"/>
          <w:highlight w:val="none"/>
          <w:lang w:eastAsia="zh-CN"/>
        </w:rPr>
        <w:t>及验收</w:t>
      </w:r>
      <w:r>
        <w:rPr>
          <w:rFonts w:hint="eastAsia" w:ascii="宋体" w:hAnsi="宋体" w:eastAsia="宋体" w:cs="宋体"/>
          <w:color w:val="000000"/>
          <w:szCs w:val="21"/>
          <w:highlight w:val="none"/>
        </w:rPr>
        <w:t>，并</w:t>
      </w:r>
      <w:r>
        <w:rPr>
          <w:rFonts w:hint="eastAsia" w:ascii="宋体" w:hAnsi="宋体" w:eastAsia="宋体" w:cs="宋体"/>
          <w:color w:val="000000"/>
          <w:szCs w:val="21"/>
          <w:highlight w:val="none"/>
        </w:rPr>
        <w:t>负责项目实施过程中的所有协调工作。</w:t>
      </w:r>
    </w:p>
    <w:p w14:paraId="5984BA8C">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w:t>
      </w:r>
      <w:r>
        <w:rPr>
          <w:rFonts w:hint="eastAsia" w:ascii="宋体" w:hAnsi="宋体" w:eastAsia="宋体" w:cs="宋体"/>
          <w:color w:val="000000"/>
          <w:kern w:val="2"/>
          <w:sz w:val="21"/>
          <w:szCs w:val="21"/>
          <w:highlight w:val="none"/>
          <w:lang w:val="en-US" w:eastAsia="zh-CN" w:bidi="ar-SA"/>
        </w:rPr>
        <w:t>3</w:t>
      </w:r>
      <w:r>
        <w:rPr>
          <w:rFonts w:hint="eastAsia" w:ascii="宋体" w:hAnsi="宋体" w:eastAsia="宋体" w:cs="宋体"/>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5B68433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w:t>
      </w:r>
      <w:r>
        <w:rPr>
          <w:rFonts w:hint="eastAsia" w:ascii="宋体" w:hAnsi="宋体" w:eastAsia="宋体" w:cs="宋体"/>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宋体"/>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18A9ED58">
      <w:pPr>
        <w:pageBreakBefore w:val="0"/>
        <w:numPr>
          <w:ilvl w:val="0"/>
          <w:numId w:val="13"/>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合同履</w:t>
      </w:r>
      <w:r>
        <w:rPr>
          <w:rFonts w:hint="eastAsia" w:ascii="宋体" w:hAnsi="宋体" w:eastAsia="宋体" w:cs="宋体"/>
          <w:b/>
          <w:bCs/>
          <w:color w:val="000000"/>
          <w:sz w:val="24"/>
          <w:highlight w:val="none"/>
          <w:lang w:val="en-US" w:eastAsia="zh-CN"/>
        </w:rPr>
        <w:t>行</w:t>
      </w:r>
    </w:p>
    <w:p w14:paraId="20EE03C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rPr>
        <w:t>约定顺序履行合同义务；如果没有先后顺序的，应当同时履行。</w:t>
      </w:r>
    </w:p>
    <w:p w14:paraId="7354212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384EC95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7</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货物包装、运输</w:t>
      </w:r>
      <w:r>
        <w:rPr>
          <w:rFonts w:hint="eastAsia" w:ascii="宋体" w:hAnsi="宋体" w:eastAsia="宋体" w:cs="宋体"/>
          <w:b/>
          <w:bCs/>
          <w:color w:val="000000"/>
          <w:sz w:val="24"/>
          <w:highlight w:val="none"/>
          <w:lang w:eastAsia="zh-CN"/>
        </w:rPr>
        <w:t>、</w:t>
      </w:r>
      <w:r>
        <w:rPr>
          <w:rFonts w:hint="eastAsia" w:ascii="宋体" w:hAnsi="宋体" w:eastAsia="宋体" w:cs="宋体"/>
          <w:b/>
          <w:bCs/>
          <w:color w:val="000000"/>
          <w:sz w:val="24"/>
          <w:highlight w:val="none"/>
        </w:rPr>
        <w:t>保险</w:t>
      </w:r>
      <w:r>
        <w:rPr>
          <w:rFonts w:hint="eastAsia" w:ascii="宋体" w:hAnsi="宋体" w:eastAsia="宋体" w:cs="宋体"/>
          <w:b/>
          <w:bCs/>
          <w:color w:val="000000"/>
          <w:sz w:val="24"/>
          <w:highlight w:val="none"/>
          <w:lang w:eastAsia="zh-CN"/>
        </w:rPr>
        <w:t>和交付</w:t>
      </w:r>
      <w:r>
        <w:rPr>
          <w:rFonts w:hint="eastAsia" w:ascii="宋体" w:hAnsi="宋体" w:eastAsia="宋体" w:cs="宋体"/>
          <w:b/>
          <w:bCs/>
          <w:color w:val="000000"/>
          <w:sz w:val="24"/>
          <w:highlight w:val="none"/>
        </w:rPr>
        <w:t>要求</w:t>
      </w:r>
    </w:p>
    <w:p w14:paraId="4AD1747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.1 本合同</w:t>
      </w:r>
      <w:r>
        <w:rPr>
          <w:rFonts w:hint="eastAsia" w:ascii="宋体" w:hAnsi="宋体" w:eastAsia="宋体" w:cs="宋体"/>
          <w:bCs/>
          <w:color w:val="000000"/>
          <w:szCs w:val="21"/>
          <w:highlight w:val="none"/>
        </w:rPr>
        <w:t>涉及商品包装</w:t>
      </w:r>
      <w:r>
        <w:rPr>
          <w:rFonts w:hint="eastAsia" w:ascii="宋体" w:hAnsi="宋体" w:eastAsia="宋体" w:cs="宋体"/>
          <w:bCs/>
          <w:color w:val="000000"/>
          <w:szCs w:val="21"/>
          <w:highlight w:val="none"/>
          <w:lang w:eastAsia="zh-CN"/>
        </w:rPr>
        <w:t>、</w:t>
      </w:r>
      <w:r>
        <w:rPr>
          <w:rFonts w:hint="eastAsia" w:ascii="宋体" w:hAnsi="宋体" w:eastAsia="宋体" w:cs="宋体"/>
          <w:bCs/>
          <w:color w:val="000000"/>
          <w:szCs w:val="21"/>
          <w:highlight w:val="none"/>
        </w:rPr>
        <w:t>快递包装的，</w:t>
      </w:r>
      <w:r>
        <w:rPr>
          <w:rFonts w:hint="eastAsia" w:ascii="宋体" w:hAnsi="宋体" w:eastAsia="宋体" w:cs="宋体"/>
          <w:color w:val="000000"/>
          <w:szCs w:val="21"/>
          <w:highlight w:val="none"/>
        </w:rPr>
        <w:t>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包装应适应远距离运输、防潮、防震、防锈和防野蛮装卸等要求，确保货物安全无损地运抵</w:t>
      </w:r>
      <w:r>
        <w:rPr>
          <w:rFonts w:hint="eastAsia" w:ascii="宋体" w:hAnsi="宋体" w:eastAsia="宋体" w:cs="宋体"/>
          <w:b/>
          <w:color w:val="000000"/>
          <w:szCs w:val="21"/>
          <w:highlight w:val="none"/>
        </w:rPr>
        <w:t>【政府采购合同专用条款】</w:t>
      </w:r>
      <w:r>
        <w:rPr>
          <w:rFonts w:hint="eastAsia" w:ascii="宋体" w:hAnsi="宋体" w:eastAsia="宋体" w:cs="宋体"/>
          <w:b w:val="0"/>
          <w:bCs/>
          <w:color w:val="000000"/>
          <w:szCs w:val="21"/>
          <w:highlight w:val="none"/>
          <w:lang w:eastAsia="zh-CN"/>
        </w:rPr>
        <w:t>约定的</w:t>
      </w:r>
      <w:r>
        <w:rPr>
          <w:rFonts w:hint="eastAsia" w:ascii="宋体" w:hAnsi="宋体" w:eastAsia="宋体" w:cs="宋体"/>
          <w:color w:val="000000"/>
          <w:szCs w:val="21"/>
          <w:highlight w:val="none"/>
        </w:rPr>
        <w:t>指定现场。</w:t>
      </w:r>
    </w:p>
    <w:p w14:paraId="4E2D353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.2 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乙方负责办理将货物运抵本合同规定的交货地点</w:t>
      </w:r>
      <w:r>
        <w:rPr>
          <w:rFonts w:hint="eastAsia" w:ascii="宋体" w:hAnsi="宋体" w:eastAsia="宋体" w:cs="宋体"/>
          <w:color w:val="000000"/>
          <w:szCs w:val="21"/>
          <w:highlight w:val="none"/>
          <w:lang w:eastAsia="zh-CN"/>
        </w:rPr>
        <w:t>，并装卸、交付至甲方</w:t>
      </w:r>
      <w:r>
        <w:rPr>
          <w:rFonts w:hint="eastAsia" w:ascii="宋体" w:hAnsi="宋体" w:eastAsia="宋体" w:cs="宋体"/>
          <w:color w:val="000000"/>
          <w:szCs w:val="21"/>
          <w:highlight w:val="none"/>
        </w:rPr>
        <w:t>的一切运输事项，相关费用应</w:t>
      </w:r>
      <w:r>
        <w:rPr>
          <w:rFonts w:hint="eastAsia" w:ascii="宋体" w:hAnsi="宋体" w:eastAsia="宋体" w:cs="宋体"/>
          <w:color w:val="000000"/>
          <w:szCs w:val="21"/>
          <w:highlight w:val="none"/>
          <w:lang w:eastAsia="zh-CN"/>
        </w:rPr>
        <w:t>包含</w:t>
      </w:r>
      <w:r>
        <w:rPr>
          <w:rFonts w:hint="eastAsia" w:ascii="宋体" w:hAnsi="宋体" w:eastAsia="宋体" w:cs="宋体"/>
          <w:color w:val="000000"/>
          <w:szCs w:val="21"/>
          <w:highlight w:val="none"/>
        </w:rPr>
        <w:t>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w:t>
      </w:r>
    </w:p>
    <w:p w14:paraId="6966E68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.3 货物保险要求按</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规定执行</w:t>
      </w:r>
      <w:r>
        <w:rPr>
          <w:rFonts w:hint="eastAsia" w:ascii="宋体" w:hAnsi="宋体" w:eastAsia="宋体" w:cs="宋体"/>
          <w:color w:val="000000"/>
          <w:szCs w:val="21"/>
          <w:highlight w:val="none"/>
        </w:rPr>
        <w:t>。</w:t>
      </w:r>
    </w:p>
    <w:p w14:paraId="4221CA9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 xml:space="preserve">.4 </w:t>
      </w:r>
      <w:r>
        <w:rPr>
          <w:rFonts w:hint="eastAsia" w:ascii="宋体" w:hAnsi="宋体" w:eastAsia="宋体" w:cs="宋体"/>
          <w:color w:val="000000"/>
          <w:szCs w:val="21"/>
          <w:highlight w:val="none"/>
          <w:lang w:val="en-US" w:eastAsia="zh-CN"/>
        </w:rPr>
        <w:t>除采购活动</w:t>
      </w:r>
      <w:r>
        <w:rPr>
          <w:rFonts w:hint="eastAsia" w:ascii="宋体" w:hAnsi="宋体" w:eastAsia="宋体" w:cs="宋体"/>
          <w:color w:val="000000"/>
          <w:szCs w:val="21"/>
          <w:highlight w:val="none"/>
        </w:rPr>
        <w:t>对商品包装</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w:t>
      </w:r>
      <w:r>
        <w:rPr>
          <w:rFonts w:hint="eastAsia" w:ascii="宋体" w:hAnsi="宋体" w:eastAsia="宋体" w:cs="宋体"/>
          <w:color w:val="000000"/>
          <w:szCs w:val="21"/>
          <w:highlight w:val="none"/>
          <w:lang w:val="en-US" w:eastAsia="zh-CN"/>
        </w:rPr>
        <w:t>达成具体约定外</w:t>
      </w:r>
      <w:r>
        <w:rPr>
          <w:rFonts w:hint="eastAsia" w:ascii="宋体" w:hAnsi="宋体" w:eastAsia="宋体" w:cs="宋体"/>
          <w:color w:val="000000"/>
          <w:szCs w:val="21"/>
          <w:highlight w:val="none"/>
        </w:rPr>
        <w:t>，乙方提供产品及相关快递服务</w:t>
      </w:r>
      <w:r>
        <w:rPr>
          <w:rFonts w:hint="eastAsia" w:ascii="宋体" w:hAnsi="宋体" w:eastAsia="宋体" w:cs="宋体"/>
          <w:color w:val="000000"/>
          <w:szCs w:val="21"/>
          <w:highlight w:val="none"/>
          <w:lang w:val="en-US" w:eastAsia="zh-CN"/>
        </w:rPr>
        <w:t>涉及到</w:t>
      </w:r>
      <w:r>
        <w:rPr>
          <w:rFonts w:hint="eastAsia" w:ascii="宋体" w:hAnsi="宋体" w:eastAsia="宋体" w:cs="宋体"/>
          <w:color w:val="000000"/>
          <w:szCs w:val="21"/>
          <w:highlight w:val="none"/>
        </w:rPr>
        <w:t>具体包装要求</w:t>
      </w:r>
      <w:r>
        <w:rPr>
          <w:rFonts w:hint="eastAsia" w:ascii="宋体" w:hAnsi="宋体" w:eastAsia="宋体" w:cs="宋体"/>
          <w:color w:val="000000"/>
          <w:szCs w:val="21"/>
          <w:highlight w:val="none"/>
          <w:lang w:val="en-US" w:eastAsia="zh-CN"/>
        </w:rPr>
        <w:t>的，</w:t>
      </w:r>
      <w:r>
        <w:rPr>
          <w:rFonts w:hint="eastAsia" w:ascii="宋体" w:hAnsi="宋体" w:eastAsia="宋体" w:cs="宋体"/>
          <w:color w:val="000000"/>
          <w:szCs w:val="21"/>
          <w:highlight w:val="none"/>
        </w:rPr>
        <w:t>应</w:t>
      </w:r>
      <w:r>
        <w:rPr>
          <w:rFonts w:hint="eastAsia" w:ascii="宋体" w:hAnsi="宋体" w:eastAsia="宋体" w:cs="宋体"/>
          <w:color w:val="000000"/>
          <w:szCs w:val="21"/>
          <w:highlight w:val="none"/>
          <w:lang w:val="en-US" w:eastAsia="zh-CN"/>
        </w:rPr>
        <w:t>不低于</w:t>
      </w:r>
      <w:r>
        <w:rPr>
          <w:rFonts w:hint="eastAsia" w:ascii="宋体" w:hAnsi="宋体" w:eastAsia="宋体" w:cs="宋体"/>
          <w:color w:val="000000"/>
          <w:szCs w:val="21"/>
          <w:highlight w:val="none"/>
        </w:rPr>
        <w:t>《商品包装政府采购需求标准（试行）</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快递包装政府采购需求标准（试行）》</w:t>
      </w:r>
      <w:r>
        <w:rPr>
          <w:rFonts w:hint="eastAsia" w:ascii="宋体" w:hAnsi="宋体" w:eastAsia="宋体" w:cs="宋体"/>
          <w:color w:val="000000"/>
          <w:szCs w:val="21"/>
          <w:highlight w:val="none"/>
          <w:lang w:val="en-US" w:eastAsia="zh-CN"/>
        </w:rPr>
        <w:t>标准</w:t>
      </w:r>
      <w:r>
        <w:rPr>
          <w:rFonts w:hint="eastAsia" w:ascii="宋体" w:hAnsi="宋体" w:eastAsia="宋体" w:cs="宋体"/>
          <w:color w:val="000000"/>
          <w:szCs w:val="21"/>
          <w:highlight w:val="none"/>
        </w:rPr>
        <w:t>，并作为履约验收的内容，必要时甲方可以要求乙方在履约验收环节出具检测报告。</w:t>
      </w:r>
    </w:p>
    <w:p w14:paraId="7E0FA6D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585C580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0ABF129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000000"/>
          <w:sz w:val="24"/>
          <w:highlight w:val="none"/>
          <w:lang w:eastAsia="zh-CN"/>
        </w:rPr>
        <w:t>8</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auto"/>
          <w:sz w:val="24"/>
          <w:highlight w:val="none"/>
        </w:rPr>
        <w:t>质量标准和保证</w:t>
      </w:r>
    </w:p>
    <w:p w14:paraId="772B1F8D">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8.1 质量标准</w:t>
      </w:r>
    </w:p>
    <w:p w14:paraId="09DC7EC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（1）本合同下</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w:t>
      </w:r>
      <w:r>
        <w:rPr>
          <w:rFonts w:hint="eastAsia" w:ascii="宋体" w:hAnsi="宋体" w:eastAsia="宋体" w:cs="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s="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s="宋体"/>
          <w:color w:val="auto"/>
          <w:szCs w:val="21"/>
          <w:highlight w:val="none"/>
          <w:lang w:eastAsia="zh-CN"/>
        </w:rPr>
        <w:t>。</w:t>
      </w:r>
    </w:p>
    <w:p w14:paraId="52D3B564">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（2）采用中华人民共和国法定计量单位。</w:t>
      </w:r>
    </w:p>
    <w:p w14:paraId="7B70ECB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的货物应符合国家有关安全、环保、卫生</w:t>
      </w:r>
      <w:r>
        <w:rPr>
          <w:rFonts w:hint="eastAsia" w:ascii="宋体" w:hAnsi="宋体" w:eastAsia="宋体" w:cs="宋体"/>
          <w:color w:val="auto"/>
          <w:szCs w:val="21"/>
          <w:highlight w:val="none"/>
          <w:lang w:eastAsia="zh-CN"/>
        </w:rPr>
        <w:t>的</w:t>
      </w:r>
      <w:r>
        <w:rPr>
          <w:rFonts w:hint="eastAsia" w:ascii="宋体" w:hAnsi="宋体" w:eastAsia="宋体" w:cs="宋体"/>
          <w:color w:val="auto"/>
          <w:szCs w:val="21"/>
          <w:highlight w:val="none"/>
        </w:rPr>
        <w:t>规定。</w:t>
      </w:r>
    </w:p>
    <w:p w14:paraId="01E513B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（4）乙方应向甲方提交所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货物的技术文件，包括相应的中文技术文件，如：产品目录、图纸、操作手册、使用说明、维护手册或服务指南</w:t>
      </w:r>
      <w:r>
        <w:rPr>
          <w:rFonts w:hint="eastAsia" w:ascii="宋体" w:hAnsi="宋体" w:eastAsia="宋体" w:cs="宋体"/>
          <w:color w:val="auto"/>
          <w:szCs w:val="21"/>
          <w:highlight w:val="none"/>
          <w:lang w:eastAsia="zh-CN"/>
        </w:rPr>
        <w:t>等</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上述</w:t>
      </w:r>
      <w:r>
        <w:rPr>
          <w:rFonts w:hint="eastAsia" w:ascii="宋体" w:hAnsi="宋体" w:eastAsia="宋体" w:cs="宋体"/>
          <w:color w:val="auto"/>
          <w:szCs w:val="21"/>
          <w:highlight w:val="none"/>
        </w:rPr>
        <w:t>文件应包装好随货物一同发运。</w:t>
      </w:r>
    </w:p>
    <w:p w14:paraId="79277B3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8</w:t>
      </w:r>
      <w:r>
        <w:rPr>
          <w:rFonts w:hint="eastAsia" w:ascii="宋体" w:hAnsi="宋体" w:eastAsia="宋体" w:cs="宋体"/>
          <w:color w:val="auto"/>
          <w:szCs w:val="21"/>
          <w:highlight w:val="none"/>
        </w:rPr>
        <w:t>.2 保证</w:t>
      </w:r>
    </w:p>
    <w:p w14:paraId="2C4DB61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（1）乙方应保证</w:t>
      </w:r>
      <w:r>
        <w:rPr>
          <w:rFonts w:hint="eastAsia" w:ascii="宋体" w:hAnsi="宋体" w:eastAsia="宋体" w:cs="宋体"/>
          <w:color w:val="auto"/>
          <w:szCs w:val="21"/>
          <w:highlight w:val="none"/>
          <w:lang w:eastAsia="zh-CN"/>
        </w:rPr>
        <w:t>提供的货物</w:t>
      </w:r>
      <w:r>
        <w:rPr>
          <w:rFonts w:hint="eastAsia" w:ascii="宋体" w:hAnsi="宋体" w:eastAsia="宋体" w:cs="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存在</w:t>
      </w:r>
      <w:r>
        <w:rPr>
          <w:rFonts w:hint="eastAsia" w:ascii="宋体" w:hAnsi="宋体" w:eastAsia="宋体" w:cs="宋体"/>
          <w:color w:val="auto"/>
          <w:szCs w:val="21"/>
          <w:highlight w:val="none"/>
        </w:rPr>
        <w:t>质量保证期的，货物最终交付验收</w:t>
      </w:r>
      <w:r>
        <w:rPr>
          <w:rFonts w:hint="eastAsia" w:ascii="宋体" w:hAnsi="宋体" w:eastAsia="宋体" w:cs="宋体"/>
          <w:color w:val="auto"/>
          <w:szCs w:val="21"/>
          <w:highlight w:val="none"/>
          <w:lang w:eastAsia="zh-CN"/>
        </w:rPr>
        <w:t>合格</w:t>
      </w:r>
      <w:r>
        <w:rPr>
          <w:rFonts w:hint="eastAsia" w:ascii="宋体" w:hAnsi="宋体" w:eastAsia="宋体" w:cs="宋体"/>
          <w:color w:val="auto"/>
          <w:szCs w:val="21"/>
          <w:highlight w:val="none"/>
        </w:rPr>
        <w:t>后</w:t>
      </w:r>
      <w:r>
        <w:rPr>
          <w:rFonts w:hint="eastAsia" w:ascii="宋体" w:hAnsi="宋体" w:eastAsia="宋体" w:cs="宋体"/>
          <w:color w:val="auto"/>
          <w:szCs w:val="21"/>
          <w:highlight w:val="none"/>
          <w:lang w:eastAsia="zh-CN"/>
        </w:rPr>
        <w:t>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规定或乙方</w:t>
      </w:r>
      <w:r>
        <w:rPr>
          <w:rFonts w:hint="eastAsia" w:ascii="宋体" w:hAnsi="宋体" w:eastAsia="宋体" w:cs="宋体"/>
          <w:color w:val="auto"/>
          <w:szCs w:val="21"/>
          <w:highlight w:val="none"/>
          <w:lang w:eastAsia="zh-CN"/>
        </w:rPr>
        <w:t>书面</w:t>
      </w:r>
      <w:r>
        <w:rPr>
          <w:rFonts w:hint="eastAsia" w:ascii="宋体" w:hAnsi="宋体" w:eastAsia="宋体" w:cs="宋体"/>
          <w:color w:val="auto"/>
          <w:szCs w:val="21"/>
          <w:highlight w:val="none"/>
        </w:rPr>
        <w:t>承诺（两者以较长的为准）的质量保证期内，本保证保持有效。</w:t>
      </w:r>
    </w:p>
    <w:p w14:paraId="62BC3EF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（2）在质量保证期内所发现的缺陷，甲方应尽快以书面形式通知乙方。</w:t>
      </w:r>
    </w:p>
    <w:p w14:paraId="7E16F08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（3）乙方收到通知后</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应在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规定的响应时间内以合理的速度免费维修或更换有缺陷的货物或部件。</w:t>
      </w:r>
    </w:p>
    <w:p w14:paraId="392723D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s="宋体"/>
          <w:color w:val="000000"/>
          <w:szCs w:val="21"/>
          <w:highlight w:val="none"/>
          <w:lang w:val="en-US" w:eastAsia="zh-CN"/>
        </w:rPr>
        <w:t>5</w:t>
      </w:r>
      <w:r>
        <w:rPr>
          <w:rFonts w:hint="eastAsia" w:ascii="宋体" w:hAnsi="宋体" w:eastAsia="宋体" w:cs="宋体"/>
          <w:color w:val="auto"/>
          <w:szCs w:val="21"/>
          <w:highlight w:val="none"/>
        </w:rPr>
        <w:t>.1条规定以书面形式</w:t>
      </w:r>
      <w:r>
        <w:rPr>
          <w:rFonts w:hint="eastAsia" w:ascii="宋体" w:hAnsi="宋体" w:eastAsia="宋体" w:cs="宋体"/>
          <w:color w:val="000000"/>
          <w:szCs w:val="21"/>
          <w:highlight w:val="none"/>
          <w:lang w:eastAsia="zh-CN"/>
        </w:rPr>
        <w:t>追究</w:t>
      </w:r>
      <w:r>
        <w:rPr>
          <w:rFonts w:hint="eastAsia" w:ascii="宋体" w:hAnsi="宋体" w:eastAsia="宋体" w:cs="宋体"/>
          <w:color w:val="auto"/>
          <w:szCs w:val="21"/>
          <w:highlight w:val="none"/>
        </w:rPr>
        <w:t>乙方</w:t>
      </w:r>
      <w:r>
        <w:rPr>
          <w:rFonts w:hint="eastAsia" w:ascii="宋体" w:hAnsi="宋体" w:eastAsia="宋体" w:cs="宋体"/>
          <w:color w:val="000000"/>
          <w:szCs w:val="21"/>
          <w:highlight w:val="none"/>
          <w:lang w:eastAsia="zh-CN"/>
        </w:rPr>
        <w:t>的违约责任</w:t>
      </w:r>
      <w:r>
        <w:rPr>
          <w:rFonts w:hint="eastAsia" w:ascii="宋体" w:hAnsi="宋体" w:eastAsia="宋体" w:cs="宋体"/>
          <w:color w:val="auto"/>
          <w:szCs w:val="21"/>
          <w:highlight w:val="none"/>
        </w:rPr>
        <w:t>。</w:t>
      </w:r>
    </w:p>
    <w:p w14:paraId="7FE83BD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highlight w:val="none"/>
        </w:rPr>
      </w:pPr>
      <w:r>
        <w:rPr>
          <w:rFonts w:hint="eastAsia" w:ascii="宋体" w:hAnsi="宋体" w:eastAsia="宋体" w:cs="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对乙方行使的其他权利不受影响。</w:t>
      </w:r>
    </w:p>
    <w:p w14:paraId="3FF344A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000000"/>
          <w:sz w:val="24"/>
          <w:highlight w:val="none"/>
          <w:lang w:eastAsia="zh-CN"/>
        </w:rPr>
        <w:t>9</w:t>
      </w:r>
      <w:r>
        <w:rPr>
          <w:rFonts w:hint="eastAsia" w:ascii="宋体" w:hAnsi="宋体" w:eastAsia="宋体" w:cs="宋体"/>
          <w:b/>
          <w:bCs/>
          <w:color w:val="auto"/>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auto"/>
          <w:sz w:val="24"/>
          <w:highlight w:val="none"/>
        </w:rPr>
        <w:t>权利瑕疵担保</w:t>
      </w:r>
    </w:p>
    <w:p w14:paraId="4257BB9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.1 乙方保证对其出售的货物享有合法的权利。</w:t>
      </w:r>
    </w:p>
    <w:p w14:paraId="4D767EE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 xml:space="preserve">.2 </w:t>
      </w:r>
      <w:r>
        <w:rPr>
          <w:rFonts w:hint="eastAsia" w:ascii="宋体" w:hAnsi="宋体" w:eastAsia="宋体" w:cs="宋体"/>
          <w:szCs w:val="15"/>
        </w:rPr>
        <w:t>乙方保证在交付的货物上不存在抵押权等担保物权。</w:t>
      </w:r>
    </w:p>
    <w:p w14:paraId="2E51C82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.3 如甲方使用</w:t>
      </w:r>
      <w:r>
        <w:rPr>
          <w:rFonts w:hint="eastAsia" w:ascii="宋体" w:hAnsi="宋体" w:eastAsia="宋体" w:cs="宋体"/>
          <w:color w:val="000000"/>
          <w:szCs w:val="21"/>
          <w:highlight w:val="none"/>
          <w:lang w:val="en-US" w:eastAsia="zh-CN"/>
        </w:rPr>
        <w:t>上述</w:t>
      </w:r>
      <w:r>
        <w:rPr>
          <w:rFonts w:hint="eastAsia" w:ascii="宋体" w:hAnsi="宋体" w:eastAsia="宋体" w:cs="宋体"/>
          <w:color w:val="000000"/>
          <w:szCs w:val="21"/>
          <w:highlight w:val="none"/>
        </w:rPr>
        <w:t>货物构成</w:t>
      </w:r>
      <w:r>
        <w:rPr>
          <w:rFonts w:hint="eastAsia" w:ascii="宋体" w:hAnsi="宋体" w:eastAsia="宋体" w:cs="宋体"/>
          <w:color w:val="000000"/>
          <w:szCs w:val="21"/>
          <w:highlight w:val="none"/>
          <w:lang w:val="en-US" w:eastAsia="zh-CN"/>
        </w:rPr>
        <w:t>对第三人</w:t>
      </w:r>
      <w:r>
        <w:rPr>
          <w:rFonts w:hint="eastAsia" w:ascii="宋体" w:hAnsi="宋体" w:eastAsia="宋体" w:cs="宋体"/>
          <w:color w:val="000000"/>
          <w:szCs w:val="21"/>
          <w:highlight w:val="none"/>
        </w:rPr>
        <w:t>侵权的，则由乙方承担全部责任。</w:t>
      </w:r>
    </w:p>
    <w:p w14:paraId="51CD15A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1</w:t>
      </w:r>
      <w:r>
        <w:rPr>
          <w:rFonts w:hint="eastAsia" w:ascii="宋体" w:hAnsi="宋体" w:eastAsia="宋体" w:cs="宋体"/>
          <w:b/>
          <w:bCs/>
          <w:color w:val="000000"/>
          <w:sz w:val="24"/>
          <w:highlight w:val="none"/>
          <w:lang w:eastAsia="zh-CN"/>
        </w:rPr>
        <w:t>0</w:t>
      </w:r>
      <w:r>
        <w:rPr>
          <w:rFonts w:hint="eastAsia" w:ascii="宋体" w:hAnsi="宋体" w:eastAsia="宋体" w:cs="宋体"/>
          <w:b/>
          <w:bCs/>
          <w:color w:val="000000"/>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知识产权保护</w:t>
      </w:r>
    </w:p>
    <w:p w14:paraId="4F5B236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000000"/>
          <w:szCs w:val="21"/>
          <w:highlight w:val="none"/>
        </w:rPr>
        <w:t>1</w:t>
      </w:r>
      <w:r>
        <w:rPr>
          <w:rFonts w:hint="eastAsia" w:ascii="宋体" w:hAnsi="宋体" w:eastAsia="宋体" w:cs="宋体"/>
          <w:color w:val="000000"/>
          <w:szCs w:val="21"/>
          <w:highlight w:val="none"/>
          <w:lang w:eastAsia="zh-CN"/>
        </w:rPr>
        <w:t>0</w:t>
      </w:r>
      <w:r>
        <w:rPr>
          <w:rFonts w:hint="eastAsia" w:ascii="宋体" w:hAnsi="宋体" w:eastAsia="宋体" w:cs="宋体"/>
          <w:color w:val="000000"/>
          <w:szCs w:val="21"/>
          <w:highlight w:val="none"/>
        </w:rPr>
        <w:t>.1 乙方对其所销售的货物应当享有知识产权或经权利人合法授权，保证没有侵犯任</w:t>
      </w:r>
      <w:r>
        <w:rPr>
          <w:rFonts w:hint="eastAsia" w:ascii="宋体" w:hAnsi="宋体" w:eastAsia="宋体" w:cs="宋体"/>
          <w:color w:val="auto"/>
          <w:szCs w:val="21"/>
          <w:highlight w:val="none"/>
        </w:rPr>
        <w:t>何第三人的知识产权等权利。</w:t>
      </w:r>
      <w:bookmarkStart w:id="90"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90"/>
      <w:r>
        <w:rPr>
          <w:rFonts w:hint="eastAsia" w:ascii="宋体" w:hAnsi="宋体" w:eastAsia="宋体" w:cs="宋体"/>
          <w:color w:val="auto"/>
          <w:szCs w:val="21"/>
          <w:highlight w:val="none"/>
        </w:rPr>
        <w:t>。</w:t>
      </w:r>
    </w:p>
    <w:p w14:paraId="4680632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保密义务</w:t>
      </w:r>
    </w:p>
    <w:p w14:paraId="151CA3D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473CEB0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2</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合同价款支付</w:t>
      </w:r>
    </w:p>
    <w:p w14:paraId="2E7448F9">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2</w:t>
      </w:r>
      <w:r>
        <w:rPr>
          <w:rFonts w:hint="eastAsia" w:ascii="宋体" w:hAnsi="宋体" w:eastAsia="宋体" w:cs="宋体"/>
          <w:color w:val="auto"/>
          <w:szCs w:val="21"/>
          <w:highlight w:val="none"/>
        </w:rPr>
        <w:t xml:space="preserve">.1 </w:t>
      </w:r>
      <w:r>
        <w:rPr>
          <w:rFonts w:hint="eastAsia" w:ascii="宋体" w:hAnsi="宋体" w:eastAsia="宋体" w:cs="宋体"/>
          <w:color w:val="auto"/>
          <w:szCs w:val="21"/>
          <w:highlight w:val="none"/>
          <w:lang w:eastAsia="zh-CN"/>
        </w:rPr>
        <w:t>合同价款支付</w:t>
      </w:r>
      <w:r>
        <w:rPr>
          <w:rFonts w:hint="eastAsia" w:ascii="宋体" w:hAnsi="宋体" w:eastAsia="宋体" w:cs="宋体"/>
          <w:color w:val="auto"/>
          <w:szCs w:val="21"/>
          <w:highlight w:val="none"/>
        </w:rPr>
        <w:t>按照国库集中支付</w:t>
      </w:r>
      <w:r>
        <w:rPr>
          <w:rFonts w:hint="eastAsia" w:ascii="宋体" w:hAnsi="宋体" w:eastAsia="宋体" w:cs="宋体"/>
          <w:color w:val="auto"/>
          <w:szCs w:val="21"/>
          <w:highlight w:val="none"/>
          <w:lang w:eastAsia="zh-CN"/>
        </w:rPr>
        <w:t>制度及财政管理相关</w:t>
      </w:r>
      <w:r>
        <w:rPr>
          <w:rFonts w:hint="eastAsia" w:ascii="宋体" w:hAnsi="宋体" w:eastAsia="宋体" w:cs="宋体"/>
          <w:color w:val="auto"/>
          <w:szCs w:val="21"/>
          <w:highlight w:val="none"/>
        </w:rPr>
        <w:t>规定执行。</w:t>
      </w:r>
    </w:p>
    <w:p w14:paraId="19BAE301">
      <w:pPr>
        <w:keepNext/>
        <w:keepLines/>
        <w:pageBreakBefore w:val="0"/>
        <w:widowControl w:val="0"/>
        <w:kinsoku/>
        <w:overflowPunct/>
        <w:topLinePunct w:val="0"/>
        <w:bidi w:val="0"/>
        <w:spacing w:beforeAutospacing="0" w:afterAutospacing="0" w:line="360" w:lineRule="auto"/>
        <w:ind w:left="0" w:leftChars="0" w:right="0" w:firstLine="0" w:firstLineChars="0"/>
        <w:jc w:val="both"/>
        <w:outlineLvl w:val="1"/>
        <w:rPr>
          <w:rFonts w:hint="eastAsia" w:ascii="宋体" w:hAnsi="宋体" w:eastAsia="宋体" w:cs="宋体"/>
          <w:b/>
          <w:bCs/>
          <w:color w:val="auto"/>
          <w:kern w:val="2"/>
          <w:sz w:val="24"/>
          <w:szCs w:val="32"/>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12.2 对于满足合同约定支付条件的，甲方</w:t>
      </w:r>
      <w:r>
        <w:rPr>
          <w:rFonts w:hint="eastAsia" w:ascii="宋体" w:hAnsi="宋体" w:eastAsia="宋体" w:cs="宋体"/>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宋体"/>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宋体"/>
          <w:b/>
          <w:bCs/>
          <w:color w:val="auto"/>
          <w:kern w:val="2"/>
          <w:sz w:val="21"/>
          <w:szCs w:val="21"/>
          <w:highlight w:val="none"/>
          <w:lang w:val="en-US" w:eastAsia="zh-CN" w:bidi="ar-SA"/>
        </w:rPr>
        <w:t>政府采购合同专用条款</w:t>
      </w:r>
      <w:r>
        <w:rPr>
          <w:rFonts w:hint="eastAsia" w:ascii="宋体" w:hAnsi="宋体" w:eastAsia="宋体" w:cs="宋体"/>
          <w:b w:val="0"/>
          <w:bCs w:val="0"/>
          <w:color w:val="auto"/>
          <w:kern w:val="2"/>
          <w:sz w:val="21"/>
          <w:szCs w:val="21"/>
          <w:highlight w:val="none"/>
          <w:lang w:val="en-US" w:eastAsia="zh-CN" w:bidi="ar-SA"/>
        </w:rPr>
        <w:t>】中约定。</w:t>
      </w:r>
    </w:p>
    <w:p w14:paraId="2904C847">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13. 履约保证金</w:t>
      </w:r>
    </w:p>
    <w:p w14:paraId="108DCD1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538B58E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.2 如果乙方</w:t>
      </w:r>
      <w:r>
        <w:rPr>
          <w:rFonts w:hint="eastAsia" w:ascii="宋体" w:hAnsi="宋体" w:eastAsia="宋体" w:cs="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s="宋体"/>
          <w:color w:val="auto"/>
          <w:szCs w:val="21"/>
          <w:highlight w:val="none"/>
        </w:rPr>
        <w:t>，履约保证金不予退还；如果乙方未能按合同约定全面履行义务，甲方有权从履约保证金中取得补偿或赔偿，</w:t>
      </w:r>
      <w:r>
        <w:rPr>
          <w:rFonts w:hint="eastAsia" w:ascii="宋体" w:hAnsi="宋体" w:eastAsia="宋体" w:cs="宋体"/>
          <w:color w:val="auto"/>
          <w:szCs w:val="21"/>
          <w:highlight w:val="none"/>
          <w:lang w:eastAsia="zh-CN"/>
        </w:rPr>
        <w:t>且</w:t>
      </w:r>
      <w:r>
        <w:rPr>
          <w:rFonts w:hint="eastAsia" w:ascii="宋体" w:hAnsi="宋体" w:eastAsia="宋体" w:cs="宋体"/>
          <w:color w:val="auto"/>
          <w:szCs w:val="21"/>
          <w:highlight w:val="none"/>
        </w:rPr>
        <w:t>不影响甲方要求乙方承担合同约定的超过履约保证金的违约责任的权利。</w:t>
      </w:r>
    </w:p>
    <w:p w14:paraId="145D36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.3 甲方在项目通过验收后按照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规定的时间内将履约保证金退还乙方；逾期退还的，乙方可要求甲方支付违约金，违约金按照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规定支付。</w:t>
      </w:r>
    </w:p>
    <w:p w14:paraId="08149D2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4</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color w:val="auto"/>
          <w:sz w:val="24"/>
          <w:highlight w:val="none"/>
        </w:rPr>
        <w:t>售后</w:t>
      </w:r>
      <w:r>
        <w:rPr>
          <w:rFonts w:hint="eastAsia" w:ascii="宋体" w:hAnsi="宋体" w:eastAsia="宋体" w:cs="宋体"/>
          <w:b/>
          <w:color w:val="auto"/>
          <w:sz w:val="24"/>
          <w:highlight w:val="none"/>
        </w:rPr>
        <w:t>服务</w:t>
      </w:r>
    </w:p>
    <w:p w14:paraId="0E9B906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4</w:t>
      </w:r>
      <w:r>
        <w:rPr>
          <w:rFonts w:hint="eastAsia" w:ascii="宋体" w:hAnsi="宋体" w:eastAsia="宋体" w:cs="宋体"/>
          <w:color w:val="auto"/>
          <w:szCs w:val="21"/>
          <w:highlight w:val="none"/>
        </w:rPr>
        <w:t>.1 除项目不涉及或采购活动中明确约定无须承担外，乙方还应提供下列服务：</w:t>
      </w:r>
    </w:p>
    <w:p w14:paraId="7C0590A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（1）货物的现场移动、安装、调试、启动监督及技术支持；</w:t>
      </w:r>
    </w:p>
    <w:p w14:paraId="717308B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（2）提供货物组装和维修所需的专用工具和辅助材料；</w:t>
      </w:r>
    </w:p>
    <w:p w14:paraId="2A816C0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的期限内对所有的货物实施运行监督、维修，但前提条件是该服务并不能免除乙方在质量保证期内所承担的义务；</w:t>
      </w:r>
    </w:p>
    <w:p w14:paraId="52E47AE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（4）在制造商</w:t>
      </w:r>
      <w:r>
        <w:rPr>
          <w:rFonts w:hint="eastAsia" w:ascii="宋体" w:hAnsi="宋体" w:eastAsia="宋体" w:cs="宋体"/>
          <w:color w:val="auto"/>
          <w:szCs w:val="21"/>
          <w:highlight w:val="none"/>
          <w:lang w:eastAsia="zh-CN"/>
        </w:rPr>
        <w:t>所在地</w:t>
      </w:r>
      <w:r>
        <w:rPr>
          <w:rFonts w:hint="eastAsia" w:ascii="宋体" w:hAnsi="宋体" w:eastAsia="宋体" w:cs="宋体"/>
          <w:color w:val="auto"/>
          <w:szCs w:val="21"/>
          <w:highlight w:val="none"/>
        </w:rPr>
        <w:t>或</w:t>
      </w:r>
      <w:r>
        <w:rPr>
          <w:rFonts w:hint="eastAsia" w:ascii="宋体" w:hAnsi="宋体" w:eastAsia="宋体" w:cs="宋体"/>
          <w:color w:val="auto"/>
          <w:szCs w:val="21"/>
          <w:highlight w:val="none"/>
          <w:lang w:eastAsia="zh-CN"/>
        </w:rPr>
        <w:t>指定</w:t>
      </w:r>
      <w:r>
        <w:rPr>
          <w:rFonts w:hint="eastAsia" w:ascii="宋体" w:hAnsi="宋体" w:eastAsia="宋体" w:cs="宋体"/>
          <w:color w:val="auto"/>
          <w:szCs w:val="21"/>
          <w:highlight w:val="none"/>
        </w:rPr>
        <w:t>现场就货物的安装、启动、运营、维护</w:t>
      </w:r>
      <w:r>
        <w:rPr>
          <w:rFonts w:hint="eastAsia" w:ascii="宋体" w:hAnsi="宋体" w:eastAsia="宋体" w:cs="宋体"/>
          <w:color w:val="auto"/>
          <w:szCs w:val="21"/>
          <w:highlight w:val="none"/>
          <w:lang w:eastAsia="zh-CN"/>
        </w:rPr>
        <w:t>、废弃处置等</w:t>
      </w:r>
      <w:r>
        <w:rPr>
          <w:rFonts w:hint="eastAsia" w:ascii="宋体" w:hAnsi="宋体" w:eastAsia="宋体" w:cs="宋体"/>
          <w:color w:val="auto"/>
          <w:szCs w:val="21"/>
          <w:highlight w:val="none"/>
        </w:rPr>
        <w:t>对甲方操作人员进行培训</w:t>
      </w:r>
      <w:r>
        <w:rPr>
          <w:rFonts w:hint="eastAsia" w:ascii="宋体" w:hAnsi="宋体" w:eastAsia="宋体" w:cs="宋体"/>
          <w:szCs w:val="15"/>
          <w:lang w:eastAsia="zh-CN"/>
        </w:rPr>
        <w:t>；</w:t>
      </w:r>
    </w:p>
    <w:p w14:paraId="7C2253C0">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085B0EB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规定由乙方提供的其他服务。</w:t>
      </w:r>
    </w:p>
    <w:p w14:paraId="2E1C1A2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.2 乙方提供的</w:t>
      </w:r>
      <w:r>
        <w:rPr>
          <w:rFonts w:hint="eastAsia" w:ascii="宋体" w:hAnsi="宋体" w:eastAsia="宋体" w:cs="宋体"/>
          <w:color w:val="auto"/>
          <w:szCs w:val="21"/>
          <w:highlight w:val="none"/>
          <w:lang w:eastAsia="zh-CN"/>
        </w:rPr>
        <w:t>售后</w:t>
      </w:r>
      <w:r>
        <w:rPr>
          <w:rFonts w:hint="eastAsia" w:ascii="宋体" w:hAnsi="宋体" w:eastAsia="宋体" w:cs="宋体"/>
          <w:color w:val="auto"/>
          <w:szCs w:val="21"/>
          <w:highlight w:val="none"/>
        </w:rPr>
        <w:t>服务的费用</w:t>
      </w:r>
      <w:r>
        <w:rPr>
          <w:rFonts w:hint="eastAsia" w:ascii="宋体" w:hAnsi="宋体" w:eastAsia="宋体" w:cs="宋体"/>
          <w:color w:val="auto"/>
          <w:szCs w:val="21"/>
          <w:highlight w:val="none"/>
          <w:lang w:val="en-US" w:eastAsia="zh-CN"/>
        </w:rPr>
        <w:t>已</w:t>
      </w:r>
      <w:r>
        <w:rPr>
          <w:rFonts w:hint="eastAsia" w:ascii="宋体" w:hAnsi="宋体" w:eastAsia="宋体" w:cs="宋体"/>
          <w:color w:val="auto"/>
          <w:szCs w:val="21"/>
          <w:highlight w:val="none"/>
        </w:rPr>
        <w:t>包含在合同价款中，甲方不再另行支付。</w:t>
      </w:r>
    </w:p>
    <w:p w14:paraId="5F84A2B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5</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违约责任</w:t>
      </w:r>
    </w:p>
    <w:p w14:paraId="6B18168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.1质量瑕疵的</w:t>
      </w:r>
      <w:r>
        <w:rPr>
          <w:rFonts w:hint="eastAsia" w:ascii="宋体" w:hAnsi="宋体" w:eastAsia="宋体" w:cs="宋体"/>
          <w:bCs/>
          <w:color w:val="auto"/>
          <w:szCs w:val="21"/>
          <w:highlight w:val="none"/>
          <w:lang w:eastAsia="zh-CN"/>
        </w:rPr>
        <w:t>违约责任</w:t>
      </w:r>
    </w:p>
    <w:p w14:paraId="1B69ED8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乙方</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的产品不符合</w:t>
      </w:r>
      <w:r>
        <w:rPr>
          <w:rFonts w:hint="eastAsia" w:ascii="宋体" w:hAnsi="宋体" w:eastAsia="宋体" w:cs="宋体"/>
          <w:color w:val="auto"/>
          <w:szCs w:val="21"/>
          <w:highlight w:val="none"/>
          <w:lang w:eastAsia="zh-CN"/>
        </w:rPr>
        <w:t>合同约定的</w:t>
      </w:r>
      <w:r>
        <w:rPr>
          <w:rFonts w:hint="eastAsia" w:ascii="宋体" w:hAnsi="宋体" w:eastAsia="宋体" w:cs="宋体"/>
          <w:color w:val="auto"/>
          <w:szCs w:val="21"/>
          <w:highlight w:val="none"/>
        </w:rPr>
        <w:t>质量标准或存在产品质量缺陷，</w:t>
      </w:r>
      <w:r>
        <w:rPr>
          <w:rFonts w:hint="eastAsia" w:ascii="宋体" w:hAnsi="宋体" w:eastAsia="宋体" w:cs="宋体"/>
          <w:color w:val="auto"/>
          <w:szCs w:val="21"/>
          <w:highlight w:val="none"/>
          <w:lang w:eastAsia="zh-CN"/>
        </w:rPr>
        <w:t>甲方有权要求乙方根据</w:t>
      </w:r>
      <w:r>
        <w:rPr>
          <w:rFonts w:hint="eastAsia" w:ascii="宋体" w:hAnsi="宋体" w:eastAsia="宋体" w:cs="宋体"/>
          <w:b/>
          <w:color w:val="auto"/>
          <w:szCs w:val="21"/>
          <w:highlight w:val="none"/>
        </w:rPr>
        <w:t>【政府采购合同专用条款】</w:t>
      </w:r>
      <w:r>
        <w:rPr>
          <w:rFonts w:hint="eastAsia" w:ascii="宋体" w:hAnsi="宋体" w:eastAsia="宋体" w:cs="宋体"/>
          <w:b w:val="0"/>
          <w:bCs/>
          <w:color w:val="auto"/>
          <w:szCs w:val="21"/>
          <w:highlight w:val="none"/>
          <w:lang w:eastAsia="zh-CN"/>
        </w:rPr>
        <w:t>要求</w:t>
      </w:r>
      <w:r>
        <w:rPr>
          <w:rFonts w:hint="eastAsia" w:ascii="宋体" w:hAnsi="宋体" w:eastAsia="宋体" w:cs="宋体"/>
          <w:color w:val="auto"/>
          <w:szCs w:val="21"/>
          <w:highlight w:val="none"/>
          <w:lang w:eastAsia="zh-CN"/>
        </w:rPr>
        <w:t>及时修理、重作、更换，并承担由此给甲</w:t>
      </w:r>
      <w:r>
        <w:rPr>
          <w:rFonts w:hint="eastAsia" w:ascii="宋体" w:hAnsi="宋体" w:eastAsia="宋体" w:cs="宋体"/>
          <w:color w:val="auto"/>
          <w:szCs w:val="21"/>
          <w:highlight w:val="none"/>
        </w:rPr>
        <w:t>方</w:t>
      </w:r>
      <w:r>
        <w:rPr>
          <w:rFonts w:hint="eastAsia" w:ascii="宋体" w:hAnsi="宋体" w:eastAsia="宋体" w:cs="宋体"/>
          <w:color w:val="auto"/>
          <w:szCs w:val="21"/>
          <w:highlight w:val="none"/>
          <w:lang w:eastAsia="zh-CN"/>
        </w:rPr>
        <w:t>造成的损失</w:t>
      </w:r>
      <w:r>
        <w:rPr>
          <w:rFonts w:hint="eastAsia" w:ascii="宋体" w:hAnsi="宋体" w:eastAsia="宋体" w:cs="宋体"/>
          <w:color w:val="auto"/>
          <w:szCs w:val="21"/>
          <w:highlight w:val="none"/>
        </w:rPr>
        <w:t>。</w:t>
      </w:r>
    </w:p>
    <w:p w14:paraId="77D7A10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.2 迟延交货的违约责任</w:t>
      </w:r>
    </w:p>
    <w:p w14:paraId="71041A1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（1）乙方应按照本合同规定的时间、地点交货和提供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服务。在履行合同过程中，如果乙方遇到可能</w:t>
      </w:r>
      <w:r>
        <w:rPr>
          <w:rFonts w:hint="eastAsia" w:ascii="宋体" w:hAnsi="宋体" w:eastAsia="宋体" w:cs="宋体"/>
          <w:color w:val="auto"/>
          <w:szCs w:val="21"/>
          <w:highlight w:val="none"/>
          <w:lang w:eastAsia="zh-CN"/>
        </w:rPr>
        <w:t>影响</w:t>
      </w:r>
      <w:r>
        <w:rPr>
          <w:rFonts w:hint="eastAsia" w:ascii="宋体" w:hAnsi="宋体" w:eastAsia="宋体" w:cs="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s="宋体"/>
          <w:color w:val="auto"/>
          <w:szCs w:val="21"/>
          <w:highlight w:val="none"/>
          <w:lang w:eastAsia="zh-CN"/>
        </w:rPr>
        <w:t>长</w:t>
      </w:r>
      <w:r>
        <w:rPr>
          <w:rFonts w:hint="eastAsia" w:ascii="宋体" w:hAnsi="宋体" w:eastAsia="宋体" w:cs="宋体"/>
          <w:color w:val="auto"/>
          <w:szCs w:val="21"/>
          <w:highlight w:val="none"/>
        </w:rPr>
        <w:t>交货时间或延期提供服务。</w:t>
      </w:r>
    </w:p>
    <w:p w14:paraId="78E8274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（2）如果乙方没有按照合同规定的时间交货和提供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服务，甲方有权从货款中扣除误期赔偿费而不影响合同项下的其他补救方法，赔偿费按</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规定执行。如果涉及公共利益，且赔偿金额无法弥补公共利益损失，</w:t>
      </w:r>
      <w:r>
        <w:rPr>
          <w:rFonts w:hint="eastAsia" w:ascii="宋体" w:hAnsi="宋体" w:eastAsia="宋体" w:cs="宋体"/>
          <w:color w:val="auto"/>
          <w:szCs w:val="21"/>
          <w:highlight w:val="none"/>
          <w:lang w:eastAsia="zh-CN"/>
        </w:rPr>
        <w:t>甲方</w:t>
      </w:r>
      <w:r>
        <w:rPr>
          <w:rFonts w:hint="eastAsia" w:ascii="宋体" w:hAnsi="宋体" w:eastAsia="宋体" w:cs="宋体"/>
          <w:color w:val="auto"/>
          <w:szCs w:val="21"/>
          <w:highlight w:val="none"/>
        </w:rPr>
        <w:t>可要求继续履行或者</w:t>
      </w:r>
      <w:r>
        <w:rPr>
          <w:rFonts w:hint="eastAsia" w:ascii="宋体" w:hAnsi="宋体" w:eastAsia="宋体" w:cs="宋体"/>
          <w:color w:val="auto"/>
          <w:szCs w:val="21"/>
          <w:highlight w:val="none"/>
          <w:lang w:eastAsia="zh-CN"/>
        </w:rPr>
        <w:t>采取其他补救措施</w:t>
      </w:r>
      <w:r>
        <w:rPr>
          <w:rFonts w:hint="eastAsia" w:ascii="宋体" w:hAnsi="宋体" w:eastAsia="宋体" w:cs="宋体"/>
          <w:color w:val="auto"/>
          <w:szCs w:val="21"/>
          <w:highlight w:val="none"/>
        </w:rPr>
        <w:t>。</w:t>
      </w:r>
    </w:p>
    <w:p w14:paraId="355CCE0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5</w:t>
      </w:r>
      <w:r>
        <w:rPr>
          <w:rFonts w:hint="eastAsia" w:ascii="宋体" w:hAnsi="宋体" w:eastAsia="宋体" w:cs="宋体"/>
          <w:color w:val="auto"/>
          <w:szCs w:val="21"/>
          <w:highlight w:val="none"/>
        </w:rPr>
        <w:t>.3 迟延支付的违约责任</w:t>
      </w:r>
    </w:p>
    <w:p w14:paraId="5146E69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甲方存在迟延支付乙方合同款项的，应当承担</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规定的逾期付款利息。</w:t>
      </w:r>
    </w:p>
    <w:p w14:paraId="3B8A103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.4其他违约责任根据项目实际需要按</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规定执行。</w:t>
      </w:r>
    </w:p>
    <w:p w14:paraId="684339AB">
      <w:pPr>
        <w:pageBreakBefore w:val="0"/>
        <w:numPr>
          <w:ilvl w:val="0"/>
          <w:numId w:val="14"/>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合同变更</w:t>
      </w:r>
      <w:r>
        <w:rPr>
          <w:rFonts w:hint="eastAsia" w:ascii="宋体" w:hAnsi="宋体" w:eastAsia="宋体" w:cs="宋体"/>
          <w:b/>
          <w:color w:val="auto"/>
          <w:sz w:val="24"/>
          <w:highlight w:val="none"/>
          <w:lang w:eastAsia="zh-CN"/>
        </w:rPr>
        <w:t>、中止与终止</w:t>
      </w:r>
    </w:p>
    <w:p w14:paraId="11E2F6B7">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 xml:space="preserve">    </w:t>
      </w: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.1合同的</w:t>
      </w:r>
      <w:r>
        <w:rPr>
          <w:rFonts w:hint="eastAsia" w:ascii="宋体" w:hAnsi="宋体" w:eastAsia="宋体" w:cs="宋体"/>
          <w:color w:val="auto"/>
          <w:szCs w:val="21"/>
          <w:highlight w:val="none"/>
          <w:lang w:eastAsia="zh-CN"/>
        </w:rPr>
        <w:t>变更</w:t>
      </w:r>
    </w:p>
    <w:p w14:paraId="138D142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政府采购合同履行中，</w:t>
      </w:r>
      <w:r>
        <w:rPr>
          <w:rFonts w:hint="eastAsia" w:ascii="宋体" w:hAnsi="宋体" w:eastAsia="宋体" w:cs="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s="宋体"/>
          <w:color w:val="auto"/>
          <w:szCs w:val="21"/>
          <w:highlight w:val="none"/>
          <w:lang w:eastAsia="zh-CN"/>
        </w:rPr>
        <w:t>一致后</w:t>
      </w:r>
      <w:r>
        <w:rPr>
          <w:rFonts w:hint="eastAsia" w:ascii="宋体" w:hAnsi="宋体" w:eastAsia="宋体" w:cs="宋体"/>
          <w:color w:val="auto"/>
          <w:szCs w:val="21"/>
          <w:highlight w:val="none"/>
        </w:rPr>
        <w:t>签订补充协议。</w:t>
      </w:r>
    </w:p>
    <w:p w14:paraId="57888F0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合同的中止</w:t>
      </w:r>
    </w:p>
    <w:p w14:paraId="6768FD4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（1）合同履行过程中因供应商就采购文件、采购过程或结果提起投诉的，甲方认为有必要的，</w:t>
      </w:r>
      <w:r>
        <w:rPr>
          <w:rFonts w:hint="eastAsia" w:ascii="宋体" w:hAnsi="宋体" w:eastAsia="宋体" w:cs="宋体"/>
          <w:color w:val="auto"/>
          <w:szCs w:val="21"/>
          <w:highlight w:val="none"/>
          <w:lang w:eastAsia="zh-CN"/>
        </w:rPr>
        <w:t>可以</w:t>
      </w:r>
      <w:r>
        <w:rPr>
          <w:rFonts w:hint="eastAsia" w:ascii="宋体" w:hAnsi="宋体" w:eastAsia="宋体" w:cs="宋体"/>
          <w:color w:val="auto"/>
          <w:szCs w:val="21"/>
          <w:highlight w:val="none"/>
        </w:rPr>
        <w:t>中止合同的履行。</w:t>
      </w:r>
    </w:p>
    <w:p w14:paraId="4625B85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合同履行过程中，</w:t>
      </w:r>
      <w:r>
        <w:rPr>
          <w:rFonts w:hint="eastAsia" w:ascii="宋体" w:hAnsi="宋体" w:eastAsia="宋体" w:cs="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s="宋体"/>
          <w:color w:val="auto"/>
          <w:szCs w:val="21"/>
          <w:highlight w:val="none"/>
          <w:lang w:eastAsia="zh-CN"/>
        </w:rPr>
        <w:t>，乙方有义务及时告知甲方</w:t>
      </w:r>
      <w:r>
        <w:rPr>
          <w:rFonts w:hint="eastAsia" w:ascii="宋体" w:hAnsi="宋体" w:eastAsia="宋体" w:cs="宋体"/>
          <w:color w:val="auto"/>
          <w:szCs w:val="21"/>
          <w:highlight w:val="none"/>
        </w:rPr>
        <w:t>。甲方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以书面形式通知乙方中止合同</w:t>
      </w:r>
      <w:r>
        <w:rPr>
          <w:rFonts w:hint="eastAsia" w:ascii="宋体" w:hAnsi="宋体" w:eastAsia="宋体" w:cs="宋体"/>
          <w:color w:val="auto"/>
          <w:szCs w:val="21"/>
          <w:highlight w:val="none"/>
          <w:lang w:eastAsia="zh-CN"/>
        </w:rPr>
        <w:t>并要求乙方在合理期限内消除相关情形或者提供适当担保。</w:t>
      </w:r>
      <w:r>
        <w:rPr>
          <w:rFonts w:hint="eastAsia" w:ascii="宋体" w:hAnsi="宋体" w:eastAsia="宋体" w:cs="宋体"/>
          <w:color w:val="auto"/>
          <w:szCs w:val="21"/>
          <w:highlight w:val="none"/>
        </w:rPr>
        <w:t>乙方提供适当担保的，</w:t>
      </w:r>
      <w:r>
        <w:rPr>
          <w:rFonts w:hint="eastAsia" w:ascii="宋体" w:hAnsi="宋体" w:eastAsia="宋体" w:cs="宋体"/>
          <w:color w:val="auto"/>
          <w:szCs w:val="21"/>
          <w:highlight w:val="none"/>
          <w:lang w:eastAsia="zh-CN"/>
        </w:rPr>
        <w:t>合同继续</w:t>
      </w:r>
      <w:r>
        <w:rPr>
          <w:rFonts w:hint="eastAsia" w:ascii="宋体" w:hAnsi="宋体" w:eastAsia="宋体" w:cs="宋体"/>
          <w:color w:val="auto"/>
          <w:szCs w:val="21"/>
          <w:highlight w:val="none"/>
        </w:rPr>
        <w:t>履行</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方在合理期限内未恢复履约能力且未提供适当担保的，视为拒绝</w:t>
      </w:r>
      <w:r>
        <w:rPr>
          <w:rFonts w:hint="eastAsia" w:ascii="宋体" w:hAnsi="宋体" w:eastAsia="宋体" w:cs="宋体"/>
          <w:color w:val="auto"/>
          <w:szCs w:val="21"/>
          <w:highlight w:val="none"/>
          <w:lang w:eastAsia="zh-CN"/>
        </w:rPr>
        <w:t>继续</w:t>
      </w:r>
      <w:r>
        <w:rPr>
          <w:rFonts w:hint="eastAsia" w:ascii="宋体" w:hAnsi="宋体" w:eastAsia="宋体" w:cs="宋体"/>
          <w:color w:val="auto"/>
          <w:szCs w:val="21"/>
          <w:highlight w:val="none"/>
        </w:rPr>
        <w:t>履约，甲方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解除合同并要求乙方承担</w:t>
      </w:r>
      <w:r>
        <w:rPr>
          <w:rFonts w:hint="eastAsia" w:ascii="宋体" w:hAnsi="宋体" w:eastAsia="宋体" w:cs="宋体"/>
          <w:color w:val="auto"/>
          <w:szCs w:val="21"/>
          <w:highlight w:val="none"/>
          <w:lang w:eastAsia="zh-CN"/>
        </w:rPr>
        <w:t>由此给甲方造成的损失</w:t>
      </w:r>
      <w:r>
        <w:rPr>
          <w:rFonts w:hint="eastAsia" w:ascii="宋体" w:hAnsi="宋体" w:eastAsia="宋体" w:cs="宋体"/>
          <w:color w:val="auto"/>
          <w:szCs w:val="21"/>
          <w:highlight w:val="none"/>
        </w:rPr>
        <w:t>。</w:t>
      </w:r>
    </w:p>
    <w:p w14:paraId="215F3FC2">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53607944">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sz w:val="21"/>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）甲方不得以行政区划调整、政府换届、机构或者职能调整以及相关责任人更替为由中止合同。</w:t>
      </w:r>
    </w:p>
    <w:p w14:paraId="66F4380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合同的终止</w:t>
      </w:r>
    </w:p>
    <w:p w14:paraId="07E298D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（1）合同因有效期限届满而终止；</w:t>
      </w:r>
    </w:p>
    <w:p w14:paraId="3AE9BCF6">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color w:val="auto"/>
          <w:szCs w:val="21"/>
          <w:highlight w:val="none"/>
        </w:rPr>
        <w:t>（2）乙方未</w:t>
      </w:r>
      <w:r>
        <w:rPr>
          <w:rFonts w:hint="eastAsia" w:ascii="宋体" w:hAnsi="宋体" w:eastAsia="宋体" w:cs="宋体"/>
          <w:color w:val="auto"/>
          <w:szCs w:val="21"/>
          <w:highlight w:val="none"/>
          <w:lang w:eastAsia="zh-CN"/>
        </w:rPr>
        <w:t>按</w:t>
      </w:r>
      <w:r>
        <w:rPr>
          <w:rFonts w:hint="eastAsia" w:ascii="宋体" w:hAnsi="宋体" w:eastAsia="宋体" w:cs="宋体"/>
          <w:color w:val="auto"/>
          <w:szCs w:val="21"/>
          <w:highlight w:val="none"/>
        </w:rPr>
        <w:t>合同约定履行，构成根本性违约的，甲方有权终止合同</w:t>
      </w:r>
      <w:r>
        <w:rPr>
          <w:rFonts w:hint="eastAsia" w:ascii="宋体" w:hAnsi="宋体" w:eastAsia="宋体" w:cs="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s="宋体"/>
          <w:color w:val="auto"/>
          <w:szCs w:val="21"/>
          <w:highlight w:val="none"/>
        </w:rPr>
        <w:t>。</w:t>
      </w:r>
    </w:p>
    <w:p w14:paraId="7089647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color w:val="auto"/>
          <w:sz w:val="22"/>
          <w:szCs w:val="21"/>
          <w:highlight w:val="none"/>
          <w:lang w:val="en-US" w:eastAsia="zh-CN" w:bidi="ar-SA"/>
        </w:rPr>
      </w:pPr>
      <w:r>
        <w:rPr>
          <w:rFonts w:hint="eastAsia" w:ascii="宋体" w:hAnsi="宋体" w:eastAsia="宋体" w:cs="宋体"/>
          <w:color w:val="auto"/>
          <w:sz w:val="22"/>
          <w:szCs w:val="21"/>
          <w:highlight w:val="none"/>
          <w:lang w:val="en-US" w:eastAsia="zh-CN" w:bidi="ar-SA"/>
        </w:rPr>
        <w:t xml:space="preserve">16.4 </w:t>
      </w:r>
      <w:r>
        <w:rPr>
          <w:rFonts w:hint="eastAsia" w:ascii="宋体" w:hAnsi="宋体" w:eastAsia="宋体" w:cs="宋体"/>
          <w:color w:val="auto"/>
          <w:kern w:val="2"/>
          <w:sz w:val="21"/>
          <w:szCs w:val="21"/>
          <w:highlight w:val="none"/>
          <w:lang w:val="en-US" w:eastAsia="zh-CN" w:bidi="ar-SA"/>
        </w:rPr>
        <w:t>涉及国家利益、社会公共利益的情形</w:t>
      </w:r>
    </w:p>
    <w:p w14:paraId="2646FDC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688535F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val="en-US" w:eastAsia="zh-CN"/>
        </w:rPr>
        <w:t>7</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合同分包</w:t>
      </w:r>
    </w:p>
    <w:p w14:paraId="4C5CE2A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.1 乙方不得</w:t>
      </w:r>
      <w:r>
        <w:rPr>
          <w:rFonts w:hint="eastAsia" w:ascii="宋体" w:hAnsi="宋体" w:eastAsia="宋体" w:cs="宋体"/>
          <w:color w:val="auto"/>
          <w:szCs w:val="21"/>
          <w:highlight w:val="none"/>
          <w:lang w:eastAsia="zh-CN"/>
        </w:rPr>
        <w:t>将合同转包给其他供应商。涉及合同分包的，乙方</w:t>
      </w:r>
      <w:r>
        <w:rPr>
          <w:rFonts w:hint="eastAsia" w:ascii="宋体" w:hAnsi="宋体" w:eastAsia="宋体" w:cs="宋体"/>
          <w:color w:val="auto"/>
          <w:szCs w:val="21"/>
          <w:highlight w:val="none"/>
          <w:lang w:val="en-US" w:eastAsia="zh-CN"/>
        </w:rPr>
        <w:t>应</w:t>
      </w:r>
      <w:r>
        <w:rPr>
          <w:rFonts w:hint="eastAsia" w:ascii="宋体" w:hAnsi="宋体" w:eastAsia="宋体" w:cs="宋体"/>
          <w:color w:val="auto"/>
          <w:szCs w:val="21"/>
          <w:highlight w:val="none"/>
          <w:lang w:eastAsia="zh-CN"/>
        </w:rPr>
        <w:t>根据采购文件和投标（响应）文件规定进行</w:t>
      </w:r>
      <w:r>
        <w:rPr>
          <w:rFonts w:hint="eastAsia" w:ascii="宋体" w:hAnsi="宋体" w:eastAsia="宋体" w:cs="宋体"/>
          <w:color w:val="auto"/>
          <w:szCs w:val="21"/>
          <w:highlight w:val="none"/>
        </w:rPr>
        <w:t>合同分包。</w:t>
      </w:r>
    </w:p>
    <w:p w14:paraId="767F402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.2 乙方执行政府采购政策向中小企业依法分包的</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乙方应当按采购文件</w:t>
      </w:r>
      <w:r>
        <w:rPr>
          <w:rFonts w:hint="eastAsia" w:ascii="宋体" w:hAnsi="宋体" w:eastAsia="宋体" w:cs="宋体"/>
          <w:color w:val="auto"/>
          <w:szCs w:val="21"/>
          <w:highlight w:val="none"/>
          <w:lang w:eastAsia="zh-CN"/>
        </w:rPr>
        <w:t>和</w:t>
      </w:r>
      <w:r>
        <w:rPr>
          <w:rFonts w:hint="eastAsia" w:ascii="宋体" w:hAnsi="宋体" w:eastAsia="宋体" w:cs="宋体"/>
          <w:color w:val="auto"/>
          <w:szCs w:val="21"/>
          <w:highlight w:val="none"/>
        </w:rPr>
        <w:t>投标（响应）文件签订分包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协议属于本合同组成部分。</w:t>
      </w:r>
    </w:p>
    <w:p w14:paraId="0F17104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lang w:val="en-US" w:eastAsia="zh-CN"/>
        </w:rPr>
        <w:t>8</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不可抗力</w:t>
      </w:r>
    </w:p>
    <w:p w14:paraId="03198DE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.1 不可抗力是指合同双方不能预见、不能避免且不能克服的客观情况。</w:t>
      </w:r>
    </w:p>
    <w:p w14:paraId="670E39E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.2 任何一方对由于不可抗力造成的部分或全部不能履行合同不承担违约责任。但迟延履行后发生不可抗力的，不能免除责任。</w:t>
      </w:r>
    </w:p>
    <w:p w14:paraId="13894BD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.3 遇有不可抗力的一方，应及时将事件情况以书面形式</w:t>
      </w:r>
      <w:r>
        <w:rPr>
          <w:rFonts w:hint="eastAsia" w:ascii="宋体" w:hAnsi="宋体" w:eastAsia="宋体" w:cs="宋体"/>
          <w:color w:val="auto"/>
          <w:szCs w:val="21"/>
          <w:highlight w:val="none"/>
          <w:lang w:eastAsia="zh-CN"/>
        </w:rPr>
        <w:t>告</w:t>
      </w:r>
      <w:r>
        <w:rPr>
          <w:rFonts w:hint="eastAsia" w:ascii="宋体" w:hAnsi="宋体" w:eastAsia="宋体" w:cs="宋体"/>
          <w:color w:val="auto"/>
          <w:szCs w:val="21"/>
          <w:highlight w:val="none"/>
        </w:rPr>
        <w:t>知另一方，并在事件发生后及时向另一方提交合同不能履行或部分不能履行或需要延期履行</w:t>
      </w:r>
      <w:r>
        <w:rPr>
          <w:rFonts w:hint="eastAsia" w:ascii="宋体" w:hAnsi="宋体" w:eastAsia="宋体" w:cs="宋体"/>
          <w:color w:val="auto"/>
          <w:szCs w:val="21"/>
          <w:highlight w:val="none"/>
          <w:lang w:eastAsia="zh-CN"/>
        </w:rPr>
        <w:t>的详细</w:t>
      </w:r>
      <w:r>
        <w:rPr>
          <w:rFonts w:hint="eastAsia" w:ascii="宋体" w:hAnsi="宋体" w:eastAsia="宋体" w:cs="宋体"/>
          <w:color w:val="auto"/>
          <w:szCs w:val="21"/>
          <w:highlight w:val="none"/>
        </w:rPr>
        <w:t>报告</w:t>
      </w:r>
      <w:r>
        <w:rPr>
          <w:rFonts w:hint="eastAsia" w:ascii="宋体" w:hAnsi="宋体" w:eastAsia="宋体" w:cs="宋体"/>
          <w:color w:val="auto"/>
          <w:szCs w:val="21"/>
          <w:highlight w:val="none"/>
          <w:lang w:eastAsia="zh-CN"/>
        </w:rPr>
        <w:t>，以</w:t>
      </w:r>
      <w:r>
        <w:rPr>
          <w:rFonts w:hint="eastAsia" w:ascii="宋体" w:hAnsi="宋体" w:eastAsia="宋体" w:cs="宋体"/>
          <w:color w:val="auto"/>
          <w:szCs w:val="21"/>
          <w:highlight w:val="none"/>
          <w:lang w:val="en-US" w:eastAsia="zh-CN"/>
        </w:rPr>
        <w:t>及证明不可抗力发生及其持续时间的证据</w:t>
      </w:r>
      <w:r>
        <w:rPr>
          <w:rFonts w:hint="eastAsia" w:ascii="宋体" w:hAnsi="宋体" w:eastAsia="宋体" w:cs="宋体"/>
          <w:color w:val="auto"/>
          <w:szCs w:val="21"/>
          <w:highlight w:val="none"/>
        </w:rPr>
        <w:t>。</w:t>
      </w:r>
    </w:p>
    <w:p w14:paraId="650B7B4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val="en-US" w:eastAsia="zh-CN"/>
        </w:rPr>
        <w:t>19</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解决争议的方法</w:t>
      </w:r>
    </w:p>
    <w:p w14:paraId="37FBBE1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72C3A1EF">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48E5BE27">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3629C18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lang w:val="en-US" w:eastAsia="zh-CN"/>
        </w:rPr>
        <w:t>20</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政府采购政策</w:t>
      </w:r>
    </w:p>
    <w:p w14:paraId="1BE0610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67D47CD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0</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s="宋体"/>
          <w:color w:val="auto"/>
          <w:szCs w:val="21"/>
          <w:highlight w:val="none"/>
        </w:rPr>
        <w:t>，有过错的一方应当承担赔偿责任，双方都有过错的，各自承担相应的责任。</w:t>
      </w:r>
    </w:p>
    <w:p w14:paraId="23E9D60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auto"/>
          <w:kern w:val="2"/>
          <w:sz w:val="21"/>
          <w:szCs w:val="22"/>
          <w:highlight w:val="none"/>
          <w:lang w:val="en-US" w:eastAsia="zh-CN" w:bidi="ar-SA"/>
        </w:rPr>
      </w:pPr>
      <w:r>
        <w:rPr>
          <w:rFonts w:hint="eastAsia" w:ascii="宋体" w:hAnsi="宋体" w:eastAsia="宋体" w:cs="宋体"/>
          <w:color w:val="auto"/>
          <w:kern w:val="2"/>
          <w:sz w:val="21"/>
          <w:szCs w:val="21"/>
          <w:highlight w:val="none"/>
          <w:lang w:val="en-US" w:eastAsia="zh-CN" w:bidi="ar-SA"/>
        </w:rPr>
        <w:t>2</w:t>
      </w:r>
      <w:r>
        <w:rPr>
          <w:rFonts w:hint="eastAsia" w:ascii="宋体" w:hAnsi="宋体" w:eastAsia="宋体" w:cs="宋体"/>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0422979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w:t>
      </w:r>
      <w:r>
        <w:rPr>
          <w:rFonts w:hint="eastAsia" w:ascii="宋体" w:hAnsi="宋体" w:eastAsia="宋体" w:cs="宋体"/>
          <w:b/>
          <w:color w:val="auto"/>
          <w:sz w:val="24"/>
          <w:highlight w:val="none"/>
          <w:lang w:val="en-US" w:eastAsia="zh-CN"/>
        </w:rPr>
        <w:t>1</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法律适用</w:t>
      </w:r>
    </w:p>
    <w:p w14:paraId="1A11BEE0">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4A78F63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046C1719">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lang w:val="en-US" w:eastAsia="zh-CN"/>
        </w:rPr>
        <w:t xml:space="preserve">22. </w:t>
      </w:r>
      <w:r>
        <w:rPr>
          <w:rFonts w:hint="eastAsia" w:ascii="宋体" w:hAnsi="宋体" w:eastAsia="宋体" w:cs="宋体"/>
          <w:b/>
          <w:color w:val="auto"/>
          <w:sz w:val="24"/>
          <w:highlight w:val="none"/>
        </w:rPr>
        <w:t>通知</w:t>
      </w:r>
    </w:p>
    <w:p w14:paraId="41870C88">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3FEB6C28">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44F1EAC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本合同一方给另一方的通知均应采用书面形式，传真或快递送到本合同中规定的对方的地址和办理签收手续。</w:t>
      </w:r>
    </w:p>
    <w:p w14:paraId="1C75F80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通知以送达之日或通知书中规定的生效之日起生效，两者中以较迟之日为准。</w:t>
      </w:r>
    </w:p>
    <w:p w14:paraId="19ACE97B">
      <w:pPr>
        <w:pageBreakBefore w:val="0"/>
        <w:numPr>
          <w:ilvl w:val="0"/>
          <w:numId w:val="15"/>
        </w:numPr>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合同未尽事项</w:t>
      </w:r>
    </w:p>
    <w:p w14:paraId="72119E6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2</w:t>
      </w:r>
      <w:r>
        <w:rPr>
          <w:rFonts w:hint="eastAsia" w:ascii="宋体" w:hAnsi="宋体" w:eastAsia="宋体" w:cs="宋体"/>
          <w:bCs/>
          <w:color w:val="auto"/>
          <w:szCs w:val="21"/>
          <w:highlight w:val="none"/>
          <w:lang w:val="en-US" w:eastAsia="zh-CN"/>
        </w:rPr>
        <w:t>3</w:t>
      </w:r>
      <w:r>
        <w:rPr>
          <w:rFonts w:hint="eastAsia" w:ascii="宋体" w:hAnsi="宋体" w:eastAsia="宋体" w:cs="宋体"/>
          <w:bCs/>
          <w:color w:val="auto"/>
          <w:szCs w:val="21"/>
          <w:highlight w:val="none"/>
        </w:rPr>
        <w:t>.1合同未尽事项见</w:t>
      </w:r>
      <w:r>
        <w:rPr>
          <w:rFonts w:hint="eastAsia" w:ascii="宋体" w:hAnsi="宋体" w:eastAsia="宋体" w:cs="宋体"/>
          <w:b/>
          <w:color w:val="auto"/>
          <w:szCs w:val="21"/>
          <w:highlight w:val="none"/>
        </w:rPr>
        <w:t>【政府采购合同专用条款】</w:t>
      </w:r>
      <w:r>
        <w:rPr>
          <w:rFonts w:hint="eastAsia" w:ascii="宋体" w:hAnsi="宋体" w:eastAsia="宋体" w:cs="宋体"/>
          <w:bCs/>
          <w:color w:val="auto"/>
          <w:szCs w:val="21"/>
          <w:highlight w:val="none"/>
        </w:rPr>
        <w:t>。</w:t>
      </w:r>
    </w:p>
    <w:p w14:paraId="5F51322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8"/>
          <w:szCs w:val="28"/>
        </w:rPr>
      </w:pPr>
      <w:r>
        <w:rPr>
          <w:rFonts w:hint="eastAsia" w:ascii="宋体" w:hAnsi="宋体" w:eastAsia="宋体" w:cs="宋体"/>
          <w:bCs/>
          <w:color w:val="auto"/>
          <w:szCs w:val="21"/>
          <w:highlight w:val="none"/>
          <w:lang w:val="en-US" w:eastAsia="zh-CN"/>
        </w:rPr>
        <w:t xml:space="preserve">    23.2 合同附件与合同正文具有同等的法律效力。</w:t>
      </w:r>
      <w:bookmarkStart w:id="91" w:name="_Toc20313"/>
    </w:p>
    <w:p w14:paraId="45CE4B1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br w:type="page"/>
      </w:r>
    </w:p>
    <w:p w14:paraId="65CAC65C">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第三节 政府采购合同专用条款</w:t>
      </w:r>
      <w:bookmarkEnd w:id="91"/>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58009F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4F3AF4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E2D255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第1.2（</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055B18C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eastAsia="zh-CN"/>
              </w:rPr>
              <w:t>联合体具体要求</w:t>
            </w:r>
          </w:p>
        </w:tc>
        <w:tc>
          <w:tcPr>
            <w:tcW w:w="5170" w:type="dxa"/>
            <w:vAlign w:val="center"/>
          </w:tcPr>
          <w:p w14:paraId="52613B4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2FF4C9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45B28CE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62D5E7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Cs w:val="21"/>
              </w:rPr>
              <w:t>第1.2（</w:t>
            </w:r>
            <w:r>
              <w:rPr>
                <w:rFonts w:hint="eastAsia" w:ascii="宋体" w:hAnsi="宋体" w:eastAsia="宋体" w:cs="宋体"/>
                <w:szCs w:val="21"/>
                <w:lang w:val="en-US" w:eastAsia="zh-CN"/>
              </w:rPr>
              <w:t>7</w:t>
            </w:r>
            <w:r>
              <w:rPr>
                <w:rFonts w:hint="eastAsia" w:ascii="宋体" w:hAnsi="宋体" w:eastAsia="宋体" w:cs="宋体"/>
                <w:szCs w:val="21"/>
              </w:rPr>
              <w:t>）项</w:t>
            </w:r>
          </w:p>
        </w:tc>
        <w:tc>
          <w:tcPr>
            <w:tcW w:w="1742" w:type="dxa"/>
            <w:vAlign w:val="center"/>
          </w:tcPr>
          <w:p w14:paraId="5781CD2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Cs w:val="21"/>
              </w:rPr>
              <w:t>其他术语解释</w:t>
            </w:r>
          </w:p>
        </w:tc>
        <w:tc>
          <w:tcPr>
            <w:tcW w:w="5170" w:type="dxa"/>
            <w:vAlign w:val="center"/>
          </w:tcPr>
          <w:p w14:paraId="3E5CD64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6B0019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6E756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61ECB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4.4款</w:t>
            </w:r>
          </w:p>
        </w:tc>
        <w:tc>
          <w:tcPr>
            <w:tcW w:w="1742" w:type="dxa"/>
            <w:vAlign w:val="center"/>
          </w:tcPr>
          <w:p w14:paraId="748B330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履约验收中甲方提出异议或作出说明的期限</w:t>
            </w:r>
          </w:p>
        </w:tc>
        <w:tc>
          <w:tcPr>
            <w:tcW w:w="5170" w:type="dxa"/>
            <w:vAlign w:val="center"/>
          </w:tcPr>
          <w:p w14:paraId="5A1B1F2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08E959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9A0E70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5CBD9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第</w:t>
            </w:r>
            <w:r>
              <w:rPr>
                <w:rFonts w:hint="eastAsia" w:ascii="宋体" w:hAnsi="宋体" w:eastAsia="宋体" w:cs="宋体"/>
                <w:szCs w:val="21"/>
                <w:lang w:val="en-US" w:eastAsia="zh-CN"/>
              </w:rPr>
              <w:t>4.6款</w:t>
            </w:r>
          </w:p>
        </w:tc>
        <w:tc>
          <w:tcPr>
            <w:tcW w:w="1742" w:type="dxa"/>
            <w:vAlign w:val="center"/>
          </w:tcPr>
          <w:p w14:paraId="0F9EA38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约定甲方承担的其他义务和责任</w:t>
            </w:r>
          </w:p>
        </w:tc>
        <w:tc>
          <w:tcPr>
            <w:tcW w:w="5170" w:type="dxa"/>
            <w:vAlign w:val="center"/>
          </w:tcPr>
          <w:p w14:paraId="189FD6B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6A16F8B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5F0689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1FCB7BDB">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5.4款</w:t>
            </w:r>
          </w:p>
        </w:tc>
        <w:tc>
          <w:tcPr>
            <w:tcW w:w="1742" w:type="dxa"/>
            <w:vAlign w:val="center"/>
          </w:tcPr>
          <w:p w14:paraId="1424B4D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约定乙方承担的其他义务和责任</w:t>
            </w:r>
          </w:p>
        </w:tc>
        <w:tc>
          <w:tcPr>
            <w:tcW w:w="5170" w:type="dxa"/>
            <w:vAlign w:val="center"/>
          </w:tcPr>
          <w:p w14:paraId="0ABC03F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781EA33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CE940C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7812A496">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6.1款</w:t>
            </w:r>
          </w:p>
        </w:tc>
        <w:tc>
          <w:tcPr>
            <w:tcW w:w="1742" w:type="dxa"/>
            <w:vAlign w:val="center"/>
          </w:tcPr>
          <w:p w14:paraId="02489D7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履行合同义务的顺序</w:t>
            </w:r>
          </w:p>
        </w:tc>
        <w:tc>
          <w:tcPr>
            <w:tcW w:w="5170" w:type="dxa"/>
            <w:vAlign w:val="center"/>
          </w:tcPr>
          <w:p w14:paraId="670A086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61AAB1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5B64EB6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6475B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.1</w:t>
            </w:r>
            <w:r>
              <w:rPr>
                <w:rFonts w:hint="eastAsia" w:ascii="宋体" w:hAnsi="宋体" w:eastAsia="宋体" w:cs="宋体"/>
                <w:szCs w:val="21"/>
                <w:lang w:val="en-US" w:eastAsia="zh-CN"/>
              </w:rPr>
              <w:t>款</w:t>
            </w:r>
          </w:p>
        </w:tc>
        <w:tc>
          <w:tcPr>
            <w:tcW w:w="1742" w:type="dxa"/>
            <w:vAlign w:val="center"/>
          </w:tcPr>
          <w:p w14:paraId="6BB897B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包装</w:t>
            </w:r>
            <w:r>
              <w:rPr>
                <w:rFonts w:hint="eastAsia" w:ascii="宋体" w:hAnsi="宋体" w:eastAsia="宋体" w:cs="宋体"/>
                <w:szCs w:val="21"/>
                <w:lang w:eastAsia="zh-CN"/>
              </w:rPr>
              <w:t>特殊要求</w:t>
            </w:r>
          </w:p>
        </w:tc>
        <w:tc>
          <w:tcPr>
            <w:tcW w:w="5170" w:type="dxa"/>
            <w:vAlign w:val="center"/>
          </w:tcPr>
          <w:p w14:paraId="3128E0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3E92024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343A5CA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742" w:type="dxa"/>
            <w:vAlign w:val="center"/>
          </w:tcPr>
          <w:p w14:paraId="3F3686F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指定现场</w:t>
            </w:r>
          </w:p>
        </w:tc>
        <w:tc>
          <w:tcPr>
            <w:tcW w:w="5170" w:type="dxa"/>
            <w:vAlign w:val="center"/>
          </w:tcPr>
          <w:p w14:paraId="711E34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6A6CA5E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683A82A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B35442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vAlign w:val="center"/>
          </w:tcPr>
          <w:p w14:paraId="4C44973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运输特殊要求</w:t>
            </w:r>
          </w:p>
        </w:tc>
        <w:tc>
          <w:tcPr>
            <w:tcW w:w="5170" w:type="dxa"/>
            <w:vAlign w:val="center"/>
          </w:tcPr>
          <w:p w14:paraId="16A906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01752D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616DBB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A38497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.3</w:t>
            </w:r>
            <w:r>
              <w:rPr>
                <w:rFonts w:hint="eastAsia" w:ascii="宋体" w:hAnsi="宋体" w:eastAsia="宋体" w:cs="宋体"/>
                <w:szCs w:val="21"/>
                <w:lang w:val="en-US" w:eastAsia="zh-CN"/>
              </w:rPr>
              <w:t>款</w:t>
            </w:r>
          </w:p>
        </w:tc>
        <w:tc>
          <w:tcPr>
            <w:tcW w:w="1742" w:type="dxa"/>
            <w:vAlign w:val="center"/>
          </w:tcPr>
          <w:p w14:paraId="30EFFE4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保险要求</w:t>
            </w:r>
          </w:p>
        </w:tc>
        <w:tc>
          <w:tcPr>
            <w:tcW w:w="5170" w:type="dxa"/>
            <w:vAlign w:val="center"/>
          </w:tcPr>
          <w:p w14:paraId="12988D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69F09D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2836A3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A748FF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.2（1）项</w:t>
            </w:r>
          </w:p>
        </w:tc>
        <w:tc>
          <w:tcPr>
            <w:tcW w:w="1742" w:type="dxa"/>
            <w:vAlign w:val="center"/>
          </w:tcPr>
          <w:p w14:paraId="624B144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质量保证期</w:t>
            </w:r>
          </w:p>
        </w:tc>
        <w:tc>
          <w:tcPr>
            <w:tcW w:w="5170" w:type="dxa"/>
            <w:vAlign w:val="center"/>
          </w:tcPr>
          <w:p w14:paraId="11C4596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7C13E4A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ABD32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AD272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.2（3）项</w:t>
            </w:r>
          </w:p>
        </w:tc>
        <w:tc>
          <w:tcPr>
            <w:tcW w:w="1742" w:type="dxa"/>
            <w:vAlign w:val="center"/>
          </w:tcPr>
          <w:p w14:paraId="6626712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货物质量缺陷</w:t>
            </w:r>
          </w:p>
          <w:p w14:paraId="4C3BBC8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响应时间</w:t>
            </w:r>
          </w:p>
        </w:tc>
        <w:tc>
          <w:tcPr>
            <w:tcW w:w="5170" w:type="dxa"/>
            <w:vAlign w:val="center"/>
          </w:tcPr>
          <w:p w14:paraId="7FC335E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B1417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60E9B7D">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519F0D36">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center"/>
              <w:rPr>
                <w:rFonts w:hint="eastAsia" w:ascii="宋体" w:hAnsi="宋体" w:eastAsia="宋体" w:cs="宋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0F0637AC">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其他应当保密的信息</w:t>
            </w:r>
          </w:p>
        </w:tc>
        <w:tc>
          <w:tcPr>
            <w:tcW w:w="5170" w:type="dxa"/>
            <w:vAlign w:val="center"/>
          </w:tcPr>
          <w:p w14:paraId="14416E7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E92E6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DB1C6A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CB587A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2</w:t>
            </w:r>
            <w:r>
              <w:rPr>
                <w:rFonts w:hint="eastAsia" w:ascii="宋体" w:hAnsi="宋体" w:eastAsia="宋体" w:cs="宋体"/>
                <w:szCs w:val="21"/>
              </w:rPr>
              <w:t>.2款</w:t>
            </w:r>
          </w:p>
        </w:tc>
        <w:tc>
          <w:tcPr>
            <w:tcW w:w="1742" w:type="dxa"/>
            <w:vAlign w:val="center"/>
          </w:tcPr>
          <w:p w14:paraId="394F716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rPr>
              <w:t>合同价款支付</w:t>
            </w:r>
            <w:r>
              <w:rPr>
                <w:rFonts w:hint="eastAsia" w:ascii="宋体" w:hAnsi="宋体" w:eastAsia="宋体" w:cs="宋体"/>
                <w:szCs w:val="21"/>
                <w:lang w:eastAsia="zh-CN"/>
              </w:rPr>
              <w:t>时间</w:t>
            </w:r>
          </w:p>
        </w:tc>
        <w:tc>
          <w:tcPr>
            <w:tcW w:w="5170" w:type="dxa"/>
            <w:vAlign w:val="center"/>
          </w:tcPr>
          <w:p w14:paraId="50A748A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8BA2B8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22A29D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F0D2F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13.2</w:t>
            </w:r>
            <w:r>
              <w:rPr>
                <w:rFonts w:hint="eastAsia" w:ascii="宋体" w:hAnsi="宋体" w:eastAsia="宋体" w:cs="宋体"/>
                <w:szCs w:val="21"/>
              </w:rPr>
              <w:t>款</w:t>
            </w:r>
          </w:p>
        </w:tc>
        <w:tc>
          <w:tcPr>
            <w:tcW w:w="1742" w:type="dxa"/>
            <w:vAlign w:val="center"/>
          </w:tcPr>
          <w:p w14:paraId="4DE13D2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履约保证金不予退还的情形</w:t>
            </w:r>
          </w:p>
        </w:tc>
        <w:tc>
          <w:tcPr>
            <w:tcW w:w="5170" w:type="dxa"/>
            <w:vAlign w:val="center"/>
          </w:tcPr>
          <w:p w14:paraId="2B96DA9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1CA86D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C09609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E972FB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13.3</w:t>
            </w:r>
            <w:r>
              <w:rPr>
                <w:rFonts w:hint="eastAsia" w:ascii="宋体" w:hAnsi="宋体" w:eastAsia="宋体" w:cs="宋体"/>
                <w:szCs w:val="21"/>
              </w:rPr>
              <w:t>款</w:t>
            </w:r>
          </w:p>
        </w:tc>
        <w:tc>
          <w:tcPr>
            <w:tcW w:w="1742" w:type="dxa"/>
            <w:vAlign w:val="center"/>
          </w:tcPr>
          <w:p w14:paraId="0F13378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履约保证金退还时间及</w:t>
            </w:r>
            <w:r>
              <w:rPr>
                <w:rFonts w:hint="eastAsia" w:ascii="宋体" w:hAnsi="宋体" w:eastAsia="宋体" w:cs="宋体"/>
                <w:szCs w:val="21"/>
                <w:lang w:eastAsia="zh-CN"/>
              </w:rPr>
              <w:t>逾期退还的</w:t>
            </w:r>
            <w:r>
              <w:rPr>
                <w:rFonts w:hint="eastAsia" w:ascii="宋体" w:hAnsi="宋体" w:eastAsia="宋体" w:cs="宋体"/>
                <w:szCs w:val="21"/>
              </w:rPr>
              <w:t>违约金</w:t>
            </w:r>
          </w:p>
        </w:tc>
        <w:tc>
          <w:tcPr>
            <w:tcW w:w="5170" w:type="dxa"/>
            <w:vAlign w:val="center"/>
          </w:tcPr>
          <w:p w14:paraId="376AFAC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13B77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01197FF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D4FE65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）项</w:t>
            </w:r>
          </w:p>
        </w:tc>
        <w:tc>
          <w:tcPr>
            <w:tcW w:w="1742" w:type="dxa"/>
            <w:vAlign w:val="center"/>
          </w:tcPr>
          <w:p w14:paraId="2BE18BA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运行监督、维修期限</w:t>
            </w:r>
          </w:p>
        </w:tc>
        <w:tc>
          <w:tcPr>
            <w:tcW w:w="5170" w:type="dxa"/>
            <w:vAlign w:val="center"/>
          </w:tcPr>
          <w:p w14:paraId="6AAEE16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A4176A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4073532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58BA42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5</w:t>
            </w:r>
            <w:r>
              <w:rPr>
                <w:rFonts w:hint="eastAsia" w:ascii="宋体" w:hAnsi="宋体" w:eastAsia="宋体" w:cs="宋体"/>
                <w:szCs w:val="21"/>
              </w:rPr>
              <w:t>）项</w:t>
            </w:r>
          </w:p>
        </w:tc>
        <w:tc>
          <w:tcPr>
            <w:tcW w:w="1742" w:type="dxa"/>
            <w:vAlign w:val="center"/>
          </w:tcPr>
          <w:p w14:paraId="6604AD3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货物回收的约定</w:t>
            </w:r>
          </w:p>
        </w:tc>
        <w:tc>
          <w:tcPr>
            <w:tcW w:w="5170" w:type="dxa"/>
            <w:vAlign w:val="center"/>
          </w:tcPr>
          <w:p w14:paraId="27E2E70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A79A8D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01F5A9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249A7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21B7159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bookmarkStart w:id="149" w:name="_GoBack"/>
            <w:r>
              <w:rPr>
                <w:rFonts w:hint="eastAsia" w:ascii="宋体" w:hAnsi="宋体" w:eastAsia="宋体" w:cs="宋体"/>
                <w:szCs w:val="21"/>
              </w:rPr>
              <w:t>乙方</w:t>
            </w:r>
            <w:bookmarkEnd w:id="149"/>
            <w:r>
              <w:rPr>
                <w:rFonts w:hint="eastAsia" w:ascii="宋体" w:hAnsi="宋体" w:eastAsia="宋体" w:cs="宋体"/>
                <w:szCs w:val="21"/>
              </w:rPr>
              <w:t>提供的其他服务</w:t>
            </w:r>
          </w:p>
        </w:tc>
        <w:tc>
          <w:tcPr>
            <w:tcW w:w="5170" w:type="dxa"/>
            <w:vAlign w:val="center"/>
          </w:tcPr>
          <w:p w14:paraId="2FB409A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F1008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B2315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F26130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1款</w:t>
            </w:r>
          </w:p>
        </w:tc>
        <w:tc>
          <w:tcPr>
            <w:tcW w:w="1742" w:type="dxa"/>
            <w:vAlign w:val="center"/>
          </w:tcPr>
          <w:p w14:paraId="43AE3BC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color w:val="auto"/>
                <w:szCs w:val="21"/>
                <w:highlight w:val="none"/>
                <w:lang w:eastAsia="zh-CN"/>
              </w:rPr>
              <w:t>修理、重作、更换相关具体规定</w:t>
            </w:r>
          </w:p>
        </w:tc>
        <w:tc>
          <w:tcPr>
            <w:tcW w:w="5170" w:type="dxa"/>
            <w:vAlign w:val="center"/>
          </w:tcPr>
          <w:p w14:paraId="310EAFC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73C3EA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15C3EB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BC908A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.2（2）项</w:t>
            </w:r>
          </w:p>
        </w:tc>
        <w:tc>
          <w:tcPr>
            <w:tcW w:w="1742" w:type="dxa"/>
            <w:vAlign w:val="center"/>
          </w:tcPr>
          <w:p w14:paraId="786F9E4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迟延交货赔偿费</w:t>
            </w:r>
          </w:p>
        </w:tc>
        <w:tc>
          <w:tcPr>
            <w:tcW w:w="5170" w:type="dxa"/>
            <w:vAlign w:val="center"/>
          </w:tcPr>
          <w:p w14:paraId="07AA424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3DD3E6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2BD9A6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8EB04A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3款</w:t>
            </w:r>
          </w:p>
        </w:tc>
        <w:tc>
          <w:tcPr>
            <w:tcW w:w="1742" w:type="dxa"/>
            <w:vAlign w:val="center"/>
          </w:tcPr>
          <w:p w14:paraId="44408CA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逾期付款利息</w:t>
            </w:r>
          </w:p>
        </w:tc>
        <w:tc>
          <w:tcPr>
            <w:tcW w:w="5170" w:type="dxa"/>
            <w:vAlign w:val="center"/>
          </w:tcPr>
          <w:p w14:paraId="6BEEF85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39A15F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3D640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1EA237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.4</w:t>
            </w:r>
            <w:r>
              <w:rPr>
                <w:rFonts w:hint="eastAsia" w:ascii="宋体" w:hAnsi="宋体" w:eastAsia="宋体" w:cs="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1937BA0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其他违约责任</w:t>
            </w:r>
          </w:p>
        </w:tc>
        <w:tc>
          <w:tcPr>
            <w:tcW w:w="5170" w:type="dxa"/>
            <w:tcBorders>
              <w:left w:val="single" w:color="auto" w:sz="2" w:space="0"/>
              <w:bottom w:val="single" w:color="auto" w:sz="2" w:space="0"/>
            </w:tcBorders>
            <w:vAlign w:val="center"/>
          </w:tcPr>
          <w:p w14:paraId="2398957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1D88798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5A8A354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E11DEA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19</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511313D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val="en-US" w:eastAsia="zh-CN"/>
              </w:rPr>
              <w:t>解决争议的方法</w:t>
            </w:r>
          </w:p>
        </w:tc>
        <w:tc>
          <w:tcPr>
            <w:tcW w:w="5170" w:type="dxa"/>
            <w:tcBorders>
              <w:top w:val="single" w:color="auto" w:sz="2" w:space="0"/>
              <w:left w:val="single" w:color="auto" w:sz="2" w:space="0"/>
            </w:tcBorders>
            <w:vAlign w:val="center"/>
          </w:tcPr>
          <w:p w14:paraId="66EDF0C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15C0E4A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F70734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52C49B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79E493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65D31B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第2</w:t>
            </w:r>
            <w:r>
              <w:rPr>
                <w:rFonts w:hint="eastAsia" w:ascii="宋体" w:hAnsi="宋体" w:eastAsia="宋体" w:cs="宋体"/>
                <w:szCs w:val="21"/>
                <w:lang w:val="en-US" w:eastAsia="zh-CN"/>
              </w:rPr>
              <w:t>3.1</w:t>
            </w:r>
            <w:r>
              <w:rPr>
                <w:rFonts w:hint="eastAsia" w:ascii="宋体" w:hAnsi="宋体" w:eastAsia="宋体" w:cs="宋体"/>
                <w:szCs w:val="21"/>
                <w:lang w:eastAsia="zh-CN"/>
              </w:rPr>
              <w:t>款</w:t>
            </w:r>
          </w:p>
        </w:tc>
        <w:tc>
          <w:tcPr>
            <w:tcW w:w="1742" w:type="dxa"/>
            <w:vAlign w:val="center"/>
          </w:tcPr>
          <w:p w14:paraId="31F1398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bCs/>
                <w:color w:val="auto"/>
                <w:szCs w:val="21"/>
                <w:highlight w:val="none"/>
                <w:lang w:eastAsia="zh-CN"/>
              </w:rPr>
              <w:t>其他专用条款</w:t>
            </w:r>
          </w:p>
        </w:tc>
        <w:tc>
          <w:tcPr>
            <w:tcW w:w="5170" w:type="dxa"/>
            <w:vAlign w:val="center"/>
          </w:tcPr>
          <w:p w14:paraId="003A265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p>
        </w:tc>
      </w:tr>
    </w:tbl>
    <w:p w14:paraId="3E011C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37294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89018E5">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br w:type="page"/>
      </w:r>
    </w:p>
    <w:p w14:paraId="158572E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p>
    <w:p w14:paraId="76566424">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第二册  通用条款（公开招标）</w:t>
      </w:r>
    </w:p>
    <w:p w14:paraId="3F997D9B">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92" w:name="_Hlk72399513"/>
      <w:r>
        <w:rPr>
          <w:rFonts w:hint="eastAsia" w:ascii="宋体" w:hAnsi="宋体" w:eastAsia="宋体" w:cs="宋体"/>
          <w:sz w:val="28"/>
          <w:szCs w:val="28"/>
        </w:rPr>
        <w:t>总则</w:t>
      </w:r>
    </w:p>
    <w:bookmarkEnd w:id="92"/>
    <w:p w14:paraId="6059265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 通用条款说明</w:t>
      </w:r>
    </w:p>
    <w:p w14:paraId="42C528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1.1政府集中采购机构发出招标文件通用条款版本，列出深圳市政府采购项目进行招标采购所适用的通用条款内容。</w:t>
      </w:r>
      <w:bookmarkStart w:id="93" w:name="_Hlk72399729"/>
      <w:r>
        <w:rPr>
          <w:rFonts w:hint="eastAsia" w:ascii="宋体" w:hAnsi="宋体" w:eastAsia="宋体" w:cs="宋体"/>
          <w:szCs w:val="21"/>
        </w:rPr>
        <w:t>如有需要，政府集中采购机构可以对通用条款的内容进行补充。</w:t>
      </w:r>
      <w:bookmarkEnd w:id="93"/>
    </w:p>
    <w:p w14:paraId="4CAA61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1.2招标文件分为第一册“专用条款”和第二册“通用条款”。</w:t>
      </w:r>
    </w:p>
    <w:p w14:paraId="5F46DF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1.3“专用条款”是对本次采购项目的具体要求，包含招标公告、对通用条款的补充内容及其他关键信息、用户需求书、投标文件格式及附件、合同条款及格式等内容。</w:t>
      </w:r>
    </w:p>
    <w:p w14:paraId="06EA09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1.4“通用条款”是适用于政府采购公开招标项目的基础性条款，具有普遍性和通用性。</w:t>
      </w:r>
    </w:p>
    <w:p w14:paraId="2D5556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1.5 “专用条款”和“通用条款”表述不一致或有冲突时，以“专用条款”为准。</w:t>
      </w:r>
    </w:p>
    <w:p w14:paraId="398A21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rPr>
        <w:t>．</w:t>
      </w:r>
      <w:r>
        <w:rPr>
          <w:rFonts w:hint="eastAsia" w:ascii="宋体" w:hAnsi="宋体" w:eastAsia="宋体" w:cs="宋体"/>
          <w:sz w:val="24"/>
        </w:rPr>
        <w:t>招标说明</w:t>
      </w:r>
    </w:p>
    <w:p w14:paraId="3026E9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本项目按照《深圳经济特区政府采购条例》、《深圳经济特区政府采购条例实施细则》及政府采购其他法律法规，通过公开招标方式确定中标供应商。</w:t>
      </w:r>
    </w:p>
    <w:p w14:paraId="461834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3．定义</w:t>
      </w:r>
    </w:p>
    <w:p w14:paraId="74EA79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招标文件中下列术语应解释为：</w:t>
      </w:r>
    </w:p>
    <w:p w14:paraId="446854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rPr>
        <w:t>1</w:t>
      </w:r>
      <w:r>
        <w:rPr>
          <w:rFonts w:hint="eastAsia" w:ascii="宋体" w:hAnsi="宋体" w:eastAsia="宋体" w:cs="宋体"/>
          <w:szCs w:val="21"/>
        </w:rPr>
        <w:t>“采购人”：指利用财政性资金依法进行政府采购的国家机关、事业单位、团体组织；</w:t>
      </w:r>
      <w:r>
        <w:rPr>
          <w:rFonts w:hint="eastAsia" w:ascii="宋体" w:hAnsi="宋体" w:eastAsia="宋体" w:cs="宋体"/>
          <w:szCs w:val="21"/>
        </w:rPr>
        <w:t xml:space="preserve"> </w:t>
      </w:r>
    </w:p>
    <w:p w14:paraId="09D9BA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3.2 “政府集中采购机构”</w:t>
      </w:r>
      <w:r>
        <w:rPr>
          <w:rFonts w:hint="eastAsia" w:ascii="宋体" w:hAnsi="宋体" w:eastAsia="宋体" w:cs="宋体"/>
          <w:szCs w:val="21"/>
          <w:shd w:val="clear" w:color="auto" w:fill="FFFFFF"/>
        </w:rPr>
        <w:t>是指市政府设立的，组织实施政府采购项目，并对政府采购活动提供服务的专门机构；</w:t>
      </w:r>
      <w:r>
        <w:rPr>
          <w:rFonts w:hint="eastAsia" w:ascii="宋体" w:hAnsi="宋体" w:eastAsia="宋体" w:cs="宋体"/>
          <w:szCs w:val="21"/>
        </w:rPr>
        <w:t>本文件所述的“政府集中采购机构”</w:t>
      </w:r>
      <w:r>
        <w:rPr>
          <w:rFonts w:hint="eastAsia" w:ascii="宋体" w:hAnsi="宋体" w:eastAsia="宋体" w:cs="宋体"/>
          <w:szCs w:val="21"/>
        </w:rPr>
        <w:t>指</w:t>
      </w:r>
      <w:r>
        <w:rPr>
          <w:rFonts w:hint="eastAsia" w:ascii="宋体" w:hAnsi="宋体" w:eastAsia="宋体" w:cs="宋体"/>
          <w:b/>
          <w:bCs/>
          <w:szCs w:val="21"/>
        </w:rPr>
        <w:t>深圳公共资源交易中心</w:t>
      </w:r>
      <w:r>
        <w:rPr>
          <w:rFonts w:hint="eastAsia" w:ascii="宋体" w:hAnsi="宋体" w:eastAsia="宋体" w:cs="宋体"/>
          <w:szCs w:val="21"/>
        </w:rPr>
        <w:t>；</w:t>
      </w:r>
    </w:p>
    <w:p w14:paraId="4E96F1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3.3“投标人”，即供应商，指参加投标竞争并愿意按照招标文件要求向采购人提供货物、工程或者服务的依法成立的法人、其他组织或者自然人；</w:t>
      </w:r>
    </w:p>
    <w:p w14:paraId="10D93B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3.4“评审委员会”是依据《深圳经济特区政府采购条例》、《深圳经济特区政府采购条例实施细则》等有关规定组建的专门负责本次招标其评审工作的临时性机构；</w:t>
      </w:r>
    </w:p>
    <w:p w14:paraId="7C7943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3.5“日期”</w:t>
      </w:r>
      <w:r>
        <w:rPr>
          <w:rFonts w:hint="eastAsia" w:ascii="宋体" w:hAnsi="宋体" w:eastAsia="宋体" w:cs="宋体"/>
          <w:szCs w:val="21"/>
        </w:rPr>
        <w:t>指</w:t>
      </w:r>
      <w:r>
        <w:rPr>
          <w:rFonts w:hint="eastAsia" w:ascii="宋体" w:hAnsi="宋体" w:eastAsia="宋体" w:cs="宋体"/>
          <w:szCs w:val="21"/>
        </w:rPr>
        <w:t>公历日；</w:t>
      </w:r>
    </w:p>
    <w:p w14:paraId="0C765C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3.6“合同”指由本次招标所产生的合同或合约文件；</w:t>
      </w:r>
    </w:p>
    <w:p w14:paraId="27A2C8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3.7“电子投标文件”指利用</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15AE86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3.8“网上投标”指通过</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网站上传电子投标文件；</w:t>
      </w:r>
    </w:p>
    <w:p w14:paraId="3BB6D9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3.9招标文件中的标题或题名仅起引导作用，而不应视为对招标文件内容的理解和解释。</w:t>
      </w:r>
    </w:p>
    <w:p w14:paraId="71C100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4. </w:t>
      </w:r>
      <w:bookmarkStart w:id="94" w:name="_Hlk72398643"/>
      <w:r>
        <w:rPr>
          <w:rFonts w:hint="eastAsia" w:ascii="宋体" w:hAnsi="宋体" w:eastAsia="宋体" w:cs="宋体"/>
          <w:sz w:val="24"/>
        </w:rPr>
        <w:t>政府采购供应商责任</w:t>
      </w:r>
    </w:p>
    <w:p w14:paraId="5732F9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4.1欢迎诚信、有实力和有社会责任心的供应商参与政府采购事业。</w:t>
      </w:r>
    </w:p>
    <w:p w14:paraId="319FE8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4.2投标人应当遵循公平竞争的原则，不得恶意串通，不得妨碍其他投标人的竞争行为，不得损害采购人或者其他投标人的合法权益。如违反上述要求，经核实后，供应商的投标无效。</w:t>
      </w:r>
    </w:p>
    <w:p w14:paraId="01894C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5．投标人参加政府采购的条件</w:t>
      </w:r>
    </w:p>
    <w:p w14:paraId="258C4D32">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5.1投标人应在投标前到</w:t>
      </w:r>
      <w:r>
        <w:rPr>
          <w:rFonts w:hint="eastAsia" w:ascii="宋体" w:hAnsi="宋体" w:eastAsia="宋体" w:cs="宋体"/>
          <w:b/>
          <w:bCs/>
          <w:szCs w:val="21"/>
        </w:rPr>
        <w:t>深圳公共资源交易中心（具体在深圳交易集团有限公司政府采购业务分公司进行办理）</w:t>
      </w:r>
      <w:r>
        <w:rPr>
          <w:rFonts w:hint="eastAsia" w:ascii="宋体" w:hAnsi="宋体" w:eastAsia="宋体" w:cs="宋体"/>
          <w:szCs w:val="21"/>
        </w:rPr>
        <w:t>进行注册并办理电子密钥。《供应商注册及信息变更指引》详见www.szggzy.com网站“交易服务指南-政府采购”</w:t>
      </w:r>
      <w:r>
        <w:rPr>
          <w:rFonts w:hint="eastAsia" w:ascii="宋体" w:hAnsi="宋体" w:eastAsia="宋体" w:cs="宋体"/>
          <w:szCs w:val="21"/>
          <w:lang w:val="en-US" w:eastAsia="zh-CN"/>
        </w:rPr>
        <w:t>。</w:t>
      </w:r>
      <w:r>
        <w:rPr>
          <w:rFonts w:hint="eastAsia" w:ascii="宋体" w:hAnsi="宋体" w:eastAsia="宋体" w:cs="宋体"/>
          <w:szCs w:val="21"/>
        </w:rPr>
        <w:t>。</w:t>
      </w:r>
    </w:p>
    <w:p w14:paraId="55297D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5.2投标人资格要求</w:t>
      </w:r>
    </w:p>
    <w:p w14:paraId="2159C9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参加本项目的投标人应具备的资格条件详见本项目招标公告中“投标人资格要求”（即申请人的资格要求）的内容。</w:t>
      </w:r>
    </w:p>
    <w:p w14:paraId="2AE21A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5.3联合体投标</w:t>
      </w:r>
    </w:p>
    <w:p w14:paraId="5AC4F7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5.3.1　以下有关联合体投标的条款仅适用于允许投标人组成联合体投标的项目。</w:t>
      </w:r>
    </w:p>
    <w:p w14:paraId="0407B2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5.3.2  由两个或两个以上的自然人、法人或者其他组织可以组成一个联合体，以一个供应商的身份共同投标时，应符合以下原则：</w:t>
      </w:r>
    </w:p>
    <w:p w14:paraId="5633BA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（1）投标联合体各方参加政府采购活动应当具备下列条件：</w:t>
      </w:r>
      <w:r>
        <w:rPr>
          <w:rFonts w:hint="eastAsia" w:ascii="宋体" w:hAnsi="宋体" w:eastAsia="宋体" w:cs="宋体"/>
        </w:rPr>
        <w:t xml:space="preserve"> </w:t>
      </w:r>
    </w:p>
    <w:p w14:paraId="7DC51E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1、具有独立承担民事责任的能力；</w:t>
      </w:r>
      <w:r>
        <w:rPr>
          <w:rFonts w:hint="eastAsia" w:ascii="宋体" w:hAnsi="宋体" w:eastAsia="宋体" w:cs="宋体"/>
        </w:rPr>
        <w:t xml:space="preserve"> </w:t>
      </w:r>
    </w:p>
    <w:p w14:paraId="040560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2、有良好的商业信誉和健全的财务会计制度；</w:t>
      </w:r>
      <w:r>
        <w:rPr>
          <w:rFonts w:hint="eastAsia" w:ascii="宋体" w:hAnsi="宋体" w:eastAsia="宋体" w:cs="宋体"/>
        </w:rPr>
        <w:t xml:space="preserve"> </w:t>
      </w:r>
    </w:p>
    <w:p w14:paraId="36C264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3、具有履行合同所必需的设备和专业技术能力；</w:t>
      </w:r>
      <w:r>
        <w:rPr>
          <w:rFonts w:hint="eastAsia" w:ascii="宋体" w:hAnsi="宋体" w:eastAsia="宋体" w:cs="宋体"/>
        </w:rPr>
        <w:t xml:space="preserve"> </w:t>
      </w:r>
    </w:p>
    <w:p w14:paraId="6EF8EB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4、有依法缴纳税收和社会保障资金的良好记录；</w:t>
      </w:r>
      <w:r>
        <w:rPr>
          <w:rFonts w:hint="eastAsia" w:ascii="宋体" w:hAnsi="宋体" w:eastAsia="宋体" w:cs="宋体"/>
        </w:rPr>
        <w:t xml:space="preserve"> </w:t>
      </w:r>
    </w:p>
    <w:p w14:paraId="5ACE61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5、参加政府采购活动前三年内，在经营活动中没有重大违法记录；</w:t>
      </w:r>
      <w:r>
        <w:rPr>
          <w:rFonts w:hint="eastAsia" w:ascii="宋体" w:hAnsi="宋体" w:eastAsia="宋体" w:cs="宋体"/>
        </w:rPr>
        <w:t xml:space="preserve"> </w:t>
      </w:r>
    </w:p>
    <w:p w14:paraId="62CCCE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6、法律、行政法规规定的其他条件。</w:t>
      </w:r>
      <w:r>
        <w:rPr>
          <w:rFonts w:hint="eastAsia" w:ascii="宋体" w:hAnsi="宋体" w:eastAsia="宋体" w:cs="宋体"/>
        </w:rPr>
        <w:t xml:space="preserve"> </w:t>
      </w:r>
    </w:p>
    <w:p w14:paraId="5F0F3F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（2）在投标截止前，投标联合体各方均应注册成政府集中采购机构供应商；</w:t>
      </w:r>
    </w:p>
    <w:p w14:paraId="011257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（3）联合体中有同类资质的供应商按照联合体分工承担相同工作的，应当按照资质等级较低的供应商确定资质等级；</w:t>
      </w:r>
    </w:p>
    <w:p w14:paraId="7F8983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（4）是否允许联合体参加投标，应当由采购人和采购代理机构根据项目的实际情况和潜在供应商的数量自主决定，如果决定接受联合体投标则应当在招标公告中明示；</w:t>
      </w:r>
    </w:p>
    <w:p w14:paraId="316F65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（5）投标人的投标文件及中标后签署的合同协议对联合体各方均具法律约束力；</w:t>
      </w:r>
    </w:p>
    <w:p w14:paraId="764BD6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（6）联合体各方应当签订联合体投标协议，明确约定各方拟承担的工作和责任，并将该协议随投标文件一并递交给政府集中采购机构；</w:t>
      </w:r>
    </w:p>
    <w:p w14:paraId="0061F0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（7）联合体中标后，联合体各方应当共同与采购人签订合同，就中标项目向采购人承担连带责任；</w:t>
      </w:r>
    </w:p>
    <w:p w14:paraId="2F0B32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4D2EA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（9）本通用条款中“投标人”一词亦指联合体各方，专用条款另有规定或说明的除外。</w:t>
      </w:r>
    </w:p>
    <w:p w14:paraId="0956C3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6．政策导向</w:t>
      </w:r>
    </w:p>
    <w:p w14:paraId="303EA3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6.1</w:t>
      </w:r>
      <w:r>
        <w:rPr>
          <w:rFonts w:hint="eastAsia" w:ascii="宋体" w:hAnsi="宋体" w:eastAsia="宋体" w:cs="宋体"/>
        </w:rPr>
        <w:t xml:space="preserve">  </w:t>
      </w:r>
      <w:r>
        <w:rPr>
          <w:rFonts w:hint="eastAsia" w:ascii="宋体" w:hAnsi="宋体" w:eastAsia="宋体" w:cs="宋体"/>
        </w:rPr>
        <w:t>政府采购支持本国产品、支持中小企业、监狱企业和残疾人福利性单位发展，支持乡村产业振兴，支持创新、节能减排、绿色环保等。</w:t>
      </w:r>
    </w:p>
    <w:p w14:paraId="51F673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6.2</w:t>
      </w:r>
      <w:r>
        <w:rPr>
          <w:rFonts w:hint="eastAsia" w:ascii="宋体" w:hAnsi="宋体" w:eastAsia="宋体" w:cs="宋体"/>
        </w:rPr>
        <w:t xml:space="preserve">  </w:t>
      </w:r>
      <w:r>
        <w:rPr>
          <w:rFonts w:hint="eastAsia" w:ascii="宋体" w:hAnsi="宋体" w:eastAsia="宋体" w:cs="宋体"/>
        </w:rPr>
        <w:t>本项目落实深圳市政府采购供应商诚信管理政策要求。</w:t>
      </w:r>
    </w:p>
    <w:p w14:paraId="257941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6.3  本项目支持投标人性别平等的相关政策。</w:t>
      </w:r>
    </w:p>
    <w:p w14:paraId="521E6E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7. 本项目若涉及采购货物，则合格的货物及相应服务应满足以下要求：</w:t>
      </w:r>
    </w:p>
    <w:p w14:paraId="45B49F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.1  </w:t>
      </w:r>
      <w:r>
        <w:rPr>
          <w:rFonts w:hint="eastAsia" w:ascii="宋体" w:hAnsi="宋体" w:eastAsia="宋体" w:cs="宋体"/>
        </w:rPr>
        <w:t>必须是全新、未使用过的原装合格正品（包括零部件），如安装或配置了软件的，须为正版软件。</w:t>
      </w:r>
    </w:p>
    <w:p w14:paraId="40134F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7.2  国产的货物及其有关服务必须符合中华人民共和国的设计、制造生产标准及行业标准。招标公告有其他要求的，亦应符合其要求。</w:t>
      </w:r>
    </w:p>
    <w:p w14:paraId="18884D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w:t>
      </w:r>
      <w:r>
        <w:rPr>
          <w:rFonts w:hint="eastAsia" w:ascii="宋体" w:hAnsi="宋体" w:eastAsia="宋体" w:cs="宋体"/>
        </w:rPr>
        <w:t>.</w:t>
      </w:r>
      <w:r>
        <w:rPr>
          <w:rFonts w:hint="eastAsia" w:ascii="宋体" w:hAnsi="宋体" w:eastAsia="宋体" w:cs="宋体"/>
        </w:rPr>
        <w:t>3</w:t>
      </w:r>
      <w:r>
        <w:rPr>
          <w:rFonts w:hint="eastAsia" w:ascii="宋体" w:hAnsi="宋体" w:eastAsia="宋体" w:cs="宋体"/>
        </w:rPr>
        <w:t xml:space="preserve">  </w:t>
      </w:r>
      <w:r>
        <w:rPr>
          <w:rFonts w:hint="eastAsia" w:ascii="宋体" w:hAnsi="宋体" w:eastAsia="宋体" w:cs="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28C39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w:t>
      </w:r>
      <w:r>
        <w:rPr>
          <w:rFonts w:hint="eastAsia" w:ascii="宋体" w:hAnsi="宋体" w:eastAsia="宋体" w:cs="宋体"/>
        </w:rPr>
        <w:t>.</w:t>
      </w:r>
      <w:r>
        <w:rPr>
          <w:rFonts w:hint="eastAsia" w:ascii="宋体" w:hAnsi="宋体" w:eastAsia="宋体" w:cs="宋体"/>
        </w:rPr>
        <w:t>4</w:t>
      </w:r>
      <w:r>
        <w:rPr>
          <w:rFonts w:hint="eastAsia" w:ascii="宋体" w:hAnsi="宋体" w:eastAsia="宋体" w:cs="宋体"/>
        </w:rPr>
        <w:t xml:space="preserve">  </w:t>
      </w:r>
      <w:r>
        <w:rPr>
          <w:rFonts w:hint="eastAsia" w:ascii="宋体" w:hAnsi="宋体" w:eastAsia="宋体" w:cs="宋体"/>
        </w:rPr>
        <w:t>投标人</w:t>
      </w:r>
      <w:bookmarkStart w:id="95" w:name="_Hlk72152753"/>
      <w:r>
        <w:rPr>
          <w:rFonts w:hint="eastAsia" w:ascii="宋体" w:hAnsi="宋体" w:eastAsia="宋体" w:cs="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14:paraId="15CA5D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E59F3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7.6  工期要求：投标人在投标时对其所投项目应提交交货进度、交货计划等，在合同规定的时间内完成项目实施工作。</w:t>
      </w:r>
    </w:p>
    <w:p w14:paraId="1B66D0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7.7  投标人必须承担的设备运输、安装调试、验收检测和提供设备操作说明书、图纸等其他相关及类似的义务。</w:t>
      </w:r>
    </w:p>
    <w:p w14:paraId="083EEB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8．投标费用</w:t>
      </w:r>
    </w:p>
    <w:p w14:paraId="01A658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不论投标结果如何，投标人应承担其编制投标文件与递交投标文件所涉及的一切费用。</w:t>
      </w:r>
    </w:p>
    <w:p w14:paraId="0BF4AD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9．踏勘现场</w:t>
      </w:r>
    </w:p>
    <w:p w14:paraId="46E5E7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66D88F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9.2投标人及其人员经过采购人的允许，可以进入采购人的项目现场踏勘。若招标文件要求投标人于统一时间地点踏勘现场的，投标人应当按时前往。</w:t>
      </w:r>
    </w:p>
    <w:p w14:paraId="2CFAC2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9.3采购人应当通过政府集中采购机构向投标人提供有关现场的书面资料和数据。</w:t>
      </w:r>
    </w:p>
    <w:p w14:paraId="00AB55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9.4任何人或任何组织在踏勘现场时向投标人提供的任何书面资料或口头承诺，未经政府集中采购机构在网上发布或书面通知，均作无效处理。</w:t>
      </w:r>
    </w:p>
    <w:p w14:paraId="00A1BA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9</w:t>
      </w:r>
      <w:r>
        <w:rPr>
          <w:rFonts w:hint="eastAsia" w:ascii="宋体" w:hAnsi="宋体" w:eastAsia="宋体" w:cs="宋体"/>
          <w:szCs w:val="21"/>
        </w:rPr>
        <w:t>.</w:t>
      </w:r>
      <w:r>
        <w:rPr>
          <w:rFonts w:hint="eastAsia" w:ascii="宋体" w:hAnsi="宋体" w:eastAsia="宋体" w:cs="宋体"/>
          <w:szCs w:val="21"/>
        </w:rPr>
        <w:t>5</w:t>
      </w:r>
      <w:r>
        <w:rPr>
          <w:rFonts w:hint="eastAsia" w:ascii="宋体" w:hAnsi="宋体" w:eastAsia="宋体" w:cs="宋体"/>
          <w:szCs w:val="21"/>
        </w:rPr>
        <w:t>未参与踏勘现场不作为否定投标人资格的理由。</w:t>
      </w:r>
    </w:p>
    <w:p w14:paraId="15EF17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 w:val="24"/>
        </w:rPr>
        <w:t>1</w:t>
      </w:r>
      <w:r>
        <w:rPr>
          <w:rFonts w:hint="eastAsia" w:ascii="宋体" w:hAnsi="宋体" w:eastAsia="宋体" w:cs="宋体"/>
          <w:sz w:val="24"/>
        </w:rPr>
        <w:t>0</w:t>
      </w:r>
      <w:r>
        <w:rPr>
          <w:rFonts w:hint="eastAsia" w:ascii="宋体" w:hAnsi="宋体" w:eastAsia="宋体" w:cs="宋体"/>
          <w:sz w:val="24"/>
        </w:rPr>
        <w:t>．标前会议</w:t>
      </w:r>
    </w:p>
    <w:p w14:paraId="332C3D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0</w:t>
      </w:r>
      <w:r>
        <w:rPr>
          <w:rFonts w:hint="eastAsia" w:ascii="宋体" w:hAnsi="宋体" w:eastAsia="宋体" w:cs="宋体"/>
          <w:szCs w:val="21"/>
        </w:rPr>
        <w:t>.</w:t>
      </w:r>
      <w:r>
        <w:rPr>
          <w:rFonts w:hint="eastAsia" w:ascii="宋体" w:hAnsi="宋体" w:eastAsia="宋体" w:cs="宋体"/>
          <w:szCs w:val="21"/>
        </w:rPr>
        <w:t>1</w:t>
      </w:r>
      <w:r>
        <w:rPr>
          <w:rFonts w:hint="eastAsia" w:ascii="宋体" w:hAnsi="宋体" w:eastAsia="宋体" w:cs="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3BCF8D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10</w:t>
      </w:r>
      <w:r>
        <w:rPr>
          <w:rFonts w:hint="eastAsia" w:ascii="宋体" w:hAnsi="宋体" w:eastAsia="宋体" w:cs="宋体"/>
        </w:rPr>
        <w:t>.</w:t>
      </w:r>
      <w:r>
        <w:rPr>
          <w:rFonts w:hint="eastAsia" w:ascii="宋体" w:hAnsi="宋体" w:eastAsia="宋体" w:cs="宋体"/>
        </w:rPr>
        <w:t>2</w:t>
      </w:r>
      <w:r>
        <w:rPr>
          <w:rFonts w:hint="eastAsia" w:ascii="宋体" w:hAnsi="宋体" w:eastAsia="宋体" w:cs="宋体"/>
        </w:rPr>
        <w:t>任何人或任何组织在标前会议时向投标人提供的任何书面资料或口头承诺，未经政府集中采购机构在网上发布或书面通知，均作无效处理。</w:t>
      </w:r>
    </w:p>
    <w:p w14:paraId="1ACFDF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0</w:t>
      </w:r>
      <w:r>
        <w:rPr>
          <w:rFonts w:hint="eastAsia" w:ascii="宋体" w:hAnsi="宋体" w:eastAsia="宋体" w:cs="宋体"/>
          <w:szCs w:val="21"/>
        </w:rPr>
        <w:t>.</w:t>
      </w:r>
      <w:r>
        <w:rPr>
          <w:rFonts w:hint="eastAsia" w:ascii="宋体" w:hAnsi="宋体" w:eastAsia="宋体" w:cs="宋体"/>
          <w:szCs w:val="21"/>
        </w:rPr>
        <w:t>3</w:t>
      </w:r>
      <w:r>
        <w:rPr>
          <w:rFonts w:hint="eastAsia" w:ascii="宋体" w:hAnsi="宋体" w:eastAsia="宋体" w:cs="宋体"/>
          <w:szCs w:val="21"/>
        </w:rPr>
        <w:t>未参与标前会议不作为否定投标人资格的理由。</w:t>
      </w:r>
    </w:p>
    <w:bookmarkEnd w:id="94"/>
    <w:p w14:paraId="7964DF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DDAB94E">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招标文件</w:t>
      </w:r>
    </w:p>
    <w:p w14:paraId="33C076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rPr>
        <w:t>1</w:t>
      </w:r>
      <w:r>
        <w:rPr>
          <w:rFonts w:hint="eastAsia" w:ascii="宋体" w:hAnsi="宋体" w:eastAsia="宋体" w:cs="宋体"/>
          <w:sz w:val="24"/>
        </w:rPr>
        <w:t>．</w:t>
      </w:r>
      <w:bookmarkStart w:id="96" w:name="_Hlk72399819"/>
      <w:r>
        <w:rPr>
          <w:rFonts w:hint="eastAsia" w:ascii="宋体" w:hAnsi="宋体" w:eastAsia="宋体" w:cs="宋体"/>
          <w:sz w:val="24"/>
        </w:rPr>
        <w:t>招标文件的编制与组成</w:t>
      </w:r>
    </w:p>
    <w:p w14:paraId="263891FB">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1</w:t>
      </w:r>
      <w:r>
        <w:rPr>
          <w:rFonts w:hint="eastAsia" w:ascii="宋体" w:hAnsi="宋体" w:eastAsia="宋体" w:cs="宋体"/>
          <w:szCs w:val="21"/>
        </w:rPr>
        <w:t>.1招标文件除以下内容外，政府集中采购机构在招标期间发出的澄清或修改等相关公告或通知内容，均是招标文件的组成部分，对投标人起约束作用；</w:t>
      </w:r>
    </w:p>
    <w:p w14:paraId="29164C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招标文件包括下列内容：</w:t>
      </w:r>
    </w:p>
    <w:p w14:paraId="069BCE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第一册  专用条款</w:t>
      </w:r>
    </w:p>
    <w:p w14:paraId="4CE271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关键信息</w:t>
      </w:r>
    </w:p>
    <w:p w14:paraId="525B9F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1EDACC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对通用条款的补充内容及其他关键信息</w:t>
      </w:r>
    </w:p>
    <w:p w14:paraId="270150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401BB6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 xml:space="preserve">第四章 </w:t>
      </w:r>
      <w:r>
        <w:rPr>
          <w:rFonts w:hint="eastAsia" w:ascii="宋体" w:hAnsi="宋体" w:eastAsia="宋体" w:cs="宋体"/>
        </w:rPr>
        <w:t xml:space="preserve"> </w:t>
      </w:r>
      <w:r>
        <w:rPr>
          <w:rFonts w:hint="eastAsia" w:ascii="宋体" w:hAnsi="宋体" w:eastAsia="宋体" w:cs="宋体"/>
        </w:rPr>
        <w:t>投标文件格式及附件</w:t>
      </w:r>
    </w:p>
    <w:p w14:paraId="351052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2E2EC4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第二册  通用条款</w:t>
      </w:r>
    </w:p>
    <w:p w14:paraId="4D9F73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172B51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1B0390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6B2017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29E615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687B48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4C73C7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28229A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6A34B4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49A99F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71E668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第十一章  质疑处理</w:t>
      </w:r>
    </w:p>
    <w:p w14:paraId="77EA55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1</w:t>
      </w:r>
      <w:r>
        <w:rPr>
          <w:rFonts w:hint="eastAsia" w:ascii="宋体" w:hAnsi="宋体" w:eastAsia="宋体" w:cs="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CC7A9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1</w:t>
      </w:r>
      <w:r>
        <w:rPr>
          <w:rFonts w:hint="eastAsia" w:ascii="宋体" w:hAnsi="宋体" w:eastAsia="宋体" w:cs="宋体"/>
          <w:szCs w:val="21"/>
        </w:rPr>
        <w:t>1</w:t>
      </w:r>
      <w:r>
        <w:rPr>
          <w:rFonts w:hint="eastAsia" w:ascii="宋体" w:hAnsi="宋体" w:eastAsia="宋体" w:cs="宋体"/>
          <w:szCs w:val="21"/>
        </w:rPr>
        <w:t>.3</w:t>
      </w:r>
      <w:r>
        <w:rPr>
          <w:rFonts w:hint="eastAsia" w:ascii="宋体" w:hAnsi="宋体" w:eastAsia="宋体" w:cs="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5B2B5F8C">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11.4</w:t>
      </w:r>
      <w:r>
        <w:rPr>
          <w:rFonts w:hint="eastAsia" w:ascii="宋体" w:hAnsi="宋体" w:eastAsia="宋体" w:cs="宋体"/>
          <w:b w:val="0"/>
          <w:bCs w:val="0"/>
          <w:kern w:val="2"/>
          <w:sz w:val="21"/>
          <w:szCs w:val="24"/>
          <w:lang w:val="en-US" w:eastAsia="zh-CN" w:bidi="ar-SA"/>
        </w:rPr>
        <w:t>招标文件所称“原件</w:t>
      </w:r>
      <w:r>
        <w:rPr>
          <w:rFonts w:hint="eastAsia" w:ascii="宋体" w:hAnsi="宋体" w:eastAsia="宋体" w:cs="宋体"/>
          <w:b w:val="0"/>
          <w:bCs w:val="0"/>
          <w:kern w:val="2"/>
          <w:sz w:val="21"/>
          <w:szCs w:val="24"/>
          <w:lang w:val="en-US" w:eastAsia="zh-CN" w:bidi="ar-SA"/>
        </w:rPr>
        <w:t>备查</w:t>
      </w:r>
      <w:r>
        <w:rPr>
          <w:rFonts w:hint="eastAsia" w:ascii="宋体" w:hAnsi="宋体" w:eastAsia="宋体" w:cs="宋体"/>
          <w:b w:val="0"/>
          <w:bCs w:val="0"/>
          <w:kern w:val="2"/>
          <w:sz w:val="21"/>
          <w:szCs w:val="24"/>
          <w:lang w:val="en-US" w:eastAsia="zh-CN" w:bidi="ar-SA"/>
        </w:rPr>
        <w:t>”，</w:t>
      </w:r>
      <w:r>
        <w:rPr>
          <w:rFonts w:hint="eastAsia" w:ascii="宋体" w:hAnsi="宋体" w:eastAsia="宋体" w:cs="宋体"/>
          <w:b w:val="0"/>
          <w:bCs w:val="0"/>
          <w:kern w:val="2"/>
          <w:sz w:val="21"/>
          <w:szCs w:val="24"/>
          <w:lang w:val="en-US" w:eastAsia="zh-CN" w:bidi="ar-SA"/>
        </w:rPr>
        <w:t>是指在项目产生质疑、投诉等阶段，主管部门、采购人、代理机构、评审委员会等可以要求供应商提供原件进行核查。</w:t>
      </w:r>
    </w:p>
    <w:p w14:paraId="4EF1F9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rPr>
        <w:t>2</w:t>
      </w:r>
      <w:r>
        <w:rPr>
          <w:rFonts w:hint="eastAsia" w:ascii="宋体" w:hAnsi="宋体" w:eastAsia="宋体" w:cs="宋体"/>
          <w:sz w:val="24"/>
        </w:rPr>
        <w:t>．招标文件的澄清</w:t>
      </w:r>
    </w:p>
    <w:p w14:paraId="317CEA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2</w:t>
      </w:r>
      <w:r>
        <w:rPr>
          <w:rFonts w:hint="eastAsia" w:ascii="宋体" w:hAnsi="宋体" w:eastAsia="宋体" w:cs="宋体"/>
          <w:szCs w:val="21"/>
        </w:rPr>
        <w:t>.1招标文件澄清的目的是澄清、解答投标人在查阅招标文件后或现场踏勘中可能提出的与投标有关的疑问或询问。</w:t>
      </w:r>
    </w:p>
    <w:p w14:paraId="34EFF7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2</w:t>
      </w:r>
      <w:r>
        <w:rPr>
          <w:rFonts w:hint="eastAsia" w:ascii="宋体" w:hAnsi="宋体" w:eastAsia="宋体" w:cs="宋体"/>
          <w:szCs w:val="21"/>
        </w:rPr>
        <w:t>.2投标人如对招标文件内容有疑问，应当在招标公告规定的澄清（提问）截止时间前以网上提问的形式通过网上政府采购系统提交政府集中采购机构。</w:t>
      </w:r>
    </w:p>
    <w:p w14:paraId="781CEB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2</w:t>
      </w:r>
      <w:r>
        <w:rPr>
          <w:rFonts w:hint="eastAsia" w:ascii="宋体" w:hAnsi="宋体" w:eastAsia="宋体" w:cs="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hint="eastAsia" w:ascii="宋体" w:hAnsi="宋体" w:eastAsia="宋体" w:cs="宋体"/>
          <w:szCs w:val="21"/>
        </w:rPr>
        <w:t>3.3</w:t>
      </w:r>
      <w:r>
        <w:rPr>
          <w:rFonts w:hint="eastAsia" w:ascii="宋体" w:hAnsi="宋体" w:eastAsia="宋体" w:cs="宋体"/>
          <w:szCs w:val="21"/>
        </w:rPr>
        <w:t>、1</w:t>
      </w:r>
      <w:r>
        <w:rPr>
          <w:rFonts w:hint="eastAsia" w:ascii="宋体" w:hAnsi="宋体" w:eastAsia="宋体" w:cs="宋体"/>
          <w:szCs w:val="21"/>
        </w:rPr>
        <w:t>3.4</w:t>
      </w:r>
      <w:r>
        <w:rPr>
          <w:rFonts w:hint="eastAsia" w:ascii="宋体" w:hAnsi="宋体" w:eastAsia="宋体" w:cs="宋体"/>
          <w:szCs w:val="21"/>
        </w:rPr>
        <w:t>款规定执行。</w:t>
      </w:r>
    </w:p>
    <w:p w14:paraId="31CD47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rPr>
        <w:t>3．招标文件的修改</w:t>
      </w:r>
    </w:p>
    <w:p w14:paraId="03C3AE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3.1招标文件发出后，在投标截止日期前任何时候，确需要变更招标文件内容的，政府集中采购机构可主动或在解答投标人提出的澄清问题时对招标文件进行修改。</w:t>
      </w:r>
    </w:p>
    <w:p w14:paraId="15F956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3.2招标文件的修改以书面形式（包括政府集中采购机构网站发布方式，如更正公告等）发送给所有投标人，招标文件的修改内容作为招标文件的组成部分，并具有约束力。</w:t>
      </w:r>
    </w:p>
    <w:p w14:paraId="12AE03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58103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14:paraId="65EEF4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F4C843A">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投标文件的编制</w:t>
      </w:r>
    </w:p>
    <w:p w14:paraId="7BD1AE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14．</w:t>
      </w:r>
      <w:bookmarkStart w:id="97" w:name="_Hlk72400236"/>
      <w:r>
        <w:rPr>
          <w:rFonts w:hint="eastAsia" w:ascii="宋体" w:hAnsi="宋体" w:eastAsia="宋体" w:cs="宋体"/>
          <w:sz w:val="24"/>
        </w:rPr>
        <w:t>投标文件的语言及度量单位</w:t>
      </w:r>
    </w:p>
    <w:p w14:paraId="4D563D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56F3E8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14.2 除技术规范另有规定外，投标文件使用的度量单位，均采用中华人民共和国法定计量单位。</w:t>
      </w:r>
    </w:p>
    <w:bookmarkEnd w:id="97"/>
    <w:p w14:paraId="010F96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15．</w:t>
      </w:r>
      <w:bookmarkStart w:id="98" w:name="_Hlk72401567"/>
      <w:r>
        <w:rPr>
          <w:rFonts w:hint="eastAsia" w:ascii="宋体" w:hAnsi="宋体" w:eastAsia="宋体" w:cs="宋体"/>
          <w:sz w:val="24"/>
        </w:rPr>
        <w:t>投标文件的组成</w:t>
      </w:r>
    </w:p>
    <w:p w14:paraId="0DE143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具体内容在招标文件专用条款中进行规定。</w:t>
      </w:r>
    </w:p>
    <w:p w14:paraId="3A2161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16．投标文件格式</w:t>
      </w:r>
    </w:p>
    <w:p w14:paraId="6309AA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投标文件包括本通用条款第</w:t>
      </w:r>
      <w:r>
        <w:rPr>
          <w:rFonts w:hint="eastAsia" w:ascii="宋体" w:hAnsi="宋体" w:eastAsia="宋体" w:cs="宋体"/>
          <w:szCs w:val="21"/>
        </w:rPr>
        <w:t>15条中规定的内容。如招标文件提供了投标文件格式，则</w:t>
      </w:r>
      <w:r>
        <w:rPr>
          <w:rFonts w:hint="eastAsia" w:ascii="宋体" w:hAnsi="宋体" w:eastAsia="宋体" w:cs="宋体"/>
          <w:b/>
          <w:bCs/>
          <w:szCs w:val="21"/>
        </w:rPr>
        <w:t>投标人提交的投标文件应毫无例外地使用招标文件所提供的相应格式</w:t>
      </w:r>
      <w:r>
        <w:rPr>
          <w:rFonts w:hint="eastAsia" w:ascii="宋体" w:hAnsi="宋体" w:eastAsia="宋体" w:cs="宋体"/>
          <w:szCs w:val="21"/>
        </w:rPr>
        <w:t>（表格均可按同样格式扩展）。</w:t>
      </w:r>
    </w:p>
    <w:p w14:paraId="50FF82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17．投标货币</w:t>
      </w:r>
    </w:p>
    <w:p w14:paraId="4296D0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本项目的投标报价应以人民币计。</w:t>
      </w:r>
    </w:p>
    <w:bookmarkEnd w:id="98"/>
    <w:p w14:paraId="1A5470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18．</w:t>
      </w:r>
      <w:bookmarkStart w:id="99" w:name="_Hlk72401735"/>
      <w:r>
        <w:rPr>
          <w:rFonts w:hint="eastAsia" w:ascii="宋体" w:hAnsi="宋体" w:eastAsia="宋体" w:cs="宋体"/>
          <w:sz w:val="24"/>
        </w:rPr>
        <w:t>证明投标文件投标技术方案的合格性和符合招标文件规定的文件要求</w:t>
      </w:r>
    </w:p>
    <w:p w14:paraId="4D8B5F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w:t>
      </w:r>
      <w:r>
        <w:rPr>
          <w:rFonts w:hint="eastAsia" w:ascii="宋体" w:hAnsi="宋体" w:eastAsia="宋体" w:cs="宋体"/>
          <w:szCs w:val="21"/>
        </w:rPr>
        <w:t xml:space="preserve">.1 </w:t>
      </w:r>
      <w:r>
        <w:rPr>
          <w:rFonts w:hint="eastAsia" w:ascii="宋体" w:hAnsi="宋体" w:eastAsia="宋体" w:cs="宋体"/>
          <w:szCs w:val="21"/>
        </w:rPr>
        <w:t>投标人应提交证明文件，证明其投标技术方案项下的货物和服务的合格性符合招标文件规定。该投标技术方案及其证明文件均作为投标文件组成部分。</w:t>
      </w:r>
    </w:p>
    <w:p w14:paraId="41D49D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8</w:t>
      </w:r>
      <w:r>
        <w:rPr>
          <w:rFonts w:hint="eastAsia" w:ascii="宋体" w:hAnsi="宋体" w:eastAsia="宋体" w:cs="宋体"/>
          <w:szCs w:val="21"/>
        </w:rPr>
        <w:t xml:space="preserve">.2 </w:t>
      </w:r>
      <w:r>
        <w:rPr>
          <w:rFonts w:hint="eastAsia" w:ascii="宋体" w:hAnsi="宋体" w:eastAsia="宋体" w:cs="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360DAE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18.2.1主要技术指标和性能的详细说明。</w:t>
      </w:r>
    </w:p>
    <w:p w14:paraId="4108A9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w:t>
      </w:r>
      <w:r>
        <w:rPr>
          <w:rFonts w:hint="eastAsia" w:ascii="宋体" w:hAnsi="宋体" w:eastAsia="宋体" w:cs="宋体"/>
          <w:szCs w:val="21"/>
        </w:rPr>
        <w:t>2</w:t>
      </w:r>
      <w:r>
        <w:rPr>
          <w:rFonts w:hint="eastAsia" w:ascii="宋体" w:hAnsi="宋体" w:eastAsia="宋体" w:cs="宋体"/>
          <w:szCs w:val="21"/>
        </w:rPr>
        <w:t>投标产品从采购人开始使用至招标文件中规定的周期内正常、连续地使用所必须的备件和专用工具清单，包括备件和专用工具的货源及现行价格。</w:t>
      </w:r>
    </w:p>
    <w:p w14:paraId="08C8DC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w:t>
      </w:r>
      <w:r>
        <w:rPr>
          <w:rFonts w:hint="eastAsia" w:ascii="宋体" w:hAnsi="宋体" w:eastAsia="宋体" w:cs="宋体"/>
          <w:szCs w:val="21"/>
        </w:rPr>
        <w:t>3</w:t>
      </w:r>
      <w:r>
        <w:rPr>
          <w:rFonts w:hint="eastAsia" w:ascii="宋体" w:hAnsi="宋体" w:eastAsia="宋体" w:cs="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30ACA2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宋体" w:hAnsi="宋体" w:eastAsia="宋体" w:cs="宋体"/>
        </w:rPr>
        <w:t>清晰度要求能够使用电脑阅读、识别和判断</w:t>
      </w:r>
      <w:r>
        <w:rPr>
          <w:rFonts w:hint="eastAsia" w:ascii="宋体" w:hAnsi="宋体" w:eastAsia="宋体" w:cs="宋体"/>
          <w:szCs w:val="21"/>
        </w:rPr>
        <w:t>；</w:t>
      </w:r>
    </w:p>
    <w:p w14:paraId="60904C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08E9FD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18.3相关资料不符合18.2款要求的，评审委员会有权认定为投标技术方案不合格响应，其相关分数予以扣减或作投标无效处理。</w:t>
      </w:r>
    </w:p>
    <w:p w14:paraId="7625EF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8</w:t>
      </w:r>
      <w:r>
        <w:rPr>
          <w:rFonts w:hint="eastAsia" w:ascii="宋体" w:hAnsi="宋体" w:eastAsia="宋体" w:cs="宋体"/>
          <w:szCs w:val="21"/>
        </w:rPr>
        <w:t>.</w:t>
      </w:r>
      <w:r>
        <w:rPr>
          <w:rFonts w:hint="eastAsia" w:ascii="宋体" w:hAnsi="宋体" w:eastAsia="宋体" w:cs="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宋体" w:hAnsi="宋体" w:eastAsia="宋体" w:cs="宋体"/>
        </w:rPr>
        <w:t>满足要求</w:t>
      </w:r>
      <w:r>
        <w:rPr>
          <w:rFonts w:hint="eastAsia" w:ascii="宋体" w:hAnsi="宋体" w:eastAsia="宋体" w:cs="宋体"/>
          <w:szCs w:val="21"/>
        </w:rPr>
        <w:t>，由评审委员会来评判。</w:t>
      </w:r>
    </w:p>
    <w:p w14:paraId="431177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18.5除非另有规定或说明，投标人对同一项目投标时，不得同时提供两套或两套以上的投标方案。</w:t>
      </w:r>
    </w:p>
    <w:bookmarkEnd w:id="99"/>
    <w:p w14:paraId="16DD93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19．</w:t>
      </w:r>
      <w:bookmarkStart w:id="100" w:name="_Hlk72402034"/>
      <w:r>
        <w:rPr>
          <w:rFonts w:hint="eastAsia" w:ascii="宋体" w:hAnsi="宋体" w:eastAsia="宋体" w:cs="宋体"/>
          <w:sz w:val="24"/>
        </w:rPr>
        <w:t>投标文件其他证明文件的要求</w:t>
      </w:r>
    </w:p>
    <w:p w14:paraId="2B682A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sz w:val="24"/>
        </w:rPr>
        <w:t xml:space="preserve">    </w:t>
      </w:r>
      <w:r>
        <w:rPr>
          <w:rFonts w:hint="eastAsia" w:ascii="宋体" w:hAnsi="宋体" w:eastAsia="宋体" w:cs="宋体"/>
          <w:szCs w:val="21"/>
        </w:rPr>
        <w:t>19.1</w:t>
      </w:r>
      <w:bookmarkStart w:id="101" w:name="_Hlk71407299"/>
      <w:r>
        <w:rPr>
          <w:rFonts w:hint="eastAsia" w:ascii="宋体" w:hAnsi="宋体" w:eastAsia="宋体" w:cs="宋体"/>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hint="eastAsia" w:ascii="宋体" w:hAnsi="宋体" w:eastAsia="宋体" w:cs="宋体"/>
          <w:szCs w:val="21"/>
          <w:lang w:eastAsia="zh-CN"/>
        </w:rPr>
        <w:t>、</w:t>
      </w:r>
      <w:r>
        <w:rPr>
          <w:rFonts w:hint="eastAsia" w:ascii="宋体" w:hAnsi="宋体" w:eastAsia="宋体" w:cs="宋体"/>
          <w:szCs w:val="21"/>
        </w:rPr>
        <w:t>代理机构</w:t>
      </w:r>
      <w:r>
        <w:rPr>
          <w:rFonts w:hint="eastAsia" w:ascii="宋体" w:hAnsi="宋体" w:eastAsia="宋体" w:cs="宋体"/>
          <w:szCs w:val="21"/>
          <w:lang w:val="en-US" w:eastAsia="zh-CN"/>
        </w:rPr>
        <w:t>及</w:t>
      </w:r>
      <w:r>
        <w:rPr>
          <w:rFonts w:hint="eastAsia" w:ascii="宋体" w:hAnsi="宋体" w:eastAsia="宋体" w:cs="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1"/>
    <w:p w14:paraId="7C8AC9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295646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20．投标有效期</w:t>
      </w:r>
    </w:p>
    <w:bookmarkEnd w:id="100"/>
    <w:p w14:paraId="287240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02" w:name="_Hlk72402214"/>
      <w:r>
        <w:rPr>
          <w:rFonts w:hint="eastAsia" w:ascii="宋体" w:hAnsi="宋体" w:eastAsia="宋体" w:cs="宋体"/>
          <w:szCs w:val="21"/>
        </w:rPr>
        <w:t>20.1 投标有效期为</w:t>
      </w:r>
      <w:r>
        <w:rPr>
          <w:rFonts w:hint="eastAsia" w:ascii="宋体" w:hAnsi="宋体" w:eastAsia="宋体" w:cs="宋体"/>
          <w:szCs w:val="21"/>
        </w:rPr>
        <w:t>从投标截止之日算起的日历天数。</w:t>
      </w:r>
      <w:r>
        <w:rPr>
          <w:rFonts w:hint="eastAsia" w:ascii="宋体" w:hAnsi="宋体" w:eastAsia="宋体" w:cs="宋体"/>
          <w:szCs w:val="21"/>
        </w:rPr>
        <w:t>在此期限内，所有投标文件均保持有效。</w:t>
      </w:r>
    </w:p>
    <w:p w14:paraId="7EA2A7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1B3EED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w:t>
      </w:r>
      <w:r>
        <w:rPr>
          <w:rFonts w:hint="eastAsia" w:ascii="宋体" w:hAnsi="宋体" w:eastAsia="宋体" w:cs="宋体"/>
          <w:szCs w:val="21"/>
        </w:rPr>
        <w:t>.3</w:t>
      </w:r>
      <w:r>
        <w:rPr>
          <w:rFonts w:hint="eastAsia" w:ascii="宋体" w:hAnsi="宋体" w:eastAsia="宋体" w:cs="宋体"/>
          <w:szCs w:val="21"/>
        </w:rPr>
        <w:t xml:space="preserve"> 中标供应商的投标文件有效期，截止于完成本招标文件规定的全部项目内容，并通过竣工验收及保修期结束。</w:t>
      </w:r>
    </w:p>
    <w:bookmarkEnd w:id="102"/>
    <w:p w14:paraId="1EDC02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21．</w:t>
      </w:r>
      <w:bookmarkStart w:id="103" w:name="_Hlk72402325"/>
      <w:r>
        <w:rPr>
          <w:rFonts w:hint="eastAsia" w:ascii="宋体" w:hAnsi="宋体" w:eastAsia="宋体" w:cs="宋体"/>
          <w:sz w:val="24"/>
        </w:rPr>
        <w:t xml:space="preserve">关于投标保证金 </w:t>
      </w:r>
    </w:p>
    <w:p w14:paraId="19C3FC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21.1</w:t>
      </w:r>
      <w:r>
        <w:rPr>
          <w:rFonts w:hint="eastAsia" w:ascii="宋体" w:hAnsi="宋体" w:eastAsia="宋体" w:cs="宋体"/>
        </w:rPr>
        <w:t>根据《深圳市财政局关于调整政府采购投标（响应）保证金管理政策的通知》（深财购〔2021〕51号）文的规定，本项目不收取投标保证金。</w:t>
      </w:r>
    </w:p>
    <w:p w14:paraId="752E97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22．投标人的替代方案</w:t>
      </w:r>
    </w:p>
    <w:p w14:paraId="11BD66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3BA2D1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3"/>
    <w:p w14:paraId="69738D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23．</w:t>
      </w:r>
      <w:bookmarkStart w:id="104" w:name="_Hlk72402860"/>
      <w:r>
        <w:rPr>
          <w:rFonts w:hint="eastAsia" w:ascii="宋体" w:hAnsi="宋体" w:eastAsia="宋体" w:cs="宋体"/>
          <w:sz w:val="24"/>
        </w:rPr>
        <w:t>投标文件的</w:t>
      </w:r>
      <w:r>
        <w:rPr>
          <w:rFonts w:hint="eastAsia" w:ascii="宋体" w:hAnsi="宋体" w:eastAsia="宋体" w:cs="宋体"/>
          <w:sz w:val="24"/>
        </w:rPr>
        <w:t>制作</w:t>
      </w:r>
      <w:r>
        <w:rPr>
          <w:rFonts w:hint="eastAsia" w:ascii="宋体" w:hAnsi="宋体" w:eastAsia="宋体" w:cs="宋体"/>
          <w:sz w:val="24"/>
        </w:rPr>
        <w:t>要求</w:t>
      </w:r>
    </w:p>
    <w:p w14:paraId="447BFA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23.1投标人应准备所投项目的电子投标文件一份。此电子投标文件须由投标人根据政府集中采购机构提供的后缀名为.</w:t>
      </w:r>
      <w:r>
        <w:rPr>
          <w:rFonts w:hint="eastAsia" w:ascii="宋体" w:hAnsi="宋体" w:eastAsia="宋体" w:cs="宋体"/>
        </w:rPr>
        <w:t xml:space="preserve"> </w:t>
      </w:r>
      <w:r>
        <w:rPr>
          <w:rFonts w:hint="eastAsia" w:ascii="宋体" w:hAnsi="宋体" w:eastAsia="宋体" w:cs="宋体"/>
        </w:rPr>
        <w:t>szczf</w:t>
      </w:r>
      <w:r>
        <w:rPr>
          <w:rFonts w:hint="eastAsia" w:ascii="宋体" w:hAnsi="宋体" w:eastAsia="宋体" w:cs="宋体"/>
        </w:rPr>
        <w:t>的电子招标文件，下载并使用相应的深圳智慧采购平台投标文件制作专用软件打开招标文件（.szczf格式）【下载地址：</w:t>
      </w:r>
      <w:r>
        <w:rPr>
          <w:rFonts w:hint="eastAsia" w:ascii="宋体" w:hAnsi="宋体" w:eastAsia="宋体" w:cs="宋体"/>
        </w:rPr>
        <w:t>http://zfcg.szggzy.com:8081/cgxy/013002/list.html</w:t>
      </w:r>
      <w:r>
        <w:rPr>
          <w:rFonts w:hint="eastAsia" w:ascii="宋体" w:hAnsi="宋体" w:eastAsia="宋体" w:cs="宋体"/>
        </w:rPr>
        <w:t>】。</w:t>
      </w:r>
    </w:p>
    <w:p w14:paraId="63F41B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23.2投标人在使用《投标书编制软件》编制投标书时须注意：</w:t>
      </w:r>
    </w:p>
    <w:p w14:paraId="2EECCD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23.2.1导入《投标书编制软件》的招标文件项目编号、包号应与以此制作的投标文件项目编号、包号一致。例如，不能将甲项目A包的招标书导入《投标书编制软件》，制作乙项目B包的投标书。</w:t>
      </w:r>
    </w:p>
    <w:p w14:paraId="7FB02A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23.2.2不能用非本公司的电子密钥加密本公司的投标文件，或者用其它公司的登录用户上传本公司的投标文件。</w:t>
      </w:r>
    </w:p>
    <w:p w14:paraId="2287E9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23.2.3要求用《投标书编制软件》编制投标书的包，不能用其它方式编制投标书。编制投标文件时，电脑须连通互联网。</w:t>
      </w:r>
    </w:p>
    <w:p w14:paraId="4A90F3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23.2.4投标文件不能带病毒。政府集中采购机构将用专业杀毒软件对投标文件进行病毒检测，如果这两种软件均报告发现病毒，则政府集中采购机构认为该投标文件带病毒。</w:t>
      </w:r>
    </w:p>
    <w:p w14:paraId="1DD5B4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23.2.5完整填写“投标关键信息”，如下图所示：</w:t>
      </w:r>
    </w:p>
    <w:p w14:paraId="2E3715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18EFF0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5468B2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CBC9F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8FE0A5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p>
    <w:p w14:paraId="5E7F3B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备注：上述“开标一览表”中的“投标报价”将作为价格分计算依据；其它信息仅是对投标文件相关内容的概括性表述，不作为评审依据。</w:t>
      </w:r>
    </w:p>
    <w:p w14:paraId="3EEC3E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23.2.6投标人在编辑投标文件时，</w:t>
      </w:r>
      <w:r>
        <w:rPr>
          <w:rFonts w:hint="eastAsia" w:ascii="宋体" w:hAnsi="宋体" w:eastAsia="宋体" w:cs="宋体"/>
          <w:b/>
        </w:rPr>
        <w:t>在投标文件目录中属于本节点内容的必须在本节点中填写，填写到其他节点或附件，</w:t>
      </w:r>
      <w:r>
        <w:rPr>
          <w:rFonts w:hint="eastAsia" w:ascii="宋体" w:hAnsi="宋体" w:eastAsia="宋体" w:cs="宋体"/>
        </w:rPr>
        <w:t>一切后果由供应商自行承担。</w:t>
      </w:r>
    </w:p>
    <w:p w14:paraId="0DC6C4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23.2.7投标文件编写完成后，</w:t>
      </w:r>
      <w:r>
        <w:rPr>
          <w:rFonts w:hint="eastAsia" w:ascii="宋体" w:hAnsi="宋体" w:eastAsia="宋体" w:cs="宋体"/>
          <w:b/>
        </w:rPr>
        <w:t>必须用属于投标人的电子密钥</w:t>
      </w:r>
      <w:r>
        <w:rPr>
          <w:rFonts w:hint="eastAsia" w:ascii="宋体" w:hAnsi="宋体" w:eastAsia="宋体" w:cs="宋体"/>
          <w:b/>
          <w:lang w:val="en-US" w:eastAsia="zh-CN"/>
        </w:rPr>
        <w:t>或电子营业执照</w:t>
      </w:r>
      <w:r>
        <w:rPr>
          <w:rFonts w:hint="eastAsia" w:ascii="宋体" w:hAnsi="宋体" w:eastAsia="宋体" w:cs="宋体"/>
          <w:b/>
        </w:rPr>
        <w:t>进行加密，否则视同未盖公章，将导致投标文件无效。</w:t>
      </w:r>
    </w:p>
    <w:p w14:paraId="1977A9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0735C4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23.2.9如果开标时出现网络故障、技术故障，影响了政府采购活动，政府集中采购机构有权采取措施如延期、接受无法从网上上传的投标书等，以保障政府采购活动的公开、公平和公正。</w:t>
      </w:r>
    </w:p>
    <w:p w14:paraId="51B38B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23.3电报、电话、传真形式的投标概不接受。</w:t>
      </w:r>
    </w:p>
    <w:p w14:paraId="049989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23.4经投标人电子密钥</w:t>
      </w:r>
      <w:r>
        <w:rPr>
          <w:rFonts w:hint="eastAsia" w:ascii="宋体" w:hAnsi="宋体" w:eastAsia="宋体" w:cs="宋体"/>
          <w:b/>
          <w:lang w:val="en-US" w:eastAsia="zh-CN"/>
        </w:rPr>
        <w:t>或电子营业执照</w:t>
      </w:r>
      <w:r>
        <w:rPr>
          <w:rFonts w:hint="eastAsia" w:ascii="宋体" w:hAnsi="宋体" w:eastAsia="宋体" w:cs="宋体"/>
          <w:b/>
        </w:rPr>
        <w:t>加密的投标文件无须盖章或签字，</w:t>
      </w:r>
      <w:r>
        <w:rPr>
          <w:rFonts w:hint="eastAsia" w:ascii="宋体" w:hAnsi="宋体" w:eastAsia="宋体" w:cs="宋体"/>
        </w:rPr>
        <w:t>专用条款另有要求的除外。</w:t>
      </w:r>
    </w:p>
    <w:p w14:paraId="54D9CB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
        </w:rPr>
        <w:t>23.5</w:t>
      </w:r>
      <w:r>
        <w:rPr>
          <w:rFonts w:hint="eastAsia" w:ascii="宋体" w:hAnsi="宋体" w:eastAsia="宋体" w:cs="宋体"/>
        </w:rPr>
        <w:t xml:space="preserve"> 各类资格（资质）文件提供扫描件，专用条款另有要求的除外。</w:t>
      </w:r>
      <w:bookmarkEnd w:id="104"/>
    </w:p>
    <w:p w14:paraId="51A52A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6F923A9">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投标文件的递交</w:t>
      </w:r>
    </w:p>
    <w:p w14:paraId="0EB5E1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5" w:name="_Hlk72405459"/>
      <w:r>
        <w:rPr>
          <w:rFonts w:hint="eastAsia" w:ascii="宋体" w:hAnsi="宋体" w:eastAsia="宋体" w:cs="宋体"/>
          <w:sz w:val="24"/>
        </w:rPr>
        <w:t>24．投标文件的保密</w:t>
      </w:r>
    </w:p>
    <w:p w14:paraId="1CF0CC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eastAsia="宋体" w:cs="宋体"/>
          <w:lang w:val="en-US" w:eastAsia="zh-CN"/>
        </w:rPr>
        <w:t>投</w:t>
      </w:r>
      <w:r>
        <w:rPr>
          <w:rFonts w:hint="eastAsia" w:ascii="宋体" w:hAnsi="宋体" w:eastAsia="宋体" w:cs="宋体"/>
        </w:rPr>
        <w:t>标文件自动进行加密，此加密程序确保投标文件在到达投标截止时间后才能解密查看。在加密过程中，请按照软件提示进行操作。加密界面如下图所示：</w:t>
      </w:r>
    </w:p>
    <w:p w14:paraId="1BE3AEAC">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065F15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9A062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0350E0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rPr>
      </w:pPr>
    </w:p>
    <w:p w14:paraId="38523D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24.2若采购项目出现延期情况：</w:t>
      </w:r>
    </w:p>
    <w:p w14:paraId="47BAA3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rPr>
        <w:t>如果供下载的招标文件（后缀名为.</w:t>
      </w:r>
      <w:r>
        <w:rPr>
          <w:rFonts w:hint="eastAsia" w:ascii="宋体" w:hAnsi="宋体" w:eastAsia="宋体" w:cs="宋体"/>
        </w:rPr>
        <w:t xml:space="preserve"> </w:t>
      </w:r>
      <w:r>
        <w:rPr>
          <w:rFonts w:hint="eastAsia" w:ascii="宋体" w:hAnsi="宋体" w:eastAsia="宋体" w:cs="宋体"/>
          <w:b/>
        </w:rPr>
        <w:t>szczf</w:t>
      </w:r>
      <w:r>
        <w:rPr>
          <w:rFonts w:hint="eastAsia" w:ascii="宋体" w:hAnsi="宋体" w:eastAsia="宋体" w:cs="宋体"/>
          <w:b/>
        </w:rPr>
        <w:t>）有更新，投标人必须重新下载招标文件、重新制作投标文件、重新加密投标文件、重新上传投标文件；如果供下载的招标文件（后缀名为.</w:t>
      </w:r>
      <w:r>
        <w:rPr>
          <w:rFonts w:hint="eastAsia" w:ascii="宋体" w:hAnsi="宋体" w:eastAsia="宋体" w:cs="宋体"/>
        </w:rPr>
        <w:t xml:space="preserve"> </w:t>
      </w:r>
      <w:r>
        <w:rPr>
          <w:rFonts w:hint="eastAsia" w:ascii="宋体" w:hAnsi="宋体" w:eastAsia="宋体" w:cs="宋体"/>
          <w:b/>
        </w:rPr>
        <w:t>szczf</w:t>
      </w:r>
      <w:r>
        <w:rPr>
          <w:rFonts w:hint="eastAsia" w:ascii="宋体" w:hAnsi="宋体" w:eastAsia="宋体" w:cs="宋体"/>
          <w:b/>
        </w:rPr>
        <w:t>）没有更新，投标人必须重新加密投标文件、重新上传投标文件（是否重新制作投标文件根据项目实际情况定）。否则，投标人自行承担投标文件无法解密导致投标无效的后果。</w:t>
      </w:r>
    </w:p>
    <w:p w14:paraId="039C07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25．上传投标文件及投标截止日期</w:t>
      </w:r>
    </w:p>
    <w:p w14:paraId="4D6E89F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rPr>
        <w:t>25</w:t>
      </w:r>
      <w:r>
        <w:rPr>
          <w:rFonts w:hint="eastAsia" w:ascii="宋体" w:hAnsi="宋体" w:eastAsia="宋体" w:cs="宋体"/>
        </w:rPr>
        <w:t>.</w:t>
      </w:r>
      <w:r>
        <w:rPr>
          <w:rFonts w:hint="eastAsia" w:ascii="宋体" w:hAnsi="宋体" w:eastAsia="宋体" w:cs="宋体"/>
        </w:rPr>
        <w:t>1实行网上投标，</w:t>
      </w:r>
      <w:r>
        <w:rPr>
          <w:rFonts w:hint="eastAsia" w:ascii="宋体" w:hAnsi="宋体" w:eastAsia="宋体" w:cs="宋体"/>
        </w:rPr>
        <w:t>投标人必须</w:t>
      </w:r>
      <w:r>
        <w:rPr>
          <w:rFonts w:hint="eastAsia" w:ascii="宋体" w:hAnsi="宋体" w:eastAsia="宋体" w:cs="宋体"/>
        </w:rPr>
        <w:t>在招标</w:t>
      </w:r>
      <w:r>
        <w:rPr>
          <w:rFonts w:hint="eastAsia" w:ascii="宋体" w:hAnsi="宋体" w:eastAsia="宋体" w:cs="宋体"/>
        </w:rPr>
        <w:t>文件规定的投标截止时间前</w:t>
      </w:r>
      <w:r>
        <w:rPr>
          <w:rFonts w:hint="eastAsia" w:ascii="宋体" w:hAnsi="宋体" w:eastAsia="宋体" w:cs="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eastAsia="宋体" w:cs="宋体"/>
          <w:lang w:val="en-US" w:eastAsia="zh-CN"/>
        </w:rPr>
        <w:t>采购公告中的技术支持电话</w:t>
      </w:r>
      <w:r>
        <w:rPr>
          <w:rFonts w:hint="eastAsia" w:ascii="宋体" w:hAnsi="宋体" w:eastAsia="宋体" w:cs="宋体"/>
        </w:rPr>
        <w:t>。如多次上传均告失败，请在投标截止时间之前携带加密后的电子投标文件送达至</w:t>
      </w:r>
      <w:r>
        <w:rPr>
          <w:rFonts w:hint="eastAsia" w:ascii="宋体" w:hAnsi="宋体" w:eastAsia="宋体" w:cs="宋体"/>
          <w:b/>
          <w:bCs/>
          <w:szCs w:val="21"/>
        </w:rPr>
        <w:t>深圳公共资源交易中心（深圳交易集团有限公司龙华分公司）（地址：深圳市龙华区观湖街道大和社区大和路288号宝观城锦鲤大厦办公楼22楼）协助上传，但上传过程中投标截止时间到达仍无法上传成功的，由投标人自行负责</w:t>
      </w:r>
      <w:r>
        <w:rPr>
          <w:rFonts w:hint="eastAsia" w:ascii="宋体" w:hAnsi="宋体" w:eastAsia="宋体" w:cs="宋体"/>
        </w:rPr>
        <w:t>。</w:t>
      </w:r>
    </w:p>
    <w:p w14:paraId="10197B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642C5A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w:t>
      </w:r>
      <w:r>
        <w:rPr>
          <w:rFonts w:hint="eastAsia" w:ascii="宋体" w:hAnsi="宋体" w:eastAsia="宋体" w:cs="宋体"/>
        </w:rPr>
        <w:t>.</w:t>
      </w:r>
      <w:r>
        <w:rPr>
          <w:rFonts w:hint="eastAsia" w:ascii="宋体" w:hAnsi="宋体" w:eastAsia="宋体" w:cs="宋体"/>
        </w:rPr>
        <w:t>3投标截止时间以后不得上传投标文件。</w:t>
      </w:r>
    </w:p>
    <w:p w14:paraId="1710C8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C5A13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105"/>
    <w:p w14:paraId="344446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26. 样品、现场演示、方案讲解</w:t>
      </w:r>
    </w:p>
    <w:p w14:paraId="176C86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26.1 样品、现场演示、方案讲解等事项在招标文件专用条款中进行规定。</w:t>
      </w:r>
    </w:p>
    <w:p w14:paraId="61212B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6" w:name="_Hlk72428346"/>
      <w:r>
        <w:rPr>
          <w:rFonts w:hint="eastAsia" w:ascii="宋体" w:hAnsi="宋体" w:eastAsia="宋体" w:cs="宋体"/>
          <w:sz w:val="24"/>
        </w:rPr>
        <w:t>2</w:t>
      </w:r>
      <w:r>
        <w:rPr>
          <w:rFonts w:hint="eastAsia" w:ascii="宋体" w:hAnsi="宋体" w:eastAsia="宋体" w:cs="宋体"/>
          <w:sz w:val="24"/>
        </w:rPr>
        <w:t>7．</w:t>
      </w:r>
      <w:r>
        <w:rPr>
          <w:rFonts w:hint="eastAsia" w:ascii="宋体" w:hAnsi="宋体" w:eastAsia="宋体" w:cs="宋体"/>
          <w:sz w:val="24"/>
        </w:rPr>
        <w:t>投标文件的修改和撤销</w:t>
      </w:r>
    </w:p>
    <w:p w14:paraId="68DA24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w:t>
      </w:r>
      <w:r>
        <w:rPr>
          <w:rFonts w:hint="eastAsia" w:ascii="宋体" w:hAnsi="宋体" w:eastAsia="宋体" w:cs="宋体"/>
        </w:rPr>
        <w:t>7</w:t>
      </w:r>
      <w:r>
        <w:rPr>
          <w:rFonts w:hint="eastAsia" w:ascii="宋体" w:hAnsi="宋体" w:eastAsia="宋体" w:cs="宋体"/>
        </w:rPr>
        <w:t>.</w:t>
      </w:r>
      <w:r>
        <w:rPr>
          <w:rFonts w:hint="eastAsia" w:ascii="宋体" w:hAnsi="宋体" w:eastAsia="宋体" w:cs="宋体"/>
        </w:rPr>
        <w:t>1</w:t>
      </w:r>
      <w:r>
        <w:rPr>
          <w:rFonts w:hint="eastAsia" w:ascii="宋体" w:hAnsi="宋体" w:eastAsia="宋体" w:cs="宋体"/>
        </w:rPr>
        <w:t>投标方在提交投标文件后可对其投标文件进行修改</w:t>
      </w:r>
      <w:r>
        <w:rPr>
          <w:rFonts w:hint="eastAsia" w:ascii="宋体" w:hAnsi="宋体" w:eastAsia="宋体" w:cs="宋体"/>
        </w:rPr>
        <w:t>并重新上传投标文件</w:t>
      </w:r>
      <w:r>
        <w:rPr>
          <w:rFonts w:hint="eastAsia" w:ascii="宋体" w:hAnsi="宋体" w:eastAsia="宋体" w:cs="宋体"/>
        </w:rPr>
        <w:t>或</w:t>
      </w:r>
      <w:r>
        <w:rPr>
          <w:rFonts w:hint="eastAsia" w:ascii="宋体" w:hAnsi="宋体" w:eastAsia="宋体" w:cs="宋体"/>
        </w:rPr>
        <w:t>在网上进行</w:t>
      </w:r>
      <w:r>
        <w:rPr>
          <w:rFonts w:hint="eastAsia" w:ascii="宋体" w:hAnsi="宋体" w:eastAsia="宋体" w:cs="宋体"/>
        </w:rPr>
        <w:t>撤销</w:t>
      </w:r>
      <w:r>
        <w:rPr>
          <w:rFonts w:hint="eastAsia" w:ascii="宋体" w:hAnsi="宋体" w:eastAsia="宋体" w:cs="宋体"/>
        </w:rPr>
        <w:t>投标的操作</w:t>
      </w:r>
      <w:r>
        <w:rPr>
          <w:rFonts w:hint="eastAsia" w:ascii="宋体" w:hAnsi="宋体" w:eastAsia="宋体" w:cs="宋体"/>
        </w:rPr>
        <w:t>。</w:t>
      </w:r>
    </w:p>
    <w:p w14:paraId="4BCC0C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w:t>
      </w:r>
      <w:r>
        <w:rPr>
          <w:rFonts w:hint="eastAsia" w:ascii="宋体" w:hAnsi="宋体" w:eastAsia="宋体" w:cs="宋体"/>
        </w:rPr>
        <w:t>7</w:t>
      </w:r>
      <w:r>
        <w:rPr>
          <w:rFonts w:hint="eastAsia" w:ascii="宋体" w:hAnsi="宋体" w:eastAsia="宋体" w:cs="宋体"/>
        </w:rPr>
        <w:t>.</w:t>
      </w:r>
      <w:r>
        <w:rPr>
          <w:rFonts w:hint="eastAsia" w:ascii="宋体" w:hAnsi="宋体" w:eastAsia="宋体" w:cs="宋体"/>
        </w:rPr>
        <w:t>2</w:t>
      </w:r>
      <w:r>
        <w:rPr>
          <w:rFonts w:hint="eastAsia" w:ascii="宋体" w:hAnsi="宋体" w:eastAsia="宋体" w:cs="宋体"/>
        </w:rPr>
        <w:t>投标截止时间以后不得修改投标文件。</w:t>
      </w:r>
    </w:p>
    <w:p w14:paraId="4D6D1F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w:t>
      </w:r>
      <w:r>
        <w:rPr>
          <w:rFonts w:hint="eastAsia" w:ascii="宋体" w:hAnsi="宋体" w:eastAsia="宋体" w:cs="宋体"/>
        </w:rPr>
        <w:t>7</w:t>
      </w:r>
      <w:r>
        <w:rPr>
          <w:rFonts w:hint="eastAsia" w:ascii="宋体" w:hAnsi="宋体" w:eastAsia="宋体" w:cs="宋体"/>
        </w:rPr>
        <w:t>.</w:t>
      </w:r>
      <w:r>
        <w:rPr>
          <w:rFonts w:hint="eastAsia" w:ascii="宋体" w:hAnsi="宋体" w:eastAsia="宋体" w:cs="宋体"/>
        </w:rPr>
        <w:t>3从投标截止期至投标人在投标文件中确定的投标有效期之间的这段时间内，投标人不得撤回其投标。</w:t>
      </w:r>
    </w:p>
    <w:p w14:paraId="60E6C8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27.4政府集中采购机构不退还投标文件，专用条款另有规定的除外。</w:t>
      </w:r>
    </w:p>
    <w:bookmarkEnd w:id="106"/>
    <w:p w14:paraId="72A1DC2C">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开标</w:t>
      </w:r>
    </w:p>
    <w:p w14:paraId="1D036D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28．开标</w:t>
      </w:r>
    </w:p>
    <w:p w14:paraId="7D791F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rPr>
        <w:t>8</w:t>
      </w:r>
      <w:r>
        <w:rPr>
          <w:rFonts w:hint="eastAsia" w:ascii="宋体" w:hAnsi="宋体" w:eastAsia="宋体" w:cs="宋体"/>
          <w:szCs w:val="21"/>
        </w:rPr>
        <w:t>.</w:t>
      </w:r>
      <w:r>
        <w:rPr>
          <w:rFonts w:hint="eastAsia" w:ascii="宋体" w:hAnsi="宋体" w:eastAsia="宋体" w:cs="宋体"/>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10C473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654633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F0E7AA5">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评审要求</w:t>
      </w:r>
    </w:p>
    <w:p w14:paraId="39F682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29．评审委员会组成</w:t>
      </w:r>
    </w:p>
    <w:p w14:paraId="1210A2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29.1网上开标结束后召开评审会议，</w:t>
      </w:r>
      <w:r>
        <w:rPr>
          <w:rFonts w:hint="eastAsia" w:ascii="宋体" w:hAnsi="宋体" w:eastAsia="宋体" w:cs="宋体"/>
          <w:szCs w:val="21"/>
        </w:rPr>
        <w:t>评审委员会</w:t>
      </w:r>
      <w:r>
        <w:rPr>
          <w:rFonts w:hint="eastAsia" w:ascii="宋体" w:hAnsi="宋体" w:eastAsia="宋体" w:cs="宋体"/>
        </w:rPr>
        <w:t>由政府集中采购机构依法组建，负责评审活动。</w:t>
      </w:r>
    </w:p>
    <w:p w14:paraId="5CC2D6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7" w:name="_Hlk72436580"/>
      <w:r>
        <w:rPr>
          <w:rFonts w:hint="eastAsia" w:ascii="宋体" w:hAnsi="宋体" w:eastAsia="宋体" w:cs="宋体"/>
        </w:rPr>
        <w:t>评审委员会由采购人代表和评审专家组成，成员人数应当为5人以上单数（部分条件下为7人以上单数），其中评审专家不得少于成员总数的三分之二。</w:t>
      </w:r>
      <w:bookmarkEnd w:id="107"/>
      <w:r>
        <w:rPr>
          <w:rFonts w:hint="eastAsia" w:ascii="宋体" w:hAnsi="宋体" w:eastAsia="宋体" w:cs="宋体"/>
        </w:rPr>
        <w:t>评定</w:t>
      </w:r>
      <w:r>
        <w:rPr>
          <w:rFonts w:hint="eastAsia" w:ascii="宋体" w:hAnsi="宋体" w:eastAsia="宋体" w:cs="宋体"/>
        </w:rPr>
        <w:t>分离项目</w:t>
      </w:r>
      <w:r>
        <w:rPr>
          <w:rFonts w:hint="eastAsia" w:ascii="宋体" w:hAnsi="宋体" w:eastAsia="宋体" w:cs="宋体"/>
        </w:rPr>
        <w:t>评审专家</w:t>
      </w:r>
      <w:r>
        <w:rPr>
          <w:rFonts w:hint="eastAsia" w:ascii="宋体" w:hAnsi="宋体" w:eastAsia="宋体" w:cs="宋体"/>
        </w:rPr>
        <w:t>均</w:t>
      </w:r>
      <w:r>
        <w:rPr>
          <w:rFonts w:hint="eastAsia" w:ascii="宋体" w:hAnsi="宋体" w:eastAsia="宋体" w:cs="宋体"/>
        </w:rPr>
        <w:t>由</w:t>
      </w:r>
      <w:r>
        <w:rPr>
          <w:rFonts w:hint="eastAsia" w:ascii="宋体" w:hAnsi="宋体" w:eastAsia="宋体" w:cs="宋体"/>
        </w:rPr>
        <w:t>评审专家组成。</w:t>
      </w:r>
      <w:r>
        <w:rPr>
          <w:rFonts w:hint="eastAsia" w:ascii="宋体" w:hAnsi="宋体" w:eastAsia="宋体" w:cs="宋体"/>
          <w:szCs w:val="21"/>
        </w:rPr>
        <w:t>评审专家一般是</w:t>
      </w:r>
      <w:r>
        <w:rPr>
          <w:rFonts w:hint="eastAsia" w:ascii="宋体" w:hAnsi="宋体" w:eastAsia="宋体" w:cs="宋体"/>
        </w:rPr>
        <w:t>从深圳市政府采购评审专家库中随机抽取。采购人代表须持本单位签发的《评审授权书》参加评审。</w:t>
      </w:r>
    </w:p>
    <w:p w14:paraId="0BD58A91">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kern w:val="2"/>
          <w:sz w:val="21"/>
          <w:szCs w:val="24"/>
          <w:lang w:val="en-US" w:eastAsia="zh-CN" w:bidi="ar-SA"/>
        </w:rPr>
      </w:pPr>
      <w:r>
        <w:rPr>
          <w:rFonts w:hint="eastAsia" w:ascii="宋体" w:hAnsi="宋体" w:eastAsia="宋体" w:cs="宋体"/>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585BE4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29.2评审定标应当遵循公平、公正、科学、择优的原则。</w:t>
      </w:r>
    </w:p>
    <w:p w14:paraId="2EA7BC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29.3评审活动依法进行，任何单位和个人不得非法干预评标过程和结果。</w:t>
      </w:r>
    </w:p>
    <w:p w14:paraId="249036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29.4评审过程中不允许违背评标程序或采用招标文件未载明的评标方法或评标因素进行评标。</w:t>
      </w:r>
    </w:p>
    <w:p w14:paraId="707C2C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rPr>
        <w:t>信息公开的内容除外</w:t>
      </w:r>
      <w:r>
        <w:rPr>
          <w:rFonts w:hint="eastAsia" w:ascii="宋体" w:hAnsi="宋体" w:eastAsia="宋体" w:cs="宋体"/>
          <w:bCs/>
        </w:rPr>
        <w:t>）。</w:t>
      </w:r>
    </w:p>
    <w:p w14:paraId="7C77E9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30．向评审委员会提供的资料</w:t>
      </w:r>
    </w:p>
    <w:p w14:paraId="74C45D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30.1公开发布的招标文件，包括图纸、服务清单、答疑文件等；</w:t>
      </w:r>
    </w:p>
    <w:p w14:paraId="7E96DD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30.2其他评标必须的资料。</w:t>
      </w:r>
    </w:p>
    <w:p w14:paraId="5DFBBD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30.3</w:t>
      </w:r>
      <w:r>
        <w:rPr>
          <w:rFonts w:hint="eastAsia" w:ascii="宋体" w:hAnsi="宋体" w:eastAsia="宋体" w:cs="宋体"/>
          <w:szCs w:val="21"/>
        </w:rPr>
        <w:t>评审委员会</w:t>
      </w:r>
      <w:r>
        <w:rPr>
          <w:rFonts w:hint="eastAsia" w:ascii="宋体" w:hAnsi="宋体" w:eastAsia="宋体" w:cs="宋体"/>
        </w:rPr>
        <w:t>应当认真研究招标文件，至少应了解熟悉以下内容：</w:t>
      </w:r>
    </w:p>
    <w:p w14:paraId="7FBFCA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（1）招标的目的；</w:t>
      </w:r>
    </w:p>
    <w:p w14:paraId="5CB6E9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（2）招标项目需求的范围和性质；</w:t>
      </w:r>
    </w:p>
    <w:p w14:paraId="335D36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（3）招标文件规定的投标人的资格、财政预算限额、商务条款；</w:t>
      </w:r>
    </w:p>
    <w:p w14:paraId="1910F2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（4）招标文件规定的评标程序、评标方法和评标因素；</w:t>
      </w:r>
    </w:p>
    <w:p w14:paraId="35A30B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（5）招标文件所列示的资格性审查表及符合性审查表。</w:t>
      </w:r>
    </w:p>
    <w:p w14:paraId="1B0735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31．独立评审</w:t>
      </w:r>
    </w:p>
    <w:p w14:paraId="58BB98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w:t>
      </w:r>
      <w:r>
        <w:rPr>
          <w:rFonts w:hint="eastAsia" w:ascii="宋体" w:hAnsi="宋体" w:eastAsia="宋体" w:cs="宋体"/>
          <w:bCs/>
        </w:rPr>
        <w:t>1</w:t>
      </w:r>
      <w:r>
        <w:rPr>
          <w:rFonts w:hint="eastAsia" w:ascii="宋体" w:hAnsi="宋体" w:eastAsia="宋体" w:cs="宋体"/>
          <w:bCs/>
        </w:rPr>
        <w:t>.1</w:t>
      </w:r>
      <w:r>
        <w:rPr>
          <w:rFonts w:hint="eastAsia" w:ascii="宋体" w:hAnsi="宋体" w:eastAsia="宋体" w:cs="宋体"/>
          <w:szCs w:val="21"/>
        </w:rPr>
        <w:t>评审委员会</w:t>
      </w:r>
      <w:r>
        <w:rPr>
          <w:rFonts w:hint="eastAsia" w:ascii="宋体" w:hAnsi="宋体" w:eastAsia="宋体" w:cs="宋体"/>
          <w:bCs/>
        </w:rPr>
        <w:t>成员的评标活动应当独立进行，并应遵循投标文件初审、澄清有关问题、比较与评价、确定中标供应商、编写评审报告的工作程序。</w:t>
      </w:r>
    </w:p>
    <w:p w14:paraId="234163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p w14:paraId="5E016334">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评审程序及评审方法</w:t>
      </w:r>
    </w:p>
    <w:p w14:paraId="206F8E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32．投标文件初审</w:t>
      </w:r>
    </w:p>
    <w:p w14:paraId="418F24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32.1投标文件初审包括资格性审查和符合性审查。</w:t>
      </w:r>
    </w:p>
    <w:p w14:paraId="2F7928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资格性审查：依据法律法规和招标文件的规定，对投标文件中的资格证明等进行审查，以确定投标供应商是否具备投标资格。</w:t>
      </w:r>
    </w:p>
    <w:p w14:paraId="3E910F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符合性审查：依据招标文件的规定，对投标文件的有效性、完整性和对招标文件的响应程度进行审查，以确定是否满足符合性审查的要求。</w:t>
      </w:r>
    </w:p>
    <w:p w14:paraId="352527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32.2 投标文件初审内容请详见《资格性审查表》和《符合性审查表》部分。投标人若有一条审查不通过则按投标无效处理。</w:t>
      </w:r>
    </w:p>
    <w:p w14:paraId="234156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 投标文件初审中关于供应商家数的计算:</w:t>
      </w:r>
    </w:p>
    <w:p w14:paraId="000D96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7E3F0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eastAsia="宋体" w:cs="宋体"/>
          <w:bCs/>
          <w:szCs w:val="21"/>
        </w:rPr>
        <w:t>评审委员会</w:t>
      </w:r>
      <w:r>
        <w:rPr>
          <w:rFonts w:hint="eastAsia" w:ascii="宋体" w:hAnsi="宋体" w:eastAsia="宋体" w:cs="宋体"/>
          <w:bCs/>
        </w:rPr>
        <w:t>按照招标文件规定的方式确定一个投标人获得中标人推荐资格，招标文件未规定的采取随机抽取方式确定，其他同品牌投标人不作为中标候选人。</w:t>
      </w:r>
    </w:p>
    <w:p w14:paraId="750377E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32.3.3非单一产品采购项目，采购人应当根据采购项目技术构成、产品价格比重等合理确定核心产品，并在招标文件中载明。多家投标人提供的核心产品品牌相同的，按前两款规定处理。</w:t>
      </w:r>
    </w:p>
    <w:p w14:paraId="77B628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32.4投标人投标文件作无效处理的情形，具体包括但不限于以下：</w:t>
      </w:r>
    </w:p>
    <w:p w14:paraId="7D8552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w:t>
      </w:r>
      <w:r>
        <w:rPr>
          <w:rFonts w:hint="eastAsia" w:ascii="宋体" w:hAnsi="宋体" w:eastAsia="宋体" w:cs="宋体"/>
        </w:rPr>
        <w:t>不同投标人的投标文件由同一单位或者同一个人编制，或者由同一个人分阶段参与编制；</w:t>
      </w:r>
    </w:p>
    <w:p w14:paraId="3F5ACC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w:t>
      </w:r>
      <w:r>
        <w:rPr>
          <w:rFonts w:hint="eastAsia" w:ascii="宋体" w:hAnsi="宋体" w:eastAsia="宋体" w:cs="宋体"/>
        </w:rPr>
        <w:t>2</w:t>
      </w:r>
      <w:r>
        <w:rPr>
          <w:rFonts w:hint="eastAsia" w:ascii="宋体" w:hAnsi="宋体" w:eastAsia="宋体" w:cs="宋体"/>
        </w:rPr>
        <w:t>不同投标人委托同一单位或者个人办理投标事宜；</w:t>
      </w:r>
    </w:p>
    <w:p w14:paraId="14581E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32.4.3不同投标人的投标文件载明的项目管理成员或者联系人员为同一人；</w:t>
      </w:r>
    </w:p>
    <w:p w14:paraId="0AF2BC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32.4.4不同投标人的投标文件异常一致或者投标报价呈规律性差异；</w:t>
      </w:r>
    </w:p>
    <w:p w14:paraId="0A34A6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32.4.5</w:t>
      </w:r>
      <w:r>
        <w:rPr>
          <w:rFonts w:hint="eastAsia" w:ascii="宋体" w:hAnsi="宋体" w:eastAsia="宋体" w:cs="宋体"/>
        </w:rPr>
        <w:t>不同投标供应商的投标文件或部分投标文件相互混装</w:t>
      </w:r>
      <w:r>
        <w:rPr>
          <w:rFonts w:hint="eastAsia" w:ascii="宋体" w:hAnsi="宋体" w:eastAsia="宋体" w:cs="宋体"/>
        </w:rPr>
        <w:t>；</w:t>
      </w:r>
    </w:p>
    <w:p w14:paraId="31FF3A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32.4.6投标供应商之间相互约定给予未中标的供应商利益补偿；</w:t>
      </w:r>
    </w:p>
    <w:p w14:paraId="7585B6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32.4.7不同投标供应商的法定代表人、主要经营负责人、项目投标授权代表人、项目负责人、主要技术人员为同一人、属同一单位或者同一单位缴纳社会保险；</w:t>
      </w:r>
    </w:p>
    <w:p w14:paraId="5A9E18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32.4.8不同投标供应商的投标文件内容存在非正常一致；</w:t>
      </w:r>
    </w:p>
    <w:p w14:paraId="0FD13F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32.4.9在同一单位工作人员为两家以上（含两家）供应商进行同一项投标活动；</w:t>
      </w:r>
    </w:p>
    <w:p w14:paraId="14CED2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32.4.10主管部门依照法律、法规认定的其他情形。</w:t>
      </w:r>
    </w:p>
    <w:p w14:paraId="3A639D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32.5对不属于《资格性审查表》和《符合性审查表》所列的其他情形，除专用条款另有规定和32.4条款所列情形外，不得作为投标无效的理由。</w:t>
      </w:r>
    </w:p>
    <w:p w14:paraId="5B2499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33．澄清有关问题</w:t>
      </w:r>
    </w:p>
    <w:p w14:paraId="23AA0E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8" w:name="_Hlk71407321"/>
      <w:r>
        <w:rPr>
          <w:rFonts w:hint="eastAsia" w:ascii="宋体" w:hAnsi="宋体" w:eastAsia="宋体" w:cs="宋体"/>
        </w:rPr>
        <w:t>3</w:t>
      </w:r>
      <w:r>
        <w:rPr>
          <w:rFonts w:hint="eastAsia" w:ascii="宋体" w:hAnsi="宋体" w:eastAsia="宋体" w:cs="宋体"/>
        </w:rPr>
        <w:t>3.1</w:t>
      </w:r>
      <w:r>
        <w:rPr>
          <w:rFonts w:hint="eastAsia" w:ascii="宋体" w:hAnsi="宋体" w:eastAsia="宋体" w:cs="宋体"/>
        </w:rPr>
        <w:t>对招标文件中描述有歧义或前后不一致的地方（不含</w:t>
      </w:r>
      <w:r>
        <w:rPr>
          <w:rFonts w:hint="eastAsia" w:ascii="宋体" w:hAnsi="宋体" w:eastAsia="宋体" w:cs="宋体"/>
          <w:szCs w:val="21"/>
        </w:rPr>
        <w:t>招标文件存在歧义、重大缺陷导致评</w:t>
      </w:r>
      <w:r>
        <w:rPr>
          <w:rFonts w:hint="eastAsia" w:ascii="宋体" w:hAnsi="宋体" w:eastAsia="宋体" w:cs="宋体"/>
          <w:szCs w:val="21"/>
        </w:rPr>
        <w:t>审</w:t>
      </w:r>
      <w:r>
        <w:rPr>
          <w:rFonts w:hint="eastAsia" w:ascii="宋体" w:hAnsi="宋体" w:eastAsia="宋体" w:cs="宋体"/>
          <w:szCs w:val="21"/>
        </w:rPr>
        <w:t>工作无法进行</w:t>
      </w:r>
      <w:r>
        <w:rPr>
          <w:rFonts w:hint="eastAsia" w:ascii="宋体" w:hAnsi="宋体" w:eastAsia="宋体" w:cs="宋体"/>
          <w:szCs w:val="21"/>
        </w:rPr>
        <w:t>的情况）</w:t>
      </w:r>
      <w:r>
        <w:rPr>
          <w:rFonts w:hint="eastAsia" w:ascii="宋体" w:hAnsi="宋体" w:eastAsia="宋体" w:cs="宋体"/>
        </w:rPr>
        <w:t>，评审委员会有权进行评判，但对同一条款的评判应适用于每个投标人。</w:t>
      </w:r>
      <w:bookmarkEnd w:id="108"/>
    </w:p>
    <w:p w14:paraId="7FD608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w:t>
      </w:r>
      <w:r>
        <w:rPr>
          <w:rFonts w:hint="eastAsia" w:ascii="宋体" w:hAnsi="宋体" w:eastAsia="宋体" w:cs="宋体"/>
        </w:rPr>
        <w:t>3.2</w:t>
      </w:r>
      <w:r>
        <w:rPr>
          <w:rFonts w:hint="eastAsia" w:ascii="宋体" w:hAnsi="宋体" w:eastAsia="宋体" w:cs="宋体"/>
          <w:szCs w:val="21"/>
        </w:rPr>
        <w:t>评</w:t>
      </w:r>
      <w:r>
        <w:rPr>
          <w:rFonts w:hint="eastAsia" w:ascii="宋体" w:hAnsi="宋体" w:eastAsia="宋体" w:cs="宋体"/>
          <w:szCs w:val="21"/>
        </w:rPr>
        <w:t>审</w:t>
      </w:r>
      <w:r>
        <w:rPr>
          <w:rFonts w:hint="eastAsia" w:ascii="宋体" w:hAnsi="宋体" w:eastAsia="宋体" w:cs="宋体"/>
          <w:szCs w:val="21"/>
        </w:rPr>
        <w:t>委员会发现招标文件存在歧义、重大缺陷导致评</w:t>
      </w:r>
      <w:r>
        <w:rPr>
          <w:rFonts w:hint="eastAsia" w:ascii="宋体" w:hAnsi="宋体" w:eastAsia="宋体" w:cs="宋体"/>
          <w:szCs w:val="21"/>
        </w:rPr>
        <w:t>审</w:t>
      </w:r>
      <w:r>
        <w:rPr>
          <w:rFonts w:hint="eastAsia" w:ascii="宋体" w:hAnsi="宋体" w:eastAsia="宋体" w:cs="宋体"/>
          <w:szCs w:val="21"/>
        </w:rPr>
        <w:t>工作无法进行，或者招标文件内容违反国家有关强制性规定的，应当停止评</w:t>
      </w:r>
      <w:r>
        <w:rPr>
          <w:rFonts w:hint="eastAsia" w:ascii="宋体" w:hAnsi="宋体" w:eastAsia="宋体" w:cs="宋体"/>
          <w:szCs w:val="21"/>
        </w:rPr>
        <w:t>审</w:t>
      </w:r>
      <w:r>
        <w:rPr>
          <w:rFonts w:hint="eastAsia" w:ascii="宋体" w:hAnsi="宋体" w:eastAsia="宋体" w:cs="宋体"/>
          <w:szCs w:val="21"/>
        </w:rPr>
        <w:t>工作，与</w:t>
      </w:r>
      <w:r>
        <w:rPr>
          <w:rFonts w:hint="eastAsia" w:ascii="宋体" w:hAnsi="宋体" w:eastAsia="宋体" w:cs="宋体"/>
          <w:szCs w:val="21"/>
        </w:rPr>
        <w:t>政府集中采购机构</w:t>
      </w:r>
      <w:r>
        <w:rPr>
          <w:rFonts w:hint="eastAsia" w:ascii="宋体" w:hAnsi="宋体" w:eastAsia="宋体" w:cs="宋体"/>
          <w:szCs w:val="21"/>
        </w:rPr>
        <w:t>沟通并作书面记录。</w:t>
      </w:r>
      <w:r>
        <w:rPr>
          <w:rFonts w:hint="eastAsia" w:ascii="宋体" w:hAnsi="宋体" w:eastAsia="宋体" w:cs="宋体"/>
          <w:szCs w:val="21"/>
        </w:rPr>
        <w:t>经</w:t>
      </w:r>
      <w:r>
        <w:rPr>
          <w:rFonts w:hint="eastAsia" w:ascii="宋体" w:hAnsi="宋体" w:eastAsia="宋体" w:cs="宋体"/>
          <w:szCs w:val="21"/>
        </w:rPr>
        <w:t>确认后，</w:t>
      </w:r>
      <w:r>
        <w:rPr>
          <w:rFonts w:hint="eastAsia" w:ascii="宋体" w:hAnsi="宋体" w:eastAsia="宋体" w:cs="宋体"/>
          <w:szCs w:val="21"/>
        </w:rPr>
        <w:t>项目</w:t>
      </w:r>
      <w:r>
        <w:rPr>
          <w:rFonts w:hint="eastAsia" w:ascii="宋体" w:hAnsi="宋体" w:eastAsia="宋体" w:cs="宋体"/>
          <w:szCs w:val="21"/>
        </w:rPr>
        <w:t>应当修改招标文件，重新组织采购活动。</w:t>
      </w:r>
    </w:p>
    <w:p w14:paraId="02D1AA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33.3</w:t>
      </w:r>
      <w:r>
        <w:rPr>
          <w:rFonts w:hint="eastAsia" w:ascii="宋体" w:hAnsi="宋体" w:eastAsia="宋体" w:cs="宋体"/>
        </w:rPr>
        <w:t>对于投标文件中含义不明确、同类问题表述不一致或者有明显文字和计算错误的内容，评审委员会应当以书面形式要求投标人作出必要的澄清、说明或者补正。</w:t>
      </w:r>
    </w:p>
    <w:p w14:paraId="6E3F39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03B91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根据本通用条款第34条，凡属于评审委员会在评审中发现的算术错误进行核实的修改不在此列。</w:t>
      </w:r>
    </w:p>
    <w:p w14:paraId="1252EE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9" w:name="_Toc73517673"/>
      <w:bookmarkStart w:id="110" w:name="_Toc73521581"/>
      <w:bookmarkStart w:id="111" w:name="_Toc73518151"/>
      <w:bookmarkStart w:id="112" w:name="_Toc100052400"/>
      <w:bookmarkStart w:id="113" w:name="_Toc73521669"/>
      <w:r>
        <w:rPr>
          <w:rFonts w:hint="eastAsia" w:ascii="宋体" w:hAnsi="宋体" w:eastAsia="宋体" w:cs="宋体"/>
          <w:sz w:val="24"/>
        </w:rPr>
        <w:t>34．错误的修正</w:t>
      </w:r>
      <w:bookmarkEnd w:id="109"/>
      <w:bookmarkEnd w:id="110"/>
      <w:bookmarkEnd w:id="111"/>
      <w:bookmarkEnd w:id="112"/>
      <w:bookmarkEnd w:id="113"/>
    </w:p>
    <w:p w14:paraId="0CC1E0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投标文件报价出现前后不一致的，除专用条款另有规定外，按照下列规定修正：</w:t>
      </w:r>
    </w:p>
    <w:p w14:paraId="18027A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34.1投标文件中开标一览表投标报价内容与投标文件中投标报价相应内容不一致的，以开标一览表为准；</w:t>
      </w:r>
    </w:p>
    <w:p w14:paraId="4A5A42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34.2大写金额和小写金额不一致的，以大写金额为准；</w:t>
      </w:r>
    </w:p>
    <w:p w14:paraId="44B213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34.3单价金额小数点或者百分比有明显错位，以开标一览表的总价为准，并修改单价；</w:t>
      </w:r>
    </w:p>
    <w:p w14:paraId="716A9A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34.4总价金额与按单价汇总金额不一致的，以单价金额计算结果为准。</w:t>
      </w:r>
    </w:p>
    <w:p w14:paraId="0F0736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34.5同时出现两种以上不一致的，按照前款规定的顺序修正。修正后的报价按照本通用条款33条的规定，经投标人确认后产生约束力，投标人不确认的，其投标无效。</w:t>
      </w:r>
    </w:p>
    <w:p w14:paraId="4D48E9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35．投标文件的比较与评价</w:t>
      </w:r>
    </w:p>
    <w:p w14:paraId="547C54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2C2729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评审委员会成员对需要共同认定的事项存在争议的，应当按照少数服从多数的原则作出结论。持不同意见的评审委员会成员应当书面作出说明，否则视为无异议。</w:t>
      </w:r>
    </w:p>
    <w:p w14:paraId="66EB42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36. 实地考察或资料查验</w:t>
      </w:r>
    </w:p>
    <w:p w14:paraId="02728D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36.1</w:t>
      </w:r>
      <w:r>
        <w:rPr>
          <w:rFonts w:hint="eastAsia" w:ascii="宋体" w:hAnsi="宋体" w:eastAsia="宋体" w:cs="宋体"/>
          <w:szCs w:val="21"/>
          <w:lang w:val="en-US" w:eastAsia="zh-CN"/>
        </w:rPr>
        <w:t>在评审期间，评审委员会根据招标文件规定（详见“一、对通用条款的补充内容”），有权对本项目的投标人开展实地考察，投标人需时刻做好接收实地考察的准备。</w:t>
      </w:r>
    </w:p>
    <w:p w14:paraId="4254AE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37．评审方法</w:t>
      </w:r>
    </w:p>
    <w:p w14:paraId="19AB7E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37.1.1最低价法</w:t>
      </w:r>
    </w:p>
    <w:p w14:paraId="439225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bookmarkStart w:id="114" w:name="_Hlk72438142"/>
      <w:r>
        <w:rPr>
          <w:rFonts w:hint="eastAsia" w:ascii="宋体" w:hAnsi="宋体" w:eastAsia="宋体" w:cs="宋体"/>
        </w:rPr>
        <w:t>最低价法，</w:t>
      </w:r>
      <w:r>
        <w:rPr>
          <w:rFonts w:hint="eastAsia" w:ascii="宋体" w:hAnsi="宋体" w:eastAsia="宋体" w:cs="宋体"/>
        </w:rPr>
        <w:t>是指投标文件满足招标文件全部实质性要求，且投标报价最低的投标人为中标候选人的评标方法</w:t>
      </w:r>
      <w:r>
        <w:rPr>
          <w:rFonts w:hint="eastAsia" w:ascii="宋体" w:hAnsi="宋体" w:eastAsia="宋体" w:cs="宋体"/>
          <w:lang w:eastAsia="zh-CN"/>
        </w:rPr>
        <w:t>。</w:t>
      </w:r>
    </w:p>
    <w:p w14:paraId="258E12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采用最低价法的，评标结果按投标报价由低到高顺序排列。投标报价相同的并列。投标文件满足招标文件全部实质性要求且投标报价最低的投标人为排名第一的中标候选人。</w:t>
      </w:r>
      <w:r>
        <w:rPr>
          <w:rFonts w:hint="eastAsia" w:ascii="宋体" w:hAnsi="宋体" w:eastAsia="宋体" w:cs="宋体"/>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3D126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37.1.2综合评分法</w:t>
      </w:r>
    </w:p>
    <w:p w14:paraId="265D512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综合评分法，是指</w:t>
      </w:r>
      <w:r>
        <w:rPr>
          <w:rFonts w:hint="eastAsia" w:ascii="宋体" w:hAnsi="宋体" w:eastAsia="宋体" w:cs="宋体"/>
        </w:rPr>
        <w:t>在</w:t>
      </w:r>
      <w:r>
        <w:rPr>
          <w:rFonts w:hint="eastAsia" w:ascii="宋体" w:hAnsi="宋体" w:eastAsia="宋体" w:cs="宋体"/>
        </w:rPr>
        <w:t>满足招标文件全部实质性要求</w:t>
      </w:r>
      <w:r>
        <w:rPr>
          <w:rFonts w:hint="eastAsia" w:ascii="宋体" w:hAnsi="宋体" w:eastAsia="宋体" w:cs="宋体"/>
        </w:rPr>
        <w:t>的前提下</w:t>
      </w:r>
      <w:r>
        <w:rPr>
          <w:rFonts w:hint="eastAsia" w:ascii="宋体" w:hAnsi="宋体" w:eastAsia="宋体" w:cs="宋体"/>
        </w:rPr>
        <w:t>，</w:t>
      </w:r>
      <w:r>
        <w:rPr>
          <w:rFonts w:hint="eastAsia" w:ascii="宋体" w:hAnsi="宋体" w:eastAsia="宋体" w:cs="宋体"/>
        </w:rPr>
        <w:t>按照招标文件中规定的各项因素进行综合评审，评审总得分排名前列的投标人，作为推荐的候选中标供应商</w:t>
      </w:r>
      <w:bookmarkEnd w:id="114"/>
      <w:r>
        <w:rPr>
          <w:rFonts w:hint="eastAsia" w:ascii="宋体" w:hAnsi="宋体" w:eastAsia="宋体" w:cs="宋体"/>
          <w:lang w:eastAsia="zh-CN"/>
        </w:rPr>
        <w:t>。</w:t>
      </w:r>
    </w:p>
    <w:p w14:paraId="29567C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宋体" w:hAnsi="宋体" w:eastAsia="宋体" w:cs="宋体"/>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84D43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37.2本项目采用的评审方法见本项目招标文件第一册“专用条款”的相关内容。</w:t>
      </w:r>
    </w:p>
    <w:p w14:paraId="18146A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37.3重新评审的情形</w:t>
      </w:r>
    </w:p>
    <w:p w14:paraId="5728A9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kern w:val="0"/>
          <w:szCs w:val="21"/>
        </w:rPr>
        <w:t>评审结果汇总完成后，除下列情形外，任何人不得修改评审结果：</w:t>
      </w:r>
    </w:p>
    <w:p w14:paraId="18E9DE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37.3.1分值汇总计算错误的；</w:t>
      </w:r>
    </w:p>
    <w:p w14:paraId="25485B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37.3.2分项评分超出评分标准范围的；</w:t>
      </w:r>
    </w:p>
    <w:p w14:paraId="74C815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37.3.3评审委员会成员对客观评审因素评分不一致的；</w:t>
      </w:r>
    </w:p>
    <w:p w14:paraId="24BF59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37.3.4经评审委员会认定评分畸高、畸低的。</w:t>
      </w:r>
    </w:p>
    <w:p w14:paraId="243BDE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786C53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投标人对本条第一款情形提出质疑的，采购人或者采购代理机构可以组织原评审委员会进行重新评审，重新评审改变评审结果的，应当书面报告本级财政部门。</w:t>
      </w:r>
    </w:p>
    <w:p w14:paraId="715394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37.4重新组建评审委员会的情形</w:t>
      </w:r>
    </w:p>
    <w:p w14:paraId="71E960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评审委员会或者其成员存在下列情形导致评审结果无效的，重新组建评审委员会进行评标，并书面报告本级财政部门：</w:t>
      </w:r>
    </w:p>
    <w:p w14:paraId="29B9F1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37.4.1评审委员会组成不符合《政府采购货物和服务招标投标管理办法》规定的；</w:t>
      </w:r>
    </w:p>
    <w:p w14:paraId="0A67D2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37.4.2有《政府采购货物和服务招标投标管理办法》第六十二条第一至五项情形的；</w:t>
      </w:r>
    </w:p>
    <w:p w14:paraId="2C5548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37.4.3评审委员会及其成员独立评标受到非法干预的；</w:t>
      </w:r>
    </w:p>
    <w:p w14:paraId="7BBA0D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37.4.4有政府采购法实施条例第七十五条规定的违法行为的。</w:t>
      </w:r>
    </w:p>
    <w:p w14:paraId="4628B8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有违法违规行为的原评审委员会成员不得参加重新组建的评审委员会。</w:t>
      </w:r>
    </w:p>
    <w:p w14:paraId="1F820F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D2946DF">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定标及公示</w:t>
      </w:r>
    </w:p>
    <w:p w14:paraId="79DF07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38．定标方法</w:t>
      </w:r>
    </w:p>
    <w:p w14:paraId="334FA4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15" w:name="_Hlk73782795"/>
      <w:r>
        <w:rPr>
          <w:rFonts w:hint="eastAsia" w:ascii="宋体" w:hAnsi="宋体" w:eastAsia="宋体" w:cs="宋体"/>
          <w:szCs w:val="21"/>
        </w:rPr>
        <w:t>38.1非评定分离项目定标方法</w:t>
      </w:r>
    </w:p>
    <w:p w14:paraId="533764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w:t>
      </w:r>
      <w:r>
        <w:rPr>
          <w:rFonts w:hint="eastAsia" w:ascii="宋体" w:hAnsi="宋体" w:eastAsia="宋体" w:cs="宋体"/>
          <w:szCs w:val="21"/>
        </w:rPr>
        <w:t>.</w:t>
      </w:r>
      <w:r>
        <w:rPr>
          <w:rFonts w:hint="eastAsia" w:ascii="宋体" w:hAnsi="宋体" w:eastAsia="宋体" w:cs="宋体"/>
          <w:szCs w:val="21"/>
        </w:rPr>
        <w:t>1.1评审委员会依据本项目招标文件所约定的评审方法进行评审和比较，向政府集中采购机构提交书面评审报告，并根据评审方法比较评价结果从优到劣进行排序，确定候选中标供应商。</w:t>
      </w:r>
    </w:p>
    <w:p w14:paraId="752725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w:t>
      </w:r>
      <w:r>
        <w:rPr>
          <w:rFonts w:hint="eastAsia" w:ascii="宋体" w:hAnsi="宋体" w:eastAsia="宋体" w:cs="宋体"/>
          <w:szCs w:val="21"/>
        </w:rPr>
        <w:t>.</w:t>
      </w:r>
      <w:r>
        <w:rPr>
          <w:rFonts w:hint="eastAsia" w:ascii="宋体" w:hAnsi="宋体" w:eastAsia="宋体" w:cs="宋体"/>
          <w:szCs w:val="21"/>
        </w:rPr>
        <w:t>1.2</w:t>
      </w:r>
      <w:r>
        <w:rPr>
          <w:rFonts w:hint="eastAsia" w:ascii="宋体" w:hAnsi="宋体" w:eastAsia="宋体" w:cs="宋体"/>
        </w:rPr>
        <w:t>采用最低价法的，评</w:t>
      </w:r>
      <w:r>
        <w:rPr>
          <w:rFonts w:hint="eastAsia" w:ascii="宋体" w:hAnsi="宋体" w:eastAsia="宋体" w:cs="宋体"/>
        </w:rPr>
        <w:t>审</w:t>
      </w:r>
      <w:r>
        <w:rPr>
          <w:rFonts w:hint="eastAsia" w:ascii="宋体" w:hAnsi="宋体" w:eastAsia="宋体" w:cs="宋体"/>
        </w:rPr>
        <w:t>结果按投标报价由低到高顺序排列。投标报价相同的并列。投标文件满足招标文件全部实质性要求且投标报价最低的</w:t>
      </w:r>
      <w:r>
        <w:rPr>
          <w:rFonts w:hint="eastAsia" w:ascii="宋体" w:hAnsi="宋体" w:eastAsia="宋体" w:cs="宋体"/>
        </w:rPr>
        <w:t>投标人为</w:t>
      </w:r>
      <w:bookmarkStart w:id="116" w:name="_Hlk73821177"/>
      <w:r>
        <w:rPr>
          <w:rFonts w:hint="eastAsia" w:ascii="宋体" w:hAnsi="宋体" w:eastAsia="宋体" w:cs="宋体"/>
        </w:rPr>
        <w:t>中标供应商</w:t>
      </w:r>
      <w:r>
        <w:rPr>
          <w:rFonts w:hint="eastAsia" w:ascii="宋体" w:hAnsi="宋体" w:eastAsia="宋体" w:cs="宋体"/>
        </w:rPr>
        <w:t>（</w:t>
      </w:r>
      <w:r>
        <w:rPr>
          <w:rFonts w:hint="eastAsia" w:ascii="宋体" w:hAnsi="宋体" w:eastAsia="宋体" w:cs="宋体"/>
        </w:rPr>
        <w:t>排名</w:t>
      </w:r>
      <w:r>
        <w:rPr>
          <w:rFonts w:hint="eastAsia" w:ascii="宋体" w:hAnsi="宋体" w:eastAsia="宋体" w:cs="宋体"/>
        </w:rPr>
        <w:t>第二</w:t>
      </w:r>
      <w:r>
        <w:rPr>
          <w:rFonts w:hint="eastAsia" w:ascii="宋体" w:hAnsi="宋体" w:eastAsia="宋体" w:cs="宋体"/>
        </w:rPr>
        <w:t>的投标人为第一替补中标候选人、排名</w:t>
      </w:r>
      <w:r>
        <w:rPr>
          <w:rFonts w:hint="eastAsia" w:ascii="宋体" w:hAnsi="宋体" w:eastAsia="宋体" w:cs="宋体"/>
        </w:rPr>
        <w:t>第</w:t>
      </w:r>
      <w:r>
        <w:rPr>
          <w:rFonts w:hint="eastAsia" w:ascii="宋体" w:hAnsi="宋体" w:eastAsia="宋体" w:cs="宋体"/>
        </w:rPr>
        <w:t>三的投标人为第二替补中标候选人</w:t>
      </w:r>
      <w:bookmarkEnd w:id="116"/>
      <w:r>
        <w:rPr>
          <w:rFonts w:hint="eastAsia" w:ascii="宋体" w:hAnsi="宋体" w:eastAsia="宋体" w:cs="宋体"/>
        </w:rPr>
        <w:t>）。</w:t>
      </w:r>
      <w:r>
        <w:rPr>
          <w:rFonts w:hint="eastAsia" w:ascii="宋体" w:hAnsi="宋体" w:eastAsia="宋体" w:cs="宋体"/>
          <w:b w:val="0"/>
          <w:bCs w:val="0"/>
          <w:kern w:val="2"/>
          <w:sz w:val="21"/>
          <w:szCs w:val="21"/>
          <w:highlight w:val="none"/>
          <w:lang w:val="en-US" w:eastAsia="zh-CN" w:bidi="ar-S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F9BFD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w:t>
      </w:r>
      <w:r>
        <w:rPr>
          <w:rFonts w:hint="eastAsia" w:ascii="宋体" w:hAnsi="宋体" w:eastAsia="宋体" w:cs="宋体"/>
          <w:szCs w:val="21"/>
        </w:rPr>
        <w:t>.</w:t>
      </w:r>
      <w:r>
        <w:rPr>
          <w:rFonts w:hint="eastAsia" w:ascii="宋体" w:hAnsi="宋体" w:eastAsia="宋体" w:cs="宋体"/>
          <w:szCs w:val="21"/>
        </w:rPr>
        <w:t>1.3</w:t>
      </w:r>
      <w:r>
        <w:rPr>
          <w:rFonts w:hint="eastAsia" w:ascii="宋体" w:hAnsi="宋体" w:eastAsia="宋体" w:cs="宋体"/>
          <w:szCs w:val="21"/>
        </w:rPr>
        <w:t>采</w:t>
      </w:r>
      <w:r>
        <w:rPr>
          <w:rFonts w:hint="eastAsia" w:ascii="宋体" w:hAnsi="宋体" w:eastAsia="宋体" w:cs="宋体"/>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宋体" w:hAnsi="宋体" w:eastAsia="宋体" w:cs="宋体"/>
        </w:rPr>
        <w:t>为中标供应商</w:t>
      </w:r>
      <w:r>
        <w:rPr>
          <w:rFonts w:hint="eastAsia" w:ascii="宋体" w:hAnsi="宋体" w:eastAsia="宋体" w:cs="宋体"/>
        </w:rPr>
        <w:t>（</w:t>
      </w:r>
      <w:r>
        <w:rPr>
          <w:rFonts w:hint="eastAsia" w:ascii="宋体" w:hAnsi="宋体" w:eastAsia="宋体" w:cs="宋体"/>
        </w:rPr>
        <w:t>排名</w:t>
      </w:r>
      <w:r>
        <w:rPr>
          <w:rFonts w:hint="eastAsia" w:ascii="宋体" w:hAnsi="宋体" w:eastAsia="宋体" w:cs="宋体"/>
        </w:rPr>
        <w:t>第二</w:t>
      </w:r>
      <w:r>
        <w:rPr>
          <w:rFonts w:hint="eastAsia" w:ascii="宋体" w:hAnsi="宋体" w:eastAsia="宋体" w:cs="宋体"/>
        </w:rPr>
        <w:t>的投标人为第一替补中标候选人、排名</w:t>
      </w:r>
      <w:r>
        <w:rPr>
          <w:rFonts w:hint="eastAsia" w:ascii="宋体" w:hAnsi="宋体" w:eastAsia="宋体" w:cs="宋体"/>
        </w:rPr>
        <w:t>第</w:t>
      </w:r>
      <w:r>
        <w:rPr>
          <w:rFonts w:hint="eastAsia" w:ascii="宋体" w:hAnsi="宋体" w:eastAsia="宋体" w:cs="宋体"/>
        </w:rPr>
        <w:t>三的投标人为第二替补中标候选人</w:t>
      </w:r>
      <w:r>
        <w:rPr>
          <w:rFonts w:hint="eastAsia" w:ascii="宋体" w:hAnsi="宋体" w:eastAsia="宋体" w:cs="宋体"/>
        </w:rPr>
        <w:t>）。</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23186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38.2评定分离项目定标方法</w:t>
      </w:r>
    </w:p>
    <w:p w14:paraId="54720E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3B63A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 xml:space="preserve">38.2.2 </w:t>
      </w:r>
      <w:bookmarkStart w:id="117" w:name="_Hlk71469733"/>
      <w:r>
        <w:rPr>
          <w:rFonts w:hint="eastAsia" w:ascii="宋体" w:hAnsi="宋体" w:eastAsia="宋体" w:cs="宋体"/>
        </w:rPr>
        <w:t>适用评定分离的政府采购项目，采用综合评分法评</w:t>
      </w:r>
      <w:r>
        <w:rPr>
          <w:rFonts w:hint="eastAsia" w:ascii="宋体" w:hAnsi="宋体" w:eastAsia="宋体" w:cs="宋体"/>
        </w:rPr>
        <w:t>审。</w:t>
      </w:r>
      <w:r>
        <w:rPr>
          <w:rFonts w:hint="eastAsia" w:ascii="宋体" w:hAnsi="宋体" w:eastAsia="宋体" w:cs="宋体"/>
          <w:szCs w:val="21"/>
        </w:rPr>
        <w:t>评审委员会按照评审结果，推荐</w:t>
      </w:r>
      <w:r>
        <w:rPr>
          <w:rFonts w:hint="eastAsia" w:ascii="宋体" w:hAnsi="宋体" w:eastAsia="宋体" w:cs="宋体"/>
        </w:rPr>
        <w:t>三个合格的候选中标供应商。</w:t>
      </w:r>
    </w:p>
    <w:p w14:paraId="5739BB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38.2.3</w:t>
      </w:r>
      <w:bookmarkStart w:id="118" w:name="_Hlk71469688"/>
      <w:r>
        <w:rPr>
          <w:rFonts w:hint="eastAsia" w:ascii="宋体" w:hAnsi="宋体" w:eastAsia="宋体" w:cs="宋体"/>
        </w:rPr>
        <w:t>适用评定分离的政府采购项目，</w:t>
      </w:r>
      <w:r>
        <w:rPr>
          <w:rFonts w:hint="eastAsia" w:ascii="宋体" w:hAnsi="宋体" w:eastAsia="宋体" w:cs="宋体"/>
          <w:szCs w:val="21"/>
        </w:rPr>
        <w:t>按照自定法确定中标供应商：自定法是指采购人组织定标委员会，由定标委员会在三家候选中标供应商中确定中标供应商。</w:t>
      </w:r>
      <w:bookmarkEnd w:id="117"/>
      <w:bookmarkEnd w:id="118"/>
    </w:p>
    <w:p w14:paraId="6C8F2A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38.2.4</w:t>
      </w:r>
      <w:r>
        <w:rPr>
          <w:rFonts w:hint="eastAsia" w:ascii="宋体" w:hAnsi="宋体" w:eastAsia="宋体" w:cs="宋体"/>
          <w:szCs w:val="21"/>
        </w:rPr>
        <w:t>政府集中采购机构</w:t>
      </w:r>
      <w:r>
        <w:rPr>
          <w:rFonts w:hint="eastAsia" w:ascii="宋体" w:hAnsi="宋体" w:eastAsia="宋体" w:cs="宋体"/>
        </w:rPr>
        <w:t>应当自评审结束之日起两个工作日内将候选中标供应商名单及其投标文件、评审报告送交采购人</w:t>
      </w:r>
      <w:r>
        <w:rPr>
          <w:rFonts w:hint="eastAsia" w:ascii="宋体" w:hAnsi="宋体" w:eastAsia="宋体" w:cs="宋体"/>
          <w:szCs w:val="21"/>
        </w:rPr>
        <w:t>。</w:t>
      </w:r>
      <w:r>
        <w:rPr>
          <w:rFonts w:hint="eastAsia" w:ascii="宋体" w:hAnsi="宋体" w:eastAsia="宋体" w:cs="宋体"/>
        </w:rPr>
        <w:t>采购人应当安排专人对定标过程进行书面记录，形成定标报告，作为采购文件的组成部分存档，并及时将定标结果反馈</w:t>
      </w:r>
      <w:r>
        <w:rPr>
          <w:rFonts w:hint="eastAsia" w:ascii="宋体" w:hAnsi="宋体" w:eastAsia="宋体" w:cs="宋体"/>
        </w:rPr>
        <w:t>政府集中采购机构。具体定标程序及相关要求以按照《深圳市财政局关于</w:t>
      </w:r>
      <w:r>
        <w:rPr>
          <w:rFonts w:hint="eastAsia" w:ascii="宋体" w:hAnsi="宋体" w:eastAsia="宋体" w:cs="宋体"/>
          <w:lang w:val="en-US" w:eastAsia="zh-CN"/>
        </w:rPr>
        <w:t>&lt;</w:t>
      </w:r>
      <w:r>
        <w:rPr>
          <w:rFonts w:hint="eastAsia" w:ascii="宋体" w:hAnsi="宋体" w:eastAsia="宋体" w:cs="宋体"/>
        </w:rPr>
        <w:t>深圳市政府采购评标定标分离管理办法</w:t>
      </w:r>
      <w:r>
        <w:rPr>
          <w:rFonts w:hint="eastAsia" w:ascii="宋体" w:hAnsi="宋体" w:eastAsia="宋体" w:cs="宋体"/>
          <w:lang w:val="en-US" w:eastAsia="zh-CN"/>
        </w:rPr>
        <w:t>&gt;</w:t>
      </w:r>
      <w:r>
        <w:rPr>
          <w:rFonts w:hint="eastAsia" w:ascii="宋体" w:hAnsi="宋体" w:eastAsia="宋体" w:cs="宋体"/>
        </w:rPr>
        <w:t>续期的通知》（深财规〔2023〕1号）执行。</w:t>
      </w:r>
    </w:p>
    <w:p w14:paraId="529EB7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说明：采购人及投标供应商应按照上述方法提前做好相关准备。</w:t>
      </w:r>
    </w:p>
    <w:p w14:paraId="7D6D04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38.3专用条款另有规定的，按专用条款相关要求定标。</w:t>
      </w:r>
      <w:bookmarkEnd w:id="115"/>
    </w:p>
    <w:p w14:paraId="634652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39．编写评审报告</w:t>
      </w:r>
    </w:p>
    <w:p w14:paraId="48F6EB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0EC85D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40．中标公告</w:t>
      </w:r>
    </w:p>
    <w:p w14:paraId="19799D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40.1</w:t>
      </w:r>
      <w:bookmarkStart w:id="119" w:name="_Hlk72438709"/>
      <w:r>
        <w:rPr>
          <w:rFonts w:hint="eastAsia" w:ascii="宋体" w:hAnsi="宋体" w:eastAsia="宋体" w:cs="宋体"/>
          <w:szCs w:val="21"/>
        </w:rPr>
        <w:t>为体现“公开、公平、公正”的原则，评审结束后经采购人确认（确定）评审结果，政府集中采购机构将在</w:t>
      </w:r>
      <w:r>
        <w:rPr>
          <w:rFonts w:hint="eastAsia" w:ascii="宋体" w:hAnsi="宋体" w:eastAsia="宋体" w:cs="宋体"/>
          <w:b/>
          <w:bCs/>
          <w:szCs w:val="21"/>
        </w:rPr>
        <w:t>深圳公共资源交易网（https://szggzy.com/）</w:t>
      </w:r>
      <w:r>
        <w:rPr>
          <w:rFonts w:hint="eastAsia" w:ascii="宋体" w:hAnsi="宋体" w:eastAsia="宋体" w:cs="宋体"/>
          <w:szCs w:val="21"/>
        </w:rPr>
        <w:t>上发布中标结果公告。</w:t>
      </w:r>
      <w:bookmarkEnd w:id="119"/>
      <w:bookmarkStart w:id="120" w:name="_Hlk72438751"/>
      <w:r>
        <w:rPr>
          <w:rFonts w:hint="eastAsia" w:ascii="宋体" w:hAnsi="宋体" w:eastAsia="宋体" w:cs="宋体"/>
          <w:szCs w:val="21"/>
        </w:rPr>
        <w:t>供应商如对评审结果有异议，</w:t>
      </w:r>
      <w:r>
        <w:rPr>
          <w:rFonts w:hint="eastAsia" w:ascii="宋体" w:hAnsi="宋体" w:eastAsia="宋体" w:cs="宋体"/>
          <w:szCs w:val="21"/>
        </w:rPr>
        <w:t>可在发布公示日期起</w:t>
      </w:r>
      <w:r>
        <w:rPr>
          <w:rFonts w:hint="eastAsia" w:ascii="宋体" w:hAnsi="宋体" w:eastAsia="宋体" w:cs="宋体"/>
          <w:szCs w:val="21"/>
        </w:rPr>
        <w:t>七</w:t>
      </w:r>
      <w:r>
        <w:rPr>
          <w:rFonts w:hint="eastAsia" w:ascii="宋体" w:hAnsi="宋体" w:eastAsia="宋体" w:cs="宋体"/>
          <w:szCs w:val="21"/>
        </w:rPr>
        <w:t>个工作日内向</w:t>
      </w:r>
      <w:r>
        <w:rPr>
          <w:rFonts w:hint="eastAsia" w:ascii="宋体" w:hAnsi="宋体" w:eastAsia="宋体" w:cs="宋体"/>
          <w:szCs w:val="21"/>
        </w:rPr>
        <w:t>政府集中采购机构</w:t>
      </w:r>
      <w:r>
        <w:rPr>
          <w:rFonts w:hint="eastAsia" w:ascii="宋体" w:hAnsi="宋体" w:eastAsia="宋体" w:cs="宋体"/>
          <w:szCs w:val="21"/>
        </w:rPr>
        <w:t>提出。 监督电话：0755-83948143。</w:t>
      </w:r>
      <w:r>
        <w:rPr>
          <w:rFonts w:hint="eastAsia" w:ascii="宋体" w:hAnsi="宋体" w:eastAsia="宋体" w:cs="宋体"/>
          <w:szCs w:val="21"/>
        </w:rPr>
        <w:t>若在公示期内未提出质疑，则视为认同该评审结果。</w:t>
      </w:r>
    </w:p>
    <w:bookmarkEnd w:id="120"/>
    <w:p w14:paraId="76F8A6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40.2质疑、投诉供应商应保证质疑、投诉内容的真实性和可靠性，并承担相应的法律责任。</w:t>
      </w:r>
    </w:p>
    <w:p w14:paraId="057661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41．中标通知书</w:t>
      </w:r>
    </w:p>
    <w:p w14:paraId="624CA6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w:t>
      </w:r>
      <w:r>
        <w:rPr>
          <w:rFonts w:hint="eastAsia" w:ascii="宋体" w:hAnsi="宋体" w:eastAsia="宋体" w:cs="宋体"/>
          <w:szCs w:val="21"/>
        </w:rPr>
        <w:t>.</w:t>
      </w:r>
      <w:r>
        <w:rPr>
          <w:rFonts w:hint="eastAsia" w:ascii="宋体" w:hAnsi="宋体" w:eastAsia="宋体" w:cs="宋体"/>
          <w:szCs w:val="21"/>
        </w:rPr>
        <w:t>1</w:t>
      </w:r>
      <w:bookmarkStart w:id="121" w:name="_Hlk72438863"/>
      <w:r>
        <w:rPr>
          <w:rFonts w:hint="eastAsia" w:ascii="宋体" w:hAnsi="宋体" w:eastAsia="宋体" w:cs="宋体"/>
          <w:szCs w:val="21"/>
        </w:rPr>
        <w:t>中标公告公布以后无异常的情况下,中标供应商和采购人可自行在</w:t>
      </w:r>
      <w:r>
        <w:rPr>
          <w:rFonts w:hint="eastAsia" w:ascii="宋体" w:hAnsi="宋体" w:eastAsia="宋体" w:cs="宋体"/>
          <w:b/>
          <w:bCs/>
          <w:szCs w:val="21"/>
        </w:rPr>
        <w:t>“深圳政府采购智慧平台（http://zfcg.szggzy.com/）”</w:t>
      </w:r>
      <w:r>
        <w:rPr>
          <w:rFonts w:hint="eastAsia" w:ascii="宋体" w:hAnsi="宋体" w:eastAsia="宋体" w:cs="宋体"/>
          <w:szCs w:val="21"/>
        </w:rPr>
        <w:t>上打印</w:t>
      </w:r>
      <w:r>
        <w:rPr>
          <w:rFonts w:hint="eastAsia" w:ascii="宋体" w:hAnsi="宋体" w:eastAsia="宋体" w:cs="宋体"/>
          <w:b/>
          <w:szCs w:val="21"/>
        </w:rPr>
        <w:t>《数字中标通知书》</w:t>
      </w:r>
      <w:r>
        <w:rPr>
          <w:rFonts w:hint="eastAsia" w:ascii="宋体" w:hAnsi="宋体" w:eastAsia="宋体" w:cs="宋体"/>
          <w:szCs w:val="21"/>
        </w:rPr>
        <w:t>。</w:t>
      </w:r>
      <w:bookmarkEnd w:id="121"/>
    </w:p>
    <w:p w14:paraId="312389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w:t>
      </w:r>
      <w:r>
        <w:rPr>
          <w:rFonts w:hint="eastAsia" w:ascii="宋体" w:hAnsi="宋体" w:eastAsia="宋体" w:cs="宋体"/>
          <w:szCs w:val="21"/>
        </w:rPr>
        <w:t>.2</w:t>
      </w:r>
      <w:r>
        <w:rPr>
          <w:rFonts w:hint="eastAsia" w:ascii="宋体" w:hAnsi="宋体" w:eastAsia="宋体" w:cs="宋体"/>
          <w:szCs w:val="21"/>
        </w:rPr>
        <w:t>中标通知书是合同的重要组成部分。</w:t>
      </w:r>
    </w:p>
    <w:p w14:paraId="483387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22" w:name="_Hlk71407340"/>
      <w:r>
        <w:rPr>
          <w:rFonts w:hint="eastAsia" w:ascii="宋体" w:hAnsi="宋体" w:eastAsia="宋体" w:cs="宋体"/>
          <w:szCs w:val="21"/>
        </w:rPr>
        <w:t>41.3因质疑投诉或其它原因导致项目结果变更或采购终止的，政府集中采购机构有权吊销中标通知书。</w:t>
      </w:r>
    </w:p>
    <w:bookmarkEnd w:id="122"/>
    <w:p w14:paraId="72F07E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CD3ABC7">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公开招标失败的后续处理</w:t>
      </w:r>
    </w:p>
    <w:p w14:paraId="4BC9A3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42．公开招标失败的处理</w:t>
      </w:r>
    </w:p>
    <w:p w14:paraId="546297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42.1本项目公开招标过程中若由于投标截止后</w:t>
      </w:r>
      <w:r>
        <w:rPr>
          <w:rFonts w:hint="eastAsia" w:ascii="宋体" w:hAnsi="宋体" w:eastAsia="宋体" w:cs="宋体"/>
        </w:rPr>
        <w:t>实际递交</w:t>
      </w:r>
      <w:r>
        <w:rPr>
          <w:rFonts w:hint="eastAsia" w:ascii="宋体" w:hAnsi="宋体" w:eastAsia="宋体" w:cs="宋体"/>
        </w:rPr>
        <w:t>投标</w:t>
      </w:r>
      <w:r>
        <w:rPr>
          <w:rFonts w:hint="eastAsia" w:ascii="宋体" w:hAnsi="宋体" w:eastAsia="宋体" w:cs="宋体"/>
        </w:rPr>
        <w:t>文件的供应商数量不足、经</w:t>
      </w:r>
      <w:r>
        <w:rPr>
          <w:rFonts w:hint="eastAsia" w:ascii="宋体" w:hAnsi="宋体" w:eastAsia="宋体" w:cs="宋体"/>
          <w:szCs w:val="21"/>
        </w:rPr>
        <w:t>评审委员会</w:t>
      </w:r>
      <w:r>
        <w:rPr>
          <w:rFonts w:hint="eastAsia" w:ascii="宋体" w:hAnsi="宋体" w:eastAsia="宋体" w:cs="宋体"/>
        </w:rPr>
        <w:t>评审对招标文件作实质响应的供应商不足等原因造成公开招标失败，可由</w:t>
      </w:r>
      <w:r>
        <w:rPr>
          <w:rFonts w:hint="eastAsia" w:ascii="宋体" w:hAnsi="宋体" w:eastAsia="宋体" w:cs="宋体"/>
        </w:rPr>
        <w:t>政府集中采购机构</w:t>
      </w:r>
      <w:r>
        <w:rPr>
          <w:rFonts w:hint="eastAsia" w:ascii="宋体" w:hAnsi="宋体" w:eastAsia="宋体" w:cs="宋体"/>
        </w:rPr>
        <w:t>重新组织采购。</w:t>
      </w:r>
    </w:p>
    <w:p w14:paraId="70CB67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42.2对公开招标失败的项目，评审委员会在出具该项目招标失败结论的同时，可以提出重新采购组织形式的建议，以及进一步完善招标文件的资格、技术、商务要求的修改建议。</w:t>
      </w:r>
    </w:p>
    <w:p w14:paraId="14678C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42.3重新组织采购有以下两种组织形式：</w:t>
      </w:r>
    </w:p>
    <w:p w14:paraId="4ECD1D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（1）由政府集中采购机构重新组织公开招标；</w:t>
      </w:r>
    </w:p>
    <w:p w14:paraId="5F431C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（2）根据实际情况需要向同级财政部门提出非公开招标方式申请，经同级财政部门批准，公开招标失败采购项目可转为竞争性谈判或单一来源谈判方式采购。</w:t>
      </w:r>
    </w:p>
    <w:p w14:paraId="5531F3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42.4公开招标失败的采购项目重新组织公开招标，由政府集中采购机构重新按公开招标流程组织采购活动。</w:t>
      </w:r>
    </w:p>
    <w:p w14:paraId="452694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 w:val="24"/>
        </w:rPr>
        <w:t xml:space="preserve">    </w:t>
      </w:r>
      <w:r>
        <w:rPr>
          <w:rFonts w:hint="eastAsia" w:ascii="宋体" w:hAnsi="宋体" w:eastAsia="宋体" w:cs="宋体"/>
        </w:rPr>
        <w:t>42.5公开招标失败的采购项目经同级财政部门批准转为竞争性谈判或单一来源谈判方式采购的，按规定要求组织政府采购工作。</w:t>
      </w:r>
    </w:p>
    <w:p w14:paraId="444204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1EBA974">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23" w:name="_Hlk72439043"/>
      <w:r>
        <w:rPr>
          <w:rFonts w:hint="eastAsia" w:ascii="宋体" w:hAnsi="宋体" w:eastAsia="宋体" w:cs="宋体"/>
          <w:sz w:val="28"/>
          <w:szCs w:val="28"/>
        </w:rPr>
        <w:t>合同的授予与备案</w:t>
      </w:r>
      <w:bookmarkEnd w:id="123"/>
    </w:p>
    <w:p w14:paraId="7CD415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24" w:name="_Toc100052408"/>
      <w:bookmarkStart w:id="125" w:name="_Toc73518157"/>
      <w:bookmarkStart w:id="126" w:name="_Toc73521586"/>
      <w:bookmarkStart w:id="127" w:name="_Toc73517679"/>
      <w:bookmarkStart w:id="128" w:name="_Toc73521674"/>
      <w:bookmarkStart w:id="129" w:name="_Hlk72439088"/>
      <w:r>
        <w:rPr>
          <w:rFonts w:hint="eastAsia" w:ascii="宋体" w:hAnsi="宋体" w:eastAsia="宋体" w:cs="宋体"/>
          <w:sz w:val="24"/>
        </w:rPr>
        <w:t>43．合同授予标准</w:t>
      </w:r>
      <w:bookmarkEnd w:id="124"/>
      <w:bookmarkEnd w:id="125"/>
      <w:bookmarkEnd w:id="126"/>
      <w:bookmarkEnd w:id="127"/>
      <w:bookmarkEnd w:id="128"/>
    </w:p>
    <w:p w14:paraId="6EC9AD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本项目的合同将授予经本招标文件规定评审确定的中标供应商。</w:t>
      </w:r>
    </w:p>
    <w:p w14:paraId="4216A6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0" w:name="_Toc73517680"/>
      <w:bookmarkStart w:id="131" w:name="_Toc100052409"/>
      <w:bookmarkStart w:id="132" w:name="_Toc73518158"/>
      <w:bookmarkStart w:id="133" w:name="_Toc73521675"/>
      <w:bookmarkStart w:id="134" w:name="_Toc73521587"/>
      <w:r>
        <w:rPr>
          <w:rFonts w:hint="eastAsia" w:ascii="宋体" w:hAnsi="宋体" w:eastAsia="宋体" w:cs="宋体"/>
          <w:sz w:val="24"/>
        </w:rPr>
        <w:t>44．</w:t>
      </w:r>
      <w:bookmarkEnd w:id="130"/>
      <w:bookmarkEnd w:id="131"/>
      <w:bookmarkEnd w:id="132"/>
      <w:bookmarkEnd w:id="133"/>
      <w:bookmarkEnd w:id="134"/>
      <w:r>
        <w:rPr>
          <w:rFonts w:hint="eastAsia" w:ascii="宋体" w:hAnsi="宋体" w:eastAsia="宋体" w:cs="宋体"/>
          <w:sz w:val="24"/>
        </w:rPr>
        <w:t>接受和拒绝任何或所有投标的权力</w:t>
      </w:r>
    </w:p>
    <w:p w14:paraId="0BF2CB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46118C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5" w:name="_Toc73518160"/>
      <w:bookmarkStart w:id="136" w:name="_Toc100052410"/>
      <w:bookmarkStart w:id="137" w:name="_Toc73521677"/>
      <w:bookmarkStart w:id="138" w:name="_Toc73521589"/>
      <w:bookmarkStart w:id="139" w:name="_Toc73517682"/>
      <w:r>
        <w:rPr>
          <w:rFonts w:hint="eastAsia" w:ascii="宋体" w:hAnsi="宋体" w:eastAsia="宋体" w:cs="宋体"/>
          <w:sz w:val="24"/>
        </w:rPr>
        <w:t>45．合同的签订</w:t>
      </w:r>
      <w:bookmarkEnd w:id="135"/>
      <w:bookmarkEnd w:id="136"/>
      <w:bookmarkEnd w:id="137"/>
      <w:bookmarkEnd w:id="138"/>
      <w:bookmarkEnd w:id="139"/>
    </w:p>
    <w:p w14:paraId="474329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45.1中标人将于中标通知书发出之日起十个工作日内，按照采购文件（招标文件和投标文件等）内容与采购人签订政府采购合同；合同的实质性内容应当符合招标文件的规定；</w:t>
      </w:r>
    </w:p>
    <w:p w14:paraId="201E86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45.2中标人如不按本通用条款第45</w:t>
      </w:r>
      <w:r>
        <w:rPr>
          <w:rFonts w:hint="eastAsia" w:ascii="宋体" w:hAnsi="宋体" w:eastAsia="宋体" w:cs="宋体"/>
          <w:szCs w:val="21"/>
        </w:rPr>
        <w:t>.1</w:t>
      </w:r>
      <w:r>
        <w:rPr>
          <w:rFonts w:hint="eastAsia" w:ascii="宋体" w:hAnsi="宋体" w:eastAsia="宋体" w:cs="宋体"/>
          <w:szCs w:val="21"/>
        </w:rPr>
        <w:t>款的规定与采购人签订合同，</w:t>
      </w:r>
      <w:r>
        <w:rPr>
          <w:rFonts w:hint="eastAsia" w:ascii="宋体" w:hAnsi="宋体" w:eastAsia="宋体" w:cs="宋体"/>
          <w:kern w:val="0"/>
          <w:szCs w:val="21"/>
        </w:rPr>
        <w:t>情节严重的，由</w:t>
      </w:r>
      <w:r>
        <w:rPr>
          <w:rFonts w:hint="eastAsia" w:ascii="宋体" w:hAnsi="宋体" w:eastAsia="宋体" w:cs="宋体"/>
          <w:kern w:val="0"/>
          <w:szCs w:val="21"/>
        </w:rPr>
        <w:t>同级财政</w:t>
      </w:r>
      <w:r>
        <w:rPr>
          <w:rFonts w:hint="eastAsia" w:ascii="宋体" w:hAnsi="宋体" w:eastAsia="宋体" w:cs="宋体"/>
          <w:kern w:val="0"/>
          <w:szCs w:val="21"/>
        </w:rPr>
        <w:t>部门记入供应商诚信档案，予以通报</w:t>
      </w:r>
      <w:r>
        <w:rPr>
          <w:rFonts w:hint="eastAsia" w:ascii="宋体" w:hAnsi="宋体" w:eastAsia="宋体" w:cs="宋体"/>
          <w:szCs w:val="21"/>
        </w:rPr>
        <w:t>；</w:t>
      </w:r>
    </w:p>
    <w:p w14:paraId="43490F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45.3中标人应当按照合同约定履行义务，完成中标项目，不得将中标项目转让（转包）给他人。</w:t>
      </w:r>
    </w:p>
    <w:p w14:paraId="0060CA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0" w:name="_Toc73521590"/>
      <w:bookmarkStart w:id="141" w:name="_Toc73518161"/>
      <w:bookmarkStart w:id="142" w:name="_Toc73517683"/>
      <w:bookmarkStart w:id="143" w:name="_Toc73521678"/>
      <w:bookmarkStart w:id="144" w:name="_Toc100052411"/>
      <w:r>
        <w:rPr>
          <w:rFonts w:hint="eastAsia" w:ascii="宋体" w:hAnsi="宋体" w:eastAsia="宋体" w:cs="宋体"/>
          <w:sz w:val="24"/>
        </w:rPr>
        <w:t>46．履约担保</w:t>
      </w:r>
      <w:bookmarkEnd w:id="140"/>
      <w:bookmarkEnd w:id="141"/>
      <w:bookmarkEnd w:id="142"/>
      <w:bookmarkEnd w:id="143"/>
      <w:bookmarkEnd w:id="144"/>
    </w:p>
    <w:p w14:paraId="42C1E4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46.1在签订项目合同的同时，中标人应按“对通用条款的补充内容”中规定的金额向采购人提交履约担保；</w:t>
      </w:r>
    </w:p>
    <w:p w14:paraId="001491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46.2，允许供应商自主选择以支票、汇票、本票、保函等非现金方式提交履约担保；</w:t>
      </w:r>
      <w:r>
        <w:rPr>
          <w:rFonts w:hint="eastAsia" w:ascii="宋体" w:hAnsi="宋体" w:eastAsia="宋体" w:cs="宋体"/>
        </w:rPr>
        <w:t>中标</w:t>
      </w:r>
      <w:r>
        <w:rPr>
          <w:rFonts w:hint="eastAsia" w:ascii="宋体" w:hAnsi="宋体" w:eastAsia="宋体" w:cs="宋体"/>
        </w:rPr>
        <w:t>人</w:t>
      </w:r>
      <w:r>
        <w:rPr>
          <w:rFonts w:hint="eastAsia" w:ascii="宋体" w:hAnsi="宋体" w:eastAsia="宋体" w:cs="宋体"/>
        </w:rPr>
        <w:t>提交履约</w:t>
      </w:r>
      <w:r>
        <w:rPr>
          <w:rFonts w:hint="eastAsia" w:ascii="宋体" w:hAnsi="宋体" w:eastAsia="宋体" w:cs="宋体"/>
        </w:rPr>
        <w:t>担保不是</w:t>
      </w:r>
      <w:r>
        <w:rPr>
          <w:rFonts w:hint="eastAsia" w:ascii="宋体" w:hAnsi="宋体" w:eastAsia="宋体" w:cs="宋体"/>
        </w:rPr>
        <w:t>合同签订的</w:t>
      </w:r>
      <w:r>
        <w:rPr>
          <w:rFonts w:hint="eastAsia" w:ascii="宋体" w:hAnsi="宋体" w:eastAsia="宋体" w:cs="宋体"/>
        </w:rPr>
        <w:t>前提</w:t>
      </w:r>
      <w:r>
        <w:rPr>
          <w:rFonts w:hint="eastAsia" w:ascii="宋体" w:hAnsi="宋体" w:eastAsia="宋体" w:cs="宋体"/>
        </w:rPr>
        <w:t>条件，不要求中标</w:t>
      </w:r>
      <w:r>
        <w:rPr>
          <w:rFonts w:hint="eastAsia" w:ascii="宋体" w:hAnsi="宋体" w:eastAsia="宋体" w:cs="宋体"/>
        </w:rPr>
        <w:t>人</w:t>
      </w:r>
      <w:r>
        <w:rPr>
          <w:rFonts w:hint="eastAsia" w:ascii="宋体" w:hAnsi="宋体" w:eastAsia="宋体" w:cs="宋体"/>
        </w:rPr>
        <w:t>提供除法律、法规明确规定外的其他担保</w:t>
      </w:r>
      <w:r>
        <w:rPr>
          <w:rFonts w:hint="eastAsia" w:ascii="宋体" w:hAnsi="宋体" w:eastAsia="宋体" w:cs="宋体"/>
        </w:rPr>
        <w:t>。</w:t>
      </w:r>
    </w:p>
    <w:p w14:paraId="452294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47. 合同备案</w:t>
      </w:r>
    </w:p>
    <w:p w14:paraId="78EFB0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eastAsia="zh-Hans"/>
        </w:rPr>
        <w:t>采购人与中标供应商自中标通知书发出之日起10个工作日内签订政府采购合同，</w:t>
      </w:r>
      <w:r>
        <w:rPr>
          <w:rFonts w:hint="eastAsia" w:ascii="宋体" w:hAnsi="宋体" w:eastAsia="宋体" w:cs="宋体"/>
          <w:kern w:val="2"/>
          <w:sz w:val="21"/>
          <w:szCs w:val="21"/>
          <w:lang w:val="en-US" w:eastAsia="zh-CN"/>
        </w:rPr>
        <w:t>并按财政部门规定提交备案。</w:t>
      </w:r>
    </w:p>
    <w:p w14:paraId="63F52B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48. 合同变更</w:t>
      </w:r>
    </w:p>
    <w:p w14:paraId="0BE29E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合同变更事宜按《深圳市财政局关于优化政府采购合同备案的通知》（深财发保〔2022〕2号）相关规定执行。</w:t>
      </w:r>
    </w:p>
    <w:p w14:paraId="47C2F0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49. 项目验收</w:t>
      </w:r>
    </w:p>
    <w:p w14:paraId="58638641">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rPr>
        <w:t>49.1采购人应当按照招标文件和合同规定的标准和方法，及时组织验收。</w:t>
      </w:r>
      <w:r>
        <w:rPr>
          <w:rFonts w:hint="eastAsia" w:ascii="宋体" w:hAnsi="宋体" w:eastAsia="宋体" w:cs="宋体"/>
        </w:rPr>
        <w:t xml:space="preserve"> </w:t>
      </w:r>
    </w:p>
    <w:p w14:paraId="3679B1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50. 宣传</w:t>
      </w:r>
    </w:p>
    <w:p w14:paraId="35DAC7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凡与政府采购活动有关的宣传或广告，若当中提及政府采购，</w:t>
      </w:r>
      <w:r>
        <w:rPr>
          <w:rFonts w:hint="eastAsia" w:ascii="宋体" w:hAnsi="宋体" w:eastAsia="宋体" w:cs="宋体"/>
        </w:rPr>
        <w:t>必须事先将具体对外宣传方案报</w:t>
      </w:r>
      <w:r>
        <w:rPr>
          <w:rFonts w:hint="eastAsia" w:ascii="宋体" w:hAnsi="宋体" w:eastAsia="宋体" w:cs="宋体"/>
        </w:rPr>
        <w:t>同级财政部门</w:t>
      </w:r>
      <w:r>
        <w:rPr>
          <w:rFonts w:hint="eastAsia" w:ascii="宋体" w:hAnsi="宋体" w:eastAsia="宋体" w:cs="宋体"/>
        </w:rPr>
        <w:t>和</w:t>
      </w:r>
      <w:r>
        <w:rPr>
          <w:rFonts w:hint="eastAsia" w:ascii="宋体" w:hAnsi="宋体" w:eastAsia="宋体" w:cs="宋体"/>
        </w:rPr>
        <w:t>政府集中采购机构</w:t>
      </w:r>
      <w:r>
        <w:rPr>
          <w:rFonts w:hint="eastAsia" w:ascii="宋体" w:hAnsi="宋体" w:eastAsia="宋体" w:cs="宋体"/>
        </w:rPr>
        <w:t>，并征得其同意。对外市场宣传包括但不限于以下形式：</w:t>
      </w:r>
    </w:p>
    <w:p w14:paraId="2B013F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a.名片、宣传册、广告标语等；</w:t>
      </w:r>
    </w:p>
    <w:p w14:paraId="3E3026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b.案例介绍、推广等；</w:t>
      </w:r>
    </w:p>
    <w:p w14:paraId="360042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c.工作</w:t>
      </w:r>
      <w:r>
        <w:rPr>
          <w:rFonts w:hint="eastAsia" w:ascii="宋体" w:hAnsi="宋体" w:eastAsia="宋体" w:cs="宋体"/>
        </w:rPr>
        <w:t>人员向其他消费群体宣传。</w:t>
      </w:r>
    </w:p>
    <w:p w14:paraId="7E825E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51. 供应商违法责任</w:t>
      </w:r>
    </w:p>
    <w:p w14:paraId="661984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w:t>
      </w:r>
      <w:r>
        <w:rPr>
          <w:rFonts w:hint="eastAsia" w:ascii="宋体" w:hAnsi="宋体" w:eastAsia="宋体" w:cs="宋体"/>
          <w:szCs w:val="21"/>
        </w:rPr>
        <w:t>1.1</w:t>
      </w:r>
      <w:r>
        <w:rPr>
          <w:rFonts w:hint="eastAsia" w:ascii="宋体" w:hAnsi="宋体" w:eastAsia="宋体" w:cs="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118577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（1）在采购活动中应当回避而未回避的；</w:t>
      </w:r>
    </w:p>
    <w:p w14:paraId="64D286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（2）未按本条例规定签订、履行采购合同，造成严重后果的；</w:t>
      </w:r>
    </w:p>
    <w:p w14:paraId="6C8A56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（3）隐瞒真实情况，提供虚假资料的；</w:t>
      </w:r>
    </w:p>
    <w:p w14:paraId="7C0DAB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（4）以非法手段排斥其他供应商参与竞争的；</w:t>
      </w:r>
    </w:p>
    <w:p w14:paraId="26539E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（5）与其他采购参加人串通投标的；</w:t>
      </w:r>
    </w:p>
    <w:p w14:paraId="6A5917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（6）恶意投诉的；</w:t>
      </w:r>
    </w:p>
    <w:p w14:paraId="2FE082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（7）向采购项目相关人行贿或者提供其他不当利益的；</w:t>
      </w:r>
    </w:p>
    <w:p w14:paraId="3040A4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（8）阻碍、抗拒主管部门监督检查的；</w:t>
      </w:r>
    </w:p>
    <w:p w14:paraId="60A56E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（9）其他违反本条例规定的行为。</w:t>
      </w:r>
    </w:p>
    <w:p w14:paraId="1D40B3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w:t>
      </w:r>
      <w:r>
        <w:rPr>
          <w:rFonts w:hint="eastAsia" w:ascii="宋体" w:hAnsi="宋体" w:eastAsia="宋体" w:cs="宋体"/>
          <w:szCs w:val="21"/>
        </w:rPr>
        <w:t xml:space="preserve">1.2 </w:t>
      </w:r>
      <w:r>
        <w:rPr>
          <w:rFonts w:hint="eastAsia" w:ascii="宋体" w:hAnsi="宋体" w:eastAsia="宋体" w:cs="宋体"/>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5" w:name="_Hlk72440769"/>
      <w:r>
        <w:rPr>
          <w:rFonts w:hint="eastAsia" w:ascii="宋体" w:hAnsi="宋体" w:eastAsia="宋体" w:cs="宋体"/>
          <w:szCs w:val="21"/>
        </w:rPr>
        <w:t>政府集中采购机构或采购人不予退还其交纳的谈判保证金，情节严重的，并由主管部门</w:t>
      </w:r>
      <w:bookmarkEnd w:id="145"/>
      <w:r>
        <w:rPr>
          <w:rFonts w:hint="eastAsia" w:ascii="宋体" w:hAnsi="宋体" w:eastAsia="宋体" w:cs="宋体"/>
          <w:szCs w:val="21"/>
        </w:rPr>
        <w:t>记入供应商诚信档案，予以通报：</w:t>
      </w:r>
    </w:p>
    <w:p w14:paraId="11BBD0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rPr>
        <w:t>）投标截止后，撤销投标的；</w:t>
      </w:r>
    </w:p>
    <w:p w14:paraId="483958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rPr>
        <w:t>2</w:t>
      </w:r>
      <w:r>
        <w:rPr>
          <w:rFonts w:hint="eastAsia" w:ascii="宋体" w:hAnsi="宋体" w:eastAsia="宋体" w:cs="宋体"/>
          <w:szCs w:val="21"/>
        </w:rPr>
        <w:t>）中标后无正当理由未在规定期限内签订合同的；</w:t>
      </w:r>
    </w:p>
    <w:p w14:paraId="1453FA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rPr>
        <w:t>3</w:t>
      </w:r>
      <w:r>
        <w:rPr>
          <w:rFonts w:hint="eastAsia" w:ascii="宋体" w:hAnsi="宋体" w:eastAsia="宋体" w:cs="宋体"/>
          <w:szCs w:val="21"/>
        </w:rPr>
        <w:t>）将中标项目转让给他人、或者在投标文件中未说明且未经采购人、采购招标机构同意，将中标项目分包给他人的；</w:t>
      </w:r>
    </w:p>
    <w:p w14:paraId="46CA1D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rPr>
        <w:t>4</w:t>
      </w:r>
      <w:r>
        <w:rPr>
          <w:rFonts w:hint="eastAsia" w:ascii="宋体" w:hAnsi="宋体" w:eastAsia="宋体" w:cs="宋体"/>
          <w:szCs w:val="21"/>
        </w:rPr>
        <w:t>）拒绝履行合同义务的</w:t>
      </w:r>
      <w:r>
        <w:rPr>
          <w:rFonts w:hint="eastAsia" w:ascii="宋体" w:hAnsi="宋体" w:eastAsia="宋体" w:cs="宋体"/>
          <w:szCs w:val="21"/>
        </w:rPr>
        <w:t>。</w:t>
      </w:r>
    </w:p>
    <w:bookmarkEnd w:id="129"/>
    <w:p w14:paraId="03DE9D79">
      <w:pPr>
        <w:pStyle w:val="6"/>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质疑处理</w:t>
      </w:r>
    </w:p>
    <w:p w14:paraId="5951EB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6" w:name="_Hlk72439706"/>
      <w:r>
        <w:rPr>
          <w:rFonts w:hint="eastAsia" w:ascii="宋体" w:hAnsi="宋体" w:eastAsia="宋体" w:cs="宋体"/>
          <w:sz w:val="24"/>
        </w:rPr>
        <w:t>52.质疑提出与答复</w:t>
      </w:r>
    </w:p>
    <w:p w14:paraId="038810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52.1提出质疑</w:t>
      </w:r>
    </w:p>
    <w:p w14:paraId="7D3B07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7B0D9C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52.2</w:t>
      </w:r>
      <w:r>
        <w:rPr>
          <w:rFonts w:hint="eastAsia" w:ascii="宋体" w:hAnsi="宋体" w:eastAsia="宋体" w:cs="宋体"/>
          <w:szCs w:val="21"/>
        </w:rPr>
        <w:t>法律依据</w:t>
      </w:r>
    </w:p>
    <w:p w14:paraId="51E738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《中华人民共和国政府采购法》、《中华人民共和国政府采购法实施条例》、</w:t>
      </w:r>
      <w:r>
        <w:rPr>
          <w:rFonts w:hint="eastAsia" w:ascii="宋体" w:hAnsi="宋体" w:eastAsia="宋体" w:cs="宋体"/>
          <w:szCs w:val="21"/>
        </w:rPr>
        <w:t>《</w:t>
      </w:r>
      <w:r>
        <w:rPr>
          <w:rFonts w:hint="eastAsia" w:ascii="宋体" w:hAnsi="宋体" w:eastAsia="宋体" w:cs="宋体"/>
          <w:szCs w:val="21"/>
        </w:rPr>
        <w:t>深圳经济特区政府采购</w:t>
      </w:r>
      <w:r>
        <w:rPr>
          <w:rFonts w:hint="eastAsia" w:ascii="宋体" w:hAnsi="宋体" w:eastAsia="宋体" w:cs="宋体"/>
          <w:szCs w:val="21"/>
        </w:rPr>
        <w:t>条例</w:t>
      </w:r>
      <w:r>
        <w:rPr>
          <w:rFonts w:hint="eastAsia" w:ascii="宋体" w:hAnsi="宋体" w:eastAsia="宋体" w:cs="宋体"/>
          <w:szCs w:val="21"/>
        </w:rPr>
        <w:t>》、《深圳经济特区政府采购条例实施细则》、《政府采购质疑和投诉办法》（财政部令第94号）和其他有关法律法规规定。</w:t>
      </w:r>
    </w:p>
    <w:p w14:paraId="72D02E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color w:val="FF0000"/>
          <w:szCs w:val="21"/>
        </w:rPr>
        <w:t xml:space="preserve">  </w:t>
      </w:r>
      <w:r>
        <w:rPr>
          <w:rFonts w:hint="eastAsia" w:ascii="宋体" w:hAnsi="宋体" w:eastAsia="宋体" w:cs="宋体"/>
          <w:szCs w:val="21"/>
        </w:rPr>
        <w:t>52.3质疑条件</w:t>
      </w:r>
    </w:p>
    <w:p w14:paraId="0376D2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52.3.1提出质疑的供应商应当是参与所质疑项目采购活动的供应商；</w:t>
      </w:r>
      <w:bookmarkStart w:id="147" w:name="_Hlk75374941"/>
      <w:r>
        <w:rPr>
          <w:rFonts w:hint="eastAsia" w:ascii="宋体" w:hAnsi="宋体" w:eastAsia="宋体" w:cs="宋体"/>
          <w:szCs w:val="21"/>
        </w:rPr>
        <w:t>以联合体形式参与的，质疑应当由组成联合体的所有成员共同提出</w:t>
      </w:r>
      <w:bookmarkEnd w:id="147"/>
      <w:r>
        <w:rPr>
          <w:rFonts w:hint="eastAsia" w:ascii="宋体" w:hAnsi="宋体" w:eastAsia="宋体" w:cs="宋体"/>
          <w:szCs w:val="21"/>
        </w:rPr>
        <w:t>；</w:t>
      </w:r>
    </w:p>
    <w:p w14:paraId="362A23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bookmarkStart w:id="148" w:name="OLE_LINK16"/>
      <w:r>
        <w:rPr>
          <w:rFonts w:hint="eastAsia" w:ascii="宋体" w:hAnsi="宋体" w:eastAsia="宋体" w:cs="宋体"/>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eastAsia="宋体" w:cs="宋体"/>
          <w:szCs w:val="21"/>
          <w:lang w:val="en-US" w:eastAsia="zh-CN"/>
        </w:rPr>
        <w:t>采购</w:t>
      </w:r>
      <w:r>
        <w:rPr>
          <w:rFonts w:hint="eastAsia" w:ascii="宋体" w:hAnsi="宋体" w:eastAsia="宋体" w:cs="宋体"/>
          <w:szCs w:val="21"/>
        </w:rPr>
        <w:t>文件的质疑，为</w:t>
      </w:r>
      <w:r>
        <w:rPr>
          <w:rFonts w:hint="eastAsia" w:ascii="宋体" w:hAnsi="宋体" w:eastAsia="宋体" w:cs="宋体"/>
          <w:szCs w:val="21"/>
          <w:lang w:val="en-US" w:eastAsia="zh-CN"/>
        </w:rPr>
        <w:t>采购</w:t>
      </w:r>
      <w:r>
        <w:rPr>
          <w:rFonts w:hint="eastAsia" w:ascii="宋体" w:hAnsi="宋体" w:eastAsia="宋体" w:cs="宋体"/>
          <w:szCs w:val="21"/>
        </w:rPr>
        <w:t>文件公布之日；对采购过程的质疑，为各采购程序环节结束之日</w:t>
      </w:r>
      <w:bookmarkEnd w:id="148"/>
      <w:r>
        <w:rPr>
          <w:rFonts w:hint="eastAsia" w:ascii="宋体" w:hAnsi="宋体" w:eastAsia="宋体" w:cs="宋体"/>
          <w:szCs w:val="21"/>
        </w:rPr>
        <w:t>；对中标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结果以及评审委员会组成人员的质疑，为中标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结果公示之日；</w:t>
      </w:r>
    </w:p>
    <w:p w14:paraId="4FD1B9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52.3.3应提交书面质疑函，质疑函应当包括以下内容：</w:t>
      </w:r>
      <w:r>
        <w:rPr>
          <w:rFonts w:hint="eastAsia" w:ascii="宋体" w:hAnsi="宋体" w:eastAsia="宋体" w:cs="宋体"/>
          <w:szCs w:val="21"/>
        </w:rPr>
        <w:t xml:space="preserve"> </w:t>
      </w:r>
    </w:p>
    <w:p w14:paraId="67F89C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（1）供应商的名称（或者姓名）、地址、邮编、邮箱、联系人及联系电话；</w:t>
      </w:r>
    </w:p>
    <w:p w14:paraId="2371CA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（2）质疑项目的名称、编号；</w:t>
      </w:r>
    </w:p>
    <w:p w14:paraId="4380A0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（3）具体、明确的质疑对象、质疑事项和质疑请求；</w:t>
      </w:r>
    </w:p>
    <w:p w14:paraId="3993A6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（4）因质疑事项而受损害的权益；</w:t>
      </w:r>
    </w:p>
    <w:p w14:paraId="26A20B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（5）事实依据；</w:t>
      </w:r>
    </w:p>
    <w:p w14:paraId="09C780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（6）必要的法律依据；</w:t>
      </w:r>
    </w:p>
    <w:p w14:paraId="748695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（7）提出质疑的日期。</w:t>
      </w:r>
    </w:p>
    <w:p w14:paraId="0A2B4C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供应商为自然人的，应当由本人签字；供应商为法人或者其他组织的，应当由法定代表人（负责人），或者其授权代理人签字或者盖章，并加盖公章。</w:t>
      </w:r>
    </w:p>
    <w:p w14:paraId="08D614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52.4提交</w:t>
      </w:r>
      <w:r>
        <w:rPr>
          <w:rFonts w:hint="eastAsia" w:ascii="宋体" w:hAnsi="宋体" w:eastAsia="宋体" w:cs="宋体"/>
          <w:szCs w:val="21"/>
        </w:rPr>
        <w:t>材料</w:t>
      </w:r>
    </w:p>
    <w:p w14:paraId="00A68D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73D195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供应商可以委托代理人进行质疑。</w:t>
      </w:r>
      <w:r>
        <w:rPr>
          <w:rFonts w:hint="eastAsia" w:ascii="宋体" w:hAnsi="宋体" w:eastAsia="宋体" w:cs="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6F707C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52.5收文地点</w:t>
      </w:r>
    </w:p>
    <w:p w14:paraId="1E5D90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地址：深圳公共资源交易中心（深圳交易集团有限公司龙华分公司）（地址：深圳市龙华区观湖街道大和社区大和路288号宝观城锦鲤大厦办公楼22楼）。</w:t>
      </w:r>
    </w:p>
    <w:p w14:paraId="2C0FE6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52.6收文办理</w:t>
      </w:r>
      <w:r>
        <w:rPr>
          <w:rFonts w:hint="eastAsia" w:ascii="宋体" w:hAnsi="宋体" w:eastAsia="宋体" w:cs="宋体"/>
          <w:szCs w:val="21"/>
        </w:rPr>
        <w:t>程序</w:t>
      </w:r>
    </w:p>
    <w:p w14:paraId="438918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003CBE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Cs w:val="21"/>
        </w:rPr>
        <w:t>52.6.2供应商提交的质疑材料不符合质疑条件的，视情况处理：</w:t>
      </w:r>
    </w:p>
    <w:p w14:paraId="1E1C3F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供应商提交的质疑材料不全或者未按要求签字或者盖章的，政府集中采购机构应当一次性告知供应商需补正的内容和补正期限。</w:t>
      </w:r>
    </w:p>
    <w:p w14:paraId="060E32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供应商提交的质疑存在下列情形之一的，不予受理：</w:t>
      </w:r>
    </w:p>
    <w:p w14:paraId="09D0AC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（1）质疑主体不满足要求的；</w:t>
      </w:r>
    </w:p>
    <w:p w14:paraId="2B0B98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（2）供应商自身权益未受到损害的；</w:t>
      </w:r>
    </w:p>
    <w:p w14:paraId="385216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（3）供应商未在法定质疑期限内提出质疑的；</w:t>
      </w:r>
    </w:p>
    <w:p w14:paraId="15C908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（4）质疑材料不全或者未按要求签字或者盖章的情况下，要求补正后，逾期未补正或者补正后仍不符合规定的；</w:t>
      </w:r>
    </w:p>
    <w:p w14:paraId="14C54F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（5）其他不符合受理条件情形的。</w:t>
      </w:r>
    </w:p>
    <w:p w14:paraId="2963C9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质疑事项不予受理的，政府集中采购机构应当向供应商出具不符合质疑条件告知书。</w:t>
      </w:r>
    </w:p>
    <w:p w14:paraId="616248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FF0000"/>
          <w:szCs w:val="21"/>
        </w:rPr>
        <w:t xml:space="preserve">  </w:t>
      </w:r>
      <w:r>
        <w:rPr>
          <w:rFonts w:hint="eastAsia" w:ascii="宋体" w:hAnsi="宋体" w:eastAsia="宋体" w:cs="宋体"/>
          <w:szCs w:val="21"/>
        </w:rPr>
        <w:t xml:space="preserve">  52.7质疑答复时限</w:t>
      </w:r>
    </w:p>
    <w:p w14:paraId="002A30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自收文之日起七个工作日内。</w:t>
      </w:r>
    </w:p>
    <w:p w14:paraId="15C55A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52.8投诉</w:t>
      </w:r>
    </w:p>
    <w:p w14:paraId="26D965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对质疑答复不满意或者未在规定时间内答复的，提出质疑的供应商可以在答复期满后15个工作日内向同级财政部门投诉。</w:t>
      </w:r>
    </w:p>
    <w:p w14:paraId="553FCA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53. 质疑后续处理</w:t>
      </w:r>
    </w:p>
    <w:p w14:paraId="27DAA3BE">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 xml:space="preserve">    53.1供应商质疑不成立，或者成立但未对中标、成交结果构成影响的，继续开展采购活动。</w:t>
      </w:r>
    </w:p>
    <w:p w14:paraId="04531459">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33C3370B">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r>
        <w:rPr>
          <w:rFonts w:hint="eastAsia" w:ascii="宋体" w:hAnsi="宋体" w:eastAsia="宋体" w:cs="宋体"/>
        </w:rPr>
        <w:t>---- END ----</w:t>
      </w:r>
      <w:bookmarkEnd w:id="146"/>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2-20T14:13:42Z" w:initials="庄工">
    <w:p w14:paraId="1F794DEE">
      <w:pPr>
        <w:pStyle w:val="17"/>
      </w:pPr>
      <w:r>
        <w:rPr>
          <w:rFonts w:hint="eastAsia"/>
          <w:lang w:eastAsia="zh-CN"/>
        </w:rPr>
        <w:t>请确认是哪种</w:t>
      </w:r>
      <w:r>
        <w:drawing>
          <wp:inline distT="0" distB="0" distL="114300" distR="114300">
            <wp:extent cx="2400935" cy="1559560"/>
            <wp:effectExtent l="0" t="0" r="1841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400935" cy="1559560"/>
                    </a:xfrm>
                    <a:prstGeom prst="rect">
                      <a:avLst/>
                    </a:prstGeom>
                    <a:noFill/>
                    <a:ln>
                      <a:noFill/>
                    </a:ln>
                  </pic:spPr>
                </pic:pic>
              </a:graphicData>
            </a:graphic>
          </wp:inline>
        </w:drawing>
      </w:r>
      <w:r>
        <w:drawing>
          <wp:inline distT="0" distB="0" distL="114300" distR="114300">
            <wp:extent cx="2402840" cy="1618615"/>
            <wp:effectExtent l="0" t="0" r="1651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
                    <a:stretch>
                      <a:fillRect/>
                    </a:stretch>
                  </pic:blipFill>
                  <pic:spPr>
                    <a:xfrm>
                      <a:off x="0" y="0"/>
                      <a:ext cx="2402840" cy="1618615"/>
                    </a:xfrm>
                    <a:prstGeom prst="rect">
                      <a:avLst/>
                    </a:prstGeom>
                    <a:noFill/>
                    <a:ln>
                      <a:noFill/>
                    </a:ln>
                  </pic:spPr>
                </pic:pic>
              </a:graphicData>
            </a:graphic>
          </wp:inline>
        </w:drawing>
      </w:r>
      <w:r>
        <w:drawing>
          <wp:inline distT="0" distB="0" distL="114300" distR="114300">
            <wp:extent cx="2409825" cy="1586865"/>
            <wp:effectExtent l="0" t="0" r="952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
                    <a:stretch>
                      <a:fillRect/>
                    </a:stretch>
                  </pic:blipFill>
                  <pic:spPr>
                    <a:xfrm>
                      <a:off x="0" y="0"/>
                      <a:ext cx="2409825" cy="1586865"/>
                    </a:xfrm>
                    <a:prstGeom prst="rect">
                      <a:avLst/>
                    </a:prstGeom>
                    <a:noFill/>
                    <a:ln>
                      <a:noFill/>
                    </a:ln>
                  </pic:spPr>
                </pic:pic>
              </a:graphicData>
            </a:graphic>
          </wp:inline>
        </w:drawing>
      </w:r>
    </w:p>
  </w:comment>
  <w:comment w:id="1" w:author="Administrator" w:date="2025-02-20T15:08:11Z" w:initials="庄工">
    <w:p w14:paraId="1D5BCFFD">
      <w:pPr>
        <w:pStyle w:val="17"/>
        <w:rPr>
          <w:rFonts w:hint="eastAsia"/>
          <w:lang w:val="en-US" w:eastAsia="zh-CN"/>
        </w:rPr>
      </w:pPr>
      <w:r>
        <w:rPr>
          <w:rFonts w:hint="eastAsia"/>
          <w:lang w:val="en-US" w:eastAsia="zh-CN"/>
        </w:rPr>
        <w:t>1.同项目负责人，请确认证书名称，此处没有高级字眼，项目负责人又有高级字眼</w:t>
      </w:r>
    </w:p>
    <w:p w14:paraId="345078EE">
      <w:pPr>
        <w:pStyle w:val="17"/>
        <w:rPr>
          <w:rFonts w:hint="default"/>
          <w:lang w:val="en-US" w:eastAsia="zh-CN"/>
        </w:rPr>
      </w:pPr>
      <w:r>
        <w:rPr>
          <w:rFonts w:hint="eastAsia"/>
          <w:lang w:val="en-US" w:eastAsia="zh-CN"/>
        </w:rPr>
        <w:t>2.请确认分值是否设置错误</w:t>
      </w:r>
    </w:p>
  </w:comment>
  <w:comment w:id="2" w:author="Administrator" w:date="2025-02-20T15:11:39Z" w:initials="庄工">
    <w:p w14:paraId="26A05CEE">
      <w:pPr>
        <w:pStyle w:val="17"/>
      </w:pPr>
      <w:r>
        <w:rPr>
          <w:rFonts w:hint="eastAsia"/>
          <w:lang w:eastAsia="zh-CN"/>
        </w:rPr>
        <w:t>该证书已被财政部门明确列明为不得设置的证书，请修改</w:t>
      </w:r>
      <w:r>
        <w:drawing>
          <wp:inline distT="0" distB="0" distL="114300" distR="114300">
            <wp:extent cx="2461895" cy="1514475"/>
            <wp:effectExtent l="0" t="0" r="1460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
                    <a:stretch>
                      <a:fillRect/>
                    </a:stretch>
                  </pic:blipFill>
                  <pic:spPr>
                    <a:xfrm>
                      <a:off x="0" y="0"/>
                      <a:ext cx="2461895" cy="1514475"/>
                    </a:xfrm>
                    <a:prstGeom prst="rect">
                      <a:avLst/>
                    </a:prstGeom>
                    <a:noFill/>
                    <a:ln>
                      <a:noFill/>
                    </a:ln>
                  </pic:spPr>
                </pic:pic>
              </a:graphicData>
            </a:graphic>
          </wp:inline>
        </w:drawing>
      </w:r>
    </w:p>
  </w:comment>
  <w:comment w:id="3" w:author="Administrator" w:date="2025-02-20T15:15:57Z" w:initials="庄工">
    <w:p w14:paraId="60E9A787">
      <w:pPr>
        <w:pStyle w:val="17"/>
        <w:rPr>
          <w:rFonts w:hint="default" w:eastAsia="宋体"/>
          <w:lang w:val="en-US" w:eastAsia="zh-CN"/>
        </w:rPr>
      </w:pPr>
      <w:r>
        <w:rPr>
          <w:rFonts w:hint="eastAsia"/>
          <w:lang w:val="en-US" w:eastAsia="zh-CN"/>
        </w:rPr>
        <w:t>请明确项目类别，什么样才算同类项目</w:t>
      </w:r>
    </w:p>
  </w:comment>
  <w:comment w:id="4" w:author="Administrator" w:date="2025-02-20T15:16:37Z" w:initials="庄工">
    <w:p w14:paraId="184DD2AF">
      <w:pPr>
        <w:pStyle w:val="17"/>
        <w:rPr>
          <w:rFonts w:hint="eastAsia" w:eastAsia="宋体"/>
          <w:lang w:eastAsia="zh-CN"/>
        </w:rPr>
      </w:pPr>
      <w:r>
        <w:rPr>
          <w:rFonts w:hint="eastAsia"/>
          <w:lang w:eastAsia="zh-CN"/>
        </w:rPr>
        <w:t>请明确哪些是关键页，如合同首尾页、服务内容页及签字盖章页</w:t>
      </w:r>
    </w:p>
  </w:comment>
  <w:comment w:id="5" w:author="Administrator" w:date="2025-02-20T15:24:11Z" w:initials="庄工">
    <w:p w14:paraId="4E22F8AA">
      <w:pPr>
        <w:pStyle w:val="17"/>
      </w:pPr>
      <w:r>
        <w:annotationRef/>
      </w:r>
    </w:p>
  </w:comment>
  <w:comment w:id="6" w:author="Administrator" w:date="2025-02-20T15:38:31Z" w:initials="庄工">
    <w:p w14:paraId="2FACDD83">
      <w:pPr>
        <w:pStyle w:val="17"/>
        <w:rPr>
          <w:rFonts w:hint="default" w:eastAsia="宋体"/>
          <w:lang w:val="en-US" w:eastAsia="zh-CN"/>
        </w:rPr>
      </w:pPr>
      <w:r>
        <w:rPr>
          <w:rFonts w:hint="eastAsia"/>
          <w:lang w:eastAsia="zh-CN"/>
        </w:rPr>
        <w:t>是否可以接受偏离</w:t>
      </w:r>
      <w:r>
        <w:rPr>
          <w:rFonts w:hint="eastAsia"/>
          <w:lang w:val="en-US" w:eastAsia="zh-CN"/>
        </w:rPr>
        <w:t>±XXmm</w:t>
      </w:r>
    </w:p>
  </w:comment>
  <w:comment w:id="7" w:author="Administrator" w:date="2025-02-20T15:39:59Z" w:initials="庄工">
    <w:p w14:paraId="2034BCFE">
      <w:pPr>
        <w:pStyle w:val="17"/>
        <w:rPr>
          <w:rFonts w:hint="eastAsia" w:eastAsia="宋体"/>
          <w:lang w:eastAsia="zh-CN"/>
        </w:rPr>
      </w:pPr>
      <w:r>
        <w:rPr>
          <w:rFonts w:hint="eastAsia"/>
          <w:lang w:eastAsia="zh-CN"/>
        </w:rPr>
        <w:t>此处没有系统功能截图，是否可以改为说明书或彩页</w:t>
      </w:r>
    </w:p>
  </w:comment>
  <w:comment w:id="8" w:author="Administrator" w:date="2025-02-20T15:40:36Z" w:initials="庄工">
    <w:p w14:paraId="21C23C3B">
      <w:pPr>
        <w:pStyle w:val="17"/>
        <w:rPr>
          <w:rFonts w:hint="default" w:eastAsia="宋体"/>
          <w:lang w:val="en-US" w:eastAsia="zh-CN"/>
        </w:rPr>
      </w:pPr>
      <w:r>
        <w:rPr>
          <w:rFonts w:hint="eastAsia"/>
          <w:lang w:eastAsia="zh-CN"/>
        </w:rPr>
        <w:t>是在</w:t>
      </w:r>
      <w:r>
        <w:rPr>
          <w:rFonts w:hint="eastAsia"/>
          <w:lang w:val="en-US" w:eastAsia="zh-CN"/>
        </w:rPr>
        <w:t>3-5米区间可以调节还是？</w:t>
      </w:r>
    </w:p>
  </w:comment>
  <w:comment w:id="9" w:author="Yo" w:date="2025-02-14T15:11:40Z" w:initials="">
    <w:p w14:paraId="1F4D3E2E">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7EE96B1E">
      <w:pPr>
        <w:pStyle w:val="17"/>
      </w:pPr>
    </w:p>
  </w:comment>
  <w:comment w:id="10" w:author="运营管理部" w:date="2025-02-18T10:39:39Z" w:initials="1">
    <w:p w14:paraId="2400662E">
      <w:pPr>
        <w:pStyle w:val="17"/>
        <w:rPr>
          <w:rFonts w:hint="default" w:eastAsia="宋体"/>
          <w:lang w:val="en-US" w:eastAsia="zh-CN"/>
        </w:rPr>
      </w:pPr>
      <w:r>
        <w:rPr>
          <w:rFonts w:hint="eastAsia"/>
          <w:lang w:val="en-US" w:eastAsia="zh-CN"/>
        </w:rPr>
        <w:t>2月13日补充</w:t>
      </w:r>
    </w:p>
  </w:comment>
  <w:comment w:id="11" w:author="运营管理部" w:date="2025-02-18T09:08:13Z" w:initials="1">
    <w:p w14:paraId="4BEC0EDA">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2月13日补充</w:t>
      </w:r>
    </w:p>
    <w:p w14:paraId="498DD28C">
      <w:pPr>
        <w:keepNext w:val="0"/>
        <w:keepLines w:val="0"/>
        <w:widowControl/>
        <w:suppressLineNumbers w:val="0"/>
        <w:jc w:val="left"/>
      </w:pPr>
      <w:r>
        <w:rPr>
          <w:rFonts w:hint="eastAsia" w:ascii="宋体" w:hAnsi="宋体" w:eastAsia="宋体" w:cs="宋体"/>
          <w:sz w:val="36"/>
          <w:szCs w:val="36"/>
          <w:lang w:val="en-US" w:eastAsia="zh-CN"/>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12" w:author="运营管理部" w:date="2025-02-13T16:00:44Z" w:initials="1">
    <w:p w14:paraId="51B4D6EF">
      <w:pPr>
        <w:pStyle w:val="17"/>
      </w:pPr>
      <w:r>
        <w:rPr>
          <w:rFonts w:hint="eastAsia" w:ascii="宋体" w:hAnsi="宋体" w:eastAsia="宋体" w:cs="宋体"/>
          <w:sz w:val="36"/>
          <w:szCs w:val="36"/>
          <w:lang w:val="en-US" w:eastAsia="zh-CN"/>
        </w:rPr>
        <w:t>2月13日补充</w:t>
      </w:r>
    </w:p>
  </w:comment>
  <w:comment w:id="13" w:author="运营管理部" w:date="2025-02-18T10:16:24Z" w:initials="1">
    <w:p w14:paraId="38C7F6D5">
      <w:pPr>
        <w:pStyle w:val="17"/>
      </w:pPr>
      <w:r>
        <w:rPr>
          <w:rFonts w:hint="eastAsia"/>
          <w:lang w:val="en-US" w:eastAsia="zh-CN"/>
        </w:rPr>
        <w:t>2月13日补充</w:t>
      </w:r>
    </w:p>
  </w:comment>
  <w:comment w:id="14" w:author="运营管理部" w:date="2025-02-13T15:23:44Z" w:initials="1">
    <w:p w14:paraId="2EAA2E34">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2月13日补充</w:t>
      </w:r>
    </w:p>
    <w:p w14:paraId="0DCBACD6">
      <w:pPr>
        <w:keepNext w:val="0"/>
        <w:keepLines w:val="0"/>
        <w:widowControl/>
        <w:suppressLineNumbers w:val="0"/>
        <w:jc w:val="left"/>
      </w:pPr>
      <w:r>
        <w:rPr>
          <w:rFonts w:hint="eastAsia" w:ascii="宋体" w:hAnsi="宋体" w:eastAsia="宋体" w:cs="宋体"/>
          <w:sz w:val="36"/>
          <w:szCs w:val="36"/>
          <w:lang w:val="en-US" w:eastAsia="zh-CN"/>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15" w:author="Yo" w:date="2024-06-12T18:01:30Z" w:initials="">
    <w:p w14:paraId="1EE77C1B">
      <w:pPr>
        <w:pStyle w:val="17"/>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0328411B">
      <w:pPr>
        <w:pStyle w:val="17"/>
      </w:pPr>
    </w:p>
  </w:comment>
  <w:comment w:id="16" w:author="Yo" w:date="2025-02-14T14:42:42Z" w:initials="">
    <w:p w14:paraId="30E32DEA">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01CBEA2C">
      <w:pPr>
        <w:pStyle w:val="17"/>
      </w:pPr>
    </w:p>
  </w:comment>
  <w:comment w:id="17" w:author="Yo" w:date="2025-02-14T15:11:53Z" w:initials="">
    <w:p w14:paraId="27769455">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7EE56C77">
      <w:pPr>
        <w:pStyle w:val="17"/>
      </w:pPr>
    </w:p>
  </w:comment>
  <w:comment w:id="18" w:author="Yo" w:date="2025-02-14T15:11:57Z" w:initials="">
    <w:p w14:paraId="6F8F2A31">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198A8277">
      <w:pPr>
        <w:pStyle w:val="17"/>
      </w:pPr>
    </w:p>
  </w:comment>
  <w:comment w:id="19" w:author="Yo" w:date="2025-02-14T15:12:08Z" w:initials="">
    <w:p w14:paraId="1B25D3E4">
      <w:pPr>
        <w:pStyle w:val="17"/>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69B131C9">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794DEE" w15:done="0"/>
  <w15:commentEx w15:paraId="345078EE" w15:done="0"/>
  <w15:commentEx w15:paraId="26A05CEE" w15:done="0"/>
  <w15:commentEx w15:paraId="60E9A787" w15:done="0"/>
  <w15:commentEx w15:paraId="184DD2AF" w15:done="0"/>
  <w15:commentEx w15:paraId="4E22F8AA" w15:done="0"/>
  <w15:commentEx w15:paraId="2FACDD83" w15:done="0"/>
  <w15:commentEx w15:paraId="2034BCFE" w15:done="0"/>
  <w15:commentEx w15:paraId="21C23C3B" w15:done="0"/>
  <w15:commentEx w15:paraId="7EE96B1E" w15:done="0"/>
  <w15:commentEx w15:paraId="2400662E" w15:done="0"/>
  <w15:commentEx w15:paraId="498DD28C" w15:done="0"/>
  <w15:commentEx w15:paraId="51B4D6EF" w15:done="0"/>
  <w15:commentEx w15:paraId="38C7F6D5" w15:done="0"/>
  <w15:commentEx w15:paraId="0DCBACD6" w15:done="0"/>
  <w15:commentEx w15:paraId="0328411B" w15:done="0"/>
  <w15:commentEx w15:paraId="01CBEA2C" w15:done="0"/>
  <w15:commentEx w15:paraId="7EE56C77" w15:done="0"/>
  <w15:commentEx w15:paraId="198A8277" w15:done="0"/>
  <w15:commentEx w15:paraId="69B131C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altName w:val="楷体_GB2312"/>
    <w:panose1 w:val="02010600040101010101"/>
    <w:charset w:val="86"/>
    <w:family w:val="auto"/>
    <w:pitch w:val="default"/>
    <w:sig w:usb0="00000000" w:usb1="00000000" w:usb2="00000000" w:usb3="00000000" w:csb0="0004009F" w:csb1="DFD70000"/>
  </w:font>
  <w:font w:name="楷体_GB2312">
    <w:panose1 w:val="02010609030101010101"/>
    <w:charset w:val="86"/>
    <w:family w:val="auto"/>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Arial">
    <w:panose1 w:val="020B0604020202020204"/>
    <w:charset w:val="00"/>
    <w:family w:val="auto"/>
    <w:pitch w:val="default"/>
    <w:sig w:usb0="E0002AFF" w:usb1="C0007843" w:usb2="00000009" w:usb3="00000000" w:csb0="400001FF" w:csb1="FFFF0000"/>
  </w:font>
  <w:font w:name="华光简小标宋">
    <w:panose1 w:val="02010609000101010101"/>
    <w:charset w:val="00"/>
    <w:family w:val="auto"/>
    <w:pitch w:val="default"/>
    <w:sig w:usb0="00000001" w:usb1="080E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22E5">
    <w:pPr>
      <w:pStyle w:val="27"/>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2A03B3E5">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C2667">
    <w:pPr>
      <w:pStyle w:val="27"/>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138156FA">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8EDF">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C2A4">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3815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7A0F6431"/>
    <w:multiLevelType w:val="singleLevel"/>
    <w:tmpl w:val="7A0F6431"/>
    <w:lvl w:ilvl="0" w:tentative="0">
      <w:start w:val="1"/>
      <w:numFmt w:val="decimal"/>
      <w:suff w:val="space"/>
      <w:lvlText w:val="%1."/>
      <w:lvlJc w:val="left"/>
    </w:lvl>
  </w:abstractNum>
  <w:abstractNum w:abstractNumId="15">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
    <w15:presenceInfo w15:providerId="WPS Office" w15:userId="3089318638"/>
  </w15:person>
  <w15:person w15:author="运营管理部">
    <w15:presenceInfo w15:providerId="None" w15:userId="运营管理部"/>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4MGJkMzI3NDY0YWFjODNkZTU1MjhjNWQzY2E2Yjg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34033B2"/>
    <w:rsid w:val="034955D4"/>
    <w:rsid w:val="03B866D0"/>
    <w:rsid w:val="03C40B3F"/>
    <w:rsid w:val="03E11E16"/>
    <w:rsid w:val="04833B9D"/>
    <w:rsid w:val="04FC5581"/>
    <w:rsid w:val="05821997"/>
    <w:rsid w:val="05891928"/>
    <w:rsid w:val="05BF24C9"/>
    <w:rsid w:val="05DF0DF0"/>
    <w:rsid w:val="06C559AF"/>
    <w:rsid w:val="0775586D"/>
    <w:rsid w:val="081C64DD"/>
    <w:rsid w:val="083E1B6F"/>
    <w:rsid w:val="08435461"/>
    <w:rsid w:val="08435AFA"/>
    <w:rsid w:val="090C7C1B"/>
    <w:rsid w:val="0929095D"/>
    <w:rsid w:val="09493091"/>
    <w:rsid w:val="09CD036E"/>
    <w:rsid w:val="0A914C01"/>
    <w:rsid w:val="0AA70308"/>
    <w:rsid w:val="0AD31787"/>
    <w:rsid w:val="0AF12517"/>
    <w:rsid w:val="0AF96D6A"/>
    <w:rsid w:val="0B912479"/>
    <w:rsid w:val="0BCC39BB"/>
    <w:rsid w:val="0BE268CA"/>
    <w:rsid w:val="0C2520CA"/>
    <w:rsid w:val="0C4C5587"/>
    <w:rsid w:val="0C7777A9"/>
    <w:rsid w:val="0C8E1548"/>
    <w:rsid w:val="0D490A8D"/>
    <w:rsid w:val="0DC93D4A"/>
    <w:rsid w:val="0E370B89"/>
    <w:rsid w:val="0E5643EF"/>
    <w:rsid w:val="0E6E6F80"/>
    <w:rsid w:val="0ED4797C"/>
    <w:rsid w:val="0EF425D6"/>
    <w:rsid w:val="0F262F62"/>
    <w:rsid w:val="0F7A7451"/>
    <w:rsid w:val="0FF94323"/>
    <w:rsid w:val="107A34BF"/>
    <w:rsid w:val="107A51CD"/>
    <w:rsid w:val="108D4A90"/>
    <w:rsid w:val="10993984"/>
    <w:rsid w:val="10E67EAB"/>
    <w:rsid w:val="11925F20"/>
    <w:rsid w:val="11B232D3"/>
    <w:rsid w:val="11C91423"/>
    <w:rsid w:val="123821EC"/>
    <w:rsid w:val="12E96032"/>
    <w:rsid w:val="12EC0F8D"/>
    <w:rsid w:val="13D4431F"/>
    <w:rsid w:val="141D07A4"/>
    <w:rsid w:val="14C17DE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1C21BB"/>
    <w:rsid w:val="1B325F2A"/>
    <w:rsid w:val="1B62301A"/>
    <w:rsid w:val="1C1F1E0E"/>
    <w:rsid w:val="1CF12935"/>
    <w:rsid w:val="1D190873"/>
    <w:rsid w:val="1D4B710C"/>
    <w:rsid w:val="1E330E9C"/>
    <w:rsid w:val="1E340CEE"/>
    <w:rsid w:val="1E9C6591"/>
    <w:rsid w:val="1F507A92"/>
    <w:rsid w:val="1F8430F7"/>
    <w:rsid w:val="1FD21930"/>
    <w:rsid w:val="20043B19"/>
    <w:rsid w:val="20D17B68"/>
    <w:rsid w:val="2112344B"/>
    <w:rsid w:val="21481A39"/>
    <w:rsid w:val="219A1B7F"/>
    <w:rsid w:val="21B22A5C"/>
    <w:rsid w:val="21E65C8F"/>
    <w:rsid w:val="235220CD"/>
    <w:rsid w:val="23AA6A32"/>
    <w:rsid w:val="23C9229F"/>
    <w:rsid w:val="24195A43"/>
    <w:rsid w:val="245D31B5"/>
    <w:rsid w:val="24826101"/>
    <w:rsid w:val="250C7D5F"/>
    <w:rsid w:val="25784A9C"/>
    <w:rsid w:val="25E16A45"/>
    <w:rsid w:val="25F11338"/>
    <w:rsid w:val="25F46AB0"/>
    <w:rsid w:val="26C4552D"/>
    <w:rsid w:val="27217B54"/>
    <w:rsid w:val="277D1EE5"/>
    <w:rsid w:val="27A31B59"/>
    <w:rsid w:val="27B87AF2"/>
    <w:rsid w:val="27EE3E21"/>
    <w:rsid w:val="286C3B37"/>
    <w:rsid w:val="289002C6"/>
    <w:rsid w:val="28C71A62"/>
    <w:rsid w:val="293801B5"/>
    <w:rsid w:val="298A23AD"/>
    <w:rsid w:val="29A924E3"/>
    <w:rsid w:val="2B033371"/>
    <w:rsid w:val="2B3A56AF"/>
    <w:rsid w:val="2BB71443"/>
    <w:rsid w:val="2BF00047"/>
    <w:rsid w:val="2C0853D9"/>
    <w:rsid w:val="2C240F34"/>
    <w:rsid w:val="2C64115C"/>
    <w:rsid w:val="2D0B54A3"/>
    <w:rsid w:val="2D230138"/>
    <w:rsid w:val="2D6F4378"/>
    <w:rsid w:val="2DB82DBD"/>
    <w:rsid w:val="2DED1D9C"/>
    <w:rsid w:val="2E13650C"/>
    <w:rsid w:val="2E525AC4"/>
    <w:rsid w:val="2E590BD6"/>
    <w:rsid w:val="2EA0509E"/>
    <w:rsid w:val="2F3F3850"/>
    <w:rsid w:val="2F815A0A"/>
    <w:rsid w:val="2FD0573D"/>
    <w:rsid w:val="2FF73D1D"/>
    <w:rsid w:val="300801AF"/>
    <w:rsid w:val="30104524"/>
    <w:rsid w:val="30113460"/>
    <w:rsid w:val="30204AC3"/>
    <w:rsid w:val="304B4E50"/>
    <w:rsid w:val="3063463F"/>
    <w:rsid w:val="308F3CFA"/>
    <w:rsid w:val="31A11AE9"/>
    <w:rsid w:val="31FC3EF9"/>
    <w:rsid w:val="322E5E24"/>
    <w:rsid w:val="324B16F5"/>
    <w:rsid w:val="32CF303F"/>
    <w:rsid w:val="32FE3BCB"/>
    <w:rsid w:val="3350673E"/>
    <w:rsid w:val="33977D4F"/>
    <w:rsid w:val="33B67A9F"/>
    <w:rsid w:val="33E02E1C"/>
    <w:rsid w:val="341D63B4"/>
    <w:rsid w:val="34E60A39"/>
    <w:rsid w:val="351D0A98"/>
    <w:rsid w:val="354F755A"/>
    <w:rsid w:val="355C0DE1"/>
    <w:rsid w:val="35893F26"/>
    <w:rsid w:val="361D3B28"/>
    <w:rsid w:val="36383DD0"/>
    <w:rsid w:val="363B2715"/>
    <w:rsid w:val="36F1018E"/>
    <w:rsid w:val="371D223F"/>
    <w:rsid w:val="375367BD"/>
    <w:rsid w:val="376857B1"/>
    <w:rsid w:val="377622CB"/>
    <w:rsid w:val="3780685D"/>
    <w:rsid w:val="37BA2F63"/>
    <w:rsid w:val="37C81053"/>
    <w:rsid w:val="37DE5837"/>
    <w:rsid w:val="37E817A5"/>
    <w:rsid w:val="38704532"/>
    <w:rsid w:val="388D200C"/>
    <w:rsid w:val="38AA04E2"/>
    <w:rsid w:val="38B04014"/>
    <w:rsid w:val="38B92C74"/>
    <w:rsid w:val="38D31A1B"/>
    <w:rsid w:val="38D77AF6"/>
    <w:rsid w:val="38DA1EF9"/>
    <w:rsid w:val="38E050B1"/>
    <w:rsid w:val="394E75C1"/>
    <w:rsid w:val="398A2C99"/>
    <w:rsid w:val="39B41E0D"/>
    <w:rsid w:val="39B853D1"/>
    <w:rsid w:val="39DB34A5"/>
    <w:rsid w:val="39FF68C6"/>
    <w:rsid w:val="3A3C23C2"/>
    <w:rsid w:val="3B040851"/>
    <w:rsid w:val="3BA76A03"/>
    <w:rsid w:val="3BE30FA7"/>
    <w:rsid w:val="3C002C09"/>
    <w:rsid w:val="3C466C40"/>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E41F4"/>
    <w:rsid w:val="406D3E71"/>
    <w:rsid w:val="40767C0D"/>
    <w:rsid w:val="40E45FD9"/>
    <w:rsid w:val="410061AC"/>
    <w:rsid w:val="413E22CD"/>
    <w:rsid w:val="41571D6E"/>
    <w:rsid w:val="41B06223"/>
    <w:rsid w:val="41B829D4"/>
    <w:rsid w:val="41E77728"/>
    <w:rsid w:val="41F65B4A"/>
    <w:rsid w:val="41F8244F"/>
    <w:rsid w:val="421F601D"/>
    <w:rsid w:val="42482AD4"/>
    <w:rsid w:val="42896114"/>
    <w:rsid w:val="42BE5CDC"/>
    <w:rsid w:val="430C0C47"/>
    <w:rsid w:val="432B6014"/>
    <w:rsid w:val="4391155C"/>
    <w:rsid w:val="43A73423"/>
    <w:rsid w:val="43E62EC8"/>
    <w:rsid w:val="451275EF"/>
    <w:rsid w:val="46CC258D"/>
    <w:rsid w:val="46E42C4A"/>
    <w:rsid w:val="472C7633"/>
    <w:rsid w:val="472E735F"/>
    <w:rsid w:val="47385FC3"/>
    <w:rsid w:val="474256D1"/>
    <w:rsid w:val="475D2AB1"/>
    <w:rsid w:val="47747F85"/>
    <w:rsid w:val="47D965EA"/>
    <w:rsid w:val="484C2C4E"/>
    <w:rsid w:val="48D43EA7"/>
    <w:rsid w:val="48EA0098"/>
    <w:rsid w:val="492A728B"/>
    <w:rsid w:val="496D4057"/>
    <w:rsid w:val="49807693"/>
    <w:rsid w:val="49D82CEC"/>
    <w:rsid w:val="4ADA6DED"/>
    <w:rsid w:val="4BC16430"/>
    <w:rsid w:val="4BFD54DB"/>
    <w:rsid w:val="4C164FBE"/>
    <w:rsid w:val="4C271A49"/>
    <w:rsid w:val="4C325CE4"/>
    <w:rsid w:val="4C623D84"/>
    <w:rsid w:val="4CC57EE5"/>
    <w:rsid w:val="4CE935CD"/>
    <w:rsid w:val="4DC55A54"/>
    <w:rsid w:val="4DD637A3"/>
    <w:rsid w:val="4DEA0C18"/>
    <w:rsid w:val="4DF60365"/>
    <w:rsid w:val="4E0D2787"/>
    <w:rsid w:val="4E0D453F"/>
    <w:rsid w:val="4E537D88"/>
    <w:rsid w:val="4E5E2A3C"/>
    <w:rsid w:val="4E7B22CD"/>
    <w:rsid w:val="4ECD27ED"/>
    <w:rsid w:val="4F227A3B"/>
    <w:rsid w:val="4F2B0C9E"/>
    <w:rsid w:val="4F9A08E7"/>
    <w:rsid w:val="4FCD0FCF"/>
    <w:rsid w:val="4FE44606"/>
    <w:rsid w:val="4FEC07C0"/>
    <w:rsid w:val="4FF813ED"/>
    <w:rsid w:val="50043987"/>
    <w:rsid w:val="502F5B05"/>
    <w:rsid w:val="505144B9"/>
    <w:rsid w:val="509960DB"/>
    <w:rsid w:val="50F67A62"/>
    <w:rsid w:val="510E78E7"/>
    <w:rsid w:val="51D73B45"/>
    <w:rsid w:val="51F21254"/>
    <w:rsid w:val="523258FE"/>
    <w:rsid w:val="52DF6974"/>
    <w:rsid w:val="52E5010A"/>
    <w:rsid w:val="53292792"/>
    <w:rsid w:val="53B57275"/>
    <w:rsid w:val="540A2A63"/>
    <w:rsid w:val="54A27FE5"/>
    <w:rsid w:val="551A77A3"/>
    <w:rsid w:val="552B71DA"/>
    <w:rsid w:val="558E20A7"/>
    <w:rsid w:val="55C80ACA"/>
    <w:rsid w:val="55F9355F"/>
    <w:rsid w:val="5606548A"/>
    <w:rsid w:val="56562CF2"/>
    <w:rsid w:val="569E718D"/>
    <w:rsid w:val="572A016E"/>
    <w:rsid w:val="573D71DF"/>
    <w:rsid w:val="577D0663"/>
    <w:rsid w:val="57AE734F"/>
    <w:rsid w:val="58236A15"/>
    <w:rsid w:val="58321EC6"/>
    <w:rsid w:val="58501D07"/>
    <w:rsid w:val="585A3C87"/>
    <w:rsid w:val="58620FD6"/>
    <w:rsid w:val="586757C9"/>
    <w:rsid w:val="58807305"/>
    <w:rsid w:val="58A446B9"/>
    <w:rsid w:val="58C411C0"/>
    <w:rsid w:val="597C3E85"/>
    <w:rsid w:val="5ABF28B9"/>
    <w:rsid w:val="5AC22B45"/>
    <w:rsid w:val="5ADD3C34"/>
    <w:rsid w:val="5AE70511"/>
    <w:rsid w:val="5B24477E"/>
    <w:rsid w:val="5B8878FB"/>
    <w:rsid w:val="5C674A4F"/>
    <w:rsid w:val="5D12364D"/>
    <w:rsid w:val="5D5F6EC4"/>
    <w:rsid w:val="5D652999"/>
    <w:rsid w:val="5D6730F6"/>
    <w:rsid w:val="5D8D7C8E"/>
    <w:rsid w:val="5DC61182"/>
    <w:rsid w:val="5E123C25"/>
    <w:rsid w:val="5E2935C7"/>
    <w:rsid w:val="5E643D94"/>
    <w:rsid w:val="5E6E14AE"/>
    <w:rsid w:val="5EB43E99"/>
    <w:rsid w:val="5EB54CAB"/>
    <w:rsid w:val="5EBC59BB"/>
    <w:rsid w:val="5EC74A26"/>
    <w:rsid w:val="5EEC4F2C"/>
    <w:rsid w:val="5F137888"/>
    <w:rsid w:val="5F3118C0"/>
    <w:rsid w:val="5F362174"/>
    <w:rsid w:val="5F882F48"/>
    <w:rsid w:val="5FAD15EE"/>
    <w:rsid w:val="60103A97"/>
    <w:rsid w:val="6095591C"/>
    <w:rsid w:val="60C1328E"/>
    <w:rsid w:val="610C012A"/>
    <w:rsid w:val="611F168A"/>
    <w:rsid w:val="61237EB8"/>
    <w:rsid w:val="61FC3A17"/>
    <w:rsid w:val="623A3232"/>
    <w:rsid w:val="624C3ACF"/>
    <w:rsid w:val="626C60A0"/>
    <w:rsid w:val="629F2D89"/>
    <w:rsid w:val="633C34A4"/>
    <w:rsid w:val="63BA64B1"/>
    <w:rsid w:val="63F2576A"/>
    <w:rsid w:val="64232B20"/>
    <w:rsid w:val="64365814"/>
    <w:rsid w:val="64CB312C"/>
    <w:rsid w:val="64DB3FFC"/>
    <w:rsid w:val="64E32783"/>
    <w:rsid w:val="65007F4E"/>
    <w:rsid w:val="6585379C"/>
    <w:rsid w:val="658A3520"/>
    <w:rsid w:val="66044022"/>
    <w:rsid w:val="662D4763"/>
    <w:rsid w:val="664513D6"/>
    <w:rsid w:val="664B644A"/>
    <w:rsid w:val="666B09B5"/>
    <w:rsid w:val="66705CB0"/>
    <w:rsid w:val="66885224"/>
    <w:rsid w:val="66B5676F"/>
    <w:rsid w:val="67236729"/>
    <w:rsid w:val="677360E3"/>
    <w:rsid w:val="67F65590"/>
    <w:rsid w:val="68D357B0"/>
    <w:rsid w:val="69962BD5"/>
    <w:rsid w:val="69CB7493"/>
    <w:rsid w:val="69D4537F"/>
    <w:rsid w:val="69EA60D3"/>
    <w:rsid w:val="6A365264"/>
    <w:rsid w:val="6AB30BF4"/>
    <w:rsid w:val="6B681D9F"/>
    <w:rsid w:val="6B981DF8"/>
    <w:rsid w:val="6B9D025C"/>
    <w:rsid w:val="6BA63AC6"/>
    <w:rsid w:val="6BA75FB6"/>
    <w:rsid w:val="6BCA0C7C"/>
    <w:rsid w:val="6BFE0F28"/>
    <w:rsid w:val="6BFF52D4"/>
    <w:rsid w:val="6C59487A"/>
    <w:rsid w:val="6D9B19E5"/>
    <w:rsid w:val="6DE0473D"/>
    <w:rsid w:val="6F5E0FC0"/>
    <w:rsid w:val="6F6F4E5B"/>
    <w:rsid w:val="6FCD69D4"/>
    <w:rsid w:val="6FDD5985"/>
    <w:rsid w:val="70A80E7F"/>
    <w:rsid w:val="70C20D61"/>
    <w:rsid w:val="70E241C6"/>
    <w:rsid w:val="71034F30"/>
    <w:rsid w:val="71603DA0"/>
    <w:rsid w:val="728B1D53"/>
    <w:rsid w:val="72991E28"/>
    <w:rsid w:val="74365CEE"/>
    <w:rsid w:val="74564E86"/>
    <w:rsid w:val="74605DE9"/>
    <w:rsid w:val="753D3F57"/>
    <w:rsid w:val="75BA3232"/>
    <w:rsid w:val="7650796D"/>
    <w:rsid w:val="76A16BB3"/>
    <w:rsid w:val="76D10E3F"/>
    <w:rsid w:val="76E35326"/>
    <w:rsid w:val="76EB17F6"/>
    <w:rsid w:val="77747E1D"/>
    <w:rsid w:val="778411AD"/>
    <w:rsid w:val="77901832"/>
    <w:rsid w:val="77B9304C"/>
    <w:rsid w:val="77E93077"/>
    <w:rsid w:val="78440AD8"/>
    <w:rsid w:val="786B73C0"/>
    <w:rsid w:val="78857573"/>
    <w:rsid w:val="789442E7"/>
    <w:rsid w:val="78E74F63"/>
    <w:rsid w:val="79F41288"/>
    <w:rsid w:val="7A1B18AC"/>
    <w:rsid w:val="7A6B1587"/>
    <w:rsid w:val="7B1E65F5"/>
    <w:rsid w:val="7B9F5272"/>
    <w:rsid w:val="7BBB7C03"/>
    <w:rsid w:val="7BC260BE"/>
    <w:rsid w:val="7C0741E9"/>
    <w:rsid w:val="7C230F73"/>
    <w:rsid w:val="7CB87C7E"/>
    <w:rsid w:val="7CCE2A8F"/>
    <w:rsid w:val="7D1B52B4"/>
    <w:rsid w:val="7D3744CD"/>
    <w:rsid w:val="7D7173A1"/>
    <w:rsid w:val="7DB23C95"/>
    <w:rsid w:val="7DB45E56"/>
    <w:rsid w:val="7E3E3449"/>
    <w:rsid w:val="7E433576"/>
    <w:rsid w:val="7EB01333"/>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56"/>
    <w:qFormat/>
    <w:uiPriority w:val="0"/>
    <w:pPr>
      <w:spacing w:before="340" w:after="330" w:line="360" w:lineRule="auto"/>
      <w:jc w:val="center"/>
      <w:outlineLvl w:val="0"/>
    </w:pPr>
    <w:rPr>
      <w:rFonts w:eastAsia="黑体"/>
      <w:kern w:val="44"/>
      <w:szCs w:val="44"/>
    </w:rPr>
  </w:style>
  <w:style w:type="paragraph" w:styleId="6">
    <w:name w:val="heading 2"/>
    <w:basedOn w:val="1"/>
    <w:next w:val="1"/>
    <w:link w:val="71"/>
    <w:qFormat/>
    <w:uiPriority w:val="0"/>
    <w:pPr>
      <w:adjustRightInd w:val="0"/>
      <w:jc w:val="center"/>
      <w:textAlignment w:val="baseline"/>
      <w:outlineLvl w:val="1"/>
    </w:pPr>
    <w:rPr>
      <w:kern w:val="0"/>
      <w:sz w:val="24"/>
      <w:szCs w:val="20"/>
    </w:rPr>
  </w:style>
  <w:style w:type="paragraph" w:styleId="4">
    <w:name w:val="heading 3"/>
    <w:basedOn w:val="5"/>
    <w:next w:val="1"/>
    <w:link w:val="55"/>
    <w:qFormat/>
    <w:uiPriority w:val="9"/>
    <w:pPr>
      <w:spacing w:before="260" w:after="260" w:line="240" w:lineRule="auto"/>
      <w:outlineLvl w:val="2"/>
    </w:pPr>
    <w:rPr>
      <w:rFonts w:ascii="宋体" w:hAnsi="宋体" w:eastAsia="宋体"/>
      <w:szCs w:val="32"/>
    </w:rPr>
  </w:style>
  <w:style w:type="paragraph" w:styleId="5">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qFormat/>
    <w:uiPriority w:val="0"/>
    <w:pPr>
      <w:keepNext/>
      <w:keepLines/>
      <w:spacing w:before="240" w:after="64" w:line="320" w:lineRule="auto"/>
      <w:outlineLvl w:val="6"/>
    </w:pPr>
    <w:rPr>
      <w:b/>
      <w:sz w:val="24"/>
      <w:szCs w:val="20"/>
    </w:rPr>
  </w:style>
  <w:style w:type="paragraph" w:styleId="11">
    <w:name w:val="heading 8"/>
    <w:basedOn w:val="1"/>
    <w:next w:val="8"/>
    <w:link w:val="85"/>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2"/>
    <w:qFormat/>
    <w:uiPriority w:val="0"/>
    <w:pPr>
      <w:spacing w:line="360" w:lineRule="auto"/>
    </w:pPr>
    <w:rPr>
      <w:b/>
      <w:bCs/>
      <w:sz w:val="24"/>
    </w:rPr>
  </w:style>
  <w:style w:type="paragraph" w:styleId="8">
    <w:name w:val="Normal Indent"/>
    <w:basedOn w:val="1"/>
    <w:link w:val="57"/>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qFormat/>
    <w:uiPriority w:val="0"/>
    <w:pPr>
      <w:spacing w:after="120"/>
    </w:pPr>
    <w:rPr>
      <w:sz w:val="16"/>
      <w:szCs w:val="16"/>
    </w:rPr>
  </w:style>
  <w:style w:type="paragraph" w:styleId="19">
    <w:name w:val="Body Text Indent"/>
    <w:basedOn w:val="1"/>
    <w:link w:val="79"/>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0"/>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8"/>
    <w:qFormat/>
    <w:uiPriority w:val="0"/>
    <w:rPr>
      <w:rFonts w:ascii="宋体" w:hAnsi="Courier New"/>
      <w:sz w:val="32"/>
      <w:szCs w:val="20"/>
    </w:rPr>
  </w:style>
  <w:style w:type="paragraph" w:styleId="25">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95"/>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96"/>
    <w:qFormat/>
    <w:uiPriority w:val="0"/>
    <w:pPr>
      <w:spacing w:line="360" w:lineRule="auto"/>
    </w:pPr>
    <w:rPr>
      <w:sz w:val="24"/>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Char"/>
    <w:link w:val="5"/>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4"/>
    <w:qFormat/>
    <w:uiPriority w:val="9"/>
    <w:rPr>
      <w:rFonts w:ascii="宋体" w:hAnsi="宋体" w:eastAsia="宋体"/>
      <w:b/>
      <w:bCs/>
      <w:kern w:val="2"/>
      <w:sz w:val="28"/>
      <w:szCs w:val="32"/>
      <w:lang w:val="en-US" w:eastAsia="zh-CN" w:bidi="ar-SA"/>
    </w:rPr>
  </w:style>
  <w:style w:type="character" w:customStyle="1" w:styleId="56">
    <w:name w:val="标题 1 Char"/>
    <w:link w:val="3"/>
    <w:qFormat/>
    <w:uiPriority w:val="0"/>
    <w:rPr>
      <w:rFonts w:ascii="宋体" w:hAnsi="宋体" w:eastAsia="黑体"/>
      <w:b/>
      <w:bCs/>
      <w:kern w:val="44"/>
      <w:sz w:val="28"/>
      <w:szCs w:val="44"/>
      <w:lang w:val="en-US" w:eastAsia="zh-CN" w:bidi="ar-SA"/>
    </w:rPr>
  </w:style>
  <w:style w:type="character" w:customStyle="1" w:styleId="57">
    <w:name w:val="正文缩进 Char"/>
    <w:link w:val="8"/>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6"/>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6"/>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Char"/>
    <w:link w:val="19"/>
    <w:qFormat/>
    <w:uiPriority w:val="0"/>
    <w:rPr>
      <w:rFonts w:eastAsia="宋体"/>
      <w:kern w:val="2"/>
      <w:sz w:val="21"/>
      <w:szCs w:val="24"/>
      <w:lang w:val="en-US" w:eastAsia="zh-CN" w:bidi="ar-SA"/>
    </w:rPr>
  </w:style>
  <w:style w:type="character" w:customStyle="1" w:styleId="80">
    <w:name w:val="标题 5 Char"/>
    <w:link w:val="7"/>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Char"/>
    <w:link w:val="9"/>
    <w:qFormat/>
    <w:uiPriority w:val="0"/>
    <w:rPr>
      <w:rFonts w:ascii="Arial" w:hAnsi="Arial" w:eastAsia="黑体"/>
      <w:b/>
      <w:kern w:val="2"/>
      <w:sz w:val="24"/>
      <w:lang w:val="en-US" w:eastAsia="zh-CN" w:bidi="ar-SA"/>
    </w:rPr>
  </w:style>
  <w:style w:type="character" w:customStyle="1" w:styleId="84">
    <w:name w:val="标题 7 Char"/>
    <w:link w:val="10"/>
    <w:qFormat/>
    <w:uiPriority w:val="0"/>
    <w:rPr>
      <w:rFonts w:eastAsia="宋体"/>
      <w:b/>
      <w:kern w:val="2"/>
      <w:sz w:val="24"/>
      <w:lang w:val="en-US" w:eastAsia="zh-CN" w:bidi="ar-SA"/>
    </w:rPr>
  </w:style>
  <w:style w:type="character" w:customStyle="1" w:styleId="85">
    <w:name w:val="标题 8 Char"/>
    <w:link w:val="11"/>
    <w:qFormat/>
    <w:uiPriority w:val="0"/>
    <w:rPr>
      <w:rFonts w:ascii="Arial" w:hAnsi="Arial" w:eastAsia="黑体"/>
      <w:kern w:val="2"/>
      <w:sz w:val="24"/>
      <w:lang w:val="en-US" w:eastAsia="zh-CN" w:bidi="ar-SA"/>
    </w:rPr>
  </w:style>
  <w:style w:type="character" w:customStyle="1" w:styleId="86">
    <w:name w:val="标题 9 Char"/>
    <w:link w:val="12"/>
    <w:qFormat/>
    <w:uiPriority w:val="0"/>
    <w:rPr>
      <w:rFonts w:ascii="Arial" w:hAnsi="Arial" w:eastAsia="黑体"/>
      <w:kern w:val="2"/>
      <w:sz w:val="21"/>
      <w:lang w:val="en-US" w:eastAsia="zh-CN" w:bidi="ar-SA"/>
    </w:rPr>
  </w:style>
  <w:style w:type="character" w:customStyle="1" w:styleId="87">
    <w:name w:val="标题 Char"/>
    <w:link w:val="40"/>
    <w:qFormat/>
    <w:uiPriority w:val="0"/>
    <w:rPr>
      <w:rFonts w:ascii="Arial" w:hAnsi="Arial" w:eastAsia="隶书" w:cs="Arial"/>
      <w:b/>
      <w:bCs/>
      <w:kern w:val="2"/>
      <w:sz w:val="32"/>
      <w:szCs w:val="32"/>
      <w:lang w:val="en-US" w:eastAsia="zh-CN" w:bidi="ar-SA"/>
    </w:rPr>
  </w:style>
  <w:style w:type="character" w:customStyle="1" w:styleId="88">
    <w:name w:val="日期 Char"/>
    <w:link w:val="24"/>
    <w:qFormat/>
    <w:uiPriority w:val="0"/>
    <w:rPr>
      <w:rFonts w:ascii="宋体" w:hAnsi="Courier New" w:eastAsia="宋体"/>
      <w:kern w:val="2"/>
      <w:sz w:val="32"/>
      <w:lang w:val="en-US" w:eastAsia="zh-CN" w:bidi="ar-SA"/>
    </w:rPr>
  </w:style>
  <w:style w:type="character" w:customStyle="1" w:styleId="89">
    <w:name w:val="HTML 预设格式 Char"/>
    <w:link w:val="37"/>
    <w:qFormat/>
    <w:uiPriority w:val="0"/>
    <w:rPr>
      <w:rFonts w:ascii="Arial Unicode MS" w:hAnsi="Arial Unicode MS" w:eastAsia="Arial Unicode MS"/>
      <w:color w:val="000000"/>
      <w:lang w:val="en-US" w:eastAsia="zh-CN" w:bidi="ar-SA"/>
    </w:rPr>
  </w:style>
  <w:style w:type="character" w:customStyle="1" w:styleId="90">
    <w:name w:val="纯文本 Char"/>
    <w:link w:val="22"/>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Char"/>
    <w:link w:val="2"/>
    <w:qFormat/>
    <w:uiPriority w:val="0"/>
    <w:rPr>
      <w:rFonts w:eastAsia="宋体"/>
      <w:b/>
      <w:bCs/>
      <w:kern w:val="2"/>
      <w:sz w:val="24"/>
      <w:szCs w:val="24"/>
      <w:lang w:val="en-US" w:eastAsia="zh-CN" w:bidi="ar-SA"/>
    </w:rPr>
  </w:style>
  <w:style w:type="character" w:customStyle="1" w:styleId="93">
    <w:name w:val="正文文本缩进 2 Char"/>
    <w:link w:val="25"/>
    <w:qFormat/>
    <w:uiPriority w:val="0"/>
    <w:rPr>
      <w:rFonts w:ascii="宋体" w:hAnsi="宋体" w:eastAsia="宋体"/>
      <w:kern w:val="2"/>
      <w:sz w:val="21"/>
      <w:szCs w:val="24"/>
      <w:lang w:val="en-US" w:eastAsia="zh-CN" w:bidi="ar-SA"/>
    </w:rPr>
  </w:style>
  <w:style w:type="character" w:customStyle="1" w:styleId="94">
    <w:name w:val="页眉 Char"/>
    <w:link w:val="28"/>
    <w:qFormat/>
    <w:uiPriority w:val="99"/>
    <w:rPr>
      <w:rFonts w:eastAsia="宋体"/>
      <w:kern w:val="2"/>
      <w:sz w:val="18"/>
      <w:szCs w:val="18"/>
      <w:lang w:val="en-US" w:eastAsia="zh-CN" w:bidi="ar-SA"/>
    </w:rPr>
  </w:style>
  <w:style w:type="character" w:customStyle="1" w:styleId="95">
    <w:name w:val="正文文本缩进 3 Char"/>
    <w:link w:val="33"/>
    <w:qFormat/>
    <w:uiPriority w:val="0"/>
    <w:rPr>
      <w:rFonts w:ascii="宋体" w:eastAsia="宋体"/>
      <w:b/>
      <w:bCs/>
      <w:kern w:val="2"/>
      <w:sz w:val="24"/>
      <w:szCs w:val="24"/>
      <w:lang w:val="en-US" w:eastAsia="zh-CN" w:bidi="ar-SA"/>
    </w:rPr>
  </w:style>
  <w:style w:type="character" w:customStyle="1" w:styleId="96">
    <w:name w:val="正文文本 2 Char"/>
    <w:link w:val="36"/>
    <w:qFormat/>
    <w:uiPriority w:val="0"/>
    <w:rPr>
      <w:rFonts w:eastAsia="宋体"/>
      <w:kern w:val="2"/>
      <w:sz w:val="24"/>
      <w:szCs w:val="24"/>
      <w:lang w:val="en-US" w:eastAsia="zh-CN" w:bidi="ar-SA"/>
    </w:rPr>
  </w:style>
  <w:style w:type="character" w:customStyle="1" w:styleId="97">
    <w:name w:val="页脚 Char"/>
    <w:link w:val="27"/>
    <w:qFormat/>
    <w:uiPriority w:val="0"/>
    <w:rPr>
      <w:rFonts w:eastAsia="宋体"/>
      <w:kern w:val="2"/>
      <w:sz w:val="18"/>
      <w:szCs w:val="18"/>
      <w:lang w:val="en-US" w:eastAsia="zh-CN" w:bidi="ar-SA"/>
    </w:rPr>
  </w:style>
  <w:style w:type="character" w:customStyle="1" w:styleId="98">
    <w:name w:val="正文文本 3 Char"/>
    <w:link w:val="18"/>
    <w:qFormat/>
    <w:uiPriority w:val="0"/>
    <w:rPr>
      <w:rFonts w:eastAsia="宋体"/>
      <w:kern w:val="2"/>
      <w:sz w:val="16"/>
      <w:szCs w:val="16"/>
      <w:lang w:val="en-US" w:eastAsia="zh-CN" w:bidi="ar-SA"/>
    </w:rPr>
  </w:style>
  <w:style w:type="character" w:customStyle="1" w:styleId="99">
    <w:name w:val="批注框文本 Char"/>
    <w:link w:val="26"/>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19"/>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Char"/>
    <w:basedOn w:val="46"/>
    <w:link w:val="17"/>
    <w:semiHidden/>
    <w:qFormat/>
    <w:uiPriority w:val="99"/>
    <w:rPr>
      <w:rFonts w:ascii="宋体"/>
      <w:sz w:val="34"/>
    </w:rPr>
  </w:style>
  <w:style w:type="character" w:customStyle="1" w:styleId="185">
    <w:name w:val="批注主题 Char"/>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1"/>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table" w:customStyle="1" w:styleId="475">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77">
    <w:name w:val="Table Paragraph"/>
    <w:qFormat/>
    <w:uiPriority w:val="1"/>
    <w:pPr>
      <w:widowControl w:val="0"/>
      <w:jc w:val="both"/>
    </w:pPr>
    <w:rPr>
      <w:rFonts w:ascii="宋体" w:hAnsi="宋体" w:eastAsia="宋体" w:cs="宋体"/>
      <w:kern w:val="2"/>
      <w:sz w:val="21"/>
      <w:szCs w:val="24"/>
      <w:lang w:val="zh-CN" w:eastAsia="zh-CN" w:bidi="zh-CN"/>
    </w:rPr>
  </w:style>
  <w:style w:type="paragraph" w:styleId="478">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comments.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84</Pages>
  <Words>12070</Words>
  <Characters>12767</Characters>
  <Lines>368</Lines>
  <Paragraphs>103</Paragraphs>
  <TotalTime>8</TotalTime>
  <ScaleCrop>false</ScaleCrop>
  <LinksUpToDate>false</LinksUpToDate>
  <CharactersWithSpaces>13039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Administrator</cp:lastModifiedBy>
  <cp:lastPrinted>2021-05-16T11:04:00Z</cp:lastPrinted>
  <dcterms:modified xsi:type="dcterms:W3CDTF">2025-02-20T07:44:11Z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F7D710F137A14A95BBDEF5E904FF2185_13</vt:lpwstr>
  </property>
  <property fmtid="{D5CDD505-2E9C-101B-9397-08002B2CF9AE}" pid="4" name="KSOTemplateDocerSaveRecord">
    <vt:lpwstr>eyJoZGlkIjoiNzkwNjY2NjcxZDBhNTdkNjlmNDI4MmI2M2FkYmM3YmYiLCJ1c2VySWQiOiI0NTE5NDkyNjAifQ==</vt:lpwstr>
  </property>
</Properties>
</file>