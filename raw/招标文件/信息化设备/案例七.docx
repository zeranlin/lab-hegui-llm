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widowControl/>
        <w:spacing w:beforeAutospacing="0" w:afterAutospacing="0" w:line="360" w:lineRule="auto"/>
        <w:jc w:val="center"/>
        <w:outlineLvl w:val="0"/>
        <w:rPr>
          <w:rFonts w:ascii="宋体" w:hAnsi="宋体" w:cs="宋体"/>
          <w:b/>
          <w:bCs/>
          <w:sz w:val="40"/>
          <w:szCs w:val="40"/>
        </w:rPr>
      </w:pPr>
      <w:bookmarkStart w:id="0" w:name="_Hlk71456902"/>
      <w:r>
        <w:rPr>
          <w:rFonts w:hint="eastAsia" w:ascii="宋体" w:hAnsi="宋体" w:cs="宋体"/>
          <w:sz w:val="40"/>
          <w:szCs w:val="40"/>
        </w:rPr>
        <w:t>龙华区初中生物实验操作AI考评系统项目</w:t>
      </w:r>
    </w:p>
    <w:p>
      <w:pPr>
        <w:pStyle w:val="11"/>
        <w:widowControl/>
        <w:spacing w:beforeAutospacing="0" w:afterAutospacing="0" w:line="360" w:lineRule="auto"/>
        <w:jc w:val="center"/>
        <w:outlineLvl w:val="1"/>
        <w:rPr>
          <w:rFonts w:ascii="宋体" w:hAnsi="宋体" w:cs="宋体"/>
          <w:sz w:val="40"/>
          <w:szCs w:val="40"/>
        </w:rPr>
      </w:pPr>
      <w:r>
        <w:rPr>
          <w:rFonts w:hint="eastAsia" w:ascii="宋体" w:hAnsi="宋体" w:cs="宋体"/>
          <w:sz w:val="40"/>
          <w:szCs w:val="40"/>
        </w:rPr>
        <w:t>招标文件信息</w:t>
      </w:r>
    </w:p>
    <w:tbl>
      <w:tblPr>
        <w:tblStyle w:val="12"/>
        <w:tblW w:w="7943" w:type="dxa"/>
        <w:jc w:val="center"/>
        <w:tblCellSpacing w:w="0" w:type="dxa"/>
        <w:tblLayout w:type="autofit"/>
        <w:tblCellMar>
          <w:top w:w="45" w:type="dxa"/>
          <w:left w:w="45" w:type="dxa"/>
          <w:bottom w:w="45" w:type="dxa"/>
          <w:right w:w="45" w:type="dxa"/>
        </w:tblCellMar>
      </w:tblPr>
      <w:tblGrid>
        <w:gridCol w:w="2723"/>
        <w:gridCol w:w="5220"/>
      </w:tblGrid>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spacing w:line="360" w:lineRule="auto"/>
              <w:jc w:val="right"/>
              <w:rPr>
                <w:rFonts w:ascii="宋体" w:hAnsi="宋体" w:cs="宋体"/>
                <w:sz w:val="30"/>
                <w:szCs w:val="30"/>
              </w:rPr>
            </w:pPr>
            <w:r>
              <w:rPr>
                <w:rFonts w:hint="eastAsia" w:ascii="宋体" w:hAnsi="宋体" w:cs="宋体"/>
                <w:kern w:val="0"/>
                <w:sz w:val="30"/>
                <w:szCs w:val="30"/>
                <w:lang w:bidi="ar"/>
              </w:rPr>
              <w:t>项目编号：</w:t>
            </w:r>
          </w:p>
        </w:tc>
        <w:tc>
          <w:tcPr>
            <w:tcW w:w="0" w:type="auto"/>
            <w:shd w:val="clear" w:color="auto" w:fill="auto"/>
            <w:vAlign w:val="center"/>
          </w:tcPr>
          <w:p>
            <w:pPr>
              <w:widowControl/>
              <w:spacing w:line="360" w:lineRule="auto"/>
              <w:jc w:val="left"/>
              <w:rPr>
                <w:rFonts w:ascii="宋体" w:hAnsi="宋体" w:cs="宋体"/>
                <w:sz w:val="30"/>
                <w:szCs w:val="30"/>
              </w:rPr>
            </w:pPr>
            <w:r>
              <w:rPr>
                <w:rFonts w:hint="eastAsia" w:ascii="宋体" w:hAnsi="宋体" w:cs="宋体"/>
                <w:kern w:val="0"/>
                <w:sz w:val="30"/>
                <w:szCs w:val="30"/>
                <w:lang w:bidi="ar"/>
              </w:rPr>
              <w:t>**********</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spacing w:line="360" w:lineRule="auto"/>
              <w:jc w:val="right"/>
              <w:rPr>
                <w:rFonts w:ascii="宋体" w:hAnsi="宋体" w:cs="宋体"/>
                <w:sz w:val="30"/>
                <w:szCs w:val="30"/>
              </w:rPr>
            </w:pPr>
            <w:r>
              <w:rPr>
                <w:rFonts w:hint="eastAsia" w:ascii="宋体" w:hAnsi="宋体" w:cs="宋体"/>
                <w:kern w:val="0"/>
                <w:sz w:val="30"/>
                <w:szCs w:val="30"/>
                <w:lang w:bidi="ar"/>
              </w:rPr>
              <w:t>项目名称：</w:t>
            </w:r>
          </w:p>
        </w:tc>
        <w:tc>
          <w:tcPr>
            <w:tcW w:w="0" w:type="auto"/>
            <w:shd w:val="clear" w:color="auto" w:fill="auto"/>
            <w:vAlign w:val="center"/>
          </w:tcPr>
          <w:p>
            <w:pPr>
              <w:widowControl/>
              <w:spacing w:line="360" w:lineRule="auto"/>
              <w:jc w:val="left"/>
              <w:rPr>
                <w:rFonts w:ascii="宋体" w:hAnsi="宋体" w:cs="宋体"/>
                <w:sz w:val="30"/>
                <w:szCs w:val="30"/>
              </w:rPr>
            </w:pPr>
            <w:r>
              <w:rPr>
                <w:rFonts w:hint="eastAsia" w:ascii="宋体" w:hAnsi="宋体" w:cs="宋体"/>
                <w:sz w:val="30"/>
                <w:szCs w:val="30"/>
              </w:rPr>
              <w:t>龙华区初中生物实验操作AI考评系统项目</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spacing w:line="360" w:lineRule="auto"/>
              <w:jc w:val="right"/>
              <w:rPr>
                <w:rFonts w:ascii="宋体" w:hAnsi="宋体" w:cs="宋体"/>
                <w:sz w:val="30"/>
                <w:szCs w:val="30"/>
              </w:rPr>
            </w:pPr>
            <w:r>
              <w:rPr>
                <w:rFonts w:hint="eastAsia" w:ascii="宋体" w:hAnsi="宋体" w:cs="宋体"/>
                <w:kern w:val="0"/>
                <w:sz w:val="30"/>
                <w:szCs w:val="30"/>
                <w:lang w:bidi="ar"/>
              </w:rPr>
              <w:t>包 号：</w:t>
            </w:r>
          </w:p>
        </w:tc>
        <w:tc>
          <w:tcPr>
            <w:tcW w:w="0" w:type="auto"/>
            <w:shd w:val="clear" w:color="auto" w:fill="auto"/>
            <w:vAlign w:val="center"/>
          </w:tcPr>
          <w:p>
            <w:pPr>
              <w:widowControl/>
              <w:spacing w:line="360" w:lineRule="auto"/>
              <w:jc w:val="left"/>
              <w:rPr>
                <w:rFonts w:ascii="宋体" w:hAnsi="宋体" w:cs="宋体"/>
                <w:sz w:val="30"/>
                <w:szCs w:val="30"/>
              </w:rPr>
            </w:pPr>
            <w:r>
              <w:rPr>
                <w:rFonts w:hint="eastAsia" w:ascii="宋体" w:hAnsi="宋体" w:cs="宋体"/>
                <w:kern w:val="0"/>
                <w:sz w:val="30"/>
                <w:szCs w:val="30"/>
                <w:lang w:bidi="ar"/>
              </w:rPr>
              <w:t>A</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spacing w:line="360" w:lineRule="auto"/>
              <w:jc w:val="right"/>
              <w:rPr>
                <w:rFonts w:ascii="宋体" w:hAnsi="宋体" w:cs="宋体"/>
                <w:sz w:val="30"/>
                <w:szCs w:val="30"/>
              </w:rPr>
            </w:pPr>
            <w:r>
              <w:rPr>
                <w:rFonts w:hint="eastAsia" w:ascii="宋体" w:hAnsi="宋体" w:cs="宋体"/>
                <w:kern w:val="0"/>
                <w:sz w:val="30"/>
                <w:szCs w:val="30"/>
                <w:lang w:bidi="ar"/>
              </w:rPr>
              <w:t>项目类型：</w:t>
            </w:r>
          </w:p>
        </w:tc>
        <w:tc>
          <w:tcPr>
            <w:tcW w:w="0" w:type="auto"/>
            <w:shd w:val="clear" w:color="auto" w:fill="auto"/>
            <w:vAlign w:val="center"/>
          </w:tcPr>
          <w:p>
            <w:pPr>
              <w:widowControl/>
              <w:spacing w:line="360" w:lineRule="auto"/>
              <w:jc w:val="left"/>
              <w:rPr>
                <w:rFonts w:ascii="宋体" w:hAnsi="宋体" w:cs="宋体"/>
                <w:sz w:val="30"/>
                <w:szCs w:val="30"/>
              </w:rPr>
            </w:pPr>
            <w:r>
              <w:rPr>
                <w:rFonts w:hint="eastAsia" w:ascii="宋体" w:hAnsi="宋体" w:cs="宋体"/>
                <w:kern w:val="0"/>
                <w:sz w:val="30"/>
                <w:szCs w:val="30"/>
                <w:lang w:bidi="ar"/>
              </w:rPr>
              <w:t>货物类</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spacing w:line="360" w:lineRule="auto"/>
              <w:jc w:val="right"/>
              <w:rPr>
                <w:rFonts w:ascii="宋体" w:hAnsi="宋体" w:cs="宋体"/>
                <w:sz w:val="30"/>
                <w:szCs w:val="30"/>
              </w:rPr>
            </w:pPr>
            <w:r>
              <w:rPr>
                <w:rFonts w:hint="eastAsia" w:ascii="宋体" w:hAnsi="宋体" w:cs="宋体"/>
                <w:kern w:val="0"/>
                <w:sz w:val="30"/>
                <w:szCs w:val="30"/>
                <w:lang w:bidi="ar"/>
              </w:rPr>
              <w:t>采购方式：</w:t>
            </w:r>
          </w:p>
        </w:tc>
        <w:tc>
          <w:tcPr>
            <w:tcW w:w="0" w:type="auto"/>
            <w:shd w:val="clear" w:color="auto" w:fill="auto"/>
            <w:vAlign w:val="center"/>
          </w:tcPr>
          <w:p>
            <w:pPr>
              <w:widowControl/>
              <w:spacing w:line="360" w:lineRule="auto"/>
              <w:jc w:val="left"/>
              <w:rPr>
                <w:rFonts w:ascii="宋体" w:hAnsi="宋体" w:cs="宋体"/>
                <w:sz w:val="30"/>
                <w:szCs w:val="30"/>
              </w:rPr>
            </w:pPr>
            <w:r>
              <w:rPr>
                <w:rFonts w:hint="eastAsia" w:ascii="宋体" w:hAnsi="宋体" w:cs="宋体"/>
                <w:kern w:val="0"/>
                <w:sz w:val="30"/>
                <w:szCs w:val="30"/>
                <w:lang w:bidi="ar"/>
              </w:rPr>
              <w:t xml:space="preserve">公开招标 </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spacing w:line="360" w:lineRule="auto"/>
              <w:jc w:val="right"/>
              <w:rPr>
                <w:rFonts w:ascii="宋体" w:hAnsi="宋体" w:cs="宋体"/>
                <w:sz w:val="30"/>
                <w:szCs w:val="30"/>
              </w:rPr>
            </w:pPr>
            <w:r>
              <w:rPr>
                <w:rFonts w:hint="eastAsia" w:ascii="宋体" w:hAnsi="宋体" w:cs="宋体"/>
                <w:kern w:val="0"/>
                <w:sz w:val="30"/>
                <w:szCs w:val="30"/>
                <w:lang w:bidi="ar"/>
              </w:rPr>
              <w:t>货币类型：</w:t>
            </w:r>
          </w:p>
        </w:tc>
        <w:tc>
          <w:tcPr>
            <w:tcW w:w="0" w:type="auto"/>
            <w:shd w:val="clear" w:color="auto" w:fill="auto"/>
            <w:vAlign w:val="center"/>
          </w:tcPr>
          <w:p>
            <w:pPr>
              <w:widowControl/>
              <w:spacing w:line="360" w:lineRule="auto"/>
              <w:jc w:val="left"/>
              <w:rPr>
                <w:rFonts w:ascii="宋体" w:hAnsi="宋体" w:cs="宋体"/>
                <w:sz w:val="30"/>
                <w:szCs w:val="30"/>
              </w:rPr>
            </w:pPr>
            <w:r>
              <w:rPr>
                <w:rFonts w:hint="eastAsia" w:ascii="宋体" w:hAnsi="宋体" w:cs="宋体"/>
                <w:kern w:val="0"/>
                <w:sz w:val="30"/>
                <w:szCs w:val="30"/>
                <w:lang w:bidi="ar"/>
              </w:rPr>
              <w:t>人民币</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spacing w:line="360" w:lineRule="auto"/>
              <w:jc w:val="right"/>
              <w:rPr>
                <w:rFonts w:ascii="宋体" w:hAnsi="宋体" w:cs="宋体"/>
                <w:sz w:val="30"/>
                <w:szCs w:val="30"/>
              </w:rPr>
            </w:pPr>
            <w:r>
              <w:rPr>
                <w:rFonts w:hint="eastAsia" w:ascii="宋体" w:hAnsi="宋体" w:cs="宋体"/>
                <w:kern w:val="0"/>
                <w:sz w:val="30"/>
                <w:szCs w:val="30"/>
                <w:lang w:bidi="ar"/>
              </w:rPr>
              <w:t>评标方法：</w:t>
            </w:r>
          </w:p>
        </w:tc>
        <w:tc>
          <w:tcPr>
            <w:tcW w:w="0" w:type="auto"/>
            <w:shd w:val="clear" w:color="auto" w:fill="auto"/>
            <w:vAlign w:val="center"/>
          </w:tcPr>
          <w:p>
            <w:pPr>
              <w:widowControl/>
              <w:spacing w:line="360" w:lineRule="auto"/>
              <w:jc w:val="left"/>
              <w:rPr>
                <w:rFonts w:ascii="宋体" w:hAnsi="宋体" w:cs="宋体"/>
                <w:sz w:val="30"/>
                <w:szCs w:val="30"/>
              </w:rPr>
            </w:pPr>
            <w:r>
              <w:rPr>
                <w:rFonts w:hint="eastAsia" w:ascii="宋体" w:hAnsi="宋体" w:cs="宋体"/>
                <w:kern w:val="0"/>
                <w:sz w:val="30"/>
                <w:szCs w:val="30"/>
                <w:lang w:bidi="ar"/>
              </w:rPr>
              <w:t>综合评分法（新价格分算法）</w:t>
            </w:r>
          </w:p>
        </w:tc>
      </w:tr>
      <w:bookmarkEnd w:id="0"/>
    </w:tbl>
    <w:p>
      <w:pPr>
        <w:pStyle w:val="11"/>
        <w:widowControl/>
        <w:spacing w:beforeAutospacing="0" w:afterAutospacing="0" w:line="360" w:lineRule="auto"/>
        <w:jc w:val="center"/>
        <w:outlineLvl w:val="1"/>
        <w:rPr>
          <w:rFonts w:ascii="宋体" w:hAnsi="宋体" w:cs="宋体"/>
          <w:sz w:val="40"/>
          <w:szCs w:val="40"/>
        </w:rPr>
      </w:pPr>
      <w:r>
        <w:rPr>
          <w:rFonts w:hint="eastAsia" w:ascii="宋体" w:hAnsi="宋体" w:cs="宋体"/>
          <w:sz w:val="40"/>
          <w:szCs w:val="40"/>
        </w:rPr>
        <w:t>资格性审查表</w:t>
      </w:r>
    </w:p>
    <w:tbl>
      <w:tblPr>
        <w:tblStyle w:val="12"/>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spacing w:line="360" w:lineRule="auto"/>
              <w:jc w:val="center"/>
              <w:rPr>
                <w:rFonts w:ascii="宋体" w:hAnsi="宋体" w:cs="宋体"/>
                <w:sz w:val="28"/>
                <w:szCs w:val="28"/>
              </w:rPr>
            </w:pPr>
            <w:r>
              <w:rPr>
                <w:rFonts w:hint="eastAsia" w:ascii="宋体" w:hAnsi="宋体" w:cs="宋体"/>
                <w:sz w:val="28"/>
                <w:szCs w:val="28"/>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pPr>
              <w:spacing w:line="360" w:lineRule="auto"/>
              <w:jc w:val="center"/>
              <w:rPr>
                <w:rFonts w:ascii="宋体" w:hAnsi="宋体" w:cs="宋体"/>
                <w:sz w:val="28"/>
                <w:szCs w:val="28"/>
              </w:rPr>
            </w:pPr>
            <w:r>
              <w:rPr>
                <w:rFonts w:hint="eastAsia" w:ascii="宋体" w:hAnsi="宋体" w:cs="宋体"/>
                <w:sz w:val="28"/>
                <w:szCs w:val="28"/>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spacing w:line="360" w:lineRule="auto"/>
              <w:jc w:val="center"/>
              <w:rPr>
                <w:rFonts w:ascii="宋体" w:hAnsi="宋体" w:cs="宋体"/>
                <w:szCs w:val="21"/>
              </w:rPr>
            </w:pPr>
            <w:r>
              <w:rPr>
                <w:rFonts w:hint="eastAsia" w:ascii="宋体" w:hAnsi="宋体" w:cs="宋体"/>
                <w:szCs w:val="21"/>
              </w:rPr>
              <w:t>1</w:t>
            </w:r>
          </w:p>
        </w:tc>
        <w:tc>
          <w:tcPr>
            <w:tcW w:w="8278" w:type="dxa"/>
            <w:tcBorders>
              <w:top w:val="single" w:color="000000" w:sz="8" w:space="0"/>
              <w:left w:val="single" w:color="000000" w:sz="8" w:space="0"/>
              <w:bottom w:val="single" w:color="000000" w:sz="8" w:space="0"/>
              <w:right w:val="single" w:color="000000" w:sz="8" w:space="0"/>
            </w:tcBorders>
          </w:tcPr>
          <w:p>
            <w:pPr>
              <w:spacing w:line="360" w:lineRule="auto"/>
              <w:rPr>
                <w:rFonts w:ascii="宋体" w:hAnsi="宋体" w:cs="宋体"/>
                <w:szCs w:val="21"/>
              </w:rPr>
            </w:pPr>
            <w:r>
              <w:rPr>
                <w:rFonts w:hint="eastAsia" w:ascii="宋体" w:hAnsi="宋体" w:cs="宋体"/>
                <w:kern w:val="0"/>
                <w:szCs w:val="21"/>
                <w:lang w:bidi="ar"/>
              </w:rPr>
              <w:t>投标人不符合资格要求，或未提交相应的资格证明资料（详见招标公告</w:t>
            </w:r>
            <w:r>
              <w:rPr>
                <w:rFonts w:hint="eastAsia" w:ascii="宋体" w:hAnsi="宋体" w:cs="宋体"/>
                <w:szCs w:val="21"/>
              </w:rPr>
              <w:t>投标人资格要求，即申请人的资格要求</w:t>
            </w:r>
            <w:r>
              <w:rPr>
                <w:rFonts w:hint="eastAsia" w:ascii="宋体" w:hAnsi="宋体" w:cs="宋体"/>
                <w:kern w:val="0"/>
                <w:szCs w:val="21"/>
                <w:lang w:bidi="ar"/>
              </w:rPr>
              <w:t>）</w:t>
            </w:r>
          </w:p>
        </w:tc>
      </w:tr>
    </w:tbl>
    <w:p>
      <w:pPr>
        <w:pStyle w:val="11"/>
        <w:widowControl/>
        <w:spacing w:beforeAutospacing="0" w:afterAutospacing="0" w:line="360" w:lineRule="auto"/>
        <w:jc w:val="center"/>
        <w:outlineLvl w:val="1"/>
        <w:rPr>
          <w:rFonts w:ascii="宋体" w:hAnsi="宋体" w:cs="宋体"/>
          <w:sz w:val="40"/>
          <w:szCs w:val="40"/>
        </w:rPr>
      </w:pPr>
      <w:r>
        <w:rPr>
          <w:rFonts w:hint="eastAsia" w:ascii="宋体" w:hAnsi="宋体" w:cs="宋体"/>
          <w:sz w:val="40"/>
          <w:szCs w:val="40"/>
        </w:rPr>
        <w:t>符合性审查表</w:t>
      </w:r>
    </w:p>
    <w:tbl>
      <w:tblPr>
        <w:tblStyle w:val="12"/>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spacing w:line="360" w:lineRule="auto"/>
              <w:jc w:val="center"/>
              <w:rPr>
                <w:rFonts w:ascii="宋体" w:hAnsi="宋体" w:cs="宋体"/>
                <w:sz w:val="28"/>
                <w:szCs w:val="28"/>
              </w:rPr>
            </w:pPr>
            <w:r>
              <w:rPr>
                <w:rFonts w:hint="eastAsia" w:ascii="宋体" w:hAnsi="宋体" w:cs="宋体"/>
                <w:kern w:val="0"/>
                <w:sz w:val="28"/>
                <w:szCs w:val="28"/>
                <w:lang w:bidi="ar"/>
              </w:rPr>
              <w:t>序号</w:t>
            </w:r>
          </w:p>
        </w:tc>
        <w:tc>
          <w:tcPr>
            <w:tcW w:w="0" w:type="auto"/>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spacing w:line="360" w:lineRule="auto"/>
              <w:jc w:val="center"/>
              <w:rPr>
                <w:rFonts w:ascii="宋体" w:hAnsi="宋体" w:cs="宋体"/>
                <w:sz w:val="28"/>
                <w:szCs w:val="28"/>
              </w:rPr>
            </w:pPr>
            <w:r>
              <w:rPr>
                <w:rFonts w:hint="eastAsia" w:ascii="宋体" w:hAnsi="宋体" w:cs="宋体"/>
                <w:kern w:val="0"/>
                <w:sz w:val="28"/>
                <w:szCs w:val="28"/>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center"/>
              <w:textAlignment w:val="top"/>
              <w:rPr>
                <w:rFonts w:ascii="宋体" w:hAnsi="宋体" w:cs="宋体"/>
                <w:szCs w:val="21"/>
              </w:rPr>
            </w:pPr>
            <w:r>
              <w:rPr>
                <w:rFonts w:hint="eastAsia" w:ascii="宋体" w:hAnsi="宋体" w:cs="宋体"/>
                <w:kern w:val="0"/>
                <w:szCs w:val="21"/>
                <w:lang w:bidi="ar"/>
              </w:rPr>
              <w:t>1</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left"/>
              <w:textAlignment w:val="top"/>
              <w:rPr>
                <w:rFonts w:ascii="宋体" w:hAnsi="宋体" w:cs="宋体"/>
                <w:szCs w:val="21"/>
              </w:rPr>
            </w:pPr>
            <w:r>
              <w:rPr>
                <w:rFonts w:hint="eastAsia" w:ascii="宋体" w:hAnsi="宋体" w:cs="宋体"/>
              </w:rPr>
              <w:t>不得将一个包的内容拆开投标；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center"/>
              <w:textAlignment w:val="top"/>
              <w:rPr>
                <w:rFonts w:ascii="宋体" w:hAnsi="宋体" w:cs="宋体"/>
                <w:szCs w:val="21"/>
              </w:rPr>
            </w:pPr>
            <w:r>
              <w:rPr>
                <w:rFonts w:hint="eastAsia" w:ascii="宋体" w:hAnsi="宋体" w:cs="宋体"/>
                <w:kern w:val="0"/>
                <w:szCs w:val="21"/>
                <w:lang w:bidi="ar"/>
              </w:rPr>
              <w:t>2</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left"/>
              <w:textAlignment w:val="top"/>
              <w:rPr>
                <w:rFonts w:ascii="宋体" w:hAnsi="宋体" w:cs="宋体"/>
                <w:szCs w:val="21"/>
              </w:rPr>
            </w:pPr>
            <w:r>
              <w:rPr>
                <w:rFonts w:hint="eastAsia" w:ascii="宋体" w:hAnsi="宋体" w:cs="宋体"/>
              </w:rPr>
              <w:t>对同一项目投标时，不得提供两套以上的投标方案（招标文件另有规定的除外）；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center"/>
              <w:textAlignment w:val="top"/>
              <w:rPr>
                <w:rFonts w:ascii="宋体" w:hAnsi="宋体" w:cs="宋体"/>
                <w:szCs w:val="21"/>
              </w:rPr>
            </w:pPr>
            <w:r>
              <w:rPr>
                <w:rFonts w:hint="eastAsia" w:ascii="宋体" w:hAnsi="宋体" w:cs="宋体"/>
                <w:kern w:val="0"/>
                <w:szCs w:val="21"/>
                <w:lang w:bidi="ar"/>
              </w:rPr>
              <w:t>3</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left"/>
              <w:textAlignment w:val="top"/>
              <w:rPr>
                <w:rFonts w:ascii="宋体" w:hAnsi="宋体" w:cs="宋体"/>
                <w:szCs w:val="21"/>
              </w:rPr>
            </w:pPr>
            <w:r>
              <w:rPr>
                <w:rFonts w:hint="eastAsia" w:ascii="宋体" w:hAnsi="宋体" w:cs="宋体"/>
              </w:rPr>
              <w:t>分项报价或投标总价不得高于</w:t>
            </w:r>
            <w:bookmarkStart w:id="1" w:name="_Hlk71832186"/>
            <w:r>
              <w:rPr>
                <w:rFonts w:hint="eastAsia" w:ascii="宋体" w:hAnsi="宋体" w:cs="宋体"/>
              </w:rPr>
              <w:t>相应预算金额（或设定的预算金额下的最高限价）</w:t>
            </w:r>
            <w:bookmarkEnd w:id="1"/>
            <w:r>
              <w:rPr>
                <w:rFonts w:hint="eastAsia" w:ascii="宋体" w:hAnsi="宋体" w:cs="宋体"/>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center"/>
              <w:textAlignment w:val="top"/>
              <w:rPr>
                <w:rFonts w:ascii="宋体" w:hAnsi="宋体" w:cs="宋体"/>
                <w:szCs w:val="21"/>
              </w:rPr>
            </w:pPr>
            <w:r>
              <w:rPr>
                <w:rFonts w:hint="eastAsia" w:ascii="宋体" w:hAnsi="宋体" w:cs="宋体"/>
                <w:kern w:val="0"/>
                <w:szCs w:val="21"/>
                <w:lang w:bidi="ar"/>
              </w:rPr>
              <w:t>4</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left"/>
              <w:textAlignment w:val="top"/>
              <w:rPr>
                <w:rFonts w:ascii="宋体" w:hAnsi="宋体" w:cs="宋体"/>
                <w:szCs w:val="21"/>
              </w:rPr>
            </w:pPr>
            <w:r>
              <w:rPr>
                <w:rFonts w:hint="eastAsia" w:ascii="宋体" w:hAnsi="宋体" w:cs="宋体"/>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center"/>
              <w:textAlignment w:val="top"/>
              <w:rPr>
                <w:rFonts w:ascii="宋体" w:hAnsi="宋体" w:cs="宋体"/>
                <w:szCs w:val="21"/>
              </w:rPr>
            </w:pPr>
            <w:r>
              <w:rPr>
                <w:rFonts w:hint="eastAsia" w:ascii="宋体" w:hAnsi="宋体" w:cs="宋体"/>
                <w:kern w:val="0"/>
                <w:szCs w:val="21"/>
                <w:lang w:bidi="ar"/>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left"/>
              <w:textAlignment w:val="top"/>
              <w:rPr>
                <w:rFonts w:ascii="宋体" w:hAnsi="宋体" w:cs="宋体"/>
                <w:szCs w:val="21"/>
              </w:rPr>
            </w:pPr>
            <w:r>
              <w:rPr>
                <w:rFonts w:hint="eastAsia" w:ascii="宋体" w:hAnsi="宋体" w:cs="宋体"/>
              </w:rPr>
              <w:t>所投货物、服务在技术、商务等方面没有实质性满足招标文件要求的（是否实质性满足招标文件要求，由评审委员会根据实质性条款响应情况做出评判）；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center"/>
              <w:textAlignment w:val="top"/>
              <w:rPr>
                <w:rFonts w:ascii="宋体" w:hAnsi="宋体" w:cs="宋体"/>
                <w:szCs w:val="21"/>
              </w:rPr>
            </w:pPr>
            <w:r>
              <w:rPr>
                <w:rFonts w:hint="eastAsia" w:ascii="宋体" w:hAnsi="宋体" w:cs="宋体"/>
                <w:kern w:val="0"/>
                <w:szCs w:val="21"/>
                <w:lang w:bidi="ar"/>
              </w:rPr>
              <w:t>6</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left"/>
              <w:textAlignment w:val="top"/>
              <w:rPr>
                <w:rFonts w:ascii="宋体" w:hAnsi="宋体" w:cs="宋体"/>
                <w:szCs w:val="21"/>
              </w:rPr>
            </w:pPr>
            <w:r>
              <w:rPr>
                <w:rFonts w:hint="eastAsia" w:ascii="宋体" w:hAnsi="宋体" w:cs="宋体"/>
              </w:rPr>
              <w:t>未按招标文件所提供的样式填写《投标函》；未按招标文件所提供的《政府采购投标及履约承诺函》进行承诺；未按招标文件对投标文件组成的要求提供投标文件；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center"/>
              <w:textAlignment w:val="top"/>
              <w:rPr>
                <w:rFonts w:ascii="宋体" w:hAnsi="宋体" w:cs="宋体"/>
                <w:szCs w:val="21"/>
              </w:rPr>
            </w:pPr>
            <w:r>
              <w:rPr>
                <w:rFonts w:hint="eastAsia" w:ascii="宋体" w:hAnsi="宋体" w:cs="宋体"/>
                <w:kern w:val="0"/>
                <w:szCs w:val="21"/>
                <w:lang w:bidi="ar"/>
              </w:rPr>
              <w:t>7</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left"/>
              <w:textAlignment w:val="top"/>
              <w:rPr>
                <w:rFonts w:ascii="宋体" w:hAnsi="宋体" w:cs="宋体"/>
                <w:szCs w:val="21"/>
              </w:rPr>
            </w:pPr>
            <w:r>
              <w:rPr>
                <w:rFonts w:hint="eastAsia" w:ascii="宋体" w:hAnsi="宋体" w:cs="宋体"/>
              </w:rPr>
              <w:t>投标报价有缺漏项目,或者对招标文件规定的项目需求内容或者需求数量进行修改</w:t>
            </w:r>
            <w:r>
              <w:rPr>
                <w:rFonts w:hint="eastAsia" w:ascii="宋体" w:hAnsi="宋体" w:cs="宋体"/>
                <w:szCs w:val="21"/>
              </w:rPr>
              <w:t>，评审委员会判定投标响应不满足采购需求</w:t>
            </w:r>
            <w:r>
              <w:rPr>
                <w:rFonts w:hint="eastAsia" w:ascii="宋体" w:hAnsi="宋体" w:cs="宋体"/>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center"/>
              <w:textAlignment w:val="top"/>
              <w:rPr>
                <w:rFonts w:ascii="宋体" w:hAnsi="宋体" w:cs="宋体"/>
                <w:szCs w:val="21"/>
              </w:rPr>
            </w:pPr>
            <w:r>
              <w:rPr>
                <w:rFonts w:hint="eastAsia" w:ascii="宋体" w:hAnsi="宋体" w:cs="宋体"/>
                <w:kern w:val="0"/>
                <w:szCs w:val="21"/>
                <w:lang w:bidi="ar"/>
              </w:rPr>
              <w:t>8</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left"/>
              <w:textAlignment w:val="top"/>
              <w:rPr>
                <w:rFonts w:ascii="宋体" w:hAnsi="宋体" w:cs="宋体"/>
                <w:szCs w:val="21"/>
              </w:rPr>
            </w:pPr>
            <w:r>
              <w:rPr>
                <w:rFonts w:hint="eastAsia" w:ascii="宋体" w:hAnsi="宋体" w:cs="宋体"/>
              </w:rPr>
              <w:t>投标文件存在列放位置错误，导致属于信息公开情形的没有被公开；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center"/>
              <w:textAlignment w:val="top"/>
              <w:rPr>
                <w:rFonts w:ascii="宋体" w:hAnsi="宋体" w:cs="宋体"/>
                <w:szCs w:val="21"/>
              </w:rPr>
            </w:pPr>
            <w:r>
              <w:rPr>
                <w:rFonts w:hint="eastAsia" w:ascii="宋体" w:hAnsi="宋体" w:cs="宋体"/>
                <w:kern w:val="0"/>
                <w:szCs w:val="21"/>
                <w:lang w:bidi="ar"/>
              </w:rPr>
              <w:t>9</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left"/>
              <w:textAlignment w:val="top"/>
              <w:rPr>
                <w:rFonts w:ascii="宋体" w:hAnsi="宋体" w:cs="宋体"/>
                <w:szCs w:val="21"/>
              </w:rPr>
            </w:pPr>
            <w:r>
              <w:rPr>
                <w:rFonts w:hint="eastAsia" w:ascii="宋体" w:hAnsi="宋体" w:cs="宋体"/>
              </w:rPr>
              <w:t>投标文件电子文档带病毒；</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center"/>
              <w:textAlignment w:val="top"/>
              <w:rPr>
                <w:rFonts w:ascii="宋体" w:hAnsi="宋体" w:cs="宋体"/>
                <w:szCs w:val="21"/>
              </w:rPr>
            </w:pPr>
            <w:r>
              <w:rPr>
                <w:rFonts w:hint="eastAsia" w:ascii="宋体" w:hAnsi="宋体" w:cs="宋体"/>
                <w:kern w:val="0"/>
                <w:szCs w:val="21"/>
                <w:lang w:bidi="ar"/>
              </w:rPr>
              <w:t>10</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left"/>
              <w:textAlignment w:val="top"/>
              <w:rPr>
                <w:rFonts w:ascii="宋体" w:hAnsi="宋体" w:cs="宋体"/>
                <w:szCs w:val="21"/>
              </w:rPr>
            </w:pPr>
            <w:r>
              <w:rPr>
                <w:rFonts w:hint="eastAsia" w:ascii="宋体" w:hAnsi="宋体" w:cs="宋体"/>
              </w:rPr>
              <w:t>投标文件用不属于本公司的电子密钥或电子营业执照进行加密的；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center"/>
              <w:textAlignment w:val="top"/>
              <w:rPr>
                <w:rFonts w:ascii="宋体" w:hAnsi="宋体" w:cs="宋体"/>
              </w:rPr>
            </w:pPr>
            <w:r>
              <w:rPr>
                <w:rFonts w:hint="eastAsia" w:ascii="宋体" w:hAnsi="宋体" w:cs="宋体"/>
              </w:rPr>
              <w:t>11</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left"/>
              <w:textAlignment w:val="top"/>
              <w:rPr>
                <w:rFonts w:ascii="宋体" w:hAnsi="宋体" w:cs="宋体"/>
              </w:rPr>
            </w:pPr>
            <w:r>
              <w:rPr>
                <w:rFonts w:hint="eastAsia" w:ascii="宋体" w:hAnsi="宋体" w:cs="宋体"/>
              </w:rPr>
              <w:t>不同投标供应商投标文件“文件制作机器码”一致；</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center"/>
              <w:textAlignment w:val="top"/>
              <w:rPr>
                <w:rFonts w:ascii="宋体" w:hAnsi="宋体" w:cs="宋体"/>
              </w:rPr>
            </w:pPr>
            <w:r>
              <w:rPr>
                <w:rFonts w:hint="eastAsia" w:ascii="宋体" w:hAnsi="宋体" w:cs="宋体"/>
              </w:rPr>
              <w:t>12</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left"/>
              <w:textAlignment w:val="top"/>
              <w:rPr>
                <w:rFonts w:ascii="宋体" w:hAnsi="宋体" w:cs="宋体"/>
              </w:rPr>
            </w:pPr>
            <w:r>
              <w:rPr>
                <w:rFonts w:hint="eastAsia" w:ascii="宋体" w:hAnsi="宋体" w:cs="宋体"/>
              </w:rPr>
              <w:t>不同投标供应商投标文件“文件创建标识码”一致；</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center"/>
              <w:textAlignment w:val="top"/>
              <w:rPr>
                <w:rFonts w:ascii="宋体" w:hAnsi="宋体" w:cs="宋体"/>
                <w:szCs w:val="21"/>
              </w:rPr>
            </w:pPr>
            <w:r>
              <w:rPr>
                <w:rFonts w:hint="eastAsia" w:ascii="宋体" w:hAnsi="宋体" w:cs="宋体"/>
                <w:kern w:val="0"/>
                <w:szCs w:val="21"/>
                <w:lang w:bidi="ar"/>
              </w:rPr>
              <w:t>13</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jc w:val="left"/>
              <w:textAlignment w:val="top"/>
              <w:rPr>
                <w:rFonts w:ascii="宋体" w:hAnsi="宋体" w:cs="宋体"/>
                <w:szCs w:val="21"/>
              </w:rPr>
            </w:pPr>
            <w:r>
              <w:rPr>
                <w:rFonts w:hint="eastAsia" w:ascii="宋体" w:hAnsi="宋体" w:cs="宋体"/>
              </w:rPr>
              <w:t>法律、法规、规章、规范性文件规定的其他情形。</w:t>
            </w:r>
          </w:p>
        </w:tc>
      </w:tr>
    </w:tbl>
    <w:p>
      <w:pPr>
        <w:pStyle w:val="11"/>
        <w:widowControl/>
        <w:spacing w:beforeAutospacing="0" w:afterAutospacing="0" w:line="360" w:lineRule="auto"/>
        <w:jc w:val="center"/>
        <w:outlineLvl w:val="1"/>
        <w:rPr>
          <w:rFonts w:ascii="宋体" w:hAnsi="宋体" w:cs="宋体"/>
          <w:sz w:val="40"/>
          <w:szCs w:val="40"/>
        </w:rPr>
      </w:pPr>
      <w:r>
        <w:rPr>
          <w:rFonts w:hint="eastAsia" w:ascii="宋体" w:hAnsi="宋体" w:cs="宋体"/>
          <w:sz w:val="40"/>
          <w:szCs w:val="40"/>
        </w:rPr>
        <w:t>评标信息</w:t>
      </w:r>
    </w:p>
    <w:tbl>
      <w:tblPr>
        <w:tblStyle w:val="12"/>
        <w:tblW w:w="9078"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45" w:type="dxa"/>
          <w:left w:w="45" w:type="dxa"/>
          <w:bottom w:w="45" w:type="dxa"/>
          <w:right w:w="45" w:type="dxa"/>
        </w:tblCellMar>
      </w:tblPr>
      <w:tblGrid>
        <w:gridCol w:w="8827"/>
        <w:gridCol w:w="251"/>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blCellSpacing w:w="0" w:type="dxa"/>
          <w:jc w:val="center"/>
        </w:trPr>
        <w:tc>
          <w:tcPr>
            <w:tcW w:w="0" w:type="auto"/>
            <w:shd w:val="clear" w:color="auto" w:fill="auto"/>
            <w:vAlign w:val="center"/>
          </w:tcPr>
          <w:p>
            <w:pPr>
              <w:widowControl/>
              <w:spacing w:line="360" w:lineRule="auto"/>
              <w:jc w:val="left"/>
              <w:rPr>
                <w:rFonts w:ascii="宋体" w:hAnsi="宋体" w:cs="宋体"/>
                <w:b/>
                <w:bCs/>
                <w:sz w:val="24"/>
              </w:rPr>
            </w:pPr>
            <w:r>
              <w:rPr>
                <w:rFonts w:hint="eastAsia" w:ascii="宋体" w:hAnsi="宋体" w:cs="宋体"/>
                <w:b/>
                <w:bCs/>
              </w:rPr>
              <w:t>评标方法：综合评分法（新价格分算法）</w:t>
            </w:r>
          </w:p>
        </w:tc>
        <w:tc>
          <w:tcPr>
            <w:tcW w:w="0" w:type="auto"/>
            <w:shd w:val="clear" w:color="auto" w:fill="auto"/>
            <w:vAlign w:val="center"/>
          </w:tcPr>
          <w:p>
            <w:pPr>
              <w:spacing w:line="360" w:lineRule="auto"/>
              <w:jc w:val="right"/>
              <w:rPr>
                <w:rFonts w:ascii="宋体" w:hAnsi="宋体" w:cs="宋体"/>
                <w:b/>
                <w:bCs/>
                <w:sz w:val="24"/>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0" w:type="auto"/>
            <w:gridSpan w:val="2"/>
            <w:shd w:val="clear" w:color="auto" w:fill="auto"/>
            <w:vAlign w:val="center"/>
          </w:tcPr>
          <w:p>
            <w:pPr>
              <w:pStyle w:val="11"/>
              <w:spacing w:beforeAutospacing="0" w:afterAutospacing="0" w:line="360" w:lineRule="auto"/>
              <w:rPr>
                <w:rFonts w:ascii="宋体" w:hAnsi="宋体" w:cs="宋体"/>
                <w:sz w:val="21"/>
                <w:szCs w:val="21"/>
              </w:rPr>
            </w:pPr>
            <w:r>
              <w:rPr>
                <w:rFonts w:hint="eastAsia" w:ascii="宋体" w:hAnsi="宋体" w:cs="宋体"/>
                <w:sz w:val="21"/>
                <w:szCs w:val="21"/>
              </w:rPr>
              <w:t>综合评分法，在最大限度地满足招标文件实质性要求的前提下，按照招标文件中规定的各项因素进行综合评审，评标总得分排名前列的投标人，作为推荐的候选中标供应商。</w:t>
            </w:r>
          </w:p>
          <w:p>
            <w:pPr>
              <w:spacing w:line="360" w:lineRule="auto"/>
              <w:rPr>
                <w:rFonts w:ascii="宋体" w:hAnsi="宋体" w:cs="宋体"/>
                <w:szCs w:val="21"/>
              </w:rPr>
            </w:pPr>
            <w:r>
              <w:rPr>
                <w:rFonts w:hint="eastAsia" w:ascii="宋体" w:hAnsi="宋体" w:cs="宋体"/>
                <w:szCs w:val="21"/>
              </w:rPr>
              <w:t>价格分计算方法：</w:t>
            </w:r>
          </w:p>
          <w:p>
            <w:pPr>
              <w:pStyle w:val="11"/>
              <w:widowControl/>
              <w:spacing w:beforeAutospacing="0" w:afterAutospacing="0" w:line="360" w:lineRule="auto"/>
              <w:rPr>
                <w:rFonts w:ascii="宋体" w:hAnsi="宋体" w:cs="宋体"/>
                <w:sz w:val="21"/>
                <w:szCs w:val="21"/>
              </w:rPr>
            </w:pPr>
            <w:r>
              <w:rPr>
                <w:rFonts w:hint="eastAsia" w:ascii="宋体" w:hAnsi="宋体" w:cs="宋体"/>
                <w:kern w:val="2"/>
                <w:sz w:val="21"/>
                <w:szCs w:val="21"/>
              </w:rPr>
              <w:t xml:space="preserve">采用低价优先法计算，即满足招标文件要求且投标价格最低的投标报价为评标基准价，其价格分为满分。其他投标人的价格分统一按照下列公式计算： </w:t>
            </w:r>
            <w:r>
              <w:rPr>
                <w:rFonts w:hint="eastAsia" w:ascii="宋体" w:hAnsi="宋体" w:cs="宋体"/>
                <w:kern w:val="2"/>
                <w:sz w:val="21"/>
                <w:szCs w:val="21"/>
              </w:rPr>
              <w:br w:type="textWrapping"/>
            </w:r>
            <w:r>
              <w:rPr>
                <w:rFonts w:hint="eastAsia" w:ascii="宋体" w:hAnsi="宋体" w:cs="宋体"/>
                <w:kern w:val="2"/>
                <w:sz w:val="21"/>
                <w:szCs w:val="21"/>
              </w:rPr>
              <w:t xml:space="preserve">投标报价得分=(评标基准价／投标报价)×100 </w:t>
            </w:r>
            <w:r>
              <w:rPr>
                <w:rFonts w:hint="eastAsia" w:ascii="宋体" w:hAnsi="宋体" w:cs="宋体"/>
                <w:kern w:val="2"/>
                <w:sz w:val="21"/>
                <w:szCs w:val="21"/>
              </w:rPr>
              <w:br w:type="textWrapping"/>
            </w:r>
            <w:r>
              <w:rPr>
                <w:rFonts w:hint="eastAsia" w:ascii="宋体" w:hAnsi="宋体" w:cs="宋体"/>
                <w:kern w:val="2"/>
                <w:sz w:val="21"/>
                <w:szCs w:val="21"/>
              </w:rPr>
              <w:t xml:space="preserve">评标总得分＝F1×A1＋F2×A2＋……＋Fn×An </w:t>
            </w:r>
            <w:r>
              <w:rPr>
                <w:rFonts w:hint="eastAsia" w:ascii="宋体" w:hAnsi="宋体" w:cs="宋体"/>
                <w:kern w:val="2"/>
                <w:sz w:val="21"/>
                <w:szCs w:val="21"/>
              </w:rPr>
              <w:br w:type="textWrapping"/>
            </w:r>
            <w:r>
              <w:rPr>
                <w:rFonts w:hint="eastAsia" w:ascii="宋体" w:hAnsi="宋体" w:cs="宋体"/>
                <w:kern w:val="2"/>
                <w:sz w:val="21"/>
                <w:szCs w:val="21"/>
              </w:rPr>
              <w:t xml:space="preserve">F1、F2……Fn分别为各项评审因素的得分； </w:t>
            </w:r>
            <w:r>
              <w:rPr>
                <w:rFonts w:hint="eastAsia" w:ascii="宋体" w:hAnsi="宋体" w:cs="宋体"/>
                <w:kern w:val="2"/>
                <w:sz w:val="21"/>
                <w:szCs w:val="21"/>
              </w:rPr>
              <w:br w:type="textWrapping"/>
            </w:r>
            <w:r>
              <w:rPr>
                <w:rFonts w:hint="eastAsia" w:ascii="宋体" w:hAnsi="宋体" w:cs="宋体"/>
                <w:kern w:val="2"/>
                <w:sz w:val="21"/>
                <w:szCs w:val="21"/>
              </w:rPr>
              <w:t xml:space="preserve">A1、A2、……An 分别为各项评审因素所占的权重(A1＋A2＋……＋An＝1)。 </w:t>
            </w:r>
            <w:r>
              <w:rPr>
                <w:rFonts w:hint="eastAsia" w:ascii="宋体" w:hAnsi="宋体" w:cs="宋体"/>
                <w:kern w:val="2"/>
                <w:sz w:val="21"/>
                <w:szCs w:val="21"/>
              </w:rPr>
              <w:br w:type="textWrapping"/>
            </w:r>
            <w:r>
              <w:rPr>
                <w:rFonts w:hint="eastAsia" w:ascii="宋体" w:hAnsi="宋体" w:cs="宋体"/>
                <w:kern w:val="2"/>
                <w:sz w:val="21"/>
                <w:szCs w:val="21"/>
              </w:rPr>
              <w:t xml:space="preserve">评标过程中，不得去掉报价中的最高报价和最低报价。 </w:t>
            </w:r>
            <w:r>
              <w:rPr>
                <w:rFonts w:hint="eastAsia" w:ascii="宋体" w:hAnsi="宋体" w:cs="宋体"/>
                <w:kern w:val="2"/>
                <w:sz w:val="21"/>
                <w:szCs w:val="21"/>
              </w:rPr>
              <w:br w:type="textWrapping"/>
            </w:r>
            <w:r>
              <w:rPr>
                <w:rFonts w:hint="eastAsia" w:ascii="宋体" w:hAnsi="宋体" w:cs="宋体"/>
                <w:kern w:val="2"/>
                <w:sz w:val="21"/>
                <w:szCs w:val="21"/>
              </w:rPr>
              <w:t>此方法适用于货物类、服务类、工程类项目。</w:t>
            </w:r>
          </w:p>
        </w:tc>
      </w:tr>
    </w:tbl>
    <w:p>
      <w:pPr>
        <w:spacing w:line="360" w:lineRule="auto"/>
        <w:rPr>
          <w:rFonts w:ascii="宋体" w:hAnsi="宋体" w:cs="宋体"/>
          <w:vanish/>
          <w:sz w:val="24"/>
        </w:rPr>
      </w:pPr>
    </w:p>
    <w:tbl>
      <w:tblPr>
        <w:tblStyle w:val="12"/>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1"/>
        <w:gridCol w:w="681"/>
        <w:gridCol w:w="2837"/>
        <w:gridCol w:w="681"/>
        <w:gridCol w:w="419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wordWrap w:val="0"/>
              <w:spacing w:line="360" w:lineRule="auto"/>
              <w:jc w:val="center"/>
              <w:rPr>
                <w:rFonts w:ascii="宋体" w:hAnsi="宋体" w:cs="宋体"/>
                <w:b/>
                <w:bCs/>
                <w:szCs w:val="21"/>
              </w:rPr>
            </w:pPr>
            <w:bookmarkStart w:id="2" w:name="_Hlk72360569"/>
            <w:r>
              <w:rPr>
                <w:rFonts w:hint="eastAsia" w:ascii="宋体" w:hAnsi="宋体" w:cs="宋体"/>
                <w:b/>
                <w:bCs/>
                <w:kern w:val="0"/>
                <w:szCs w:val="21"/>
              </w:rPr>
              <w:t>序号</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wordWrap w:val="0"/>
              <w:spacing w:line="360" w:lineRule="auto"/>
              <w:jc w:val="center"/>
              <w:rPr>
                <w:rFonts w:ascii="宋体" w:hAnsi="宋体" w:cs="宋体"/>
                <w:b/>
                <w:bCs/>
                <w:szCs w:val="21"/>
              </w:rPr>
            </w:pPr>
            <w:r>
              <w:rPr>
                <w:rFonts w:hint="eastAsia" w:ascii="宋体" w:hAnsi="宋体" w:cs="宋体"/>
                <w:b/>
                <w:bCs/>
                <w:kern w:val="0"/>
                <w:szCs w:val="21"/>
              </w:rPr>
              <w:t>评分项</w:t>
            </w:r>
          </w:p>
        </w:tc>
        <w:tc>
          <w:tcPr>
            <w:tcW w:w="4198"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wordWrap w:val="0"/>
              <w:spacing w:line="360" w:lineRule="auto"/>
              <w:jc w:val="center"/>
              <w:rPr>
                <w:rFonts w:ascii="宋体" w:hAnsi="宋体" w:cs="宋体"/>
                <w:b/>
                <w:bCs/>
                <w:szCs w:val="21"/>
              </w:rPr>
            </w:pPr>
            <w:r>
              <w:rPr>
                <w:rFonts w:hint="eastAsia" w:ascii="宋体" w:hAnsi="宋体" w:cs="宋体"/>
                <w:b/>
                <w:bCs/>
                <w:kern w:val="0"/>
                <w:szCs w:val="21"/>
              </w:rPr>
              <w:t>权重(%)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center"/>
              <w:rPr>
                <w:rFonts w:ascii="宋体" w:hAnsi="宋体" w:cs="宋体"/>
                <w:b/>
                <w:bCs/>
                <w:color w:val="0000FF"/>
                <w:szCs w:val="21"/>
              </w:rPr>
            </w:pPr>
            <w:r>
              <w:rPr>
                <w:rFonts w:hint="eastAsia" w:ascii="宋体" w:hAnsi="宋体" w:cs="宋体"/>
                <w:b/>
                <w:bCs/>
                <w:color w:val="0000FF"/>
                <w:kern w:val="0"/>
                <w:szCs w:val="21"/>
              </w:rPr>
              <w:t>1</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center"/>
              <w:rPr>
                <w:rFonts w:ascii="宋体" w:hAnsi="宋体" w:cs="宋体"/>
                <w:b/>
                <w:bCs/>
                <w:color w:val="0000FF"/>
                <w:szCs w:val="21"/>
              </w:rPr>
            </w:pPr>
            <w:r>
              <w:rPr>
                <w:rFonts w:hint="eastAsia" w:ascii="宋体" w:hAnsi="宋体" w:cs="宋体"/>
                <w:b/>
                <w:bCs/>
                <w:color w:val="0000FF"/>
                <w:kern w:val="0"/>
                <w:szCs w:val="21"/>
              </w:rPr>
              <w:t>价格</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center"/>
              <w:rPr>
                <w:rFonts w:ascii="宋体" w:hAnsi="宋体" w:cs="宋体"/>
                <w:b/>
                <w:bCs/>
                <w:color w:val="0000FF"/>
                <w:szCs w:val="21"/>
              </w:rPr>
            </w:pPr>
            <w:r>
              <w:rPr>
                <w:rFonts w:hint="eastAsia" w:ascii="宋体" w:hAnsi="宋体" w:cs="宋体"/>
                <w:b/>
                <w:bCs/>
                <w:color w:val="0000FF"/>
                <w:kern w:val="0"/>
                <w:szCs w:val="21"/>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spacing w:line="360" w:lineRule="auto"/>
              <w:rPr>
                <w:rFonts w:ascii="宋体" w:hAnsi="宋体" w:cs="宋体"/>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right w:val="single" w:color="000000" w:sz="8" w:space="0"/>
            </w:tcBorders>
            <w:shd w:val="clear" w:color="auto" w:fill="auto"/>
            <w:vAlign w:val="center"/>
          </w:tcPr>
          <w:p>
            <w:pPr>
              <w:widowControl/>
              <w:wordWrap w:val="0"/>
              <w:spacing w:line="360" w:lineRule="auto"/>
              <w:jc w:val="center"/>
              <w:rPr>
                <w:rFonts w:ascii="宋体" w:hAnsi="宋体" w:cs="宋体"/>
                <w:b/>
                <w:bCs/>
                <w:color w:val="0000FF"/>
                <w:szCs w:val="21"/>
              </w:rPr>
            </w:pPr>
            <w:r>
              <w:rPr>
                <w:rFonts w:hint="eastAsia" w:ascii="宋体" w:hAnsi="宋体" w:cs="宋体"/>
                <w:b/>
                <w:bCs/>
                <w:color w:val="0000FF"/>
                <w:kern w:val="0"/>
                <w:szCs w:val="21"/>
              </w:rPr>
              <w:t>2</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center"/>
              <w:rPr>
                <w:rFonts w:ascii="宋体" w:hAnsi="宋体" w:cs="宋体"/>
                <w:b/>
                <w:bCs/>
                <w:color w:val="0000FF"/>
                <w:szCs w:val="21"/>
              </w:rPr>
            </w:pPr>
            <w:r>
              <w:rPr>
                <w:rFonts w:hint="eastAsia" w:ascii="宋体" w:hAnsi="宋体" w:cs="宋体"/>
                <w:b/>
                <w:bCs/>
                <w:color w:val="0000FF"/>
                <w:kern w:val="0"/>
                <w:szCs w:val="21"/>
              </w:rPr>
              <w:t>技术部分</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center"/>
              <w:rPr>
                <w:rFonts w:hint="eastAsia" w:ascii="宋体" w:hAnsi="宋体" w:eastAsia="宋体" w:cs="宋体"/>
                <w:b/>
                <w:bCs/>
                <w:color w:val="0000FF"/>
                <w:szCs w:val="21"/>
                <w:lang w:val="en-US" w:eastAsia="zh-CN"/>
              </w:rPr>
            </w:pPr>
            <w:r>
              <w:rPr>
                <w:rFonts w:hint="eastAsia" w:ascii="宋体" w:hAnsi="宋体" w:cs="宋体"/>
                <w:b/>
                <w:bCs/>
                <w:color w:val="0000FF"/>
                <w:szCs w:val="21"/>
              </w:rPr>
              <w:t>5</w:t>
            </w:r>
            <w:r>
              <w:rPr>
                <w:rFonts w:hint="eastAsia" w:ascii="宋体" w:hAnsi="宋体" w:cs="宋体"/>
                <w:b/>
                <w:bCs/>
                <w:color w:val="0000FF"/>
                <w:szCs w:val="21"/>
                <w:lang w:val="en-US" w:eastAsia="zh-CN"/>
              </w:rPr>
              <w:t>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spacing w:line="360" w:lineRule="auto"/>
              <w:rPr>
                <w:rFonts w:ascii="宋体" w:hAnsi="宋体" w:cs="宋体"/>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E6EFFA"/>
            <w:vAlign w:val="center"/>
          </w:tcPr>
          <w:p>
            <w:pPr>
              <w:spacing w:line="360" w:lineRule="auto"/>
              <w:jc w:val="center"/>
              <w:rPr>
                <w:rFonts w:ascii="宋体" w:hAnsi="宋体" w:cs="宋体"/>
                <w:b/>
                <w:bCs/>
                <w:color w:val="0000FF"/>
                <w:szCs w:val="21"/>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idowControl/>
              <w:wordWrap w:val="0"/>
              <w:spacing w:line="360" w:lineRule="auto"/>
              <w:jc w:val="center"/>
              <w:rPr>
                <w:rFonts w:ascii="宋体" w:hAnsi="宋体" w:cs="宋体"/>
                <w:szCs w:val="21"/>
              </w:rPr>
            </w:pPr>
            <w:r>
              <w:rPr>
                <w:rFonts w:hint="eastAsia" w:ascii="宋体" w:hAnsi="宋体" w:cs="宋体"/>
                <w:kern w:val="0"/>
                <w:szCs w:val="21"/>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widowControl/>
              <w:wordWrap w:val="0"/>
              <w:spacing w:line="360" w:lineRule="auto"/>
              <w:jc w:val="center"/>
              <w:rPr>
                <w:rFonts w:ascii="宋体" w:hAnsi="宋体" w:cs="宋体"/>
                <w:szCs w:val="21"/>
              </w:rPr>
            </w:pPr>
            <w:r>
              <w:rPr>
                <w:rFonts w:hint="eastAsia" w:ascii="宋体" w:hAnsi="宋体" w:cs="宋体"/>
                <w:kern w:val="0"/>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idowControl/>
              <w:wordWrap w:val="0"/>
              <w:spacing w:line="360" w:lineRule="auto"/>
              <w:jc w:val="center"/>
              <w:rPr>
                <w:rFonts w:ascii="宋体" w:hAnsi="宋体" w:cs="宋体"/>
                <w:szCs w:val="21"/>
              </w:rPr>
            </w:pPr>
            <w:r>
              <w:rPr>
                <w:rFonts w:hint="eastAsia" w:ascii="宋体" w:hAnsi="宋体" w:cs="宋体"/>
                <w:kern w:val="0"/>
                <w:szCs w:val="21"/>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widowControl/>
              <w:wordWrap w:val="0"/>
              <w:spacing w:line="360" w:lineRule="auto"/>
              <w:jc w:val="center"/>
              <w:rPr>
                <w:rFonts w:ascii="宋体" w:hAnsi="宋体" w:cs="宋体"/>
                <w:szCs w:val="21"/>
              </w:rPr>
            </w:pPr>
            <w:r>
              <w:rPr>
                <w:rFonts w:hint="eastAsia" w:ascii="宋体" w:hAnsi="宋体" w:cs="宋体"/>
                <w:kern w:val="0"/>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wordWrap w:val="0"/>
              <w:spacing w:line="36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kern w:val="0"/>
                <w:szCs w:val="21"/>
              </w:rPr>
            </w:pPr>
            <w:r>
              <w:rPr>
                <w:rFonts w:hint="eastAsia" w:ascii="宋体" w:hAnsi="宋体" w:cs="宋体"/>
                <w:szCs w:val="21"/>
              </w:rPr>
              <w:t>技术保障措施</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hint="eastAsia" w:ascii="宋体" w:hAnsi="宋体" w:cs="宋体"/>
                <w:szCs w:val="21"/>
              </w:rPr>
              <w:t>2</w:t>
            </w:r>
          </w:p>
        </w:tc>
        <w:tc>
          <w:tcPr>
            <w:tcW w:w="4198" w:type="dxa"/>
            <w:tcBorders>
              <w:top w:val="single" w:color="000000" w:sz="8" w:space="0"/>
              <w:left w:val="single" w:color="000000" w:sz="8" w:space="0"/>
              <w:bottom w:val="single" w:color="000000" w:sz="8" w:space="0"/>
              <w:right w:val="single" w:color="000000" w:sz="8" w:space="0"/>
            </w:tcBorders>
            <w:shd w:val="clear" w:color="auto" w:fill="auto"/>
          </w:tcPr>
          <w:p>
            <w:pPr>
              <w:widowControl/>
              <w:spacing w:line="360" w:lineRule="auto"/>
              <w:rPr>
                <w:rFonts w:ascii="宋体" w:hAnsi="宋体" w:cs="宋体"/>
                <w:b/>
                <w:bCs/>
                <w:szCs w:val="21"/>
              </w:rPr>
            </w:pPr>
            <w:r>
              <w:rPr>
                <w:rFonts w:hint="eastAsia" w:ascii="宋体" w:hAnsi="宋体" w:cs="宋体"/>
                <w:b/>
                <w:bCs/>
                <w:szCs w:val="21"/>
              </w:rPr>
              <w:t>考察内容：</w:t>
            </w:r>
          </w:p>
          <w:p>
            <w:pPr>
              <w:widowControl/>
              <w:spacing w:line="360" w:lineRule="auto"/>
              <w:rPr>
                <w:rFonts w:ascii="宋体" w:hAnsi="宋体" w:cs="宋体"/>
                <w:szCs w:val="21"/>
              </w:rPr>
            </w:pPr>
            <w:r>
              <w:rPr>
                <w:rFonts w:hint="eastAsia" w:ascii="宋体" w:hAnsi="宋体" w:cs="宋体"/>
                <w:szCs w:val="21"/>
              </w:rPr>
              <w:t>投标人在投标文件中详细说明技术保障措施，包括但不限于：</w:t>
            </w:r>
          </w:p>
          <w:p>
            <w:pPr>
              <w:widowControl/>
              <w:spacing w:line="360" w:lineRule="auto"/>
              <w:rPr>
                <w:rFonts w:ascii="宋体" w:hAnsi="宋体" w:cs="宋体"/>
                <w:szCs w:val="21"/>
              </w:rPr>
            </w:pPr>
            <w:r>
              <w:rPr>
                <w:rFonts w:hint="eastAsia" w:ascii="宋体" w:hAnsi="宋体" w:cs="宋体"/>
                <w:szCs w:val="21"/>
              </w:rPr>
              <w:t>1.技术方案；</w:t>
            </w:r>
          </w:p>
          <w:p>
            <w:pPr>
              <w:widowControl/>
              <w:spacing w:line="360" w:lineRule="auto"/>
              <w:rPr>
                <w:rFonts w:ascii="宋体" w:hAnsi="宋体" w:cs="宋体"/>
                <w:szCs w:val="21"/>
              </w:rPr>
            </w:pPr>
            <w:r>
              <w:rPr>
                <w:rFonts w:hint="eastAsia" w:ascii="宋体" w:hAnsi="宋体" w:cs="宋体"/>
                <w:szCs w:val="21"/>
              </w:rPr>
              <w:t>2.项目管理方案；</w:t>
            </w:r>
          </w:p>
          <w:p>
            <w:pPr>
              <w:widowControl/>
              <w:spacing w:line="360" w:lineRule="auto"/>
              <w:rPr>
                <w:rFonts w:ascii="宋体" w:hAnsi="宋体" w:cs="宋体"/>
                <w:szCs w:val="21"/>
              </w:rPr>
            </w:pPr>
            <w:r>
              <w:rPr>
                <w:rFonts w:hint="eastAsia" w:ascii="宋体" w:hAnsi="宋体" w:cs="宋体"/>
                <w:szCs w:val="21"/>
              </w:rPr>
              <w:t>3.售后服务方案；</w:t>
            </w:r>
          </w:p>
          <w:p>
            <w:pPr>
              <w:widowControl/>
              <w:spacing w:line="360" w:lineRule="auto"/>
              <w:rPr>
                <w:rFonts w:ascii="宋体" w:hAnsi="宋体" w:cs="宋体"/>
                <w:szCs w:val="21"/>
              </w:rPr>
            </w:pPr>
            <w:r>
              <w:rPr>
                <w:rFonts w:hint="eastAsia" w:ascii="宋体" w:hAnsi="宋体" w:cs="宋体"/>
                <w:szCs w:val="21"/>
              </w:rPr>
              <w:t>4.培训方案。</w:t>
            </w:r>
          </w:p>
          <w:p>
            <w:pPr>
              <w:widowControl/>
              <w:spacing w:line="360" w:lineRule="auto"/>
              <w:rPr>
                <w:rFonts w:ascii="宋体" w:hAnsi="宋体" w:cs="宋体"/>
                <w:b/>
                <w:bCs/>
                <w:szCs w:val="21"/>
              </w:rPr>
            </w:pPr>
            <w:r>
              <w:rPr>
                <w:rFonts w:hint="eastAsia" w:ascii="宋体" w:hAnsi="宋体" w:cs="宋体"/>
                <w:b/>
                <w:bCs/>
                <w:szCs w:val="21"/>
              </w:rPr>
              <w:t>评审标准：</w:t>
            </w:r>
          </w:p>
          <w:p>
            <w:pPr>
              <w:widowControl/>
              <w:spacing w:line="360" w:lineRule="auto"/>
              <w:rPr>
                <w:rFonts w:ascii="宋体" w:hAnsi="宋体" w:cs="宋体"/>
                <w:szCs w:val="21"/>
              </w:rPr>
            </w:pPr>
            <w:r>
              <w:rPr>
                <w:rFonts w:hint="eastAsia" w:ascii="宋体" w:hAnsi="宋体" w:cs="宋体"/>
                <w:szCs w:val="21"/>
              </w:rPr>
              <w:t>满足以上四项内容得70分，满足以上三项内容得50分，满足以上两项内容得30分，满足以上一项内容得10分，其他情况不得分。 在此基础上，专家根据方案响应情况进一步评审：</w:t>
            </w:r>
          </w:p>
          <w:p>
            <w:pPr>
              <w:widowControl/>
              <w:spacing w:line="360" w:lineRule="auto"/>
              <w:rPr>
                <w:rFonts w:ascii="宋体" w:hAnsi="宋体" w:cs="宋体"/>
                <w:szCs w:val="21"/>
              </w:rPr>
            </w:pPr>
            <w:r>
              <w:rPr>
                <w:rFonts w:hint="eastAsia" w:ascii="宋体" w:hAnsi="宋体" w:cs="宋体"/>
                <w:szCs w:val="21"/>
              </w:rPr>
              <w:t>1.方案符合实际、完整、规范、思路清晰，内容合理性强，加30分；</w:t>
            </w:r>
          </w:p>
          <w:p>
            <w:pPr>
              <w:widowControl/>
              <w:spacing w:line="360" w:lineRule="auto"/>
              <w:rPr>
                <w:rFonts w:ascii="宋体" w:hAnsi="宋体" w:cs="宋体"/>
                <w:szCs w:val="21"/>
              </w:rPr>
            </w:pPr>
            <w:r>
              <w:rPr>
                <w:rFonts w:hint="eastAsia" w:ascii="宋体" w:hAnsi="宋体" w:cs="宋体"/>
                <w:szCs w:val="21"/>
              </w:rPr>
              <w:t>2.方案较符合实际、较完整规范、思路较清晰，内容合理性较强，加20分；</w:t>
            </w:r>
          </w:p>
          <w:p>
            <w:pPr>
              <w:widowControl/>
              <w:spacing w:line="360" w:lineRule="auto"/>
              <w:rPr>
                <w:rFonts w:ascii="宋体" w:hAnsi="宋体" w:cs="宋体"/>
                <w:szCs w:val="21"/>
              </w:rPr>
            </w:pPr>
            <w:r>
              <w:rPr>
                <w:rFonts w:hint="eastAsia" w:ascii="宋体" w:hAnsi="宋体" w:cs="宋体"/>
                <w:szCs w:val="21"/>
              </w:rPr>
              <w:t>3.方案较普通、完整性规范性一般，思路不够清晰，内容合理性一般，加10分；</w:t>
            </w:r>
          </w:p>
          <w:p>
            <w:pPr>
              <w:pStyle w:val="17"/>
              <w:adjustRightInd/>
              <w:spacing w:line="360" w:lineRule="auto"/>
              <w:rPr>
                <w:rFonts w:ascii="宋体" w:hAnsi="宋体" w:eastAsia="宋体" w:cs="宋体"/>
                <w:sz w:val="21"/>
                <w:szCs w:val="21"/>
              </w:rPr>
            </w:pPr>
            <w:r>
              <w:rPr>
                <w:rFonts w:hint="eastAsia" w:ascii="宋体" w:hAnsi="宋体" w:eastAsia="宋体" w:cs="宋体"/>
                <w:color w:val="auto"/>
                <w:kern w:val="2"/>
                <w:sz w:val="21"/>
                <w:szCs w:val="21"/>
              </w:rPr>
              <w:t>4.方案不全、不规范，思路不清晰，内容合理性差，不加分。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wordWrap w:val="0"/>
              <w:spacing w:line="36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hint="eastAsia" w:ascii="宋体" w:hAnsi="宋体" w:cs="宋体"/>
                <w:kern w:val="0"/>
                <w:szCs w:val="21"/>
              </w:rPr>
              <w:t>一般技术参数响应情况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ascii="宋体" w:hAnsi="宋体" w:cs="宋体"/>
                <w:szCs w:val="21"/>
              </w:rPr>
              <w:t>10</w:t>
            </w:r>
          </w:p>
        </w:tc>
        <w:tc>
          <w:tcPr>
            <w:tcW w:w="4198" w:type="dxa"/>
            <w:tcBorders>
              <w:top w:val="single" w:color="000000" w:sz="8" w:space="0"/>
              <w:left w:val="single" w:color="000000" w:sz="8" w:space="0"/>
              <w:bottom w:val="single" w:color="000000" w:sz="8" w:space="0"/>
              <w:right w:val="single" w:color="000000" w:sz="8" w:space="0"/>
            </w:tcBorders>
            <w:shd w:val="clear" w:color="auto" w:fill="auto"/>
          </w:tcPr>
          <w:p>
            <w:pPr>
              <w:widowControl/>
              <w:wordWrap w:val="0"/>
              <w:spacing w:line="360" w:lineRule="auto"/>
              <w:jc w:val="left"/>
              <w:rPr>
                <w:rFonts w:ascii="宋体" w:hAnsi="宋体" w:cs="宋体"/>
                <w:b/>
                <w:bCs/>
                <w:szCs w:val="21"/>
              </w:rPr>
            </w:pPr>
            <w:r>
              <w:rPr>
                <w:rFonts w:hint="eastAsia" w:ascii="宋体" w:hAnsi="宋体" w:cs="宋体"/>
                <w:b/>
                <w:bCs/>
                <w:szCs w:val="21"/>
              </w:rPr>
              <w:t>考察内容：</w:t>
            </w:r>
          </w:p>
          <w:p>
            <w:pPr>
              <w:widowControl/>
              <w:wordWrap w:val="0"/>
              <w:spacing w:line="360" w:lineRule="auto"/>
              <w:jc w:val="left"/>
              <w:rPr>
                <w:rFonts w:ascii="宋体" w:hAnsi="宋体" w:cs="宋体"/>
                <w:bCs/>
                <w:szCs w:val="21"/>
              </w:rPr>
            </w:pPr>
            <w:r>
              <w:rPr>
                <w:rFonts w:hint="eastAsia" w:ascii="宋体" w:hAnsi="宋体" w:cs="宋体"/>
                <w:bCs/>
                <w:szCs w:val="21"/>
              </w:rPr>
              <w:t>评审委员会根据《技术要求偏离表》（以下简称“偏离表”）响应情况进行打分，全部满足的得100分，每有一条一般技术参数负偏离的，扣</w:t>
            </w:r>
            <w:r>
              <w:rPr>
                <w:rFonts w:hint="eastAsia" w:ascii="宋体" w:hAnsi="宋体" w:cs="宋体"/>
                <w:bCs/>
                <w:color w:val="auto"/>
                <w:szCs w:val="21"/>
              </w:rPr>
              <w:t>0.</w:t>
            </w:r>
            <w:r>
              <w:rPr>
                <w:rFonts w:hint="eastAsia" w:ascii="宋体" w:hAnsi="宋体" w:cs="宋体"/>
                <w:bCs/>
                <w:color w:val="auto"/>
                <w:szCs w:val="21"/>
                <w:lang w:val="en-US" w:eastAsia="zh-CN"/>
              </w:rPr>
              <w:t>8</w:t>
            </w:r>
            <w:r>
              <w:rPr>
                <w:rFonts w:hint="eastAsia" w:ascii="宋体" w:hAnsi="宋体" w:cs="宋体"/>
                <w:bCs/>
                <w:szCs w:val="21"/>
              </w:rPr>
              <w:t>分，扣完为止。</w:t>
            </w:r>
          </w:p>
          <w:p>
            <w:pPr>
              <w:widowControl/>
              <w:wordWrap w:val="0"/>
              <w:spacing w:line="360" w:lineRule="auto"/>
              <w:jc w:val="left"/>
              <w:rPr>
                <w:rFonts w:ascii="宋体" w:hAnsi="宋体" w:cs="宋体"/>
                <w:b/>
                <w:bCs/>
                <w:szCs w:val="21"/>
              </w:rPr>
            </w:pPr>
            <w:r>
              <w:rPr>
                <w:rFonts w:hint="eastAsia" w:ascii="宋体" w:hAnsi="宋体" w:cs="宋体"/>
                <w:b/>
                <w:bCs/>
                <w:szCs w:val="21"/>
              </w:rPr>
              <w:t>证明文件：</w:t>
            </w:r>
          </w:p>
          <w:p>
            <w:pPr>
              <w:spacing w:line="360" w:lineRule="auto"/>
              <w:rPr>
                <w:rFonts w:ascii="宋体" w:hAnsi="宋体" w:cs="宋体"/>
                <w:b/>
                <w:bCs/>
                <w:szCs w:val="21"/>
              </w:rPr>
            </w:pPr>
            <w:r>
              <w:rPr>
                <w:rFonts w:hint="eastAsia" w:ascii="宋体" w:hAnsi="宋体" w:cs="宋体"/>
                <w:bCs/>
                <w:szCs w:val="21"/>
              </w:rPr>
              <w:t>偏离表应如实对应填写所投产品的具体参数。如要求提供证明资料的，需按要求提供相关证明资料；提供的证明资料与所填写内容不一致的，以证明资料为准，原件备查。证明材料不能满足招标要求的，该项按负偏离处理。（未提供或未按要求提供或提供的不清晰导致评审委员会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wordWrap w:val="0"/>
              <w:spacing w:line="36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hint="eastAsia" w:ascii="宋体" w:hAnsi="宋体" w:cs="宋体"/>
                <w:kern w:val="0"/>
                <w:szCs w:val="21"/>
              </w:rPr>
              <w:t>重要技术参数技术响应情况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ascii="宋体" w:hAnsi="宋体" w:cs="宋体"/>
                <w:szCs w:val="21"/>
              </w:rPr>
              <w:t>14</w:t>
            </w:r>
          </w:p>
        </w:tc>
        <w:tc>
          <w:tcPr>
            <w:tcW w:w="4198" w:type="dxa"/>
            <w:tcBorders>
              <w:top w:val="single" w:color="000000" w:sz="8" w:space="0"/>
              <w:left w:val="single" w:color="000000" w:sz="8" w:space="0"/>
              <w:bottom w:val="single" w:color="000000" w:sz="8" w:space="0"/>
              <w:right w:val="single" w:color="000000" w:sz="8" w:space="0"/>
            </w:tcBorders>
            <w:shd w:val="clear" w:color="auto" w:fill="auto"/>
          </w:tcPr>
          <w:p>
            <w:pPr>
              <w:widowControl/>
              <w:wordWrap w:val="0"/>
              <w:spacing w:line="360" w:lineRule="auto"/>
              <w:jc w:val="left"/>
              <w:rPr>
                <w:rFonts w:ascii="宋体" w:hAnsi="宋体" w:cs="宋体"/>
                <w:b/>
                <w:bCs/>
                <w:szCs w:val="21"/>
              </w:rPr>
            </w:pPr>
            <w:r>
              <w:rPr>
                <w:rFonts w:hint="eastAsia" w:ascii="宋体" w:hAnsi="宋体" w:cs="宋体"/>
                <w:b/>
                <w:bCs/>
                <w:szCs w:val="21"/>
              </w:rPr>
              <w:t>考察内容：</w:t>
            </w:r>
          </w:p>
          <w:p>
            <w:pPr>
              <w:widowControl/>
              <w:wordWrap w:val="0"/>
              <w:spacing w:line="360" w:lineRule="auto"/>
              <w:jc w:val="left"/>
              <w:rPr>
                <w:rFonts w:ascii="宋体" w:hAnsi="宋体" w:cs="宋体"/>
                <w:bCs/>
                <w:szCs w:val="21"/>
              </w:rPr>
            </w:pPr>
            <w:r>
              <w:rPr>
                <w:rFonts w:hint="eastAsia" w:ascii="宋体" w:hAnsi="宋体" w:cs="宋体"/>
                <w:bCs/>
                <w:szCs w:val="21"/>
              </w:rPr>
              <w:t>评审委员会根据《技术要求偏离表》（以下简称“偏离表”）响应情况进行打分，全部满足的得100分，每有一条“▲”重要技术参数负偏离，扣</w:t>
            </w:r>
            <w:r>
              <w:rPr>
                <w:rFonts w:hint="eastAsia" w:ascii="宋体" w:hAnsi="宋体" w:cs="宋体"/>
                <w:bCs/>
                <w:color w:val="auto"/>
                <w:szCs w:val="21"/>
                <w:lang w:val="en-US" w:eastAsia="zh-CN"/>
              </w:rPr>
              <w:t>7.7</w:t>
            </w:r>
            <w:r>
              <w:rPr>
                <w:rFonts w:hint="eastAsia" w:ascii="宋体" w:hAnsi="宋体" w:cs="宋体"/>
                <w:bCs/>
                <w:szCs w:val="21"/>
              </w:rPr>
              <w:t>分，扣完为止。</w:t>
            </w:r>
          </w:p>
          <w:p>
            <w:pPr>
              <w:widowControl/>
              <w:wordWrap w:val="0"/>
              <w:spacing w:line="360" w:lineRule="auto"/>
              <w:jc w:val="left"/>
              <w:rPr>
                <w:rFonts w:ascii="宋体" w:hAnsi="宋体" w:cs="宋体"/>
                <w:b/>
                <w:bCs/>
                <w:szCs w:val="21"/>
              </w:rPr>
            </w:pPr>
            <w:r>
              <w:rPr>
                <w:rFonts w:hint="eastAsia" w:ascii="宋体" w:hAnsi="宋体" w:cs="宋体"/>
                <w:b/>
                <w:bCs/>
                <w:szCs w:val="21"/>
              </w:rPr>
              <w:t>证明文件：</w:t>
            </w:r>
          </w:p>
          <w:p>
            <w:pPr>
              <w:spacing w:line="360" w:lineRule="auto"/>
              <w:rPr>
                <w:rFonts w:ascii="宋体" w:hAnsi="宋体" w:cs="宋体"/>
                <w:bCs/>
                <w:szCs w:val="21"/>
              </w:rPr>
            </w:pPr>
            <w:r>
              <w:rPr>
                <w:rFonts w:hint="eastAsia" w:ascii="宋体" w:hAnsi="宋体" w:cs="宋体"/>
                <w:bCs/>
                <w:szCs w:val="21"/>
              </w:rPr>
              <w:t>偏离表应如实对应填写所投产品的具体参数。如要求提供证明资料的，需按要求提供相关证明资料；提供的证明资料与所填写内容不一致的，以证明资料为准，原件备查。证明材料不能满足招标要求的，该项按负偏离处理。（未提供或未按要求提供或提供的不清晰导致评审委员会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wordWrap w:val="0"/>
              <w:spacing w:line="36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4</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kern w:val="0"/>
                <w:szCs w:val="21"/>
              </w:rPr>
            </w:pPr>
            <w:r>
              <w:rPr>
                <w:rFonts w:hint="eastAsia" w:ascii="宋体" w:hAnsi="宋体" w:cs="宋体"/>
                <w:kern w:val="0"/>
                <w:szCs w:val="21"/>
              </w:rPr>
              <w:t>拟安排的项目负责人情况</w:t>
            </w:r>
          </w:p>
          <w:p>
            <w:pPr>
              <w:spacing w:line="360" w:lineRule="auto"/>
              <w:jc w:val="center"/>
              <w:rPr>
                <w:rFonts w:ascii="宋体" w:hAnsi="宋体" w:cs="宋体"/>
                <w:kern w:val="0"/>
                <w:szCs w:val="21"/>
              </w:rPr>
            </w:pPr>
            <w:r>
              <w:rPr>
                <w:rFonts w:hint="eastAsia" w:ascii="宋体" w:hAnsi="宋体" w:cs="宋体"/>
                <w:kern w:val="0"/>
                <w:szCs w:val="21"/>
              </w:rPr>
              <w:t>(仅限1人)</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hint="eastAsia" w:ascii="宋体" w:hAnsi="宋体" w:cs="宋体"/>
                <w:szCs w:val="21"/>
              </w:rPr>
              <w:t>8</w:t>
            </w:r>
          </w:p>
        </w:tc>
        <w:tc>
          <w:tcPr>
            <w:tcW w:w="4198" w:type="dxa"/>
            <w:tcBorders>
              <w:top w:val="single" w:color="000000" w:sz="8" w:space="0"/>
              <w:left w:val="single" w:color="000000" w:sz="8" w:space="0"/>
              <w:bottom w:val="single" w:color="000000" w:sz="8" w:space="0"/>
              <w:right w:val="single" w:color="000000" w:sz="8" w:space="0"/>
            </w:tcBorders>
            <w:shd w:val="clear" w:color="auto" w:fill="auto"/>
          </w:tcPr>
          <w:p>
            <w:pPr>
              <w:spacing w:line="360" w:lineRule="auto"/>
              <w:rPr>
                <w:rFonts w:ascii="宋体" w:hAnsi="宋体" w:cs="宋体"/>
                <w:b/>
                <w:bCs/>
                <w:color w:val="auto"/>
                <w:szCs w:val="21"/>
              </w:rPr>
            </w:pPr>
            <w:r>
              <w:rPr>
                <w:rFonts w:hint="eastAsia" w:ascii="宋体" w:hAnsi="宋体" w:cs="宋体"/>
                <w:b/>
                <w:bCs/>
                <w:color w:val="auto"/>
                <w:szCs w:val="21"/>
              </w:rPr>
              <w:t>考察内容：</w:t>
            </w:r>
          </w:p>
          <w:p>
            <w:pPr>
              <w:spacing w:line="360" w:lineRule="auto"/>
              <w:rPr>
                <w:rFonts w:ascii="宋体" w:hAnsi="宋体" w:cs="宋体"/>
                <w:bCs/>
                <w:color w:val="auto"/>
                <w:szCs w:val="21"/>
              </w:rPr>
            </w:pPr>
            <w:r>
              <w:rPr>
                <w:rFonts w:hint="eastAsia" w:ascii="宋体" w:hAnsi="宋体" w:cs="宋体"/>
                <w:bCs/>
                <w:color w:val="auto"/>
                <w:szCs w:val="21"/>
              </w:rPr>
              <w:t>拟安排的项目负责人（仅限1人）需为投标人自有员工（提供社保证明），否则本项不得分，在此基础上：</w:t>
            </w:r>
          </w:p>
          <w:p>
            <w:pPr>
              <w:spacing w:line="360" w:lineRule="auto"/>
              <w:rPr>
                <w:rFonts w:ascii="宋体" w:hAnsi="宋体" w:cs="宋体"/>
                <w:bCs/>
                <w:color w:val="auto"/>
                <w:szCs w:val="21"/>
              </w:rPr>
            </w:pPr>
            <w:r>
              <w:rPr>
                <w:rFonts w:hint="eastAsia" w:ascii="宋体" w:hAnsi="宋体" w:cs="宋体"/>
                <w:bCs/>
                <w:color w:val="auto"/>
                <w:szCs w:val="21"/>
              </w:rPr>
              <w:t>1.具有人社部门颁发的</w:t>
            </w:r>
            <w:r>
              <w:rPr>
                <w:rFonts w:hint="eastAsia"/>
                <w:color w:val="auto"/>
              </w:rPr>
              <w:t>计算机技术与软件专业技术资格（级别：高级，专业：系统与规划管理师）证书</w:t>
            </w:r>
            <w:r>
              <w:rPr>
                <w:rFonts w:hint="eastAsia" w:ascii="宋体" w:hAnsi="宋体" w:cs="宋体"/>
                <w:bCs/>
                <w:color w:val="auto"/>
                <w:szCs w:val="21"/>
              </w:rPr>
              <w:t>或计算机技术与软件专业技术资格</w:t>
            </w:r>
            <w:r>
              <w:rPr>
                <w:rFonts w:hint="eastAsia"/>
                <w:color w:val="auto"/>
              </w:rPr>
              <w:t>（级别：高级，专业：信息系统项目管理师）证书</w:t>
            </w:r>
            <w:r>
              <w:rPr>
                <w:rFonts w:hint="eastAsia" w:ascii="宋体" w:hAnsi="宋体" w:cs="宋体"/>
                <w:bCs/>
                <w:color w:val="auto"/>
                <w:szCs w:val="21"/>
              </w:rPr>
              <w:t>，得2</w:t>
            </w:r>
            <w:r>
              <w:rPr>
                <w:rFonts w:hint="eastAsia" w:ascii="宋体" w:hAnsi="宋体" w:cs="宋体"/>
                <w:bCs/>
                <w:color w:val="auto"/>
                <w:szCs w:val="21"/>
                <w:lang w:val="en-US" w:eastAsia="zh-CN"/>
              </w:rPr>
              <w:t>0</w:t>
            </w:r>
            <w:r>
              <w:rPr>
                <w:rFonts w:hint="eastAsia" w:ascii="宋体" w:hAnsi="宋体" w:cs="宋体"/>
                <w:bCs/>
                <w:color w:val="auto"/>
                <w:szCs w:val="21"/>
              </w:rPr>
              <w:t xml:space="preserve">分； </w:t>
            </w:r>
          </w:p>
          <w:p>
            <w:pPr>
              <w:spacing w:line="360" w:lineRule="auto"/>
              <w:rPr>
                <w:rFonts w:ascii="宋体" w:hAnsi="宋体" w:cs="宋体"/>
                <w:bCs/>
                <w:color w:val="auto"/>
                <w:szCs w:val="21"/>
              </w:rPr>
            </w:pPr>
            <w:r>
              <w:rPr>
                <w:rFonts w:hint="eastAsia" w:ascii="宋体" w:hAnsi="宋体" w:cs="宋体"/>
                <w:bCs/>
                <w:color w:val="auto"/>
                <w:szCs w:val="21"/>
              </w:rPr>
              <w:t>2.具有</w:t>
            </w:r>
            <w:r>
              <w:rPr>
                <w:rFonts w:hint="eastAsia"/>
                <w:color w:val="auto"/>
              </w:rPr>
              <w:t>行政机关或事业单位</w:t>
            </w:r>
            <w:r>
              <w:rPr>
                <w:rFonts w:hint="eastAsia" w:ascii="宋体" w:hAnsi="宋体" w:cs="宋体"/>
                <w:bCs/>
                <w:color w:val="auto"/>
                <w:szCs w:val="21"/>
              </w:rPr>
              <w:t>颁发的</w:t>
            </w:r>
            <w:r>
              <w:rPr>
                <w:rFonts w:hint="eastAsia" w:ascii="宋体" w:hAnsi="宋体" w:eastAsia="宋体" w:cs="宋体"/>
                <w:color w:val="auto"/>
                <w:sz w:val="21"/>
                <w:szCs w:val="21"/>
              </w:rPr>
              <w:t>注册信息安全工程师</w:t>
            </w:r>
            <w:r>
              <w:rPr>
                <w:rFonts w:hint="eastAsia" w:ascii="宋体" w:hAnsi="宋体" w:cs="宋体"/>
                <w:bCs/>
                <w:color w:val="auto"/>
                <w:szCs w:val="21"/>
              </w:rPr>
              <w:t>（CISE）证书，得2</w:t>
            </w:r>
            <w:r>
              <w:rPr>
                <w:rFonts w:hint="eastAsia" w:ascii="宋体" w:hAnsi="宋体" w:cs="宋体"/>
                <w:bCs/>
                <w:color w:val="auto"/>
                <w:szCs w:val="21"/>
                <w:lang w:val="en-US" w:eastAsia="zh-CN"/>
              </w:rPr>
              <w:t>0</w:t>
            </w:r>
            <w:r>
              <w:rPr>
                <w:rFonts w:hint="eastAsia" w:ascii="宋体" w:hAnsi="宋体" w:cs="宋体"/>
                <w:bCs/>
                <w:color w:val="auto"/>
                <w:szCs w:val="21"/>
              </w:rPr>
              <w:t>分；</w:t>
            </w:r>
          </w:p>
          <w:p>
            <w:pPr>
              <w:spacing w:line="360" w:lineRule="auto"/>
              <w:rPr>
                <w:rFonts w:ascii="宋体" w:hAnsi="宋体" w:cs="宋体"/>
                <w:bCs/>
                <w:color w:val="auto"/>
                <w:szCs w:val="21"/>
              </w:rPr>
            </w:pPr>
            <w:r>
              <w:rPr>
                <w:rFonts w:hint="eastAsia" w:ascii="宋体" w:hAnsi="宋体" w:cs="宋体"/>
                <w:bCs/>
                <w:color w:val="auto"/>
                <w:szCs w:val="21"/>
              </w:rPr>
              <w:t>3.具有</w:t>
            </w:r>
            <w:commentRangeStart w:id="0"/>
            <w:r>
              <w:rPr>
                <w:rFonts w:hint="eastAsia" w:ascii="宋体" w:hAnsi="宋体" w:cs="宋体"/>
                <w:bCs/>
                <w:color w:val="auto"/>
                <w:szCs w:val="21"/>
              </w:rPr>
              <w:t>工业和信息化部门或信息产业部门或人力资源部门颁发的软件开发工程师（高级）</w:t>
            </w:r>
            <w:commentRangeEnd w:id="0"/>
            <w:r>
              <w:commentReference w:id="0"/>
            </w:r>
            <w:r>
              <w:rPr>
                <w:rFonts w:hint="eastAsia" w:ascii="宋体" w:hAnsi="宋体" w:cs="宋体"/>
                <w:bCs/>
                <w:color w:val="auto"/>
                <w:szCs w:val="21"/>
              </w:rPr>
              <w:t>证书，得2</w:t>
            </w:r>
            <w:r>
              <w:rPr>
                <w:rFonts w:hint="eastAsia" w:ascii="宋体" w:hAnsi="宋体" w:cs="宋体"/>
                <w:bCs/>
                <w:color w:val="auto"/>
                <w:szCs w:val="21"/>
                <w:lang w:val="en-US" w:eastAsia="zh-CN"/>
              </w:rPr>
              <w:t>0</w:t>
            </w:r>
            <w:r>
              <w:rPr>
                <w:rFonts w:hint="eastAsia" w:ascii="宋体" w:hAnsi="宋体" w:cs="宋体"/>
                <w:bCs/>
                <w:color w:val="auto"/>
                <w:szCs w:val="21"/>
              </w:rPr>
              <w:t>分；</w:t>
            </w:r>
          </w:p>
          <w:p>
            <w:pPr>
              <w:spacing w:line="360" w:lineRule="auto"/>
              <w:rPr>
                <w:rFonts w:hint="eastAsia" w:ascii="宋体" w:hAnsi="宋体" w:cs="宋体"/>
                <w:bCs/>
                <w:color w:val="auto"/>
                <w:szCs w:val="21"/>
              </w:rPr>
            </w:pPr>
            <w:r>
              <w:rPr>
                <w:rFonts w:hint="eastAsia" w:ascii="宋体" w:hAnsi="宋体" w:cs="宋体"/>
                <w:bCs/>
                <w:color w:val="auto"/>
                <w:szCs w:val="21"/>
              </w:rPr>
              <w:t>4.具有</w:t>
            </w:r>
            <w:commentRangeStart w:id="1"/>
            <w:r>
              <w:rPr>
                <w:rFonts w:hint="eastAsia" w:ascii="宋体" w:hAnsi="宋体" w:cs="宋体"/>
                <w:bCs/>
                <w:color w:val="auto"/>
                <w:szCs w:val="21"/>
              </w:rPr>
              <w:t>工业和信息化部门或信息产业部门或人力资源部门</w:t>
            </w:r>
            <w:commentRangeEnd w:id="1"/>
            <w:r>
              <w:commentReference w:id="1"/>
            </w:r>
            <w:r>
              <w:rPr>
                <w:rFonts w:hint="eastAsia" w:ascii="宋体" w:hAnsi="宋体" w:cs="宋体"/>
                <w:bCs/>
                <w:color w:val="auto"/>
                <w:szCs w:val="21"/>
              </w:rPr>
              <w:t>颁发的人工智能类专业中级（或以上）职称</w:t>
            </w:r>
            <w:r>
              <w:rPr>
                <w:rFonts w:hint="eastAsia" w:ascii="宋体" w:hAnsi="宋体" w:cs="宋体"/>
                <w:bCs/>
                <w:color w:val="auto"/>
                <w:szCs w:val="21"/>
                <w:lang w:val="en-US" w:eastAsia="zh-CN"/>
              </w:rPr>
              <w:t>证书</w:t>
            </w:r>
            <w:r>
              <w:rPr>
                <w:rFonts w:hint="eastAsia" w:ascii="宋体" w:hAnsi="宋体" w:cs="宋体"/>
                <w:bCs/>
                <w:color w:val="auto"/>
                <w:szCs w:val="21"/>
              </w:rPr>
              <w:t>，得2</w:t>
            </w:r>
            <w:r>
              <w:rPr>
                <w:rFonts w:hint="eastAsia" w:ascii="宋体" w:hAnsi="宋体" w:cs="宋体"/>
                <w:bCs/>
                <w:color w:val="auto"/>
                <w:szCs w:val="21"/>
                <w:lang w:val="en-US" w:eastAsia="zh-CN"/>
              </w:rPr>
              <w:t>0</w:t>
            </w:r>
            <w:r>
              <w:rPr>
                <w:rFonts w:hint="eastAsia" w:ascii="宋体" w:hAnsi="宋体" w:cs="宋体"/>
                <w:bCs/>
                <w:color w:val="auto"/>
                <w:szCs w:val="21"/>
              </w:rPr>
              <w:t>分；</w:t>
            </w:r>
          </w:p>
          <w:p>
            <w:pPr>
              <w:spacing w:line="360" w:lineRule="auto"/>
              <w:rPr>
                <w:rFonts w:hint="default"/>
                <w:color w:val="auto"/>
                <w:lang w:val="en-US" w:eastAsia="zh-CN"/>
              </w:rPr>
            </w:pPr>
            <w:r>
              <w:rPr>
                <w:rFonts w:hint="eastAsia" w:ascii="宋体" w:hAnsi="宋体" w:cs="宋体"/>
                <w:bCs/>
                <w:color w:val="auto"/>
                <w:szCs w:val="21"/>
                <w:lang w:val="en-US" w:eastAsia="zh-CN"/>
              </w:rPr>
              <w:t>5.具有工</w:t>
            </w:r>
            <w:del w:id="0" w:author="Administrator" w:date="2024-03-04T12:02:59Z">
              <w:r>
                <w:rPr>
                  <w:rFonts w:hint="eastAsia" w:ascii="宋体" w:hAnsi="宋体" w:cs="宋体"/>
                  <w:bCs/>
                  <w:color w:val="auto"/>
                  <w:szCs w:val="21"/>
                  <w:lang w:val="en-US" w:eastAsia="zh-CN"/>
                </w:rPr>
                <w:delText>业和</w:delText>
              </w:r>
            </w:del>
            <w:r>
              <w:rPr>
                <w:rFonts w:hint="eastAsia" w:ascii="宋体" w:hAnsi="宋体" w:cs="宋体"/>
                <w:bCs/>
                <w:color w:val="auto"/>
                <w:szCs w:val="21"/>
                <w:lang w:val="en-US" w:eastAsia="zh-CN"/>
              </w:rPr>
              <w:t>信</w:t>
            </w:r>
            <w:del w:id="1" w:author="Administrator" w:date="2024-03-04T12:03:01Z">
              <w:r>
                <w:rPr>
                  <w:rFonts w:hint="eastAsia" w:ascii="宋体" w:hAnsi="宋体" w:cs="宋体"/>
                  <w:bCs/>
                  <w:color w:val="auto"/>
                  <w:szCs w:val="21"/>
                  <w:lang w:val="en-US" w:eastAsia="zh-CN"/>
                </w:rPr>
                <w:delText>息化</w:delText>
              </w:r>
            </w:del>
            <w:r>
              <w:rPr>
                <w:rFonts w:hint="eastAsia" w:ascii="宋体" w:hAnsi="宋体" w:cs="宋体"/>
                <w:bCs/>
                <w:color w:val="auto"/>
                <w:szCs w:val="21"/>
                <w:lang w:val="en-US" w:eastAsia="zh-CN"/>
              </w:rPr>
              <w:t>部</w:t>
            </w:r>
            <w:ins w:id="2" w:author="Administrator" w:date="2024-03-04T12:03:03Z">
              <w:r>
                <w:rPr>
                  <w:rFonts w:hint="eastAsia" w:ascii="宋体" w:hAnsi="宋体" w:cs="宋体"/>
                  <w:bCs/>
                  <w:color w:val="auto"/>
                  <w:szCs w:val="21"/>
                  <w:lang w:val="en-US" w:eastAsia="zh-CN"/>
                </w:rPr>
                <w:t>门</w:t>
              </w:r>
            </w:ins>
            <w:r>
              <w:rPr>
                <w:rFonts w:hint="eastAsia" w:ascii="宋体" w:hAnsi="宋体" w:cs="宋体"/>
                <w:bCs/>
                <w:color w:val="auto"/>
                <w:szCs w:val="21"/>
                <w:lang w:val="en-US" w:eastAsia="zh-CN"/>
              </w:rPr>
              <w:t>教育与考试中心颁发的算力网络技术（高级）证书，得20分；</w:t>
            </w:r>
          </w:p>
          <w:p>
            <w:pPr>
              <w:spacing w:line="360" w:lineRule="auto"/>
              <w:rPr>
                <w:rFonts w:ascii="宋体" w:hAnsi="宋体" w:cs="宋体"/>
                <w:bCs/>
                <w:color w:val="auto"/>
                <w:szCs w:val="21"/>
              </w:rPr>
            </w:pPr>
            <w:r>
              <w:rPr>
                <w:rFonts w:hint="eastAsia" w:ascii="宋体" w:hAnsi="宋体" w:cs="宋体"/>
                <w:bCs/>
                <w:color w:val="auto"/>
                <w:szCs w:val="21"/>
              </w:rPr>
              <w:t>以上</w:t>
            </w:r>
            <w:r>
              <w:rPr>
                <w:rFonts w:hint="eastAsia" w:ascii="宋体" w:hAnsi="宋体" w:cs="宋体"/>
                <w:bCs/>
                <w:color w:val="auto"/>
                <w:szCs w:val="21"/>
                <w:lang w:val="en-US" w:eastAsia="zh-CN"/>
              </w:rPr>
              <w:t>5</w:t>
            </w:r>
            <w:r>
              <w:rPr>
                <w:rFonts w:hint="eastAsia" w:ascii="宋体" w:hAnsi="宋体" w:cs="宋体"/>
                <w:bCs/>
                <w:color w:val="auto"/>
                <w:szCs w:val="21"/>
              </w:rPr>
              <w:t>项累计得分，本项最高得100分。</w:t>
            </w:r>
          </w:p>
          <w:p>
            <w:pPr>
              <w:spacing w:line="360" w:lineRule="auto"/>
              <w:rPr>
                <w:rFonts w:ascii="宋体" w:hAnsi="宋体" w:cs="宋体"/>
                <w:b/>
                <w:bCs/>
                <w:color w:val="auto"/>
                <w:szCs w:val="21"/>
              </w:rPr>
            </w:pPr>
            <w:r>
              <w:rPr>
                <w:rFonts w:hint="eastAsia" w:ascii="宋体" w:hAnsi="宋体" w:cs="宋体"/>
                <w:b/>
                <w:bCs/>
                <w:color w:val="auto"/>
                <w:szCs w:val="21"/>
              </w:rPr>
              <w:t>证明文件：</w:t>
            </w:r>
          </w:p>
          <w:p>
            <w:pPr>
              <w:spacing w:line="360" w:lineRule="auto"/>
              <w:rPr>
                <w:rFonts w:ascii="宋体" w:hAnsi="宋体" w:cs="宋体"/>
                <w:bCs/>
                <w:color w:val="auto"/>
                <w:szCs w:val="21"/>
              </w:rPr>
            </w:pPr>
            <w:r>
              <w:rPr>
                <w:rFonts w:hint="eastAsia" w:ascii="宋体" w:hAnsi="宋体" w:cs="宋体"/>
                <w:bCs/>
                <w:color w:val="auto"/>
                <w:szCs w:val="21"/>
              </w:rPr>
              <w:t>1.</w:t>
            </w:r>
            <w:r>
              <w:rPr>
                <w:rFonts w:hint="eastAsia" w:ascii="宋体" w:hAnsi="宋体" w:cs="宋体"/>
                <w:color w:val="auto"/>
                <w:szCs w:val="21"/>
              </w:rPr>
              <w:t>提供开标日前由投标人为拟投入本项目的负责人缴交的载有政府部门公章（或专用章）的2023年12月-2024年2月的社保缴交证明材料，如开标日上一个月的社保材料因政府部门原因暂时无法取得，则可以往前顺延一个月；社保资料至少显示缴交养老保险信息，未显示该信息的该社保资料则不符合要求，原件备查。</w:t>
            </w:r>
            <w:r>
              <w:rPr>
                <w:rFonts w:hint="eastAsia"/>
                <w:color w:val="auto"/>
              </w:rPr>
              <w:t>如供应商为新成立企业且成立时间不足3个月的，需承诺相关人员为投标人自有员工，承诺函格式自拟并加盖公章；</w:t>
            </w:r>
          </w:p>
          <w:p>
            <w:pPr>
              <w:spacing w:line="360" w:lineRule="auto"/>
              <w:rPr>
                <w:rFonts w:ascii="宋体" w:hAnsi="宋体" w:cs="宋体"/>
                <w:bCs/>
                <w:color w:val="auto"/>
                <w:szCs w:val="21"/>
              </w:rPr>
            </w:pPr>
            <w:r>
              <w:rPr>
                <w:rFonts w:hint="eastAsia" w:ascii="宋体" w:hAnsi="宋体" w:cs="宋体"/>
                <w:bCs/>
                <w:color w:val="auto"/>
                <w:szCs w:val="21"/>
              </w:rPr>
              <w:t>2.第1-</w:t>
            </w:r>
            <w:r>
              <w:rPr>
                <w:rFonts w:hint="eastAsia" w:ascii="宋体" w:hAnsi="宋体" w:cs="宋体"/>
                <w:bCs/>
                <w:color w:val="auto"/>
                <w:szCs w:val="21"/>
                <w:lang w:val="en-US" w:eastAsia="zh-CN"/>
              </w:rPr>
              <w:t>5</w:t>
            </w:r>
            <w:r>
              <w:rPr>
                <w:rFonts w:hint="eastAsia" w:ascii="宋体" w:hAnsi="宋体" w:cs="宋体"/>
                <w:bCs/>
                <w:color w:val="auto"/>
                <w:szCs w:val="21"/>
              </w:rPr>
              <w:t>项提供证书扫描件；</w:t>
            </w:r>
          </w:p>
          <w:p>
            <w:pPr>
              <w:spacing w:line="360" w:lineRule="auto"/>
              <w:rPr>
                <w:rFonts w:ascii="宋体" w:hAnsi="宋体" w:cs="宋体"/>
                <w:bCs/>
                <w:color w:val="auto"/>
                <w:szCs w:val="21"/>
              </w:rPr>
            </w:pPr>
            <w:r>
              <w:rPr>
                <w:rFonts w:hint="eastAsia" w:ascii="宋体" w:hAnsi="宋体" w:cs="宋体"/>
                <w:bCs/>
                <w:color w:val="auto"/>
                <w:szCs w:val="21"/>
              </w:rPr>
              <w:t>3.未提供或未按要求提供或提供的不清晰导致评审委员会无法判断的，不得分。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wordWrap w:val="0"/>
              <w:spacing w:line="360" w:lineRule="auto"/>
              <w:jc w:val="center"/>
              <w:rPr>
                <w:rFonts w:ascii="宋体" w:hAnsi="宋体" w:cs="宋体"/>
                <w:kern w:val="0"/>
                <w:szCs w:val="21"/>
              </w:rPr>
            </w:pPr>
            <w:r>
              <w:rPr>
                <w:rFonts w:hint="eastAsia" w:ascii="宋体" w:hAnsi="宋体" w:cs="宋体"/>
                <w:color w:val="000000" w:themeColor="text1"/>
                <w:szCs w:val="21"/>
                <w14:textFill>
                  <w14:solidFill>
                    <w14:schemeClr w14:val="tx1"/>
                  </w14:solidFill>
                </w14:textFill>
              </w:rPr>
              <w:t>5</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hint="eastAsia" w:ascii="宋体" w:hAnsi="宋体" w:cs="宋体"/>
                <w:szCs w:val="21"/>
              </w:rPr>
              <w:t>拟安排的项目主要团队成员（主要技术人员）情况（项目负责人除外）</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hint="default" w:ascii="宋体" w:hAnsi="宋体" w:eastAsia="宋体" w:cs="宋体"/>
                <w:szCs w:val="21"/>
                <w:lang w:val="en-US" w:eastAsia="zh-CN"/>
              </w:rPr>
            </w:pPr>
            <w:r>
              <w:rPr>
                <w:rFonts w:hint="eastAsia" w:ascii="宋体" w:hAnsi="宋体" w:cs="宋体"/>
                <w:szCs w:val="21"/>
                <w:lang w:val="en-US" w:eastAsia="zh-CN"/>
              </w:rPr>
              <w:t>15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60" w:lineRule="auto"/>
              <w:rPr>
                <w:rFonts w:ascii="宋体" w:hAnsi="宋体" w:cs="宋体"/>
                <w:b/>
                <w:bCs/>
                <w:color w:val="auto"/>
                <w:szCs w:val="21"/>
              </w:rPr>
            </w:pPr>
            <w:r>
              <w:rPr>
                <w:rFonts w:hint="eastAsia" w:ascii="宋体" w:hAnsi="宋体" w:cs="宋体"/>
                <w:b/>
                <w:bCs/>
                <w:color w:val="auto"/>
                <w:szCs w:val="21"/>
              </w:rPr>
              <w:t>考察内容：</w:t>
            </w:r>
          </w:p>
          <w:p>
            <w:pPr>
              <w:widowControl/>
              <w:spacing w:line="360" w:lineRule="auto"/>
              <w:rPr>
                <w:rFonts w:ascii="宋体" w:hAnsi="宋体" w:cs="宋体"/>
                <w:color w:val="auto"/>
                <w:szCs w:val="21"/>
              </w:rPr>
            </w:pPr>
            <w:r>
              <w:rPr>
                <w:rFonts w:hint="eastAsia" w:ascii="宋体" w:hAnsi="宋体" w:cs="宋体"/>
                <w:color w:val="auto"/>
                <w:szCs w:val="21"/>
              </w:rPr>
              <w:t>拟安排项目团队成员（项目负责人除外）需为投标人自有员工（提供社保证明），否则本项不得分，在此基础上：</w:t>
            </w:r>
          </w:p>
          <w:p>
            <w:pPr>
              <w:widowControl/>
              <w:spacing w:line="360" w:lineRule="auto"/>
              <w:rPr>
                <w:rFonts w:ascii="宋体" w:hAnsi="宋体" w:cs="宋体"/>
                <w:b/>
                <w:bCs/>
                <w:color w:val="auto"/>
                <w:szCs w:val="21"/>
              </w:rPr>
            </w:pPr>
            <w:r>
              <w:rPr>
                <w:rFonts w:hint="eastAsia" w:ascii="宋体" w:hAnsi="宋体" w:cs="宋体"/>
                <w:b/>
                <w:bCs/>
                <w:color w:val="auto"/>
                <w:szCs w:val="21"/>
              </w:rPr>
              <w:t>一、技术负责人</w:t>
            </w:r>
            <w:bookmarkStart w:id="150" w:name="_GoBack"/>
            <w:bookmarkEnd w:id="150"/>
            <w:r>
              <w:rPr>
                <w:rFonts w:hint="eastAsia" w:ascii="宋体" w:hAnsi="宋体" w:cs="宋体"/>
                <w:b/>
                <w:bCs/>
                <w:color w:val="auto"/>
                <w:szCs w:val="21"/>
              </w:rPr>
              <w:t>（1名）：</w:t>
            </w:r>
          </w:p>
          <w:p>
            <w:pPr>
              <w:widowControl/>
              <w:spacing w:line="360" w:lineRule="auto"/>
              <w:rPr>
                <w:rFonts w:ascii="宋体" w:hAnsi="宋体" w:cs="宋体"/>
                <w:color w:val="auto"/>
                <w:szCs w:val="21"/>
              </w:rPr>
            </w:pPr>
            <w:r>
              <w:rPr>
                <w:rFonts w:hint="eastAsia" w:ascii="宋体" w:hAnsi="宋体" w:cs="宋体"/>
                <w:color w:val="auto"/>
                <w:szCs w:val="21"/>
              </w:rPr>
              <w:t>1.具有</w:t>
            </w:r>
            <w:r>
              <w:rPr>
                <w:rFonts w:hint="eastAsia"/>
                <w:color w:val="auto"/>
              </w:rPr>
              <w:t>行政机关或事业单位</w:t>
            </w:r>
            <w:r>
              <w:rPr>
                <w:rFonts w:hint="eastAsia" w:ascii="宋体" w:hAnsi="宋体" w:cs="宋体"/>
                <w:color w:val="auto"/>
                <w:szCs w:val="21"/>
              </w:rPr>
              <w:t>颁发的信息安全保障人员认证（CISAW）证书；</w:t>
            </w:r>
          </w:p>
          <w:p>
            <w:pPr>
              <w:widowControl/>
              <w:spacing w:line="360" w:lineRule="auto"/>
              <w:rPr>
                <w:rFonts w:ascii="宋体" w:hAnsi="宋体" w:cs="宋体"/>
                <w:color w:val="auto"/>
                <w:szCs w:val="21"/>
              </w:rPr>
            </w:pPr>
            <w:r>
              <w:rPr>
                <w:rFonts w:hint="eastAsia" w:ascii="宋体" w:hAnsi="宋体" w:cs="宋体"/>
                <w:color w:val="auto"/>
                <w:szCs w:val="21"/>
              </w:rPr>
              <w:t>2.</w:t>
            </w:r>
            <w:commentRangeStart w:id="2"/>
            <w:r>
              <w:rPr>
                <w:rFonts w:hint="eastAsia" w:ascii="宋体" w:hAnsi="宋体" w:cs="宋体"/>
                <w:color w:val="auto"/>
                <w:szCs w:val="21"/>
              </w:rPr>
              <w:t>具有工</w:t>
            </w:r>
            <w:del w:id="3" w:author="Administrator" w:date="2024-03-04T12:03:45Z">
              <w:r>
                <w:rPr>
                  <w:rFonts w:hint="eastAsia" w:ascii="宋体" w:hAnsi="宋体" w:cs="宋体"/>
                  <w:color w:val="auto"/>
                  <w:szCs w:val="21"/>
                </w:rPr>
                <w:delText>业和</w:delText>
              </w:r>
            </w:del>
            <w:r>
              <w:rPr>
                <w:rFonts w:hint="eastAsia" w:ascii="宋体" w:hAnsi="宋体" w:cs="宋体"/>
                <w:color w:val="auto"/>
                <w:szCs w:val="21"/>
              </w:rPr>
              <w:t>信</w:t>
            </w:r>
            <w:del w:id="4" w:author="Administrator" w:date="2024-03-04T12:03:46Z">
              <w:r>
                <w:rPr>
                  <w:rFonts w:hint="eastAsia" w:ascii="宋体" w:hAnsi="宋体" w:cs="宋体"/>
                  <w:color w:val="auto"/>
                  <w:szCs w:val="21"/>
                </w:rPr>
                <w:delText>息化</w:delText>
              </w:r>
            </w:del>
            <w:r>
              <w:rPr>
                <w:rFonts w:hint="eastAsia" w:ascii="宋体" w:hAnsi="宋体" w:cs="宋体"/>
                <w:color w:val="auto"/>
                <w:szCs w:val="21"/>
              </w:rPr>
              <w:t>部</w:t>
            </w:r>
            <w:ins w:id="5" w:author="Administrator" w:date="2024-03-04T12:03:48Z">
              <w:r>
                <w:rPr>
                  <w:rFonts w:hint="eastAsia" w:ascii="宋体" w:hAnsi="宋体" w:cs="宋体"/>
                  <w:color w:val="auto"/>
                  <w:szCs w:val="21"/>
                  <w:lang w:eastAsia="zh-CN"/>
                </w:rPr>
                <w:t>门</w:t>
              </w:r>
            </w:ins>
            <w:r>
              <w:rPr>
                <w:rFonts w:hint="eastAsia" w:ascii="宋体" w:hAnsi="宋体" w:cs="宋体"/>
                <w:color w:val="auto"/>
                <w:szCs w:val="21"/>
              </w:rPr>
              <w:t>教育与考试中心颁发的软件开发工程师（高级）证书；</w:t>
            </w:r>
            <w:commentRangeEnd w:id="2"/>
            <w:r>
              <w:commentReference w:id="2"/>
            </w:r>
          </w:p>
          <w:p>
            <w:pPr>
              <w:widowControl/>
              <w:spacing w:line="360" w:lineRule="auto"/>
              <w:rPr>
                <w:rFonts w:ascii="宋体" w:hAnsi="宋体" w:cs="宋体"/>
                <w:color w:val="auto"/>
                <w:szCs w:val="21"/>
              </w:rPr>
            </w:pPr>
            <w:r>
              <w:rPr>
                <w:rFonts w:hint="eastAsia" w:ascii="宋体" w:hAnsi="宋体" w:cs="宋体"/>
                <w:color w:val="auto"/>
                <w:szCs w:val="21"/>
              </w:rPr>
              <w:t>3.具有</w:t>
            </w:r>
            <w:r>
              <w:rPr>
                <w:rFonts w:hint="eastAsia"/>
                <w:color w:val="auto"/>
              </w:rPr>
              <w:t>行政机关或事业单位</w:t>
            </w:r>
            <w:r>
              <w:rPr>
                <w:rFonts w:hint="eastAsia" w:ascii="宋体" w:hAnsi="宋体" w:cs="宋体"/>
                <w:color w:val="auto"/>
                <w:szCs w:val="21"/>
              </w:rPr>
              <w:t>颁发的注册信息安全工程师</w:t>
            </w:r>
            <w:r>
              <w:rPr>
                <w:rFonts w:hint="eastAsia" w:ascii="宋体" w:hAnsi="宋体" w:cs="宋体"/>
                <w:color w:val="auto"/>
                <w:szCs w:val="21"/>
                <w:lang w:eastAsia="zh-CN"/>
              </w:rPr>
              <w:t>（</w:t>
            </w:r>
            <w:r>
              <w:rPr>
                <w:rFonts w:hint="eastAsia" w:ascii="宋体" w:hAnsi="宋体" w:cs="宋体"/>
                <w:color w:val="auto"/>
                <w:szCs w:val="21"/>
              </w:rPr>
              <w:t>CISE</w:t>
            </w:r>
            <w:r>
              <w:rPr>
                <w:rFonts w:hint="eastAsia" w:ascii="宋体" w:hAnsi="宋体" w:cs="宋体"/>
                <w:color w:val="auto"/>
                <w:szCs w:val="21"/>
                <w:lang w:eastAsia="zh-CN"/>
              </w:rPr>
              <w:t>）</w:t>
            </w:r>
            <w:r>
              <w:rPr>
                <w:rFonts w:hint="eastAsia" w:ascii="宋体" w:hAnsi="宋体" w:cs="宋体"/>
                <w:color w:val="auto"/>
                <w:szCs w:val="21"/>
              </w:rPr>
              <w:t>证书。</w:t>
            </w:r>
          </w:p>
          <w:p>
            <w:pPr>
              <w:widowControl/>
              <w:spacing w:line="360" w:lineRule="auto"/>
              <w:rPr>
                <w:rFonts w:ascii="宋体" w:hAnsi="宋体" w:cs="宋体"/>
                <w:color w:val="auto"/>
                <w:szCs w:val="21"/>
              </w:rPr>
            </w:pPr>
            <w:r>
              <w:rPr>
                <w:rFonts w:hint="eastAsia" w:ascii="宋体" w:hAnsi="宋体" w:cs="宋体"/>
                <w:color w:val="auto"/>
                <w:szCs w:val="21"/>
              </w:rPr>
              <w:t>以上每提供1项得10分，技术负责人最高得30分，其他情况不得分。</w:t>
            </w:r>
          </w:p>
          <w:p>
            <w:pPr>
              <w:widowControl/>
              <w:spacing w:line="360" w:lineRule="auto"/>
              <w:rPr>
                <w:rFonts w:ascii="宋体" w:hAnsi="宋体" w:cs="宋体"/>
                <w:b/>
                <w:bCs/>
                <w:color w:val="auto"/>
                <w:szCs w:val="21"/>
              </w:rPr>
            </w:pPr>
            <w:r>
              <w:rPr>
                <w:rFonts w:hint="eastAsia" w:ascii="宋体" w:hAnsi="宋体" w:cs="宋体"/>
                <w:b/>
                <w:bCs/>
                <w:color w:val="auto"/>
                <w:szCs w:val="21"/>
              </w:rPr>
              <w:t>二、终端及应急保障服务负责人（1名）：</w:t>
            </w:r>
          </w:p>
          <w:p>
            <w:pPr>
              <w:widowControl/>
              <w:wordWrap w:val="0"/>
              <w:spacing w:line="360" w:lineRule="auto"/>
              <w:jc w:val="left"/>
              <w:rPr>
                <w:rFonts w:ascii="宋体" w:hAnsi="宋体" w:cs="宋体"/>
                <w:color w:val="auto"/>
                <w:szCs w:val="21"/>
              </w:rPr>
            </w:pPr>
            <w:r>
              <w:rPr>
                <w:rFonts w:hint="eastAsia" w:ascii="宋体" w:hAnsi="宋体" w:cs="宋体"/>
                <w:color w:val="auto"/>
                <w:szCs w:val="21"/>
              </w:rPr>
              <w:t>1.具有</w:t>
            </w:r>
            <w:r>
              <w:rPr>
                <w:rFonts w:hint="eastAsia"/>
                <w:color w:val="auto"/>
              </w:rPr>
              <w:t>行政机关或事业单位</w:t>
            </w:r>
            <w:r>
              <w:rPr>
                <w:rFonts w:hint="eastAsia" w:ascii="宋体" w:hAnsi="宋体" w:cs="宋体"/>
                <w:color w:val="auto"/>
                <w:szCs w:val="21"/>
              </w:rPr>
              <w:t>颁发的信息安全保障人员认证(CISAW)证书；</w:t>
            </w:r>
          </w:p>
          <w:p>
            <w:pPr>
              <w:widowControl/>
              <w:wordWrap w:val="0"/>
              <w:spacing w:line="360" w:lineRule="auto"/>
              <w:jc w:val="left"/>
              <w:rPr>
                <w:rFonts w:ascii="宋体" w:hAnsi="宋体" w:cs="宋体"/>
                <w:color w:val="auto"/>
                <w:szCs w:val="21"/>
              </w:rPr>
            </w:pPr>
            <w:r>
              <w:rPr>
                <w:rFonts w:hint="eastAsia" w:ascii="宋体" w:hAnsi="宋体" w:cs="宋体"/>
                <w:color w:val="auto"/>
                <w:szCs w:val="21"/>
              </w:rPr>
              <w:t>2.具有工</w:t>
            </w:r>
            <w:del w:id="6" w:author="Administrator" w:date="2024-03-04T12:04:27Z">
              <w:r>
                <w:rPr>
                  <w:rFonts w:hint="eastAsia" w:ascii="宋体" w:hAnsi="宋体" w:cs="宋体"/>
                  <w:color w:val="auto"/>
                  <w:szCs w:val="21"/>
                </w:rPr>
                <w:delText>业和</w:delText>
              </w:r>
            </w:del>
            <w:r>
              <w:rPr>
                <w:rFonts w:hint="eastAsia" w:ascii="宋体" w:hAnsi="宋体" w:cs="宋体"/>
                <w:color w:val="auto"/>
                <w:szCs w:val="21"/>
              </w:rPr>
              <w:t>信</w:t>
            </w:r>
            <w:del w:id="7" w:author="Administrator" w:date="2024-03-04T12:04:26Z">
              <w:r>
                <w:rPr>
                  <w:rFonts w:hint="eastAsia" w:ascii="宋体" w:hAnsi="宋体" w:cs="宋体"/>
                  <w:color w:val="auto"/>
                  <w:szCs w:val="21"/>
                </w:rPr>
                <w:delText>息化</w:delText>
              </w:r>
            </w:del>
            <w:r>
              <w:rPr>
                <w:rFonts w:hint="eastAsia" w:ascii="宋体" w:hAnsi="宋体" w:cs="宋体"/>
                <w:color w:val="auto"/>
                <w:szCs w:val="21"/>
              </w:rPr>
              <w:t>部</w:t>
            </w:r>
            <w:ins w:id="8" w:author="Administrator" w:date="2024-03-04T12:04:29Z">
              <w:r>
                <w:rPr>
                  <w:rFonts w:hint="eastAsia" w:ascii="宋体" w:hAnsi="宋体" w:cs="宋体"/>
                  <w:color w:val="auto"/>
                  <w:szCs w:val="21"/>
                  <w:lang w:eastAsia="zh-CN"/>
                </w:rPr>
                <w:t>门</w:t>
              </w:r>
            </w:ins>
            <w:r>
              <w:rPr>
                <w:rFonts w:hint="eastAsia" w:ascii="宋体" w:hAnsi="宋体" w:cs="宋体"/>
                <w:color w:val="auto"/>
                <w:szCs w:val="21"/>
              </w:rPr>
              <w:t>教育与考试中心颁发的智能化系统工程师证书；</w:t>
            </w:r>
          </w:p>
          <w:p>
            <w:pPr>
              <w:widowControl/>
              <w:wordWrap w:val="0"/>
              <w:spacing w:line="360" w:lineRule="auto"/>
              <w:jc w:val="left"/>
              <w:rPr>
                <w:rFonts w:ascii="宋体" w:hAnsi="宋体" w:cs="宋体"/>
                <w:color w:val="auto"/>
                <w:szCs w:val="21"/>
              </w:rPr>
            </w:pPr>
            <w:r>
              <w:rPr>
                <w:rFonts w:hint="eastAsia" w:ascii="宋体" w:hAnsi="宋体" w:cs="宋体"/>
                <w:color w:val="auto"/>
                <w:szCs w:val="21"/>
              </w:rPr>
              <w:t>3.具有人社部门颁发的通信专业技术人员职业资格中级（或以上）证书。</w:t>
            </w:r>
          </w:p>
          <w:p>
            <w:pPr>
              <w:widowControl/>
              <w:spacing w:line="360" w:lineRule="auto"/>
              <w:rPr>
                <w:rFonts w:ascii="宋体" w:hAnsi="宋体" w:cs="宋体"/>
                <w:color w:val="auto"/>
                <w:szCs w:val="21"/>
              </w:rPr>
            </w:pPr>
            <w:r>
              <w:rPr>
                <w:rFonts w:hint="eastAsia" w:ascii="宋体" w:hAnsi="宋体" w:cs="宋体"/>
                <w:color w:val="auto"/>
                <w:szCs w:val="21"/>
              </w:rPr>
              <w:t>以上每提供1项得10分，终端及应急保障服务负责人最高得30分，其他情况不得分。</w:t>
            </w:r>
          </w:p>
          <w:p>
            <w:pPr>
              <w:widowControl/>
              <w:spacing w:line="360" w:lineRule="auto"/>
              <w:rPr>
                <w:rFonts w:ascii="宋体" w:hAnsi="宋体" w:cs="宋体"/>
                <w:b/>
                <w:bCs/>
                <w:color w:val="auto"/>
                <w:szCs w:val="21"/>
              </w:rPr>
            </w:pPr>
            <w:r>
              <w:rPr>
                <w:rFonts w:hint="eastAsia" w:ascii="宋体" w:hAnsi="宋体" w:cs="宋体"/>
                <w:b/>
                <w:bCs/>
                <w:color w:val="auto"/>
                <w:szCs w:val="21"/>
              </w:rPr>
              <w:t>三、安全售后负责人（1人）：</w:t>
            </w:r>
          </w:p>
          <w:p>
            <w:pPr>
              <w:widowControl/>
              <w:wordWrap w:val="0"/>
              <w:spacing w:line="360" w:lineRule="auto"/>
              <w:jc w:val="left"/>
              <w:rPr>
                <w:rFonts w:ascii="宋体" w:hAnsi="宋体" w:cs="仿宋_GB2312"/>
                <w:color w:val="auto"/>
                <w:szCs w:val="21"/>
              </w:rPr>
            </w:pPr>
            <w:r>
              <w:rPr>
                <w:rFonts w:hint="eastAsia" w:ascii="宋体" w:hAnsi="宋体" w:cs="仿宋_GB2312"/>
                <w:color w:val="auto"/>
                <w:szCs w:val="21"/>
              </w:rPr>
              <w:t>1</w:t>
            </w:r>
            <w:r>
              <w:rPr>
                <w:rFonts w:ascii="宋体" w:hAnsi="宋体" w:cs="仿宋_GB2312"/>
                <w:color w:val="auto"/>
                <w:szCs w:val="21"/>
              </w:rPr>
              <w:t>.</w:t>
            </w:r>
            <w:r>
              <w:rPr>
                <w:rFonts w:hint="eastAsia" w:ascii="宋体" w:hAnsi="宋体" w:cs="仿宋_GB2312"/>
                <w:color w:val="auto"/>
                <w:szCs w:val="21"/>
              </w:rPr>
              <w:t>具有</w:t>
            </w:r>
            <w:r>
              <w:rPr>
                <w:rFonts w:hint="eastAsia"/>
                <w:color w:val="auto"/>
              </w:rPr>
              <w:t>行政机关或事业单位</w:t>
            </w:r>
            <w:r>
              <w:rPr>
                <w:rFonts w:hint="eastAsia" w:ascii="宋体" w:hAnsi="宋体" w:cs="仿宋_GB2312"/>
                <w:color w:val="auto"/>
                <w:szCs w:val="21"/>
              </w:rPr>
              <w:t>颁发的注册人信息安全</w:t>
            </w:r>
            <w:r>
              <w:rPr>
                <w:rFonts w:hint="eastAsia" w:ascii="宋体" w:hAnsi="宋体" w:cs="仿宋_GB2312"/>
                <w:color w:val="auto"/>
                <w:szCs w:val="21"/>
                <w:lang w:val="en-US" w:eastAsia="zh-CN"/>
              </w:rPr>
              <w:t>工程师</w:t>
            </w:r>
            <w:r>
              <w:rPr>
                <w:rFonts w:hint="eastAsia" w:ascii="宋体" w:hAnsi="宋体" w:cs="仿宋_GB2312"/>
                <w:color w:val="auto"/>
                <w:szCs w:val="21"/>
              </w:rPr>
              <w:t>(CIS</w:t>
            </w:r>
            <w:r>
              <w:rPr>
                <w:rFonts w:hint="eastAsia" w:ascii="宋体" w:hAnsi="宋体" w:cs="仿宋_GB2312"/>
                <w:color w:val="auto"/>
                <w:szCs w:val="21"/>
                <w:lang w:val="en-US" w:eastAsia="zh-CN"/>
              </w:rPr>
              <w:t>E</w:t>
            </w:r>
            <w:r>
              <w:rPr>
                <w:rFonts w:hint="eastAsia" w:ascii="宋体" w:hAnsi="宋体" w:cs="仿宋_GB2312"/>
                <w:color w:val="auto"/>
                <w:szCs w:val="21"/>
              </w:rPr>
              <w:t>)证书或</w:t>
            </w:r>
            <w:del w:id="9" w:author="Administrator" w:date="2024-03-04T12:06:27Z">
              <w:r>
                <w:rPr>
                  <w:rFonts w:hint="eastAsia"/>
                  <w:color w:val="auto"/>
                </w:rPr>
                <w:delText>行政机关或事业单位</w:delText>
              </w:r>
            </w:del>
            <w:del w:id="10" w:author="Administrator" w:date="2024-03-04T12:06:27Z">
              <w:r>
                <w:rPr>
                  <w:rFonts w:hint="eastAsia" w:ascii="宋体" w:hAnsi="宋体" w:cs="仿宋_GB2312"/>
                  <w:color w:val="auto"/>
                  <w:szCs w:val="21"/>
                </w:rPr>
                <w:delText>颁发的</w:delText>
              </w:r>
            </w:del>
            <w:r>
              <w:rPr>
                <w:rFonts w:hint="eastAsia" w:ascii="宋体" w:hAnsi="宋体" w:cs="仿宋_GB2312"/>
                <w:color w:val="auto"/>
                <w:szCs w:val="21"/>
              </w:rPr>
              <w:t>注册信息安全保障人员(CISAW)证书。</w:t>
            </w:r>
          </w:p>
          <w:p>
            <w:pPr>
              <w:widowControl/>
              <w:wordWrap w:val="0"/>
              <w:spacing w:line="360" w:lineRule="auto"/>
              <w:jc w:val="left"/>
              <w:rPr>
                <w:rFonts w:ascii="宋体" w:hAnsi="宋体" w:cs="宋体"/>
                <w:color w:val="auto"/>
                <w:szCs w:val="21"/>
              </w:rPr>
            </w:pPr>
            <w:r>
              <w:rPr>
                <w:rFonts w:hint="eastAsia" w:ascii="宋体" w:hAnsi="宋体" w:cs="仿宋_GB2312"/>
                <w:color w:val="auto"/>
                <w:szCs w:val="21"/>
              </w:rPr>
              <w:t>2</w:t>
            </w:r>
            <w:r>
              <w:rPr>
                <w:rFonts w:ascii="宋体" w:hAnsi="宋体" w:cs="仿宋_GB2312"/>
                <w:color w:val="auto"/>
                <w:szCs w:val="21"/>
              </w:rPr>
              <w:t>.</w:t>
            </w:r>
            <w:r>
              <w:rPr>
                <w:rFonts w:hint="eastAsia" w:ascii="宋体" w:hAnsi="宋体" w:cs="仿宋_GB2312"/>
                <w:color w:val="auto"/>
                <w:szCs w:val="21"/>
              </w:rPr>
              <w:t>具有</w:t>
            </w:r>
            <w:commentRangeStart w:id="3"/>
            <w:r>
              <w:rPr>
                <w:rFonts w:hint="eastAsia" w:ascii="宋体" w:hAnsi="宋体" w:cs="仿宋_GB2312"/>
                <w:color w:val="auto"/>
                <w:szCs w:val="21"/>
              </w:rPr>
              <w:t>工业和信息化部门或信息产业部门</w:t>
            </w:r>
            <w:commentRangeEnd w:id="3"/>
            <w:r>
              <w:commentReference w:id="3"/>
            </w:r>
            <w:r>
              <w:rPr>
                <w:rFonts w:hint="eastAsia" w:ascii="宋体" w:hAnsi="宋体" w:cs="仿宋_GB2312"/>
                <w:color w:val="auto"/>
                <w:szCs w:val="21"/>
              </w:rPr>
              <w:t>颁发的</w:t>
            </w:r>
            <w:r>
              <w:rPr>
                <w:rFonts w:hint="eastAsia" w:ascii="宋体" w:hAnsi="宋体" w:cs="仿宋_GB2312"/>
                <w:color w:val="auto"/>
                <w:szCs w:val="21"/>
                <w:lang w:val="en-US" w:eastAsia="zh-CN"/>
              </w:rPr>
              <w:t>安防系统</w:t>
            </w:r>
            <w:r>
              <w:rPr>
                <w:rFonts w:hint="eastAsia" w:ascii="宋体" w:hAnsi="宋体" w:cs="仿宋_GB2312"/>
                <w:color w:val="auto"/>
                <w:szCs w:val="21"/>
              </w:rPr>
              <w:t>工程师</w:t>
            </w:r>
            <w:r>
              <w:rPr>
                <w:rFonts w:hint="eastAsia" w:ascii="宋体" w:hAnsi="宋体" w:cs="仿宋_GB2312"/>
                <w:color w:val="auto"/>
                <w:szCs w:val="21"/>
                <w:lang w:eastAsia="zh-CN"/>
              </w:rPr>
              <w:t>（</w:t>
            </w:r>
            <w:r>
              <w:rPr>
                <w:rFonts w:hint="eastAsia" w:ascii="宋体" w:hAnsi="宋体" w:cs="仿宋_GB2312"/>
                <w:color w:val="auto"/>
                <w:szCs w:val="21"/>
                <w:lang w:val="en-US" w:eastAsia="zh-CN"/>
              </w:rPr>
              <w:t>高级）证书</w:t>
            </w:r>
            <w:r>
              <w:rPr>
                <w:rFonts w:hint="eastAsia" w:ascii="宋体" w:hAnsi="宋体" w:cs="宋体"/>
                <w:color w:val="auto"/>
                <w:szCs w:val="21"/>
              </w:rPr>
              <w:t>。</w:t>
            </w:r>
          </w:p>
          <w:p>
            <w:pPr>
              <w:widowControl/>
              <w:wordWrap w:val="0"/>
              <w:spacing w:line="360" w:lineRule="auto"/>
              <w:jc w:val="left"/>
              <w:rPr>
                <w:rFonts w:ascii="宋体" w:hAnsi="宋体" w:cs="宋体"/>
                <w:color w:val="auto"/>
                <w:szCs w:val="21"/>
              </w:rPr>
            </w:pPr>
            <w:r>
              <w:rPr>
                <w:rFonts w:hint="eastAsia" w:ascii="宋体" w:hAnsi="宋体" w:cs="宋体"/>
                <w:color w:val="auto"/>
                <w:szCs w:val="21"/>
              </w:rPr>
              <w:t>以上每提供1项得10分，安全售后负责人最高得</w:t>
            </w:r>
            <w:r>
              <w:rPr>
                <w:rFonts w:ascii="宋体" w:hAnsi="宋体" w:cs="宋体"/>
                <w:color w:val="auto"/>
                <w:szCs w:val="21"/>
              </w:rPr>
              <w:t>20</w:t>
            </w:r>
            <w:r>
              <w:rPr>
                <w:rFonts w:hint="eastAsia" w:ascii="宋体" w:hAnsi="宋体" w:cs="宋体"/>
                <w:color w:val="auto"/>
                <w:szCs w:val="21"/>
              </w:rPr>
              <w:t>分，其他情况不得分。</w:t>
            </w:r>
          </w:p>
          <w:p>
            <w:pPr>
              <w:widowControl/>
              <w:spacing w:line="360" w:lineRule="auto"/>
              <w:rPr>
                <w:rFonts w:ascii="宋体" w:hAnsi="宋体" w:cs="宋体"/>
                <w:b/>
                <w:bCs/>
                <w:color w:val="auto"/>
                <w:szCs w:val="21"/>
              </w:rPr>
            </w:pPr>
            <w:r>
              <w:rPr>
                <w:rFonts w:hint="eastAsia" w:ascii="宋体" w:hAnsi="宋体" w:cs="宋体"/>
                <w:b/>
                <w:bCs/>
                <w:color w:val="auto"/>
                <w:szCs w:val="21"/>
              </w:rPr>
              <w:t>四、项目实施团队（</w:t>
            </w:r>
            <w:r>
              <w:rPr>
                <w:rFonts w:ascii="宋体" w:hAnsi="宋体" w:cs="宋体"/>
                <w:b/>
                <w:bCs/>
                <w:color w:val="auto"/>
                <w:szCs w:val="21"/>
              </w:rPr>
              <w:t>4</w:t>
            </w:r>
            <w:r>
              <w:rPr>
                <w:rFonts w:hint="eastAsia" w:ascii="宋体" w:hAnsi="宋体" w:cs="宋体"/>
                <w:b/>
                <w:bCs/>
                <w:color w:val="auto"/>
                <w:szCs w:val="21"/>
              </w:rPr>
              <w:t>人）：</w:t>
            </w:r>
          </w:p>
          <w:p>
            <w:pPr>
              <w:widowControl/>
              <w:spacing w:line="360" w:lineRule="auto"/>
              <w:rPr>
                <w:rFonts w:ascii="宋体" w:hAnsi="宋体" w:cs="宋体"/>
                <w:color w:val="auto"/>
                <w:szCs w:val="21"/>
              </w:rPr>
            </w:pPr>
            <w:r>
              <w:rPr>
                <w:rFonts w:hint="eastAsia" w:ascii="宋体" w:hAnsi="宋体" w:cs="宋体"/>
                <w:color w:val="auto"/>
                <w:szCs w:val="21"/>
              </w:rPr>
              <w:t>团队成员</w:t>
            </w:r>
            <w:r>
              <w:rPr>
                <w:rFonts w:hint="eastAsia" w:ascii="宋体" w:hAnsi="宋体" w:cs="宋体"/>
                <w:color w:val="auto"/>
                <w:szCs w:val="21"/>
                <w:lang w:eastAsia="zh-CN"/>
              </w:rPr>
              <w:t>（</w:t>
            </w:r>
            <w:r>
              <w:rPr>
                <w:rFonts w:hint="eastAsia" w:ascii="宋体" w:hAnsi="宋体" w:eastAsia="宋体" w:cs="宋体"/>
                <w:color w:val="auto"/>
                <w:sz w:val="21"/>
                <w:szCs w:val="21"/>
              </w:rPr>
              <w:t>技术负责人</w:t>
            </w:r>
            <w:r>
              <w:rPr>
                <w:rFonts w:hint="eastAsia" w:ascii="宋体" w:hAnsi="宋体" w:cs="宋体"/>
                <w:color w:val="auto"/>
                <w:sz w:val="21"/>
                <w:szCs w:val="21"/>
                <w:lang w:eastAsia="zh-CN"/>
              </w:rPr>
              <w:t>、</w:t>
            </w:r>
            <w:r>
              <w:rPr>
                <w:rFonts w:hint="eastAsia" w:ascii="宋体" w:hAnsi="宋体" w:eastAsia="宋体" w:cs="宋体"/>
                <w:b w:val="0"/>
                <w:bCs w:val="0"/>
                <w:color w:val="auto"/>
                <w:sz w:val="21"/>
                <w:szCs w:val="21"/>
              </w:rPr>
              <w:t>终端及应急保障服务负责人</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color w:val="auto"/>
                <w:sz w:val="21"/>
                <w:szCs w:val="21"/>
              </w:rPr>
              <w:t>安全售后负责人</w:t>
            </w:r>
            <w:r>
              <w:rPr>
                <w:rFonts w:hint="eastAsia" w:ascii="宋体" w:hAnsi="宋体" w:eastAsia="宋体" w:cs="宋体"/>
                <w:color w:val="auto"/>
                <w:sz w:val="21"/>
                <w:szCs w:val="21"/>
              </w:rPr>
              <w:t>除外</w:t>
            </w:r>
            <w:r>
              <w:rPr>
                <w:rFonts w:hint="eastAsia" w:ascii="宋体" w:hAnsi="宋体" w:cs="宋体"/>
                <w:color w:val="auto"/>
                <w:szCs w:val="21"/>
                <w:lang w:eastAsia="zh-CN"/>
              </w:rPr>
              <w:t>）</w:t>
            </w:r>
            <w:r>
              <w:rPr>
                <w:rFonts w:hint="eastAsia" w:ascii="宋体" w:hAnsi="宋体" w:cs="宋体"/>
                <w:color w:val="auto"/>
                <w:szCs w:val="21"/>
              </w:rPr>
              <w:t>中具有</w:t>
            </w:r>
            <w:del w:id="11" w:author="Administrator" w:date="2024-03-04T12:06:36Z">
              <w:r>
                <w:rPr>
                  <w:rFonts w:ascii="宋体" w:hAnsi="宋体" w:cs="宋体"/>
                  <w:color w:val="auto"/>
                  <w:szCs w:val="21"/>
                </w:rPr>
                <w:delText>信息产业部门或</w:delText>
              </w:r>
            </w:del>
            <w:r>
              <w:rPr>
                <w:rFonts w:hint="eastAsia" w:ascii="宋体" w:hAnsi="宋体" w:cs="宋体"/>
                <w:color w:val="auto"/>
                <w:szCs w:val="21"/>
              </w:rPr>
              <w:t>人社部门颁发的通信类或广电类或信息工程类专业中级（或以上）职称的，每提供一人得5分，项目实施团队最高得</w:t>
            </w:r>
            <w:r>
              <w:rPr>
                <w:rFonts w:ascii="宋体" w:hAnsi="宋体" w:cs="宋体"/>
                <w:color w:val="auto"/>
                <w:szCs w:val="21"/>
              </w:rPr>
              <w:t>20</w:t>
            </w:r>
            <w:r>
              <w:rPr>
                <w:rFonts w:hint="eastAsia" w:ascii="宋体" w:hAnsi="宋体" w:cs="宋体"/>
                <w:color w:val="auto"/>
                <w:szCs w:val="21"/>
              </w:rPr>
              <w:t>分，其他情况不得分。</w:t>
            </w:r>
          </w:p>
          <w:p>
            <w:pPr>
              <w:widowControl/>
              <w:spacing w:line="360" w:lineRule="auto"/>
              <w:rPr>
                <w:rFonts w:ascii="宋体" w:hAnsi="宋体" w:cs="宋体"/>
                <w:b/>
                <w:bCs/>
                <w:color w:val="auto"/>
                <w:szCs w:val="21"/>
              </w:rPr>
            </w:pPr>
            <w:r>
              <w:rPr>
                <w:rFonts w:hint="eastAsia" w:ascii="宋体" w:hAnsi="宋体" w:cs="宋体"/>
                <w:b/>
                <w:bCs/>
                <w:color w:val="auto"/>
                <w:szCs w:val="21"/>
              </w:rPr>
              <w:t>证明文件：</w:t>
            </w:r>
          </w:p>
          <w:p>
            <w:pPr>
              <w:widowControl/>
              <w:wordWrap w:val="0"/>
              <w:spacing w:line="360" w:lineRule="auto"/>
              <w:jc w:val="left"/>
              <w:rPr>
                <w:rFonts w:ascii="宋体" w:hAnsi="宋体" w:cs="宋体"/>
                <w:color w:val="auto"/>
                <w:szCs w:val="21"/>
              </w:rPr>
            </w:pPr>
            <w:r>
              <w:rPr>
                <w:rFonts w:hint="eastAsia" w:ascii="宋体" w:hAnsi="宋体" w:cs="宋体"/>
                <w:color w:val="auto"/>
                <w:szCs w:val="21"/>
              </w:rPr>
              <w:t>1.提供开标日前由投标人为相关人员缴交的载有政府部门公章（或专用章）的2023年12月-2024年2月的社保缴交证明材料，如开标日上一个月的社保材料因政府部门原因暂时无法取得，则可以往前顺延一个月；社保资料至少显示缴交养老保险信息，未显示该信息的该社保资料则不符合要求，原件备查。</w:t>
            </w:r>
            <w:r>
              <w:rPr>
                <w:rFonts w:hint="eastAsia"/>
                <w:color w:val="auto"/>
              </w:rPr>
              <w:t>如供应商为新成立企业且成立时间不足3个月的，需承诺相关人员为投标人自有员工，承诺函格式自拟并加盖公章；</w:t>
            </w:r>
          </w:p>
          <w:p>
            <w:pPr>
              <w:widowControl/>
              <w:wordWrap w:val="0"/>
              <w:spacing w:line="360" w:lineRule="auto"/>
              <w:jc w:val="left"/>
              <w:rPr>
                <w:rFonts w:ascii="宋体" w:hAnsi="宋体" w:cs="宋体"/>
                <w:color w:val="auto"/>
                <w:szCs w:val="21"/>
              </w:rPr>
            </w:pPr>
            <w:r>
              <w:rPr>
                <w:rFonts w:hint="eastAsia" w:ascii="宋体" w:hAnsi="宋体" w:cs="宋体"/>
                <w:color w:val="auto"/>
                <w:szCs w:val="21"/>
              </w:rPr>
              <w:t>2.提供上述评分项中对应的证书扫描件；</w:t>
            </w:r>
          </w:p>
          <w:p>
            <w:pPr>
              <w:autoSpaceDE w:val="0"/>
              <w:autoSpaceDN w:val="0"/>
              <w:spacing w:line="360" w:lineRule="auto"/>
              <w:rPr>
                <w:rFonts w:ascii="宋体" w:hAnsi="宋体" w:cs="宋体"/>
                <w:color w:val="auto"/>
                <w:szCs w:val="21"/>
              </w:rPr>
            </w:pPr>
            <w:r>
              <w:rPr>
                <w:rFonts w:hint="eastAsia" w:ascii="宋体" w:hAnsi="宋体" w:cs="宋体"/>
                <w:color w:val="auto"/>
                <w:szCs w:val="21"/>
              </w:rPr>
              <w:t>3.</w:t>
            </w:r>
            <w:r>
              <w:rPr>
                <w:rFonts w:hint="eastAsia" w:ascii="宋体" w:hAnsi="宋体" w:cs="宋体"/>
                <w:bCs/>
                <w:color w:val="auto"/>
                <w:szCs w:val="21"/>
              </w:rPr>
              <w:t>未提供或未按要求提供或提供的不清晰导致评审委员会无法判断的，不得分</w:t>
            </w:r>
            <w:r>
              <w:rPr>
                <w:rFonts w:hint="eastAsia" w:ascii="宋体" w:hAnsi="宋体" w:cs="宋体"/>
                <w:color w:val="auto"/>
                <w:szCs w:val="21"/>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wordWrap w:val="0"/>
              <w:spacing w:line="36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6</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hint="eastAsia" w:ascii="宋体" w:hAnsi="宋体" w:cs="宋体"/>
                <w:szCs w:val="21"/>
              </w:rPr>
              <w:t>节能、环保产品认证情况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hint="eastAsia" w:ascii="宋体" w:hAnsi="宋体" w:cs="宋体"/>
                <w:szCs w:val="21"/>
              </w:rPr>
              <w:t>1</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left"/>
              <w:rPr>
                <w:rFonts w:ascii="宋体" w:hAnsi="宋体" w:cs="宋体"/>
                <w:b/>
                <w:bCs/>
                <w:szCs w:val="21"/>
              </w:rPr>
            </w:pPr>
            <w:r>
              <w:rPr>
                <w:rFonts w:hint="eastAsia" w:ascii="宋体" w:hAnsi="宋体" w:cs="宋体"/>
                <w:b/>
                <w:bCs/>
                <w:szCs w:val="21"/>
              </w:rPr>
              <w:t>考察内容：</w:t>
            </w:r>
          </w:p>
          <w:p>
            <w:pPr>
              <w:widowControl/>
              <w:wordWrap w:val="0"/>
              <w:spacing w:line="360" w:lineRule="auto"/>
              <w:jc w:val="left"/>
              <w:rPr>
                <w:rFonts w:ascii="宋体" w:hAnsi="宋体" w:cs="宋体"/>
                <w:szCs w:val="21"/>
              </w:rPr>
            </w:pPr>
            <w:r>
              <w:rPr>
                <w:rFonts w:hint="eastAsia" w:ascii="宋体" w:hAnsi="宋体" w:cs="宋体"/>
                <w:szCs w:val="21"/>
              </w:rPr>
              <w:t>投标人</w:t>
            </w:r>
            <w:r>
              <w:commentReference w:id="4"/>
            </w:r>
            <w:r>
              <w:rPr>
                <w:rFonts w:hint="eastAsia" w:ascii="宋体" w:hAnsi="宋体" w:cs="宋体"/>
                <w:szCs w:val="21"/>
              </w:rPr>
              <w:t xml:space="preserve">所投产品获得相关节能、环保产品认证情况： </w:t>
            </w:r>
          </w:p>
          <w:p>
            <w:pPr>
              <w:widowControl/>
              <w:wordWrap w:val="0"/>
              <w:spacing w:line="360" w:lineRule="auto"/>
              <w:jc w:val="left"/>
              <w:rPr>
                <w:rFonts w:ascii="宋体" w:hAnsi="宋体" w:cs="宋体"/>
                <w:szCs w:val="21"/>
              </w:rPr>
            </w:pPr>
            <w:r>
              <w:rPr>
                <w:rFonts w:hint="eastAsia" w:ascii="宋体" w:hAnsi="宋体" w:cs="宋体"/>
                <w:szCs w:val="21"/>
              </w:rPr>
              <w:t>1.节能产品：投标产品属于财政部和国家发改委最新公布的节能产品政府采购品目清单的，得50分。</w:t>
            </w:r>
          </w:p>
          <w:p>
            <w:pPr>
              <w:widowControl/>
              <w:wordWrap w:val="0"/>
              <w:spacing w:line="360" w:lineRule="auto"/>
              <w:jc w:val="left"/>
              <w:rPr>
                <w:rFonts w:ascii="宋体" w:hAnsi="宋体" w:cs="宋体"/>
                <w:szCs w:val="21"/>
              </w:rPr>
            </w:pPr>
            <w:r>
              <w:rPr>
                <w:rFonts w:hint="eastAsia" w:ascii="宋体" w:hAnsi="宋体" w:cs="宋体"/>
                <w:szCs w:val="21"/>
              </w:rPr>
              <w:t>2.环境标志产品：投标产品属于财政部和生态环境部最新公布的环境标志产品政府采购品目清单的，得50分。</w:t>
            </w:r>
          </w:p>
          <w:p>
            <w:pPr>
              <w:widowControl/>
              <w:wordWrap w:val="0"/>
              <w:spacing w:line="360" w:lineRule="auto"/>
              <w:jc w:val="left"/>
              <w:rPr>
                <w:rFonts w:ascii="宋体" w:hAnsi="宋体" w:cs="宋体"/>
                <w:szCs w:val="21"/>
              </w:rPr>
            </w:pPr>
            <w:r>
              <w:rPr>
                <w:rFonts w:hint="eastAsia" w:ascii="宋体" w:hAnsi="宋体" w:cs="宋体"/>
                <w:szCs w:val="21"/>
              </w:rPr>
              <w:t>以上两项累计得分，最高得100分。</w:t>
            </w:r>
          </w:p>
          <w:p>
            <w:pPr>
              <w:pStyle w:val="8"/>
              <w:adjustRightInd/>
              <w:spacing w:line="360" w:lineRule="auto"/>
              <w:textAlignment w:val="auto"/>
              <w:rPr>
                <w:rFonts w:hAnsi="宋体" w:cs="宋体"/>
                <w:b/>
                <w:bCs/>
                <w:sz w:val="21"/>
                <w:szCs w:val="21"/>
              </w:rPr>
            </w:pPr>
            <w:r>
              <w:rPr>
                <w:rFonts w:hint="eastAsia" w:hAnsi="宋体" w:cs="宋体"/>
                <w:b/>
                <w:bCs/>
                <w:sz w:val="21"/>
                <w:szCs w:val="21"/>
              </w:rPr>
              <w:t>证明文件：</w:t>
            </w:r>
          </w:p>
          <w:p>
            <w:pPr>
              <w:pStyle w:val="8"/>
              <w:adjustRightInd/>
              <w:spacing w:line="360" w:lineRule="auto"/>
              <w:textAlignment w:val="auto"/>
              <w:rPr>
                <w:rFonts w:hAnsi="宋体" w:cs="宋体"/>
                <w:sz w:val="21"/>
                <w:szCs w:val="21"/>
              </w:rPr>
            </w:pPr>
            <w:r>
              <w:rPr>
                <w:rFonts w:hint="eastAsia" w:hAnsi="宋体" w:cs="宋体"/>
                <w:sz w:val="21"/>
                <w:szCs w:val="21"/>
              </w:rPr>
              <w:t>提供市场监管总局发布参与实施政府采购节能产品、环境标志产品认证机构出具的认证证书扫描件，且在有效截止日期内，</w:t>
            </w:r>
            <w:r>
              <w:rPr>
                <w:rFonts w:hint="eastAsia" w:hAnsi="宋体" w:cs="宋体"/>
                <w:bCs/>
                <w:sz w:val="21"/>
                <w:szCs w:val="21"/>
              </w:rPr>
              <w:t>未提供或未按要求提供或提供的不清晰导致评审委员会无法判断的，不得分。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right w:val="single" w:color="000000" w:sz="8" w:space="0"/>
            </w:tcBorders>
            <w:shd w:val="clear" w:color="auto" w:fill="auto"/>
            <w:vAlign w:val="center"/>
          </w:tcPr>
          <w:p>
            <w:pPr>
              <w:widowControl/>
              <w:wordWrap w:val="0"/>
              <w:spacing w:line="360" w:lineRule="auto"/>
              <w:jc w:val="center"/>
              <w:rPr>
                <w:rFonts w:ascii="宋体" w:hAnsi="宋体" w:cs="宋体"/>
                <w:b/>
                <w:bCs/>
                <w:color w:val="0000FF"/>
                <w:szCs w:val="21"/>
              </w:rPr>
            </w:pPr>
            <w:r>
              <w:rPr>
                <w:rFonts w:hint="eastAsia" w:ascii="宋体" w:hAnsi="宋体" w:cs="宋体"/>
                <w:b/>
                <w:bCs/>
                <w:color w:val="0000FF"/>
                <w:kern w:val="0"/>
                <w:szCs w:val="21"/>
              </w:rPr>
              <w:t>3</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center"/>
              <w:rPr>
                <w:rFonts w:ascii="宋体" w:hAnsi="宋体" w:cs="宋体"/>
                <w:b/>
                <w:bCs/>
                <w:color w:val="0000FF"/>
                <w:szCs w:val="21"/>
              </w:rPr>
            </w:pPr>
            <w:r>
              <w:rPr>
                <w:rFonts w:hint="eastAsia" w:ascii="宋体" w:hAnsi="宋体" w:cs="宋体"/>
                <w:b/>
                <w:bCs/>
                <w:color w:val="0000FF"/>
                <w:kern w:val="0"/>
                <w:szCs w:val="21"/>
              </w:rPr>
              <w:t>商务部分</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center"/>
              <w:rPr>
                <w:rFonts w:hint="eastAsia" w:ascii="宋体" w:hAnsi="宋体" w:eastAsia="宋体" w:cs="宋体"/>
                <w:b/>
                <w:bCs/>
                <w:color w:val="0000FF"/>
                <w:szCs w:val="21"/>
                <w:lang w:val="en-US" w:eastAsia="zh-CN"/>
              </w:rPr>
            </w:pPr>
            <w:r>
              <w:rPr>
                <w:rFonts w:hint="eastAsia" w:ascii="宋体" w:hAnsi="宋体" w:cs="宋体"/>
                <w:b/>
                <w:bCs/>
                <w:color w:val="0000FF"/>
                <w:szCs w:val="21"/>
              </w:rPr>
              <w:t>1</w:t>
            </w:r>
            <w:r>
              <w:rPr>
                <w:rFonts w:hint="eastAsia" w:ascii="宋体" w:hAnsi="宋体" w:cs="宋体"/>
                <w:b/>
                <w:bCs/>
                <w:color w:val="0000FF"/>
                <w:szCs w:val="21"/>
                <w:lang w:val="en-US" w:eastAsia="zh-CN"/>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spacing w:line="360" w:lineRule="auto"/>
              <w:rPr>
                <w:rFonts w:ascii="宋体" w:hAnsi="宋体" w:cs="宋体"/>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E6EFFA"/>
            <w:vAlign w:val="center"/>
          </w:tcPr>
          <w:p>
            <w:pPr>
              <w:spacing w:line="360" w:lineRule="auto"/>
              <w:jc w:val="center"/>
              <w:rPr>
                <w:rFonts w:ascii="宋体" w:hAnsi="宋体" w:cs="宋体"/>
                <w:b/>
                <w:bCs/>
                <w:color w:val="0000FF"/>
                <w:szCs w:val="21"/>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idowControl/>
              <w:wordWrap w:val="0"/>
              <w:spacing w:line="360" w:lineRule="auto"/>
              <w:jc w:val="center"/>
              <w:rPr>
                <w:rFonts w:ascii="宋体" w:hAnsi="宋体" w:cs="宋体"/>
                <w:szCs w:val="21"/>
              </w:rPr>
            </w:pPr>
            <w:r>
              <w:rPr>
                <w:rFonts w:hint="eastAsia" w:ascii="宋体" w:hAnsi="宋体" w:cs="宋体"/>
                <w:kern w:val="0"/>
                <w:szCs w:val="21"/>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widowControl/>
              <w:wordWrap w:val="0"/>
              <w:spacing w:line="360" w:lineRule="auto"/>
              <w:jc w:val="center"/>
              <w:rPr>
                <w:rFonts w:ascii="宋体" w:hAnsi="宋体" w:cs="宋体"/>
                <w:szCs w:val="21"/>
              </w:rPr>
            </w:pPr>
            <w:r>
              <w:rPr>
                <w:rFonts w:hint="eastAsia" w:ascii="宋体" w:hAnsi="宋体" w:cs="宋体"/>
                <w:kern w:val="0"/>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idowControl/>
              <w:wordWrap w:val="0"/>
              <w:spacing w:line="360" w:lineRule="auto"/>
              <w:jc w:val="center"/>
              <w:rPr>
                <w:rFonts w:ascii="宋体" w:hAnsi="宋体" w:cs="宋体"/>
                <w:szCs w:val="21"/>
              </w:rPr>
            </w:pPr>
            <w:r>
              <w:rPr>
                <w:rFonts w:hint="eastAsia" w:ascii="宋体" w:hAnsi="宋体" w:cs="宋体"/>
                <w:kern w:val="0"/>
                <w:szCs w:val="21"/>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widowControl/>
              <w:wordWrap w:val="0"/>
              <w:spacing w:line="360" w:lineRule="auto"/>
              <w:jc w:val="center"/>
              <w:rPr>
                <w:rFonts w:ascii="宋体" w:hAnsi="宋体" w:cs="宋体"/>
                <w:szCs w:val="21"/>
              </w:rPr>
            </w:pPr>
            <w:r>
              <w:rPr>
                <w:rFonts w:hint="eastAsia" w:ascii="宋体" w:hAnsi="宋体" w:cs="宋体"/>
                <w:kern w:val="0"/>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hint="eastAsia" w:ascii="宋体" w:hAnsi="宋体" w:cs="宋体"/>
                <w:szCs w:val="21"/>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hint="eastAsia" w:ascii="宋体" w:hAnsi="宋体" w:cs="宋体"/>
                <w:szCs w:val="21"/>
              </w:rPr>
              <w:t>投标人认证情况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hint="eastAsia" w:ascii="宋体" w:hAnsi="宋体" w:eastAsia="宋体" w:cs="宋体"/>
                <w:szCs w:val="21"/>
                <w:lang w:eastAsia="zh-CN"/>
              </w:rPr>
            </w:pPr>
            <w:r>
              <w:rPr>
                <w:rFonts w:hint="eastAsia" w:ascii="宋体" w:hAnsi="宋体" w:cs="宋体"/>
                <w:szCs w:val="21"/>
                <w:lang w:val="en-US" w:eastAsia="zh-CN"/>
              </w:rPr>
              <w:t>2</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60" w:lineRule="auto"/>
              <w:rPr>
                <w:rFonts w:ascii="宋体" w:hAnsi="宋体" w:cs="宋体"/>
                <w:b/>
                <w:bCs/>
                <w:szCs w:val="21"/>
              </w:rPr>
            </w:pPr>
            <w:r>
              <w:rPr>
                <w:rFonts w:hint="eastAsia" w:ascii="宋体" w:hAnsi="宋体" w:cs="宋体"/>
                <w:b/>
                <w:bCs/>
                <w:szCs w:val="21"/>
              </w:rPr>
              <w:t>考察内容：</w:t>
            </w:r>
          </w:p>
          <w:p>
            <w:pPr>
              <w:wordWrap w:val="0"/>
              <w:spacing w:line="360" w:lineRule="auto"/>
              <w:rPr>
                <w:rFonts w:ascii="宋体" w:hAnsi="宋体" w:cs="仿宋_GB2312"/>
                <w:color w:val="auto"/>
                <w:szCs w:val="21"/>
              </w:rPr>
            </w:pPr>
            <w:r>
              <w:rPr>
                <w:rFonts w:hint="eastAsia" w:ascii="宋体" w:hAnsi="宋体" w:cs="仿宋_GB2312"/>
                <w:color w:val="auto"/>
                <w:szCs w:val="21"/>
              </w:rPr>
              <w:t>1.具有质量管理体系认证证书</w:t>
            </w:r>
            <w:r>
              <w:rPr>
                <w:rFonts w:hint="eastAsia" w:ascii="宋体" w:hAnsi="宋体" w:cs="仿宋_GB2312"/>
                <w:color w:val="auto"/>
                <w:szCs w:val="21"/>
                <w:lang w:eastAsia="zh-CN"/>
              </w:rPr>
              <w:t>，</w:t>
            </w:r>
            <w:r>
              <w:rPr>
                <w:rFonts w:hint="eastAsia" w:ascii="宋体" w:hAnsi="宋体" w:cs="仿宋_GB2312"/>
                <w:color w:val="auto"/>
                <w:szCs w:val="21"/>
              </w:rPr>
              <w:t>得</w:t>
            </w:r>
            <w:r>
              <w:rPr>
                <w:rFonts w:hint="eastAsia" w:ascii="宋体" w:hAnsi="宋体" w:cs="仿宋_GB2312"/>
                <w:color w:val="auto"/>
                <w:szCs w:val="21"/>
                <w:lang w:val="en-US" w:eastAsia="zh-CN"/>
              </w:rPr>
              <w:t>5</w:t>
            </w:r>
            <w:r>
              <w:rPr>
                <w:rFonts w:hint="eastAsia" w:ascii="宋体" w:hAnsi="宋体" w:cs="仿宋_GB2312"/>
                <w:color w:val="auto"/>
                <w:szCs w:val="21"/>
              </w:rPr>
              <w:t>0分；</w:t>
            </w:r>
          </w:p>
          <w:p>
            <w:pPr>
              <w:wordWrap w:val="0"/>
              <w:spacing w:line="360" w:lineRule="auto"/>
              <w:rPr>
                <w:rFonts w:ascii="宋体" w:hAnsi="宋体" w:cs="仿宋_GB2312"/>
                <w:color w:val="auto"/>
                <w:szCs w:val="21"/>
              </w:rPr>
            </w:pPr>
            <w:r>
              <w:rPr>
                <w:rFonts w:hint="eastAsia" w:ascii="宋体" w:hAnsi="宋体" w:cs="仿宋_GB2312"/>
                <w:color w:val="auto"/>
                <w:szCs w:val="21"/>
                <w:lang w:val="en-US" w:eastAsia="zh-CN"/>
              </w:rPr>
              <w:t>2</w:t>
            </w:r>
            <w:r>
              <w:rPr>
                <w:rFonts w:ascii="宋体" w:hAnsi="宋体" w:cs="仿宋_GB2312"/>
                <w:color w:val="auto"/>
                <w:szCs w:val="21"/>
              </w:rPr>
              <w:t>.</w:t>
            </w:r>
            <w:r>
              <w:rPr>
                <w:rFonts w:hint="eastAsia" w:ascii="宋体" w:hAnsi="宋体" w:cs="仿宋_GB2312"/>
                <w:color w:val="auto"/>
                <w:szCs w:val="21"/>
              </w:rPr>
              <w:t>具备售后服务认证证书，得</w:t>
            </w:r>
            <w:r>
              <w:rPr>
                <w:rFonts w:hint="eastAsia" w:ascii="宋体" w:hAnsi="宋体" w:cs="仿宋_GB2312"/>
                <w:color w:val="auto"/>
                <w:szCs w:val="21"/>
                <w:lang w:val="en-US" w:eastAsia="zh-CN"/>
              </w:rPr>
              <w:t>50</w:t>
            </w:r>
            <w:r>
              <w:rPr>
                <w:rFonts w:hint="eastAsia" w:ascii="宋体" w:hAnsi="宋体" w:cs="仿宋_GB2312"/>
                <w:color w:val="auto"/>
                <w:szCs w:val="21"/>
              </w:rPr>
              <w:t>分；</w:t>
            </w:r>
          </w:p>
          <w:p>
            <w:pPr>
              <w:widowControl/>
              <w:spacing w:line="360" w:lineRule="auto"/>
              <w:rPr>
                <w:rFonts w:ascii="宋体" w:hAnsi="宋体" w:cs="宋体"/>
                <w:szCs w:val="21"/>
              </w:rPr>
            </w:pPr>
            <w:r>
              <w:rPr>
                <w:rFonts w:hint="eastAsia" w:ascii="宋体" w:hAnsi="宋体" w:cs="宋体"/>
                <w:szCs w:val="21"/>
              </w:rPr>
              <w:t>以上</w:t>
            </w:r>
            <w:r>
              <w:rPr>
                <w:rFonts w:hint="eastAsia" w:ascii="宋体" w:hAnsi="宋体" w:cs="宋体"/>
                <w:szCs w:val="21"/>
                <w:lang w:val="en-US" w:eastAsia="zh-CN"/>
              </w:rPr>
              <w:t>2</w:t>
            </w:r>
            <w:r>
              <w:rPr>
                <w:rFonts w:hint="eastAsia" w:ascii="宋体" w:hAnsi="宋体" w:cs="宋体"/>
                <w:szCs w:val="21"/>
              </w:rPr>
              <w:t>项得分累计最高得100分。</w:t>
            </w:r>
          </w:p>
          <w:p>
            <w:pPr>
              <w:widowControl/>
              <w:spacing w:line="360" w:lineRule="auto"/>
              <w:rPr>
                <w:rFonts w:ascii="宋体" w:hAnsi="宋体" w:cs="宋体"/>
                <w:b/>
                <w:bCs/>
                <w:szCs w:val="21"/>
              </w:rPr>
            </w:pPr>
            <w:r>
              <w:rPr>
                <w:rFonts w:hint="eastAsia" w:ascii="宋体" w:hAnsi="宋体" w:cs="宋体"/>
                <w:b/>
                <w:bCs/>
                <w:szCs w:val="21"/>
              </w:rPr>
              <w:t>证明文件：</w:t>
            </w:r>
          </w:p>
          <w:p>
            <w:pPr>
              <w:widowControl/>
              <w:wordWrap w:val="0"/>
              <w:spacing w:line="360" w:lineRule="auto"/>
              <w:jc w:val="left"/>
              <w:rPr>
                <w:rFonts w:ascii="宋体" w:hAnsi="宋体" w:cs="宋体"/>
                <w:szCs w:val="21"/>
              </w:rPr>
            </w:pPr>
            <w:r>
              <w:rPr>
                <w:rFonts w:ascii="宋体" w:hAnsi="宋体" w:cs="宋体"/>
                <w:szCs w:val="21"/>
              </w:rPr>
              <w:t>1</w:t>
            </w:r>
            <w:r>
              <w:rPr>
                <w:rFonts w:hint="eastAsia" w:ascii="宋体" w:hAnsi="宋体" w:cs="宋体"/>
                <w:szCs w:val="21"/>
              </w:rPr>
              <w:t>.提供证书扫描件</w:t>
            </w:r>
            <w:r>
              <w:rPr>
                <w:rFonts w:hint="eastAsia" w:ascii="宋体" w:hAnsi="宋体" w:cs="宋体"/>
                <w:szCs w:val="21"/>
                <w:lang w:val="en-US" w:eastAsia="zh-CN"/>
              </w:rPr>
              <w:t>及</w:t>
            </w:r>
            <w:r>
              <w:rPr>
                <w:rFonts w:hint="eastAsia" w:ascii="宋体" w:hAnsi="宋体"/>
                <w:szCs w:val="21"/>
              </w:rPr>
              <w:t>全国认证认可信息公共服务平台（cx.cnca.cn）认证信息查询截图（截图需显示证书状态为有效）。相关证书在公开渠道无法查询的，投标人需提供颁发部门或者监管机构的证明材料，证明证书真实有效且为合法机构颁发</w:t>
            </w:r>
            <w:r>
              <w:rPr>
                <w:rFonts w:hint="eastAsia" w:ascii="宋体" w:hAnsi="宋体" w:cs="宋体"/>
                <w:szCs w:val="21"/>
              </w:rPr>
              <w:t>；</w:t>
            </w:r>
          </w:p>
          <w:p>
            <w:pPr>
              <w:widowControl/>
              <w:wordWrap w:val="0"/>
              <w:spacing w:line="360" w:lineRule="auto"/>
              <w:jc w:val="left"/>
              <w:rPr>
                <w:rFonts w:ascii="宋体" w:hAnsi="宋体" w:cs="宋体"/>
                <w:szCs w:val="21"/>
              </w:rPr>
            </w:pPr>
            <w:r>
              <w:rPr>
                <w:rFonts w:ascii="宋体" w:hAnsi="宋体" w:cs="宋体"/>
                <w:szCs w:val="21"/>
              </w:rPr>
              <w:t>2</w:t>
            </w:r>
            <w:r>
              <w:rPr>
                <w:rFonts w:hint="eastAsia" w:ascii="宋体" w:hAnsi="宋体" w:cs="宋体"/>
                <w:szCs w:val="21"/>
              </w:rPr>
              <w:t>.如投标人为分支机构，提供其总公司的证书也可按照评分规则计分；证书单位名称需与投标人名称或其总公司名称一致，否则不得分；</w:t>
            </w:r>
          </w:p>
          <w:p>
            <w:pPr>
              <w:spacing w:line="360" w:lineRule="auto"/>
              <w:rPr>
                <w:rFonts w:ascii="宋体" w:hAnsi="宋体" w:cs="宋体"/>
                <w:szCs w:val="21"/>
              </w:rPr>
            </w:pPr>
            <w:r>
              <w:rPr>
                <w:rFonts w:ascii="宋体" w:hAnsi="宋体" w:cs="宋体"/>
                <w:szCs w:val="21"/>
              </w:rPr>
              <w:t>3</w:t>
            </w:r>
            <w:r>
              <w:rPr>
                <w:rFonts w:hint="eastAsia" w:ascii="宋体" w:hAnsi="宋体" w:cs="宋体"/>
                <w:szCs w:val="21"/>
              </w:rPr>
              <w:t>.</w:t>
            </w:r>
            <w:r>
              <w:rPr>
                <w:rFonts w:hint="eastAsia" w:ascii="宋体" w:hAnsi="宋体" w:cs="宋体"/>
                <w:bCs/>
                <w:szCs w:val="21"/>
              </w:rPr>
              <w:t>未提供或未按要求提供或提供的不清晰导致评审委员会无法判断的，不得分。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hint="eastAsia" w:ascii="宋体" w:hAnsi="宋体" w:cs="宋体"/>
                <w:szCs w:val="21"/>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hint="eastAsia" w:ascii="宋体" w:hAnsi="宋体" w:cs="宋体"/>
                <w:szCs w:val="21"/>
              </w:rPr>
              <w:t>投标人荣誉情况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hint="eastAsia" w:ascii="宋体" w:hAnsi="宋体" w:eastAsia="宋体" w:cs="宋体"/>
                <w:szCs w:val="21"/>
                <w:lang w:eastAsia="zh-CN"/>
              </w:rPr>
            </w:pPr>
            <w:r>
              <w:rPr>
                <w:rFonts w:hint="eastAsia" w:ascii="宋体" w:hAnsi="宋体" w:cs="宋体"/>
                <w:szCs w:val="21"/>
                <w:lang w:val="en-US" w:eastAsia="zh-CN"/>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60" w:lineRule="auto"/>
              <w:rPr>
                <w:rFonts w:ascii="宋体" w:hAnsi="宋体" w:cs="宋体"/>
                <w:b/>
                <w:bCs/>
                <w:szCs w:val="21"/>
              </w:rPr>
            </w:pPr>
            <w:r>
              <w:rPr>
                <w:rFonts w:hint="eastAsia" w:ascii="宋体" w:hAnsi="宋体" w:cs="宋体"/>
                <w:b/>
                <w:bCs/>
                <w:szCs w:val="21"/>
              </w:rPr>
              <w:t>考察内容：</w:t>
            </w:r>
          </w:p>
          <w:p>
            <w:pPr>
              <w:widowControl/>
              <w:wordWrap w:val="0"/>
              <w:spacing w:line="360" w:lineRule="auto"/>
              <w:jc w:val="left"/>
              <w:rPr>
                <w:rFonts w:ascii="宋体" w:hAnsi="宋体" w:cs="宋体"/>
                <w:szCs w:val="21"/>
              </w:rPr>
            </w:pPr>
            <w:r>
              <w:rPr>
                <w:rFonts w:hint="eastAsia" w:ascii="宋体" w:hAnsi="宋体" w:cs="宋体"/>
                <w:szCs w:val="21"/>
              </w:rPr>
              <w:t>投标人获得过</w:t>
            </w:r>
            <w:commentRangeStart w:id="5"/>
            <w:r>
              <w:rPr>
                <w:rFonts w:hint="eastAsia" w:ascii="宋体" w:hAnsi="宋体" w:cs="宋体"/>
                <w:szCs w:val="21"/>
              </w:rPr>
              <w:t>政府部门</w:t>
            </w:r>
            <w:commentRangeEnd w:id="5"/>
            <w:r>
              <w:commentReference w:id="5"/>
            </w:r>
            <w:r>
              <w:rPr>
                <w:rFonts w:hint="eastAsia" w:ascii="宋体" w:hAnsi="宋体" w:cs="宋体"/>
                <w:szCs w:val="21"/>
              </w:rPr>
              <w:t>颁发的科学技术进步奖（或科学技术奖励证书），国家级的每个得100分，省级的每个得50分，最高得100分。</w:t>
            </w:r>
          </w:p>
          <w:p>
            <w:pPr>
              <w:widowControl/>
              <w:spacing w:line="360" w:lineRule="auto"/>
              <w:rPr>
                <w:rFonts w:ascii="宋体" w:hAnsi="宋体" w:cs="宋体"/>
                <w:b/>
                <w:bCs/>
                <w:szCs w:val="21"/>
              </w:rPr>
            </w:pPr>
            <w:r>
              <w:rPr>
                <w:rFonts w:hint="eastAsia" w:ascii="宋体" w:hAnsi="宋体" w:cs="宋体"/>
                <w:b/>
                <w:bCs/>
                <w:szCs w:val="21"/>
              </w:rPr>
              <w:t>证明文件：</w:t>
            </w:r>
          </w:p>
          <w:p>
            <w:pPr>
              <w:widowControl/>
              <w:spacing w:line="360" w:lineRule="auto"/>
              <w:rPr>
                <w:rFonts w:ascii="宋体" w:hAnsi="宋体" w:cs="宋体"/>
                <w:szCs w:val="21"/>
              </w:rPr>
            </w:pPr>
            <w:r>
              <w:rPr>
                <w:rFonts w:hint="eastAsia" w:ascii="宋体" w:hAnsi="宋体" w:cs="宋体"/>
                <w:szCs w:val="21"/>
              </w:rPr>
              <w:t>1.提供奖项照片或获奖（荣誉）证书等证明材料，如投标人为分支机构，提供其总公司获奖证书也可按照评分规则计分；获奖单位名称需与投标人名称或其总公司名称一致，否则不得分；</w:t>
            </w:r>
          </w:p>
          <w:p>
            <w:pPr>
              <w:widowControl/>
              <w:spacing w:line="360" w:lineRule="auto"/>
              <w:jc w:val="left"/>
              <w:rPr>
                <w:rFonts w:ascii="宋体" w:hAnsi="宋体" w:cs="宋体"/>
                <w:szCs w:val="21"/>
              </w:rPr>
            </w:pPr>
            <w:r>
              <w:rPr>
                <w:rFonts w:hint="eastAsia" w:ascii="宋体" w:hAnsi="宋体" w:cs="宋体"/>
                <w:szCs w:val="21"/>
              </w:rPr>
              <w:t>2.</w:t>
            </w:r>
            <w:r>
              <w:rPr>
                <w:rFonts w:hint="eastAsia" w:ascii="宋体" w:hAnsi="宋体" w:cs="宋体"/>
                <w:bCs/>
                <w:szCs w:val="21"/>
              </w:rPr>
              <w:t>未提供或未按要求提供或提供的不清晰导致评审委员会无法判断的，不得分。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tcBorders>
              <w:left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hint="eastAsia" w:ascii="宋体" w:hAnsi="宋体" w:cs="宋体"/>
                <w:szCs w:val="21"/>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hint="eastAsia" w:ascii="宋体" w:hAnsi="宋体" w:cs="宋体"/>
                <w:szCs w:val="21"/>
              </w:rPr>
              <w:t>投标人自主知识产权产品（创新、设计）情况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szCs w:val="21"/>
              </w:rPr>
            </w:pPr>
            <w:r>
              <w:rPr>
                <w:rFonts w:ascii="宋体" w:hAnsi="宋体" w:cs="宋体"/>
                <w:szCs w:val="21"/>
              </w:rPr>
              <w:t>8</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60" w:lineRule="auto"/>
              <w:rPr>
                <w:rFonts w:ascii="宋体" w:hAnsi="宋体" w:cs="宋体"/>
                <w:b/>
                <w:bCs/>
                <w:color w:val="auto"/>
                <w:szCs w:val="21"/>
              </w:rPr>
            </w:pPr>
            <w:r>
              <w:rPr>
                <w:rFonts w:hint="eastAsia" w:ascii="宋体" w:hAnsi="宋体" w:cs="宋体"/>
                <w:b/>
                <w:bCs/>
                <w:color w:val="auto"/>
                <w:szCs w:val="21"/>
              </w:rPr>
              <w:t>考察内容：</w:t>
            </w:r>
          </w:p>
          <w:p>
            <w:pPr>
              <w:widowControl/>
              <w:spacing w:line="360" w:lineRule="auto"/>
              <w:rPr>
                <w:rFonts w:ascii="宋体" w:hAnsi="宋体" w:cs="宋体"/>
                <w:color w:val="auto"/>
                <w:szCs w:val="21"/>
              </w:rPr>
            </w:pPr>
            <w:r>
              <w:rPr>
                <w:rFonts w:ascii="宋体" w:hAnsi="宋体" w:cs="宋体"/>
                <w:color w:val="auto"/>
                <w:szCs w:val="21"/>
              </w:rPr>
              <w:t>1</w:t>
            </w:r>
            <w:r>
              <w:rPr>
                <w:rFonts w:hint="eastAsia" w:ascii="宋体" w:hAnsi="宋体" w:cs="宋体"/>
                <w:color w:val="auto"/>
                <w:szCs w:val="21"/>
              </w:rPr>
              <w:t>.具有图像数据和电子身份标识识别相关计算机软件著作权登记证书或专利证书得</w:t>
            </w:r>
            <w:r>
              <w:rPr>
                <w:rFonts w:ascii="宋体" w:hAnsi="宋体" w:cs="宋体"/>
                <w:color w:val="auto"/>
                <w:szCs w:val="21"/>
              </w:rPr>
              <w:t>2</w:t>
            </w:r>
            <w:r>
              <w:rPr>
                <w:rFonts w:hint="eastAsia" w:ascii="宋体" w:hAnsi="宋体" w:cs="宋体"/>
                <w:color w:val="auto"/>
                <w:szCs w:val="21"/>
                <w:lang w:val="en-US" w:eastAsia="zh-CN"/>
              </w:rPr>
              <w:t>0</w:t>
            </w:r>
            <w:r>
              <w:rPr>
                <w:rFonts w:hint="eastAsia" w:ascii="宋体" w:hAnsi="宋体" w:cs="宋体"/>
                <w:color w:val="auto"/>
                <w:szCs w:val="21"/>
              </w:rPr>
              <w:t>分。</w:t>
            </w:r>
          </w:p>
          <w:p>
            <w:pPr>
              <w:widowControl/>
              <w:spacing w:line="360" w:lineRule="auto"/>
              <w:rPr>
                <w:rFonts w:ascii="宋体" w:hAnsi="宋体" w:cs="宋体"/>
                <w:color w:val="auto"/>
                <w:szCs w:val="21"/>
              </w:rPr>
            </w:pPr>
            <w:r>
              <w:rPr>
                <w:rFonts w:ascii="宋体" w:hAnsi="宋体" w:cs="宋体"/>
                <w:color w:val="auto"/>
                <w:szCs w:val="21"/>
              </w:rPr>
              <w:t>2.具有视频AI分析集约管控平台类相关计算机软件著作权登记证书或专利证书</w:t>
            </w:r>
            <w:r>
              <w:rPr>
                <w:rFonts w:hint="eastAsia" w:ascii="宋体" w:hAnsi="宋体" w:cs="宋体"/>
                <w:color w:val="auto"/>
                <w:szCs w:val="21"/>
              </w:rPr>
              <w:t>得</w:t>
            </w:r>
            <w:r>
              <w:rPr>
                <w:rFonts w:ascii="宋体" w:hAnsi="宋体" w:cs="宋体"/>
                <w:color w:val="auto"/>
                <w:szCs w:val="21"/>
              </w:rPr>
              <w:t>2</w:t>
            </w:r>
            <w:r>
              <w:rPr>
                <w:rFonts w:hint="eastAsia" w:ascii="宋体" w:hAnsi="宋体" w:cs="宋体"/>
                <w:color w:val="auto"/>
                <w:szCs w:val="21"/>
                <w:lang w:val="en-US" w:eastAsia="zh-CN"/>
              </w:rPr>
              <w:t>0</w:t>
            </w:r>
            <w:r>
              <w:rPr>
                <w:rFonts w:hint="eastAsia" w:ascii="宋体" w:hAnsi="宋体" w:cs="宋体"/>
                <w:color w:val="auto"/>
                <w:szCs w:val="21"/>
              </w:rPr>
              <w:t>分。</w:t>
            </w:r>
          </w:p>
          <w:p>
            <w:pPr>
              <w:widowControl/>
              <w:spacing w:line="360" w:lineRule="auto"/>
              <w:rPr>
                <w:rFonts w:ascii="宋体" w:hAnsi="宋体" w:cs="宋体"/>
                <w:color w:val="auto"/>
                <w:szCs w:val="21"/>
              </w:rPr>
            </w:pPr>
            <w:r>
              <w:rPr>
                <w:rFonts w:ascii="宋体" w:hAnsi="宋体" w:cs="宋体"/>
                <w:color w:val="auto"/>
                <w:szCs w:val="21"/>
              </w:rPr>
              <w:t>3</w:t>
            </w:r>
            <w:r>
              <w:rPr>
                <w:rFonts w:hint="eastAsia" w:ascii="宋体" w:hAnsi="宋体" w:cs="宋体"/>
                <w:color w:val="auto"/>
                <w:szCs w:val="21"/>
              </w:rPr>
              <w:t>.具有智能识别系统类计算机软件著作权登记证书</w:t>
            </w:r>
            <w:r>
              <w:rPr>
                <w:rFonts w:ascii="宋体" w:hAnsi="宋体" w:cs="宋体"/>
                <w:color w:val="auto"/>
                <w:szCs w:val="21"/>
              </w:rPr>
              <w:t>或专利证书</w:t>
            </w:r>
            <w:r>
              <w:rPr>
                <w:rFonts w:hint="eastAsia" w:ascii="宋体" w:hAnsi="宋体" w:cs="宋体"/>
                <w:color w:val="auto"/>
                <w:szCs w:val="21"/>
              </w:rPr>
              <w:t>得2</w:t>
            </w:r>
            <w:r>
              <w:rPr>
                <w:rFonts w:hint="eastAsia" w:ascii="宋体" w:hAnsi="宋体" w:cs="宋体"/>
                <w:color w:val="auto"/>
                <w:szCs w:val="21"/>
                <w:lang w:val="en-US" w:eastAsia="zh-CN"/>
              </w:rPr>
              <w:t>0</w:t>
            </w:r>
            <w:r>
              <w:rPr>
                <w:rFonts w:hint="eastAsia" w:ascii="宋体" w:hAnsi="宋体" w:cs="宋体"/>
                <w:color w:val="auto"/>
                <w:szCs w:val="21"/>
              </w:rPr>
              <w:t>分。</w:t>
            </w:r>
          </w:p>
          <w:p>
            <w:pPr>
              <w:widowControl/>
              <w:spacing w:line="360" w:lineRule="auto"/>
              <w:rPr>
                <w:rFonts w:hint="eastAsia" w:ascii="宋体" w:hAnsi="宋体" w:cs="宋体"/>
                <w:color w:val="auto"/>
                <w:szCs w:val="21"/>
              </w:rPr>
            </w:pPr>
            <w:r>
              <w:rPr>
                <w:rFonts w:hint="eastAsia" w:ascii="宋体" w:hAnsi="宋体" w:cs="宋体"/>
                <w:color w:val="auto"/>
                <w:szCs w:val="21"/>
              </w:rPr>
              <w:t>4</w:t>
            </w:r>
            <w:r>
              <w:rPr>
                <w:rFonts w:ascii="宋体" w:hAnsi="宋体" w:cs="宋体"/>
                <w:color w:val="auto"/>
                <w:szCs w:val="21"/>
              </w:rPr>
              <w:t>.</w:t>
            </w:r>
            <w:r>
              <w:rPr>
                <w:rFonts w:hint="eastAsia" w:ascii="宋体" w:hAnsi="宋体" w:cs="宋体"/>
                <w:color w:val="auto"/>
                <w:szCs w:val="21"/>
              </w:rPr>
              <w:t>具有云视频分析引擎类计算机软件著作权登记证书</w:t>
            </w:r>
            <w:r>
              <w:rPr>
                <w:rFonts w:ascii="宋体" w:hAnsi="宋体" w:cs="宋体"/>
                <w:color w:val="auto"/>
                <w:szCs w:val="21"/>
              </w:rPr>
              <w:t>或专利证书</w:t>
            </w:r>
            <w:r>
              <w:rPr>
                <w:rFonts w:hint="eastAsia" w:ascii="宋体" w:hAnsi="宋体" w:cs="宋体"/>
                <w:color w:val="auto"/>
                <w:szCs w:val="21"/>
              </w:rPr>
              <w:t>得</w:t>
            </w:r>
            <w:r>
              <w:rPr>
                <w:rFonts w:ascii="宋体" w:hAnsi="宋体" w:cs="宋体"/>
                <w:color w:val="auto"/>
                <w:szCs w:val="21"/>
              </w:rPr>
              <w:t>2</w:t>
            </w:r>
            <w:r>
              <w:rPr>
                <w:rFonts w:hint="eastAsia" w:ascii="宋体" w:hAnsi="宋体" w:cs="宋体"/>
                <w:color w:val="auto"/>
                <w:szCs w:val="21"/>
                <w:lang w:val="en-US" w:eastAsia="zh-CN"/>
              </w:rPr>
              <w:t>0</w:t>
            </w:r>
            <w:r>
              <w:rPr>
                <w:rFonts w:hint="eastAsia" w:ascii="宋体" w:hAnsi="宋体" w:cs="宋体"/>
                <w:color w:val="auto"/>
                <w:szCs w:val="21"/>
              </w:rPr>
              <w:t>分</w:t>
            </w:r>
          </w:p>
          <w:p>
            <w:pPr>
              <w:keepNext w:val="0"/>
              <w:keepLines w:val="0"/>
              <w:pageBreakBefore w:val="0"/>
              <w:widowControl/>
              <w:kinsoku/>
              <w:overflowPunct/>
              <w:topLinePunct w:val="0"/>
              <w:bidi w:val="0"/>
              <w:adjustRightInd/>
              <w:snapToGrid/>
              <w:spacing w:line="360" w:lineRule="auto"/>
              <w:ind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具有智能运维平台类计算机软件著作权登记证书</w:t>
            </w:r>
            <w:r>
              <w:rPr>
                <w:rFonts w:ascii="宋体" w:hAnsi="宋体" w:cs="宋体"/>
                <w:color w:val="auto"/>
                <w:szCs w:val="21"/>
              </w:rPr>
              <w:t>或专利证书</w:t>
            </w:r>
            <w:r>
              <w:rPr>
                <w:rFonts w:hint="eastAsia" w:ascii="宋体" w:hAnsi="宋体" w:eastAsia="宋体" w:cs="宋体"/>
                <w:color w:val="auto"/>
                <w:sz w:val="21"/>
                <w:szCs w:val="21"/>
              </w:rPr>
              <w:t>得20分。</w:t>
            </w:r>
          </w:p>
          <w:p>
            <w:pPr>
              <w:widowControl/>
              <w:spacing w:line="360" w:lineRule="auto"/>
              <w:rPr>
                <w:rFonts w:ascii="宋体" w:hAnsi="宋体" w:cs="宋体"/>
                <w:color w:val="auto"/>
                <w:szCs w:val="21"/>
              </w:rPr>
            </w:pPr>
            <w:r>
              <w:rPr>
                <w:rFonts w:hint="eastAsia" w:ascii="宋体" w:hAnsi="宋体" w:cs="宋体"/>
                <w:color w:val="auto"/>
                <w:szCs w:val="21"/>
              </w:rPr>
              <w:t>以上</w:t>
            </w:r>
            <w:r>
              <w:rPr>
                <w:rFonts w:hint="eastAsia" w:ascii="宋体" w:hAnsi="宋体" w:cs="宋体"/>
                <w:color w:val="auto"/>
                <w:szCs w:val="21"/>
                <w:lang w:val="en-US" w:eastAsia="zh-CN"/>
              </w:rPr>
              <w:t>5</w:t>
            </w:r>
            <w:r>
              <w:rPr>
                <w:rFonts w:hint="eastAsia" w:ascii="宋体" w:hAnsi="宋体" w:cs="宋体"/>
                <w:color w:val="auto"/>
                <w:szCs w:val="21"/>
              </w:rPr>
              <w:t>项可累计得分，最高得100分。</w:t>
            </w:r>
          </w:p>
          <w:p>
            <w:pPr>
              <w:widowControl/>
              <w:spacing w:line="360" w:lineRule="auto"/>
              <w:rPr>
                <w:rFonts w:ascii="宋体" w:hAnsi="宋体" w:cs="宋体"/>
                <w:b/>
                <w:bCs/>
                <w:color w:val="auto"/>
                <w:szCs w:val="21"/>
              </w:rPr>
            </w:pPr>
            <w:r>
              <w:rPr>
                <w:rFonts w:hint="eastAsia" w:ascii="宋体" w:hAnsi="宋体" w:cs="宋体"/>
                <w:b/>
                <w:bCs/>
                <w:color w:val="auto"/>
                <w:szCs w:val="21"/>
              </w:rPr>
              <w:t>评审标准：</w:t>
            </w:r>
          </w:p>
          <w:p>
            <w:pPr>
              <w:widowControl/>
              <w:numPr>
                <w:ilvl w:val="0"/>
                <w:numId w:val="1"/>
              </w:numPr>
              <w:spacing w:line="360" w:lineRule="auto"/>
              <w:rPr>
                <w:rFonts w:ascii="宋体" w:hAnsi="宋体" w:cs="宋体"/>
                <w:color w:val="auto"/>
                <w:szCs w:val="21"/>
              </w:rPr>
            </w:pPr>
            <w:r>
              <w:rPr>
                <w:rFonts w:hint="eastAsia" w:ascii="宋体" w:hAnsi="宋体" w:cs="宋体"/>
                <w:color w:val="auto"/>
                <w:szCs w:val="21"/>
              </w:rPr>
              <w:t>若为自有产权，则提供国家版权部门或国家知识产权部门颁发的证书扫描件（知识产权人或专利权人需为投标人，如投标人为分公司或分支机构，可提供总公司相应证书。证书单位名称需与投标人名称或其总公司名称一致，否则不得分）；</w:t>
            </w:r>
            <w:r>
              <w:rPr>
                <w:rFonts w:ascii="宋体" w:hAnsi="宋体" w:cs="宋体"/>
                <w:color w:val="auto"/>
                <w:szCs w:val="21"/>
              </w:rPr>
              <w:t xml:space="preserve"> </w:t>
            </w:r>
          </w:p>
          <w:p>
            <w:pPr>
              <w:widowControl/>
              <w:spacing w:line="360" w:lineRule="auto"/>
              <w:rPr>
                <w:rFonts w:ascii="宋体" w:hAnsi="宋体" w:cs="宋体"/>
                <w:b/>
                <w:bCs/>
                <w:color w:val="auto"/>
                <w:szCs w:val="21"/>
              </w:rPr>
            </w:pPr>
            <w:r>
              <w:rPr>
                <w:rFonts w:hint="eastAsia" w:ascii="宋体" w:hAnsi="宋体" w:cs="宋体"/>
                <w:color w:val="auto"/>
                <w:szCs w:val="21"/>
              </w:rPr>
              <w:t>2.</w:t>
            </w:r>
            <w:r>
              <w:rPr>
                <w:rFonts w:hint="eastAsia" w:ascii="宋体" w:hAnsi="宋体" w:cs="宋体"/>
                <w:bCs/>
                <w:color w:val="auto"/>
                <w:szCs w:val="21"/>
              </w:rPr>
              <w:t>未提供或未按要求提供或提供的不清晰导致评审委员会无法判断的，不得分。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center"/>
              <w:rPr>
                <w:rFonts w:ascii="宋体" w:hAnsi="宋体" w:cs="宋体"/>
                <w:b/>
                <w:bCs/>
                <w:color w:val="0000FF"/>
                <w:szCs w:val="21"/>
              </w:rPr>
            </w:pPr>
            <w:r>
              <w:rPr>
                <w:rFonts w:hint="eastAsia" w:ascii="宋体" w:hAnsi="宋体" w:cs="宋体"/>
                <w:b/>
                <w:bCs/>
                <w:color w:val="0000FF"/>
                <w:kern w:val="0"/>
                <w:szCs w:val="21"/>
              </w:rPr>
              <w:t>4</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center"/>
              <w:rPr>
                <w:rFonts w:ascii="宋体" w:hAnsi="宋体" w:cs="宋体"/>
                <w:b/>
                <w:bCs/>
                <w:color w:val="0000FF"/>
                <w:szCs w:val="21"/>
              </w:rPr>
            </w:pPr>
            <w:r>
              <w:rPr>
                <w:rFonts w:hint="eastAsia" w:ascii="宋体" w:hAnsi="宋体" w:cs="宋体"/>
                <w:b/>
                <w:bCs/>
                <w:color w:val="0000FF"/>
                <w:kern w:val="0"/>
                <w:szCs w:val="21"/>
              </w:rPr>
              <w:t>诚信情况</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center"/>
              <w:rPr>
                <w:rFonts w:ascii="宋体" w:hAnsi="宋体" w:cs="宋体"/>
                <w:b/>
                <w:bCs/>
                <w:color w:val="0000FF"/>
                <w:szCs w:val="21"/>
              </w:rPr>
            </w:pPr>
            <w:r>
              <w:rPr>
                <w:rFonts w:hint="eastAsia" w:ascii="宋体" w:hAnsi="宋体" w:cs="宋体"/>
                <w:b/>
                <w:bCs/>
                <w:color w:val="0000FF"/>
                <w:szCs w:val="21"/>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spacing w:line="360" w:lineRule="auto"/>
              <w:rPr>
                <w:rFonts w:ascii="宋体" w:hAnsi="宋体" w:cs="宋体"/>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spacing w:line="360" w:lineRule="auto"/>
              <w:jc w:val="center"/>
              <w:rPr>
                <w:rFonts w:ascii="宋体" w:hAnsi="宋体" w:cs="宋体"/>
                <w:b/>
                <w:bCs/>
                <w:color w:val="0000FF"/>
                <w:szCs w:val="21"/>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idowControl/>
              <w:wordWrap w:val="0"/>
              <w:spacing w:line="360" w:lineRule="auto"/>
              <w:jc w:val="center"/>
              <w:rPr>
                <w:rFonts w:ascii="宋体" w:hAnsi="宋体" w:cs="宋体"/>
                <w:szCs w:val="21"/>
              </w:rPr>
            </w:pPr>
            <w:r>
              <w:rPr>
                <w:rFonts w:hint="eastAsia" w:ascii="宋体" w:hAnsi="宋体" w:cs="宋体"/>
                <w:kern w:val="0"/>
                <w:szCs w:val="21"/>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widowControl/>
              <w:wordWrap w:val="0"/>
              <w:spacing w:line="360" w:lineRule="auto"/>
              <w:jc w:val="center"/>
              <w:rPr>
                <w:rFonts w:ascii="宋体" w:hAnsi="宋体" w:cs="宋体"/>
                <w:szCs w:val="21"/>
              </w:rPr>
            </w:pPr>
            <w:r>
              <w:rPr>
                <w:rFonts w:hint="eastAsia" w:ascii="宋体" w:hAnsi="宋体" w:cs="宋体"/>
                <w:kern w:val="0"/>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idowControl/>
              <w:wordWrap w:val="0"/>
              <w:spacing w:line="360" w:lineRule="auto"/>
              <w:jc w:val="center"/>
              <w:rPr>
                <w:rFonts w:ascii="宋体" w:hAnsi="宋体" w:cs="宋体"/>
                <w:szCs w:val="21"/>
              </w:rPr>
            </w:pPr>
            <w:r>
              <w:rPr>
                <w:rFonts w:hint="eastAsia" w:ascii="宋体" w:hAnsi="宋体" w:cs="宋体"/>
                <w:kern w:val="0"/>
                <w:szCs w:val="21"/>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widowControl/>
              <w:wordWrap w:val="0"/>
              <w:spacing w:line="360" w:lineRule="auto"/>
              <w:jc w:val="center"/>
              <w:rPr>
                <w:rFonts w:ascii="宋体" w:hAnsi="宋体" w:cs="宋体"/>
                <w:szCs w:val="21"/>
              </w:rPr>
            </w:pPr>
            <w:r>
              <w:rPr>
                <w:rFonts w:hint="eastAsia" w:ascii="宋体" w:hAnsi="宋体" w:cs="宋体"/>
                <w:kern w:val="0"/>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60" w:lineRule="auto"/>
              <w:jc w:val="center"/>
              <w:rPr>
                <w:rFonts w:ascii="宋体" w:hAnsi="宋体" w:cs="宋体"/>
                <w:b/>
                <w:bCs/>
                <w:color w:val="0000FF"/>
                <w:szCs w:val="21"/>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center"/>
              <w:rPr>
                <w:rFonts w:ascii="宋体" w:hAnsi="宋体" w:cs="宋体"/>
                <w:szCs w:val="21"/>
              </w:rPr>
            </w:pPr>
            <w:r>
              <w:rPr>
                <w:rFonts w:hint="eastAsia" w:ascii="宋体" w:hAnsi="宋体" w:cs="宋体"/>
                <w:szCs w:val="21"/>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center"/>
              <w:rPr>
                <w:rFonts w:ascii="宋体" w:hAnsi="宋体" w:cs="宋体"/>
                <w:szCs w:val="21"/>
              </w:rPr>
            </w:pPr>
            <w:r>
              <w:rPr>
                <w:rFonts w:hint="eastAsia" w:ascii="宋体" w:hAnsi="宋体" w:cs="宋体"/>
                <w:szCs w:val="21"/>
              </w:rPr>
              <w:t>诚信情况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wordWrap w:val="0"/>
              <w:spacing w:line="360" w:lineRule="auto"/>
              <w:jc w:val="center"/>
              <w:rPr>
                <w:rFonts w:ascii="宋体" w:hAnsi="宋体" w:cs="宋体"/>
                <w:szCs w:val="21"/>
              </w:rPr>
            </w:pPr>
            <w:r>
              <w:rPr>
                <w:rFonts w:hint="eastAsia" w:ascii="宋体" w:hAnsi="宋体" w:cs="宋体"/>
                <w:szCs w:val="21"/>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tcPr>
          <w:p>
            <w:pPr>
              <w:widowControl/>
              <w:wordWrap w:val="0"/>
              <w:spacing w:line="360" w:lineRule="auto"/>
              <w:jc w:val="left"/>
              <w:rPr>
                <w:rFonts w:ascii="宋体" w:hAnsi="宋体" w:cs="宋体"/>
                <w:szCs w:val="21"/>
              </w:rPr>
            </w:pPr>
            <w:r>
              <w:rPr>
                <w:rFonts w:hint="eastAsia" w:ascii="宋体" w:hAnsi="宋体" w:cs="宋体"/>
                <w:szCs w:val="21"/>
              </w:rPr>
              <w:t>投标人在参与政府采购活动中存在《深圳市财政局政府采购供应商信用信息管理办法》第十一条诚信相关问题且在主管部门相关处理措施实施期限内的，本项不得分，否则得满分。投标人无需提供任何证明材料，由工作人员向评审委员会提供相关信息。</w:t>
            </w:r>
          </w:p>
        </w:tc>
      </w:tr>
      <w:bookmarkEnd w:id="2"/>
    </w:tbl>
    <w:p>
      <w:pPr>
        <w:spacing w:line="360" w:lineRule="auto"/>
        <w:rPr>
          <w:rFonts w:ascii="宋体" w:hAnsi="宋体" w:cs="宋体"/>
        </w:rPr>
        <w:sectPr>
          <w:headerReference r:id="rId5" w:type="first"/>
          <w:footerReference r:id="rId6" w:type="default"/>
          <w:footerReference r:id="rId7" w:type="even"/>
          <w:pgSz w:w="11907" w:h="16840"/>
          <w:pgMar w:top="1440" w:right="1418" w:bottom="1440" w:left="1418" w:header="851" w:footer="992" w:gutter="0"/>
          <w:cols w:space="425" w:num="1"/>
          <w:titlePg/>
          <w:docGrid w:linePitch="462" w:charSpace="0"/>
        </w:sectPr>
      </w:pPr>
    </w:p>
    <w:p>
      <w:pPr>
        <w:spacing w:line="360" w:lineRule="auto"/>
        <w:rPr>
          <w:rFonts w:ascii="宋体" w:hAnsi="宋体" w:cs="宋体"/>
        </w:rPr>
      </w:pPr>
    </w:p>
    <w:p>
      <w:pPr>
        <w:spacing w:line="360" w:lineRule="auto"/>
        <w:jc w:val="center"/>
        <w:rPr>
          <w:rFonts w:ascii="宋体" w:hAnsi="宋体" w:cs="宋体"/>
          <w:b/>
          <w:sz w:val="120"/>
          <w:szCs w:val="120"/>
        </w:rPr>
      </w:pPr>
      <w:r>
        <w:rPr>
          <w:rFonts w:hint="eastAsia" w:ascii="宋体" w:hAnsi="宋体" w:cs="宋体"/>
          <w:b/>
          <w:sz w:val="120"/>
          <w:szCs w:val="120"/>
        </w:rPr>
        <w:t>政府采购</w:t>
      </w:r>
    </w:p>
    <w:p>
      <w:pPr>
        <w:spacing w:line="360" w:lineRule="auto"/>
        <w:jc w:val="center"/>
        <w:rPr>
          <w:rFonts w:ascii="宋体" w:hAnsi="宋体" w:cs="宋体"/>
          <w:b/>
          <w:sz w:val="120"/>
          <w:szCs w:val="120"/>
        </w:rPr>
      </w:pPr>
      <w:r>
        <w:rPr>
          <w:rFonts w:hint="eastAsia" w:ascii="宋体" w:hAnsi="宋体" w:cs="宋体"/>
          <w:b/>
          <w:sz w:val="120"/>
          <w:szCs w:val="120"/>
        </w:rPr>
        <w:t>招标文件</w:t>
      </w:r>
    </w:p>
    <w:p>
      <w:pPr>
        <w:spacing w:line="360" w:lineRule="auto"/>
        <w:jc w:val="center"/>
        <w:rPr>
          <w:rFonts w:ascii="宋体" w:hAnsi="宋体" w:cs="宋体"/>
          <w:b/>
          <w:sz w:val="52"/>
          <w:szCs w:val="52"/>
        </w:rPr>
      </w:pPr>
      <w:r>
        <w:rPr>
          <w:rFonts w:hint="eastAsia" w:ascii="宋体" w:hAnsi="宋体" w:cs="宋体"/>
          <w:b/>
          <w:sz w:val="52"/>
          <w:szCs w:val="52"/>
        </w:rPr>
        <w:t>（货物类）</w:t>
      </w: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pStyle w:val="4"/>
        <w:spacing w:before="0" w:after="0" w:line="360" w:lineRule="auto"/>
        <w:rPr>
          <w:rFonts w:cs="宋体"/>
        </w:rPr>
      </w:pPr>
    </w:p>
    <w:p>
      <w:pPr>
        <w:spacing w:line="360" w:lineRule="auto"/>
        <w:rPr>
          <w:rFonts w:ascii="宋体" w:hAnsi="宋体" w:cs="宋体"/>
        </w:rPr>
      </w:pPr>
    </w:p>
    <w:p>
      <w:pPr>
        <w:pStyle w:val="4"/>
        <w:spacing w:before="0" w:after="0" w:line="360" w:lineRule="auto"/>
        <w:rPr>
          <w:rFonts w:cs="宋体"/>
        </w:rPr>
      </w:pPr>
    </w:p>
    <w:p>
      <w:pPr>
        <w:spacing w:line="360" w:lineRule="auto"/>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p>
    <w:p>
      <w:pPr>
        <w:spacing w:line="360" w:lineRule="auto"/>
        <w:jc w:val="center"/>
        <w:rPr>
          <w:rFonts w:ascii="宋体" w:hAnsi="宋体" w:cs="宋体"/>
          <w:b/>
          <w:sz w:val="44"/>
          <w:szCs w:val="44"/>
        </w:rPr>
      </w:pPr>
      <w:bookmarkStart w:id="3" w:name="_Hlk71465316"/>
      <w:r>
        <w:rPr>
          <w:rFonts w:hint="eastAsia" w:ascii="宋体" w:hAnsi="宋体" w:cs="宋体"/>
          <w:b/>
          <w:sz w:val="44"/>
          <w:szCs w:val="44"/>
        </w:rPr>
        <w:t>深圳公共资源交易中心</w:t>
      </w:r>
    </w:p>
    <w:p>
      <w:pPr>
        <w:spacing w:line="360" w:lineRule="auto"/>
        <w:jc w:val="center"/>
        <w:rPr>
          <w:rFonts w:ascii="宋体" w:hAnsi="宋体" w:cs="宋体"/>
          <w:color w:val="000000" w:themeColor="text1"/>
          <w14:textFill>
            <w14:solidFill>
              <w14:schemeClr w14:val="tx1"/>
            </w14:solidFill>
          </w14:textFill>
        </w:rPr>
      </w:pPr>
      <w:r>
        <w:rPr>
          <w:rFonts w:hint="eastAsia" w:ascii="宋体" w:hAnsi="宋体" w:cs="宋体"/>
          <w:b/>
          <w:color w:val="000000" w:themeColor="text1"/>
          <w:sz w:val="28"/>
          <w:szCs w:val="28"/>
          <w14:textFill>
            <w14:solidFill>
              <w14:schemeClr w14:val="tx1"/>
            </w14:solidFill>
          </w14:textFill>
        </w:rPr>
        <w:t>（2024）</w:t>
      </w:r>
      <w:bookmarkEnd w:id="3"/>
    </w:p>
    <w:p>
      <w:pPr>
        <w:widowControl/>
        <w:spacing w:line="360" w:lineRule="auto"/>
        <w:jc w:val="left"/>
        <w:rPr>
          <w:rFonts w:ascii="宋体" w:hAnsi="宋体" w:cs="宋体"/>
        </w:rPr>
      </w:pPr>
      <w:r>
        <w:rPr>
          <w:rFonts w:hint="eastAsia" w:ascii="宋体" w:hAnsi="宋体" w:cs="宋体"/>
        </w:rPr>
        <w:br w:type="page"/>
      </w:r>
    </w:p>
    <w:p>
      <w:pPr>
        <w:spacing w:line="360" w:lineRule="auto"/>
        <w:jc w:val="center"/>
        <w:rPr>
          <w:rFonts w:ascii="宋体" w:hAnsi="宋体" w:cs="宋体"/>
          <w:color w:val="FF0000"/>
          <w:szCs w:val="21"/>
        </w:rPr>
      </w:pPr>
      <w:bookmarkStart w:id="4" w:name="_Hlk73564573"/>
      <w:r>
        <w:rPr>
          <w:rFonts w:hint="eastAsia" w:ascii="宋体" w:hAnsi="宋体" w:cs="宋体"/>
          <w:b/>
          <w:bCs/>
          <w:color w:val="FF0000"/>
          <w:kern w:val="44"/>
          <w:sz w:val="28"/>
          <w:szCs w:val="44"/>
        </w:rPr>
        <w:t>警示条款</w:t>
      </w:r>
    </w:p>
    <w:p>
      <w:pPr>
        <w:spacing w:line="360" w:lineRule="auto"/>
        <w:rPr>
          <w:rFonts w:ascii="宋体" w:hAnsi="宋体" w:cs="宋体"/>
          <w:color w:val="FF0000"/>
          <w:sz w:val="20"/>
          <w:szCs w:val="20"/>
        </w:rPr>
      </w:pPr>
      <w:r>
        <w:rPr>
          <w:rFonts w:hint="eastAsia" w:ascii="宋体" w:hAnsi="宋体" w:cs="宋体"/>
          <w:color w:val="FF0000"/>
          <w:sz w:val="20"/>
          <w:szCs w:val="20"/>
        </w:rPr>
        <w:t>一、</w:t>
      </w:r>
      <w:r>
        <w:rPr>
          <w:rFonts w:hint="eastAsia" w:ascii="宋体" w:hAnsi="宋体" w:cs="宋体"/>
          <w:b/>
          <w:bCs/>
          <w:color w:val="FF0000"/>
          <w:sz w:val="20"/>
          <w:szCs w:val="20"/>
        </w:rPr>
        <w:t>《深圳经济特区政府采购条例》第五十七条</w:t>
      </w:r>
      <w:r>
        <w:rPr>
          <w:rFonts w:hint="eastAsia" w:ascii="宋体" w:hAnsi="宋体" w:cs="宋体"/>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spacing w:line="360" w:lineRule="auto"/>
        <w:rPr>
          <w:rFonts w:ascii="宋体" w:hAnsi="宋体" w:cs="宋体"/>
          <w:color w:val="FF0000"/>
          <w:sz w:val="20"/>
          <w:szCs w:val="20"/>
        </w:rPr>
      </w:pPr>
      <w:r>
        <w:rPr>
          <w:rFonts w:hint="eastAsia" w:ascii="宋体" w:hAnsi="宋体" w:cs="宋体"/>
          <w:color w:val="FF0000"/>
          <w:sz w:val="20"/>
          <w:szCs w:val="20"/>
        </w:rPr>
        <w:t>（一）在采购活动中应当回避而未回避的；</w:t>
      </w:r>
    </w:p>
    <w:p>
      <w:pPr>
        <w:spacing w:line="360" w:lineRule="auto"/>
        <w:rPr>
          <w:rFonts w:ascii="宋体" w:hAnsi="宋体" w:cs="宋体"/>
          <w:color w:val="FF0000"/>
          <w:sz w:val="20"/>
          <w:szCs w:val="20"/>
        </w:rPr>
      </w:pPr>
      <w:r>
        <w:rPr>
          <w:rFonts w:hint="eastAsia" w:ascii="宋体" w:hAnsi="宋体" w:cs="宋体"/>
          <w:color w:val="FF0000"/>
          <w:sz w:val="20"/>
          <w:szCs w:val="20"/>
        </w:rPr>
        <w:t>（二）未按本条例规定签订、履行采购合同，造成严重后果的；</w:t>
      </w:r>
    </w:p>
    <w:p>
      <w:pPr>
        <w:spacing w:line="360" w:lineRule="auto"/>
        <w:rPr>
          <w:rFonts w:ascii="宋体" w:hAnsi="宋体" w:cs="宋体"/>
          <w:color w:val="FF0000"/>
          <w:sz w:val="20"/>
          <w:szCs w:val="20"/>
        </w:rPr>
      </w:pPr>
      <w:r>
        <w:rPr>
          <w:rFonts w:hint="eastAsia" w:ascii="宋体" w:hAnsi="宋体" w:cs="宋体"/>
          <w:color w:val="FF0000"/>
          <w:sz w:val="20"/>
          <w:szCs w:val="20"/>
        </w:rPr>
        <w:t>（三）隐瞒真实情况，提供虚假资料的；</w:t>
      </w:r>
    </w:p>
    <w:p>
      <w:pPr>
        <w:spacing w:line="360" w:lineRule="auto"/>
        <w:rPr>
          <w:rFonts w:ascii="宋体" w:hAnsi="宋体" w:cs="宋体"/>
          <w:color w:val="FF0000"/>
          <w:sz w:val="20"/>
          <w:szCs w:val="20"/>
        </w:rPr>
      </w:pPr>
      <w:r>
        <w:rPr>
          <w:rFonts w:hint="eastAsia" w:ascii="宋体" w:hAnsi="宋体" w:cs="宋体"/>
          <w:color w:val="FF0000"/>
          <w:sz w:val="20"/>
          <w:szCs w:val="20"/>
        </w:rPr>
        <w:t>（四）以非法手段排斥其他供应商参与竞争的；</w:t>
      </w:r>
    </w:p>
    <w:p>
      <w:pPr>
        <w:spacing w:line="360" w:lineRule="auto"/>
        <w:rPr>
          <w:rFonts w:ascii="宋体" w:hAnsi="宋体" w:cs="宋体"/>
          <w:color w:val="FF0000"/>
          <w:sz w:val="20"/>
          <w:szCs w:val="20"/>
        </w:rPr>
      </w:pPr>
      <w:r>
        <w:rPr>
          <w:rFonts w:hint="eastAsia" w:ascii="宋体" w:hAnsi="宋体" w:cs="宋体"/>
          <w:color w:val="FF0000"/>
          <w:sz w:val="20"/>
          <w:szCs w:val="20"/>
        </w:rPr>
        <w:t>（五）与其他采购参加人串通投标的；</w:t>
      </w:r>
    </w:p>
    <w:p>
      <w:pPr>
        <w:spacing w:line="360" w:lineRule="auto"/>
        <w:rPr>
          <w:rFonts w:ascii="宋体" w:hAnsi="宋体" w:cs="宋体"/>
          <w:color w:val="FF0000"/>
          <w:sz w:val="20"/>
          <w:szCs w:val="20"/>
        </w:rPr>
      </w:pPr>
      <w:r>
        <w:rPr>
          <w:rFonts w:hint="eastAsia" w:ascii="宋体" w:hAnsi="宋体" w:cs="宋体"/>
          <w:color w:val="FF0000"/>
          <w:sz w:val="20"/>
          <w:szCs w:val="20"/>
        </w:rPr>
        <w:t>（六）恶意投诉的；</w:t>
      </w:r>
    </w:p>
    <w:p>
      <w:pPr>
        <w:spacing w:line="360" w:lineRule="auto"/>
        <w:rPr>
          <w:rFonts w:ascii="宋体" w:hAnsi="宋体" w:cs="宋体"/>
          <w:color w:val="FF0000"/>
          <w:sz w:val="20"/>
          <w:szCs w:val="20"/>
        </w:rPr>
      </w:pPr>
      <w:r>
        <w:rPr>
          <w:rFonts w:hint="eastAsia" w:ascii="宋体" w:hAnsi="宋体" w:cs="宋体"/>
          <w:color w:val="FF0000"/>
          <w:sz w:val="20"/>
          <w:szCs w:val="20"/>
        </w:rPr>
        <w:t>（七）向采购项目相关人行贿或者提供其他不当利益的；</w:t>
      </w:r>
    </w:p>
    <w:p>
      <w:pPr>
        <w:spacing w:line="360" w:lineRule="auto"/>
        <w:rPr>
          <w:rFonts w:ascii="宋体" w:hAnsi="宋体" w:cs="宋体"/>
          <w:color w:val="FF0000"/>
          <w:sz w:val="20"/>
          <w:szCs w:val="20"/>
        </w:rPr>
      </w:pPr>
      <w:r>
        <w:rPr>
          <w:rFonts w:hint="eastAsia" w:ascii="宋体" w:hAnsi="宋体" w:cs="宋体"/>
          <w:color w:val="FF0000"/>
          <w:sz w:val="20"/>
          <w:szCs w:val="20"/>
        </w:rPr>
        <w:t>（八）阻碍、抗拒主管部门监督检查的；</w:t>
      </w:r>
    </w:p>
    <w:p>
      <w:pPr>
        <w:spacing w:line="360" w:lineRule="auto"/>
        <w:rPr>
          <w:rFonts w:ascii="宋体" w:hAnsi="宋体" w:cs="宋体"/>
          <w:color w:val="FF0000"/>
          <w:sz w:val="20"/>
          <w:szCs w:val="20"/>
        </w:rPr>
      </w:pPr>
      <w:r>
        <w:rPr>
          <w:rFonts w:hint="eastAsia" w:ascii="宋体" w:hAnsi="宋体" w:cs="宋体"/>
          <w:color w:val="FF0000"/>
          <w:sz w:val="20"/>
          <w:szCs w:val="20"/>
        </w:rPr>
        <w:t>（九）其他违反本条例规定的行为。</w:t>
      </w:r>
    </w:p>
    <w:p>
      <w:pPr>
        <w:spacing w:line="360" w:lineRule="auto"/>
        <w:rPr>
          <w:rFonts w:ascii="宋体" w:hAnsi="宋体" w:cs="宋体"/>
          <w:color w:val="FF0000"/>
          <w:sz w:val="20"/>
          <w:szCs w:val="20"/>
        </w:rPr>
      </w:pPr>
      <w:r>
        <w:rPr>
          <w:rFonts w:hint="eastAsia" w:ascii="宋体" w:hAnsi="宋体" w:cs="宋体"/>
          <w:b/>
          <w:bCs/>
          <w:color w:val="FF0000"/>
          <w:sz w:val="20"/>
          <w:szCs w:val="20"/>
        </w:rPr>
        <w:t>二、《深圳经济特区政府采购条例实施细则》第七十五条 </w:t>
      </w:r>
      <w:r>
        <w:rPr>
          <w:rFonts w:hint="eastAsia" w:ascii="宋体" w:hAnsi="宋体" w:cs="宋体"/>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spacing w:line="360" w:lineRule="auto"/>
        <w:rPr>
          <w:rFonts w:ascii="宋体" w:hAnsi="宋体" w:cs="宋体"/>
          <w:color w:val="FF0000"/>
          <w:sz w:val="20"/>
          <w:szCs w:val="20"/>
        </w:rPr>
      </w:pPr>
      <w:r>
        <w:rPr>
          <w:rFonts w:hint="eastAsia" w:ascii="宋体" w:hAnsi="宋体" w:cs="宋体"/>
          <w:b/>
          <w:bCs/>
          <w:color w:val="FF0000"/>
          <w:sz w:val="20"/>
          <w:szCs w:val="20"/>
        </w:rPr>
        <w:t>三、《深圳经济特区政府采购条例实施细则》第七十七条 </w:t>
      </w:r>
      <w:r>
        <w:rPr>
          <w:rFonts w:hint="eastAsia" w:ascii="宋体" w:hAnsi="宋体" w:cs="宋体"/>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spacing w:line="360" w:lineRule="auto"/>
        <w:rPr>
          <w:rFonts w:ascii="宋体" w:hAnsi="宋体" w:cs="宋体"/>
          <w:color w:val="FF0000"/>
          <w:sz w:val="20"/>
          <w:szCs w:val="20"/>
        </w:rPr>
      </w:pPr>
      <w:r>
        <w:rPr>
          <w:rFonts w:hint="eastAsia" w:ascii="宋体" w:hAnsi="宋体" w:cs="宋体"/>
          <w:color w:val="FF0000"/>
          <w:sz w:val="20"/>
          <w:szCs w:val="20"/>
        </w:rPr>
        <w:t>投标供应商不能提供项目负责人或者主要技术人员的劳动合同、社会保险等劳动关系证明材料的，视为存在前款第（三）项规定的情形。</w:t>
      </w:r>
    </w:p>
    <w:bookmarkEnd w:id="4"/>
    <w:p>
      <w:pPr>
        <w:spacing w:line="360" w:lineRule="auto"/>
        <w:rPr>
          <w:rFonts w:ascii="宋体" w:hAnsi="宋体" w:cs="宋体"/>
          <w:b/>
          <w:color w:val="FF0000"/>
        </w:rPr>
      </w:pPr>
      <w:r>
        <w:rPr>
          <w:rFonts w:hint="eastAsia" w:ascii="宋体" w:hAnsi="宋体" w:cs="宋体"/>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spacing w:line="360" w:lineRule="auto"/>
        <w:rPr>
          <w:rFonts w:ascii="宋体" w:hAnsi="宋体" w:cs="宋体"/>
          <w:bCs/>
          <w:color w:val="FF0000"/>
        </w:rPr>
      </w:pPr>
      <w:r>
        <w:rPr>
          <w:rFonts w:hint="eastAsia" w:ascii="宋体" w:hAnsi="宋体" w:cs="宋体"/>
          <w:bCs/>
          <w:color w:val="FF0000"/>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spacing w:line="360" w:lineRule="auto"/>
        <w:rPr>
          <w:rFonts w:ascii="宋体" w:hAnsi="宋体" w:cs="宋体"/>
          <w:bCs/>
          <w:color w:val="FF0000"/>
        </w:rPr>
      </w:pPr>
      <w:r>
        <w:rPr>
          <w:rFonts w:hint="eastAsia" w:ascii="宋体" w:hAnsi="宋体" w:cs="宋体"/>
          <w:bCs/>
          <w:color w:val="FF0000"/>
        </w:rPr>
        <w:t>为避免出现不同供应商投标文件的文件制作机器码、文件创建标识码、IP 地址一致的异常情况，建议各供应商编制、上传投标文件时不要使用公共电脑设备或公共网络。</w:t>
      </w:r>
    </w:p>
    <w:p>
      <w:pPr>
        <w:spacing w:line="360" w:lineRule="auto"/>
        <w:rPr>
          <w:rFonts w:ascii="宋体" w:hAnsi="宋体" w:cs="宋体"/>
          <w:bCs/>
          <w:color w:val="FF0000"/>
        </w:rPr>
      </w:pPr>
      <w:r>
        <w:rPr>
          <w:rFonts w:hint="eastAsia" w:ascii="宋体" w:hAnsi="宋体" w:cs="宋体"/>
          <w:bCs/>
          <w:color w:val="FF000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spacing w:line="360" w:lineRule="auto"/>
        <w:rPr>
          <w:rFonts w:ascii="宋体" w:hAnsi="宋体" w:cs="宋体"/>
          <w:color w:val="FF0000"/>
          <w:sz w:val="20"/>
          <w:szCs w:val="20"/>
        </w:rPr>
      </w:pPr>
    </w:p>
    <w:p>
      <w:pPr>
        <w:spacing w:line="360" w:lineRule="auto"/>
        <w:rPr>
          <w:rFonts w:ascii="宋体" w:hAnsi="宋体" w:cs="宋体"/>
        </w:rPr>
      </w:pPr>
    </w:p>
    <w:p>
      <w:pPr>
        <w:spacing w:line="360" w:lineRule="auto"/>
        <w:rPr>
          <w:rFonts w:ascii="宋体" w:hAnsi="宋体" w:cs="宋体"/>
        </w:rPr>
      </w:pPr>
      <w:bookmarkStart w:id="5" w:name="_Hlk72218009"/>
      <w:r>
        <w:rPr>
          <w:rFonts w:hint="eastAsia" w:ascii="宋体" w:hAnsi="宋体" w:cs="宋体"/>
        </w:rPr>
        <w:br w:type="page"/>
      </w:r>
    </w:p>
    <w:p>
      <w:pPr>
        <w:pStyle w:val="3"/>
        <w:spacing w:before="0" w:after="0"/>
        <w:rPr>
          <w:rFonts w:eastAsia="宋体" w:cs="宋体"/>
        </w:rPr>
      </w:pPr>
      <w:r>
        <w:rPr>
          <w:rFonts w:hint="eastAsia" w:eastAsia="宋体" w:cs="宋体"/>
        </w:rPr>
        <w:t>目   录</w:t>
      </w:r>
    </w:p>
    <w:p>
      <w:pPr>
        <w:spacing w:line="360" w:lineRule="auto"/>
        <w:outlineLvl w:val="0"/>
        <w:rPr>
          <w:rFonts w:ascii="宋体" w:hAnsi="宋体" w:cs="宋体"/>
          <w:b/>
          <w:sz w:val="24"/>
        </w:rPr>
      </w:pPr>
      <w:r>
        <w:rPr>
          <w:rFonts w:hint="eastAsia" w:ascii="宋体" w:hAnsi="宋体" w:cs="宋体"/>
          <w:b/>
          <w:sz w:val="24"/>
        </w:rPr>
        <w:t>第一册  专用条款</w:t>
      </w:r>
    </w:p>
    <w:p>
      <w:pPr>
        <w:spacing w:line="360" w:lineRule="auto"/>
        <w:jc w:val="center"/>
        <w:rPr>
          <w:rFonts w:ascii="宋体" w:hAnsi="宋体" w:cs="宋体"/>
          <w:sz w:val="24"/>
        </w:rPr>
      </w:pPr>
      <w:r>
        <w:rPr>
          <w:rFonts w:hint="eastAsia" w:ascii="宋体" w:hAnsi="宋体" w:cs="宋体"/>
          <w:sz w:val="24"/>
        </w:rPr>
        <w:t>关键信息</w:t>
      </w:r>
    </w:p>
    <w:p>
      <w:pPr>
        <w:spacing w:line="360" w:lineRule="auto"/>
        <w:rPr>
          <w:rFonts w:ascii="宋体" w:hAnsi="宋体" w:cs="宋体"/>
          <w:szCs w:val="21"/>
        </w:rPr>
      </w:pPr>
      <w:r>
        <w:rPr>
          <w:rFonts w:hint="eastAsia" w:ascii="宋体" w:hAnsi="宋体" w:cs="宋体"/>
          <w:szCs w:val="21"/>
        </w:rPr>
        <w:t>第一章  招标公告</w:t>
      </w:r>
    </w:p>
    <w:p>
      <w:pPr>
        <w:spacing w:line="360" w:lineRule="auto"/>
        <w:rPr>
          <w:rFonts w:ascii="宋体" w:hAnsi="宋体" w:cs="宋体"/>
          <w:szCs w:val="21"/>
        </w:rPr>
      </w:pPr>
      <w:r>
        <w:rPr>
          <w:rFonts w:hint="eastAsia" w:ascii="宋体" w:hAnsi="宋体" w:cs="宋体"/>
          <w:szCs w:val="21"/>
        </w:rPr>
        <w:t xml:space="preserve">第二章  </w:t>
      </w:r>
      <w:bookmarkStart w:id="6" w:name="_Hlk71994379"/>
      <w:r>
        <w:rPr>
          <w:rFonts w:hint="eastAsia" w:ascii="宋体" w:hAnsi="宋体" w:cs="宋体"/>
          <w:szCs w:val="21"/>
        </w:rPr>
        <w:t>对通用条款的补充内容及其他关键信息</w:t>
      </w:r>
      <w:bookmarkEnd w:id="6"/>
    </w:p>
    <w:p>
      <w:pPr>
        <w:spacing w:line="360" w:lineRule="auto"/>
        <w:rPr>
          <w:rFonts w:ascii="宋体" w:hAnsi="宋体" w:cs="宋体"/>
          <w:szCs w:val="21"/>
        </w:rPr>
      </w:pPr>
      <w:r>
        <w:rPr>
          <w:rFonts w:hint="eastAsia" w:ascii="宋体" w:hAnsi="宋体" w:cs="宋体"/>
          <w:szCs w:val="21"/>
        </w:rPr>
        <w:t>第三章  用户需求书</w:t>
      </w:r>
    </w:p>
    <w:p>
      <w:pPr>
        <w:spacing w:line="360" w:lineRule="auto"/>
        <w:rPr>
          <w:rFonts w:ascii="宋体" w:hAnsi="宋体" w:cs="宋体"/>
          <w:szCs w:val="21"/>
        </w:rPr>
      </w:pPr>
      <w:r>
        <w:rPr>
          <w:rFonts w:hint="eastAsia" w:ascii="宋体" w:hAnsi="宋体" w:cs="宋体"/>
          <w:szCs w:val="21"/>
        </w:rPr>
        <w:t>第四章  投标文件组成要求及格式</w:t>
      </w:r>
    </w:p>
    <w:p>
      <w:pPr>
        <w:spacing w:line="360" w:lineRule="auto"/>
        <w:rPr>
          <w:rFonts w:ascii="宋体" w:hAnsi="宋体" w:cs="宋体"/>
          <w:szCs w:val="21"/>
        </w:rPr>
      </w:pPr>
      <w:r>
        <w:rPr>
          <w:rFonts w:hint="eastAsia" w:ascii="宋体" w:hAnsi="宋体" w:cs="宋体"/>
          <w:szCs w:val="21"/>
        </w:rPr>
        <w:t>第五章  合同条款及格式</w:t>
      </w:r>
    </w:p>
    <w:p>
      <w:pPr>
        <w:spacing w:line="360" w:lineRule="auto"/>
        <w:rPr>
          <w:rFonts w:ascii="宋体" w:hAnsi="宋体" w:cs="宋体"/>
          <w:b/>
          <w:sz w:val="24"/>
        </w:rPr>
      </w:pPr>
    </w:p>
    <w:p>
      <w:pPr>
        <w:spacing w:line="360" w:lineRule="auto"/>
        <w:outlineLvl w:val="0"/>
        <w:rPr>
          <w:rFonts w:ascii="宋体" w:hAnsi="宋体" w:cs="宋体"/>
          <w:b/>
          <w:sz w:val="24"/>
        </w:rPr>
      </w:pPr>
      <w:r>
        <w:rPr>
          <w:rFonts w:hint="eastAsia" w:ascii="宋体" w:hAnsi="宋体" w:cs="宋体"/>
          <w:b/>
          <w:sz w:val="24"/>
        </w:rPr>
        <w:t>第二册  通用条款</w:t>
      </w:r>
    </w:p>
    <w:p>
      <w:pPr>
        <w:spacing w:line="360" w:lineRule="auto"/>
        <w:rPr>
          <w:rFonts w:ascii="宋体" w:hAnsi="宋体" w:cs="宋体"/>
          <w:szCs w:val="21"/>
        </w:rPr>
      </w:pPr>
      <w:r>
        <w:rPr>
          <w:rFonts w:hint="eastAsia" w:ascii="宋体" w:hAnsi="宋体" w:cs="宋体"/>
          <w:szCs w:val="21"/>
        </w:rPr>
        <w:t>第一章  总则</w:t>
      </w:r>
    </w:p>
    <w:p>
      <w:pPr>
        <w:spacing w:line="360" w:lineRule="auto"/>
        <w:rPr>
          <w:rFonts w:ascii="宋体" w:hAnsi="宋体" w:cs="宋体"/>
          <w:szCs w:val="21"/>
        </w:rPr>
      </w:pPr>
      <w:r>
        <w:rPr>
          <w:rFonts w:hint="eastAsia" w:ascii="宋体" w:hAnsi="宋体" w:cs="宋体"/>
          <w:szCs w:val="21"/>
        </w:rPr>
        <w:t>第二章  招标文件</w:t>
      </w:r>
    </w:p>
    <w:p>
      <w:pPr>
        <w:spacing w:line="360" w:lineRule="auto"/>
        <w:rPr>
          <w:rFonts w:ascii="宋体" w:hAnsi="宋体" w:cs="宋体"/>
          <w:szCs w:val="21"/>
        </w:rPr>
      </w:pPr>
      <w:r>
        <w:rPr>
          <w:rFonts w:hint="eastAsia" w:ascii="宋体" w:hAnsi="宋体" w:cs="宋体"/>
          <w:szCs w:val="21"/>
        </w:rPr>
        <w:t>第三章  投标文件的编制</w:t>
      </w:r>
    </w:p>
    <w:p>
      <w:pPr>
        <w:spacing w:line="360" w:lineRule="auto"/>
        <w:rPr>
          <w:rFonts w:ascii="宋体" w:hAnsi="宋体" w:cs="宋体"/>
          <w:szCs w:val="21"/>
        </w:rPr>
      </w:pPr>
      <w:r>
        <w:rPr>
          <w:rFonts w:hint="eastAsia" w:ascii="宋体" w:hAnsi="宋体" w:cs="宋体"/>
          <w:szCs w:val="21"/>
        </w:rPr>
        <w:t>第四章  投标文件的递交</w:t>
      </w:r>
    </w:p>
    <w:p>
      <w:pPr>
        <w:spacing w:line="360" w:lineRule="auto"/>
        <w:rPr>
          <w:rFonts w:ascii="宋体" w:hAnsi="宋体" w:cs="宋体"/>
          <w:szCs w:val="21"/>
        </w:rPr>
      </w:pPr>
      <w:r>
        <w:rPr>
          <w:rFonts w:hint="eastAsia" w:ascii="宋体" w:hAnsi="宋体" w:cs="宋体"/>
          <w:szCs w:val="21"/>
        </w:rPr>
        <w:t>第五章  开标</w:t>
      </w:r>
    </w:p>
    <w:p>
      <w:pPr>
        <w:spacing w:line="360" w:lineRule="auto"/>
        <w:rPr>
          <w:rFonts w:ascii="宋体" w:hAnsi="宋体" w:cs="宋体"/>
          <w:szCs w:val="21"/>
        </w:rPr>
      </w:pPr>
      <w:r>
        <w:rPr>
          <w:rFonts w:hint="eastAsia" w:ascii="宋体" w:hAnsi="宋体" w:cs="宋体"/>
          <w:szCs w:val="21"/>
        </w:rPr>
        <w:t>第六章  评审要求</w:t>
      </w:r>
    </w:p>
    <w:p>
      <w:pPr>
        <w:spacing w:line="360" w:lineRule="auto"/>
        <w:rPr>
          <w:rFonts w:ascii="宋体" w:hAnsi="宋体" w:cs="宋体"/>
          <w:szCs w:val="21"/>
        </w:rPr>
      </w:pPr>
      <w:r>
        <w:rPr>
          <w:rFonts w:hint="eastAsia" w:ascii="宋体" w:hAnsi="宋体" w:cs="宋体"/>
          <w:szCs w:val="21"/>
        </w:rPr>
        <w:t>第七章  评审程序及评审方法</w:t>
      </w:r>
    </w:p>
    <w:p>
      <w:pPr>
        <w:spacing w:line="360" w:lineRule="auto"/>
        <w:rPr>
          <w:rFonts w:ascii="宋体" w:hAnsi="宋体" w:cs="宋体"/>
          <w:szCs w:val="21"/>
        </w:rPr>
      </w:pPr>
      <w:r>
        <w:rPr>
          <w:rFonts w:hint="eastAsia" w:ascii="宋体" w:hAnsi="宋体" w:cs="宋体"/>
          <w:szCs w:val="21"/>
        </w:rPr>
        <w:t>第八章  定标及公示</w:t>
      </w:r>
    </w:p>
    <w:p>
      <w:pPr>
        <w:spacing w:line="360" w:lineRule="auto"/>
        <w:rPr>
          <w:rFonts w:ascii="宋体" w:hAnsi="宋体" w:cs="宋体"/>
          <w:szCs w:val="21"/>
        </w:rPr>
      </w:pPr>
      <w:r>
        <w:rPr>
          <w:rFonts w:hint="eastAsia" w:ascii="宋体" w:hAnsi="宋体" w:cs="宋体"/>
          <w:szCs w:val="21"/>
        </w:rPr>
        <w:t>第九章  公开招标失败的后续处理</w:t>
      </w:r>
    </w:p>
    <w:p>
      <w:pPr>
        <w:spacing w:line="360" w:lineRule="auto"/>
        <w:rPr>
          <w:rFonts w:ascii="宋体" w:hAnsi="宋体" w:cs="宋体"/>
          <w:szCs w:val="21"/>
        </w:rPr>
      </w:pPr>
      <w:r>
        <w:rPr>
          <w:rFonts w:hint="eastAsia" w:ascii="宋体" w:hAnsi="宋体" w:cs="宋体"/>
          <w:szCs w:val="21"/>
        </w:rPr>
        <w:t>第十章  合同的授予与备案</w:t>
      </w:r>
    </w:p>
    <w:p>
      <w:pPr>
        <w:spacing w:line="360" w:lineRule="auto"/>
        <w:rPr>
          <w:rFonts w:ascii="宋体" w:hAnsi="宋体" w:cs="宋体"/>
          <w:b/>
          <w:sz w:val="24"/>
        </w:rPr>
      </w:pPr>
      <w:r>
        <w:rPr>
          <w:rFonts w:hint="eastAsia" w:ascii="宋体" w:hAnsi="宋体" w:cs="宋体"/>
        </w:rPr>
        <w:t>第十一章  质疑处理</w:t>
      </w:r>
    </w:p>
    <w:bookmarkEnd w:id="5"/>
    <w:p>
      <w:pPr>
        <w:spacing w:line="360" w:lineRule="auto"/>
        <w:rPr>
          <w:rFonts w:ascii="宋体" w:hAnsi="宋体" w:cs="宋体"/>
        </w:rPr>
      </w:pPr>
      <w:bookmarkStart w:id="7" w:name="bt合同格式"/>
      <w:bookmarkEnd w:id="7"/>
      <w:bookmarkStart w:id="8" w:name="合同格式"/>
      <w:bookmarkEnd w:id="8"/>
      <w:bookmarkStart w:id="9" w:name="bt投标报价汇总表"/>
      <w:bookmarkEnd w:id="9"/>
      <w:bookmarkStart w:id="10" w:name="bt合同条款及格式"/>
      <w:bookmarkEnd w:id="10"/>
      <w:bookmarkStart w:id="11" w:name="bt说明"/>
      <w:bookmarkEnd w:id="11"/>
      <w:bookmarkStart w:id="12" w:name="bt其他资料由投标人自定"/>
      <w:bookmarkEnd w:id="12"/>
      <w:bookmarkStart w:id="13" w:name="bt开标一览表"/>
      <w:bookmarkEnd w:id="13"/>
      <w:bookmarkStart w:id="14" w:name="bt投标人须知"/>
      <w:bookmarkEnd w:id="14"/>
      <w:bookmarkStart w:id="15" w:name="bt投标人情况介绍"/>
      <w:bookmarkEnd w:id="15"/>
      <w:bookmarkStart w:id="16" w:name="bt投标函"/>
      <w:bookmarkEnd w:id="16"/>
      <w:bookmarkStart w:id="17" w:name="bt商务标投标文件格式"/>
      <w:bookmarkEnd w:id="17"/>
      <w:bookmarkStart w:id="18" w:name="bt本工程承诺书"/>
      <w:bookmarkEnd w:id="18"/>
      <w:bookmarkStart w:id="19" w:name="bt合同条款"/>
      <w:bookmarkEnd w:id="19"/>
      <w:bookmarkStart w:id="20" w:name="bt技术标投标文件格式"/>
      <w:bookmarkEnd w:id="20"/>
      <w:bookmarkStart w:id="21" w:name="bt其他资料2"/>
      <w:bookmarkEnd w:id="21"/>
      <w:bookmarkStart w:id="22" w:name="bt项目管理班子配备情况"/>
      <w:bookmarkEnd w:id="22"/>
      <w:bookmarkStart w:id="23" w:name="bt投标文件签署授权委托书"/>
      <w:bookmarkEnd w:id="23"/>
      <w:r>
        <w:rPr>
          <w:rFonts w:hint="eastAsia" w:ascii="宋体" w:hAnsi="宋体" w:cs="宋体"/>
        </w:rPr>
        <w:br w:type="page"/>
      </w:r>
    </w:p>
    <w:p>
      <w:pPr>
        <w:pStyle w:val="3"/>
        <w:spacing w:before="0" w:after="0"/>
        <w:rPr>
          <w:rFonts w:eastAsia="宋体" w:cs="宋体"/>
          <w:color w:val="FF0000"/>
          <w:sz w:val="24"/>
        </w:rPr>
      </w:pPr>
      <w:r>
        <w:rPr>
          <w:rFonts w:hint="eastAsia" w:eastAsia="宋体" w:cs="宋体"/>
        </w:rPr>
        <w:t>第一册  专用条款</w:t>
      </w:r>
    </w:p>
    <w:p>
      <w:pPr>
        <w:pStyle w:val="5"/>
        <w:spacing w:before="0" w:after="0" w:line="360" w:lineRule="auto"/>
        <w:rPr>
          <w:rFonts w:cs="宋体"/>
          <w:sz w:val="28"/>
          <w:szCs w:val="28"/>
        </w:rPr>
      </w:pPr>
      <w:r>
        <w:rPr>
          <w:rFonts w:hint="eastAsia" w:cs="宋体"/>
          <w:sz w:val="28"/>
          <w:szCs w:val="28"/>
        </w:rPr>
        <w:t>第一章  招标公告</w:t>
      </w:r>
    </w:p>
    <w:p>
      <w:pPr>
        <w:pStyle w:val="7"/>
        <w:spacing w:line="360" w:lineRule="auto"/>
        <w:ind w:firstLine="0"/>
        <w:rPr>
          <w:rFonts w:ascii="宋体" w:hAnsi="宋体" w:cs="宋体"/>
          <w:sz w:val="24"/>
          <w:szCs w:val="24"/>
        </w:rPr>
      </w:pPr>
      <w:r>
        <w:rPr>
          <w:rFonts w:hint="eastAsia" w:ascii="宋体" w:hAnsi="宋体" w:cs="宋体"/>
          <w:sz w:val="24"/>
          <w:szCs w:val="24"/>
        </w:rPr>
        <w:t>投标人资格要求：</w:t>
      </w:r>
    </w:p>
    <w:p>
      <w:pPr>
        <w:numPr>
          <w:ilvl w:val="0"/>
          <w:numId w:val="2"/>
        </w:numPr>
        <w:spacing w:line="360" w:lineRule="auto"/>
        <w:rPr>
          <w:rFonts w:ascii="宋体" w:hAnsi="宋体" w:cs="宋体"/>
          <w:szCs w:val="21"/>
        </w:rPr>
      </w:pPr>
      <w:r>
        <w:rPr>
          <w:rFonts w:hint="eastAsia" w:ascii="宋体" w:hAnsi="宋体" w:cs="宋体"/>
          <w:szCs w:val="21"/>
        </w:rPr>
        <w:t>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w:t>
      </w:r>
    </w:p>
    <w:p>
      <w:pPr>
        <w:numPr>
          <w:ilvl w:val="0"/>
          <w:numId w:val="2"/>
        </w:numPr>
        <w:spacing w:line="360" w:lineRule="auto"/>
        <w:rPr>
          <w:rFonts w:ascii="宋体" w:hAnsi="宋体" w:cs="宋体"/>
          <w:szCs w:val="21"/>
        </w:rPr>
      </w:pPr>
      <w:r>
        <w:rPr>
          <w:rFonts w:hint="eastAsia" w:ascii="宋体" w:hAnsi="宋体" w:cs="宋体"/>
          <w:color w:val="FF0000"/>
          <w:kern w:val="0"/>
          <w:szCs w:val="21"/>
        </w:rPr>
        <w:t>本项目【不接受】联合体投标，【不接受】投标人选用进口产品参与投标；</w:t>
      </w:r>
    </w:p>
    <w:p>
      <w:pPr>
        <w:numPr>
          <w:ilvl w:val="0"/>
          <w:numId w:val="2"/>
        </w:numPr>
        <w:spacing w:line="360" w:lineRule="auto"/>
        <w:rPr>
          <w:rFonts w:ascii="宋体" w:hAnsi="宋体" w:cs="宋体"/>
          <w:szCs w:val="21"/>
        </w:rPr>
      </w:pPr>
      <w:r>
        <w:rPr>
          <w:rFonts w:hint="eastAsia" w:ascii="宋体" w:hAnsi="宋体" w:cs="宋体"/>
          <w:kern w:val="0"/>
          <w:szCs w:val="21"/>
        </w:rPr>
        <w:t>参与本项目政府采购活动时不存在被有关部门禁止参与政府采购活动且在有效期内的情况（由供应商在《政府采购投标及履约承诺函》中作出声明）；</w:t>
      </w:r>
    </w:p>
    <w:p>
      <w:pPr>
        <w:numPr>
          <w:ilvl w:val="0"/>
          <w:numId w:val="2"/>
        </w:numPr>
        <w:spacing w:line="360" w:lineRule="auto"/>
        <w:rPr>
          <w:rFonts w:ascii="宋体" w:hAnsi="宋体" w:cs="宋体"/>
          <w:szCs w:val="21"/>
        </w:rPr>
      </w:pPr>
      <w:r>
        <w:rPr>
          <w:rFonts w:hint="eastAsia" w:ascii="宋体" w:hAnsi="宋体" w:cs="宋体"/>
          <w:kern w:val="0"/>
          <w:szCs w:val="21"/>
        </w:rPr>
        <w:t>具备《中华人民共和国政府采购法》第二十二条第一款的条件（由供应商在《政府采购投标及履约承诺函》中作出声明）；</w:t>
      </w:r>
    </w:p>
    <w:p>
      <w:pPr>
        <w:numPr>
          <w:ilvl w:val="0"/>
          <w:numId w:val="2"/>
        </w:numPr>
        <w:spacing w:line="360" w:lineRule="auto"/>
        <w:rPr>
          <w:rFonts w:ascii="宋体" w:hAnsi="宋体" w:cs="宋体"/>
          <w:szCs w:val="21"/>
        </w:rPr>
      </w:pPr>
      <w:r>
        <w:rPr>
          <w:rFonts w:hint="eastAsia" w:ascii="宋体" w:hAnsi="宋体" w:cs="宋体"/>
          <w:kern w:val="0"/>
          <w:szCs w:val="21"/>
        </w:rPr>
        <w:t>未被列入失信被执行人、重大税收违法案件当事人名单、政府采购严重违法失信行为记录名单（由供应商在《政府采购投标及履约承诺函》中作出声明）；</w:t>
      </w:r>
    </w:p>
    <w:p>
      <w:pPr>
        <w:numPr>
          <w:ilvl w:val="0"/>
          <w:numId w:val="2"/>
        </w:numPr>
        <w:spacing w:line="360" w:lineRule="auto"/>
        <w:rPr>
          <w:rFonts w:ascii="宋体" w:hAnsi="宋体" w:cs="宋体"/>
          <w:szCs w:val="21"/>
        </w:rPr>
      </w:pPr>
      <w:r>
        <w:rPr>
          <w:rFonts w:hint="eastAsia" w:ascii="宋体" w:hAnsi="宋体" w:cs="宋体"/>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在《政府采购投标及履约承诺函》中作出声明）</w:t>
      </w:r>
      <w:ins w:id="12" w:author="Administrator" w:date="2024-03-04T12:10:34Z">
        <w:r>
          <w:rPr>
            <w:rFonts w:hint="eastAsia" w:ascii="宋体" w:hAnsi="宋体" w:cs="宋体"/>
            <w:kern w:val="0"/>
            <w:szCs w:val="21"/>
            <w:lang w:eastAsia="zh-CN"/>
          </w:rPr>
          <w:t>。</w:t>
        </w:r>
      </w:ins>
    </w:p>
    <w:p>
      <w:pPr>
        <w:spacing w:line="360" w:lineRule="auto"/>
        <w:rPr>
          <w:rFonts w:ascii="宋体" w:hAnsi="宋体" w:cs="宋体"/>
          <w:kern w:val="0"/>
          <w:szCs w:val="21"/>
        </w:rPr>
      </w:pPr>
      <w:r>
        <w:rPr>
          <w:rFonts w:hint="eastAsia" w:ascii="宋体" w:hAnsi="宋体" w:cs="宋体"/>
          <w:kern w:val="0"/>
          <w:szCs w:val="21"/>
        </w:rPr>
        <w:t>注：（1）“信用中国”</w:t>
      </w:r>
      <w:r>
        <w:rPr>
          <w:rFonts w:hint="eastAsia" w:ascii="宋体" w:hAnsi="宋体" w:cs="宋体"/>
          <w:szCs w:val="21"/>
        </w:rPr>
        <w:t>中“信用服务”栏的“重大税收违法失信主体”“失信被执行人”</w:t>
      </w:r>
      <w:r>
        <w:rPr>
          <w:rFonts w:hint="eastAsia" w:ascii="宋体" w:hAnsi="宋体" w:cs="宋体"/>
          <w:kern w:val="0"/>
          <w:szCs w:val="21"/>
        </w:rPr>
        <w:t>，“中国政府采购网”</w:t>
      </w:r>
      <w:r>
        <w:rPr>
          <w:rFonts w:hint="eastAsia" w:ascii="宋体" w:hAnsi="宋体" w:cs="宋体"/>
          <w:szCs w:val="21"/>
        </w:rPr>
        <w:t>中的“政府采购严重违法失信行为记录名单”</w:t>
      </w:r>
      <w:r>
        <w:rPr>
          <w:rFonts w:hint="eastAsia" w:ascii="宋体" w:hAnsi="宋体" w:cs="宋体"/>
          <w:kern w:val="0"/>
          <w:szCs w:val="21"/>
        </w:rPr>
        <w:t>，“深圳信用网”以及“深圳市政府采购监管网”为供应商信用信息的查询渠道，相关信息以开标当日的查询结果为准；</w:t>
      </w:r>
    </w:p>
    <w:p>
      <w:pPr>
        <w:spacing w:line="360" w:lineRule="auto"/>
        <w:rPr>
          <w:rFonts w:ascii="宋体" w:hAnsi="宋体" w:cs="宋体"/>
        </w:rPr>
      </w:pPr>
      <w:r>
        <w:rPr>
          <w:rFonts w:hint="eastAsia" w:ascii="宋体" w:hAnsi="宋体" w:cs="宋体"/>
        </w:rPr>
        <w:t>（2）供应商投标（上传投标文件）必须先行办理注册手续，具体请按照本公告“六、其他补充事宜”相关内容指引办理。</w:t>
      </w:r>
    </w:p>
    <w:p>
      <w:pPr>
        <w:spacing w:line="360" w:lineRule="auto"/>
        <w:rPr>
          <w:rFonts w:ascii="宋体" w:hAnsi="宋体" w:cs="宋体"/>
          <w:b/>
        </w:rPr>
      </w:pPr>
      <w:r>
        <w:rPr>
          <w:rFonts w:hint="eastAsia" w:ascii="宋体" w:hAnsi="宋体" w:cs="宋体"/>
          <w:b/>
          <w:sz w:val="22"/>
          <w:szCs w:val="18"/>
        </w:rPr>
        <w:t>完整公告内容详见：深圳公共资源交易网（https://www.szggzy.com）</w:t>
      </w:r>
    </w:p>
    <w:p>
      <w:pPr>
        <w:spacing w:line="360" w:lineRule="auto"/>
        <w:rPr>
          <w:rFonts w:ascii="宋体" w:hAnsi="宋体" w:cs="宋体"/>
          <w:b/>
        </w:rPr>
      </w:pPr>
    </w:p>
    <w:p>
      <w:pPr>
        <w:spacing w:line="360" w:lineRule="auto"/>
        <w:rPr>
          <w:rFonts w:ascii="宋体" w:hAnsi="宋体" w:cs="宋体"/>
          <w:sz w:val="24"/>
        </w:rPr>
      </w:pPr>
    </w:p>
    <w:p>
      <w:pPr>
        <w:spacing w:line="360" w:lineRule="auto"/>
        <w:rPr>
          <w:rFonts w:ascii="宋体" w:hAnsi="宋体" w:cs="宋体"/>
          <w:sz w:val="28"/>
          <w:szCs w:val="28"/>
        </w:rPr>
      </w:pPr>
      <w:r>
        <w:rPr>
          <w:rFonts w:hint="eastAsia" w:ascii="宋体" w:hAnsi="宋体" w:cs="宋体"/>
          <w:sz w:val="28"/>
          <w:szCs w:val="28"/>
        </w:rPr>
        <w:br w:type="page"/>
      </w:r>
    </w:p>
    <w:p>
      <w:pPr>
        <w:pStyle w:val="5"/>
        <w:spacing w:before="0" w:after="0" w:line="360" w:lineRule="auto"/>
        <w:rPr>
          <w:rFonts w:cs="宋体"/>
          <w:sz w:val="28"/>
          <w:szCs w:val="28"/>
        </w:rPr>
      </w:pPr>
      <w:r>
        <w:rPr>
          <w:rFonts w:hint="eastAsia" w:cs="宋体"/>
          <w:sz w:val="28"/>
          <w:szCs w:val="28"/>
        </w:rPr>
        <w:t xml:space="preserve">第二章 </w:t>
      </w:r>
      <w:bookmarkStart w:id="24" w:name="_Hlk71926094"/>
      <w:r>
        <w:rPr>
          <w:rFonts w:hint="eastAsia" w:cs="宋体"/>
          <w:sz w:val="28"/>
          <w:szCs w:val="28"/>
        </w:rPr>
        <w:t>对通用条款的补充内容及其他关键信息</w:t>
      </w:r>
      <w:bookmarkEnd w:id="24"/>
    </w:p>
    <w:p>
      <w:pPr>
        <w:pStyle w:val="4"/>
        <w:spacing w:before="0" w:after="0" w:line="360" w:lineRule="auto"/>
        <w:rPr>
          <w:rFonts w:cs="宋体"/>
          <w:szCs w:val="24"/>
        </w:rPr>
      </w:pPr>
      <w:bookmarkStart w:id="25" w:name="_Toc73521547"/>
      <w:bookmarkStart w:id="26" w:name="_Toc73521635"/>
      <w:bookmarkStart w:id="27" w:name="_Toc73518117"/>
      <w:bookmarkStart w:id="28" w:name="_Toc60631620"/>
      <w:bookmarkStart w:id="29" w:name="_Toc73517639"/>
      <w:bookmarkStart w:id="30" w:name="_Toc60560625"/>
      <w:bookmarkStart w:id="31" w:name="_Toc101074876"/>
      <w:bookmarkStart w:id="32" w:name="_Toc100052364"/>
      <w:r>
        <w:rPr>
          <w:rFonts w:hint="eastAsia" w:cs="宋体"/>
          <w:szCs w:val="24"/>
        </w:rPr>
        <w:t>一、对通用条款的补充内容</w:t>
      </w:r>
    </w:p>
    <w:bookmarkEnd w:id="25"/>
    <w:bookmarkEnd w:id="26"/>
    <w:bookmarkEnd w:id="27"/>
    <w:bookmarkEnd w:id="28"/>
    <w:bookmarkEnd w:id="29"/>
    <w:bookmarkEnd w:id="30"/>
    <w:bookmarkEnd w:id="31"/>
    <w:bookmarkEnd w:id="32"/>
    <w:tbl>
      <w:tblPr>
        <w:tblStyle w:val="12"/>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978"/>
        <w:gridCol w:w="2409"/>
        <w:gridCol w:w="498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552" w:hRule="atLeast"/>
          <w:jc w:val="center"/>
        </w:trPr>
        <w:tc>
          <w:tcPr>
            <w:tcW w:w="978" w:type="dxa"/>
            <w:vAlign w:val="center"/>
          </w:tcPr>
          <w:p>
            <w:pPr>
              <w:spacing w:line="360" w:lineRule="auto"/>
              <w:jc w:val="center"/>
              <w:rPr>
                <w:rFonts w:ascii="宋体" w:hAnsi="宋体" w:cs="宋体"/>
                <w:b/>
                <w:bCs/>
              </w:rPr>
            </w:pPr>
            <w:bookmarkStart w:id="33" w:name="_Hlk72218097"/>
            <w:r>
              <w:rPr>
                <w:rFonts w:hint="eastAsia" w:ascii="宋体" w:hAnsi="宋体" w:cs="宋体"/>
                <w:b/>
                <w:bCs/>
              </w:rPr>
              <w:t>通用条款序号</w:t>
            </w:r>
          </w:p>
        </w:tc>
        <w:tc>
          <w:tcPr>
            <w:tcW w:w="2409" w:type="dxa"/>
            <w:vAlign w:val="center"/>
          </w:tcPr>
          <w:p>
            <w:pPr>
              <w:spacing w:line="360" w:lineRule="auto"/>
              <w:jc w:val="center"/>
              <w:rPr>
                <w:rFonts w:ascii="宋体" w:hAnsi="宋体" w:cs="宋体"/>
                <w:b/>
                <w:bCs/>
              </w:rPr>
            </w:pPr>
            <w:r>
              <w:rPr>
                <w:rFonts w:hint="eastAsia" w:ascii="宋体" w:hAnsi="宋体" w:cs="宋体"/>
                <w:b/>
                <w:bCs/>
              </w:rPr>
              <w:t>涉及事项</w:t>
            </w:r>
          </w:p>
        </w:tc>
        <w:tc>
          <w:tcPr>
            <w:tcW w:w="4980" w:type="dxa"/>
            <w:vAlign w:val="center"/>
          </w:tcPr>
          <w:p>
            <w:pPr>
              <w:spacing w:line="360" w:lineRule="auto"/>
              <w:jc w:val="center"/>
              <w:rPr>
                <w:rFonts w:ascii="宋体" w:hAnsi="宋体" w:cs="宋体"/>
                <w:b/>
                <w:bCs/>
              </w:rPr>
            </w:pPr>
            <w:r>
              <w:rPr>
                <w:rFonts w:hint="eastAsia" w:ascii="宋体" w:hAnsi="宋体" w:cs="宋体"/>
                <w:b/>
                <w:bCs/>
              </w:rPr>
              <w:t>具  体  补  充  内  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rPr>
            </w:pPr>
            <w:r>
              <w:rPr>
                <w:rFonts w:hint="eastAsia" w:ascii="宋体" w:hAnsi="宋体" w:cs="宋体"/>
              </w:rPr>
              <w:t>3.1</w:t>
            </w:r>
          </w:p>
        </w:tc>
        <w:tc>
          <w:tcPr>
            <w:tcW w:w="2409" w:type="dxa"/>
            <w:vAlign w:val="center"/>
          </w:tcPr>
          <w:p>
            <w:pPr>
              <w:spacing w:line="360" w:lineRule="auto"/>
              <w:jc w:val="center"/>
              <w:rPr>
                <w:rFonts w:ascii="宋体" w:hAnsi="宋体" w:cs="宋体"/>
              </w:rPr>
            </w:pPr>
            <w:r>
              <w:rPr>
                <w:rFonts w:hint="eastAsia" w:ascii="宋体" w:hAnsi="宋体" w:cs="宋体"/>
              </w:rPr>
              <w:t>采购人</w:t>
            </w:r>
          </w:p>
        </w:tc>
        <w:tc>
          <w:tcPr>
            <w:tcW w:w="4980" w:type="dxa"/>
            <w:vAlign w:val="center"/>
          </w:tcPr>
          <w:p>
            <w:pPr>
              <w:spacing w:line="360" w:lineRule="auto"/>
              <w:jc w:val="center"/>
              <w:rPr>
                <w:rFonts w:ascii="宋体" w:hAnsi="宋体" w:cs="宋体"/>
              </w:rPr>
            </w:pPr>
            <w:r>
              <w:rPr>
                <w:rFonts w:hint="eastAsia" w:ascii="宋体" w:hAnsi="宋体" w:cs="宋体"/>
              </w:rPr>
              <w:t>深圳市龙华区教育局</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rPr>
            </w:pPr>
            <w:r>
              <w:rPr>
                <w:rFonts w:hint="eastAsia" w:ascii="宋体" w:hAnsi="宋体" w:cs="宋体"/>
              </w:rPr>
              <w:t>3.2</w:t>
            </w:r>
          </w:p>
        </w:tc>
        <w:tc>
          <w:tcPr>
            <w:tcW w:w="2409" w:type="dxa"/>
            <w:vAlign w:val="center"/>
          </w:tcPr>
          <w:p>
            <w:pPr>
              <w:spacing w:line="360" w:lineRule="auto"/>
              <w:jc w:val="center"/>
              <w:rPr>
                <w:rFonts w:ascii="宋体" w:hAnsi="宋体" w:cs="宋体"/>
              </w:rPr>
            </w:pPr>
            <w:r>
              <w:rPr>
                <w:rFonts w:hint="eastAsia" w:ascii="宋体" w:hAnsi="宋体" w:cs="宋体"/>
              </w:rPr>
              <w:t>政府集中采购机构</w:t>
            </w:r>
          </w:p>
        </w:tc>
        <w:tc>
          <w:tcPr>
            <w:tcW w:w="4980" w:type="dxa"/>
            <w:vAlign w:val="center"/>
          </w:tcPr>
          <w:p>
            <w:pPr>
              <w:spacing w:line="360" w:lineRule="auto"/>
              <w:jc w:val="center"/>
              <w:rPr>
                <w:rFonts w:ascii="宋体" w:hAnsi="宋体" w:cs="宋体"/>
              </w:rPr>
            </w:pPr>
            <w:r>
              <w:rPr>
                <w:rFonts w:hint="eastAsia" w:ascii="宋体" w:hAnsi="宋体" w:cs="宋体"/>
              </w:rPr>
              <w:t>深圳公共资源交易中心（深圳交易集团有限公司龙华分公司）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rPr>
            </w:pPr>
            <w:r>
              <w:rPr>
                <w:rFonts w:hint="eastAsia" w:ascii="宋体" w:hAnsi="宋体" w:cs="宋体"/>
              </w:rPr>
              <w:t>5.3</w:t>
            </w:r>
          </w:p>
        </w:tc>
        <w:tc>
          <w:tcPr>
            <w:tcW w:w="2409" w:type="dxa"/>
            <w:vAlign w:val="center"/>
          </w:tcPr>
          <w:p>
            <w:pPr>
              <w:spacing w:line="360" w:lineRule="auto"/>
              <w:jc w:val="center"/>
              <w:rPr>
                <w:rFonts w:ascii="宋体" w:hAnsi="宋体" w:cs="宋体"/>
              </w:rPr>
            </w:pPr>
            <w:r>
              <w:rPr>
                <w:rFonts w:hint="eastAsia" w:ascii="宋体" w:hAnsi="宋体" w:cs="宋体"/>
              </w:rPr>
              <w:t>联合体投标</w:t>
            </w:r>
          </w:p>
        </w:tc>
        <w:tc>
          <w:tcPr>
            <w:tcW w:w="4980" w:type="dxa"/>
            <w:vAlign w:val="center"/>
          </w:tcPr>
          <w:p>
            <w:pPr>
              <w:spacing w:line="360" w:lineRule="auto"/>
              <w:jc w:val="center"/>
              <w:rPr>
                <w:rFonts w:ascii="宋体" w:hAnsi="宋体" w:cs="宋体"/>
              </w:rPr>
            </w:pPr>
            <w:r>
              <w:rPr>
                <w:rFonts w:hint="eastAsia" w:ascii="宋体" w:hAnsi="宋体" w:cs="宋体"/>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rPr>
            </w:pPr>
            <w:r>
              <w:rPr>
                <w:rFonts w:hint="eastAsia" w:ascii="宋体" w:hAnsi="宋体" w:cs="宋体"/>
              </w:rPr>
              <w:t>9</w:t>
            </w:r>
          </w:p>
        </w:tc>
        <w:tc>
          <w:tcPr>
            <w:tcW w:w="2409" w:type="dxa"/>
            <w:vAlign w:val="center"/>
          </w:tcPr>
          <w:p>
            <w:pPr>
              <w:spacing w:line="360" w:lineRule="auto"/>
              <w:jc w:val="center"/>
              <w:rPr>
                <w:rFonts w:ascii="宋体" w:hAnsi="宋体" w:cs="宋体"/>
              </w:rPr>
            </w:pPr>
            <w:r>
              <w:rPr>
                <w:rFonts w:hint="eastAsia" w:ascii="宋体" w:hAnsi="宋体" w:cs="宋体"/>
              </w:rPr>
              <w:t>踏勘现场</w:t>
            </w:r>
          </w:p>
        </w:tc>
        <w:tc>
          <w:tcPr>
            <w:tcW w:w="4980" w:type="dxa"/>
            <w:vAlign w:val="center"/>
          </w:tcPr>
          <w:p>
            <w:pPr>
              <w:spacing w:line="360" w:lineRule="auto"/>
              <w:jc w:val="center"/>
              <w:rPr>
                <w:rFonts w:ascii="宋体" w:hAnsi="宋体" w:cs="宋体"/>
              </w:rPr>
            </w:pPr>
            <w:r>
              <w:rPr>
                <w:rFonts w:hint="eastAsia" w:ascii="宋体" w:hAnsi="宋体" w:cs="宋体"/>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rPr>
            </w:pPr>
            <w:r>
              <w:rPr>
                <w:rFonts w:hint="eastAsia" w:ascii="宋体" w:hAnsi="宋体" w:cs="宋体"/>
              </w:rPr>
              <w:t>10</w:t>
            </w:r>
          </w:p>
        </w:tc>
        <w:tc>
          <w:tcPr>
            <w:tcW w:w="2409" w:type="dxa"/>
            <w:vAlign w:val="center"/>
          </w:tcPr>
          <w:p>
            <w:pPr>
              <w:spacing w:line="360" w:lineRule="auto"/>
              <w:jc w:val="center"/>
              <w:rPr>
                <w:rFonts w:ascii="宋体" w:hAnsi="宋体" w:cs="宋体"/>
              </w:rPr>
            </w:pPr>
            <w:r>
              <w:rPr>
                <w:rFonts w:hint="eastAsia" w:ascii="宋体" w:hAnsi="宋体" w:cs="宋体"/>
              </w:rPr>
              <w:t>标前会议</w:t>
            </w:r>
          </w:p>
        </w:tc>
        <w:tc>
          <w:tcPr>
            <w:tcW w:w="4980" w:type="dxa"/>
            <w:vAlign w:val="center"/>
          </w:tcPr>
          <w:p>
            <w:pPr>
              <w:spacing w:line="360" w:lineRule="auto"/>
              <w:jc w:val="center"/>
              <w:rPr>
                <w:rFonts w:ascii="宋体" w:hAnsi="宋体" w:cs="宋体"/>
              </w:rPr>
            </w:pPr>
            <w:r>
              <w:rPr>
                <w:rFonts w:hint="eastAsia" w:ascii="宋体" w:hAnsi="宋体" w:cs="宋体"/>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rPr>
            </w:pPr>
            <w:r>
              <w:rPr>
                <w:rFonts w:hint="eastAsia" w:ascii="宋体" w:hAnsi="宋体" w:cs="宋体"/>
              </w:rPr>
              <w:t>12/13</w:t>
            </w:r>
          </w:p>
        </w:tc>
        <w:tc>
          <w:tcPr>
            <w:tcW w:w="2409" w:type="dxa"/>
            <w:vAlign w:val="center"/>
          </w:tcPr>
          <w:p>
            <w:pPr>
              <w:spacing w:line="360" w:lineRule="auto"/>
              <w:jc w:val="center"/>
              <w:rPr>
                <w:rFonts w:ascii="宋体" w:hAnsi="宋体" w:cs="宋体"/>
              </w:rPr>
            </w:pPr>
            <w:r>
              <w:rPr>
                <w:rFonts w:hint="eastAsia" w:ascii="宋体" w:hAnsi="宋体" w:cs="宋体"/>
              </w:rPr>
              <w:t>招标文件的澄清和修改</w:t>
            </w:r>
          </w:p>
        </w:tc>
        <w:tc>
          <w:tcPr>
            <w:tcW w:w="4980" w:type="dxa"/>
            <w:vAlign w:val="center"/>
          </w:tcPr>
          <w:p>
            <w:pPr>
              <w:spacing w:line="360" w:lineRule="auto"/>
              <w:jc w:val="center"/>
              <w:rPr>
                <w:rFonts w:ascii="宋体" w:hAnsi="宋体" w:cs="宋体"/>
              </w:rPr>
            </w:pPr>
            <w:r>
              <w:rPr>
                <w:rFonts w:hint="eastAsia" w:ascii="宋体" w:hAnsi="宋体" w:cs="宋体"/>
              </w:rPr>
              <w:t>不晚于投标截止日三日前，投标人有义务在招标期间在政府集中采购机构网站浏览与本项目有关的澄清和修改信息。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rPr>
            </w:pPr>
            <w:r>
              <w:rPr>
                <w:rFonts w:hint="eastAsia" w:ascii="宋体" w:hAnsi="宋体" w:cs="宋体"/>
              </w:rPr>
              <w:t>20</w:t>
            </w:r>
          </w:p>
        </w:tc>
        <w:tc>
          <w:tcPr>
            <w:tcW w:w="2409" w:type="dxa"/>
            <w:vAlign w:val="center"/>
          </w:tcPr>
          <w:p>
            <w:pPr>
              <w:spacing w:line="360" w:lineRule="auto"/>
              <w:jc w:val="center"/>
              <w:rPr>
                <w:rFonts w:ascii="宋体" w:hAnsi="宋体" w:cs="宋体"/>
              </w:rPr>
            </w:pPr>
            <w:r>
              <w:rPr>
                <w:rFonts w:hint="eastAsia" w:ascii="宋体" w:hAnsi="宋体" w:cs="宋体"/>
              </w:rPr>
              <w:t>投标有效期</w:t>
            </w:r>
          </w:p>
        </w:tc>
        <w:tc>
          <w:tcPr>
            <w:tcW w:w="4980" w:type="dxa"/>
            <w:vAlign w:val="center"/>
          </w:tcPr>
          <w:p>
            <w:pPr>
              <w:spacing w:line="360" w:lineRule="auto"/>
              <w:jc w:val="center"/>
              <w:rPr>
                <w:rFonts w:ascii="宋体" w:hAnsi="宋体" w:cs="宋体"/>
              </w:rPr>
            </w:pPr>
            <w:r>
              <w:rPr>
                <w:rFonts w:hint="eastAsia" w:ascii="宋体" w:hAnsi="宋体" w:cs="宋体"/>
                <w:u w:val="single"/>
              </w:rPr>
              <w:t>120日历天</w:t>
            </w:r>
            <w:r>
              <w:rPr>
                <w:rFonts w:hint="eastAsia" w:ascii="宋体" w:hAnsi="宋体" w:cs="宋体"/>
              </w:rPr>
              <w:t>（从投标截止之日算起）</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rPr>
            </w:pPr>
            <w:r>
              <w:rPr>
                <w:rFonts w:hint="eastAsia" w:ascii="宋体" w:hAnsi="宋体" w:cs="宋体"/>
              </w:rPr>
              <w:t>22</w:t>
            </w:r>
          </w:p>
        </w:tc>
        <w:tc>
          <w:tcPr>
            <w:tcW w:w="2409" w:type="dxa"/>
            <w:vAlign w:val="center"/>
          </w:tcPr>
          <w:p>
            <w:pPr>
              <w:spacing w:line="360" w:lineRule="auto"/>
              <w:jc w:val="center"/>
              <w:rPr>
                <w:rFonts w:ascii="宋体" w:hAnsi="宋体" w:cs="宋体"/>
              </w:rPr>
            </w:pPr>
            <w:r>
              <w:rPr>
                <w:rFonts w:hint="eastAsia" w:ascii="宋体" w:hAnsi="宋体" w:cs="宋体"/>
              </w:rPr>
              <w:t>投标人的替代方案</w:t>
            </w:r>
          </w:p>
        </w:tc>
        <w:tc>
          <w:tcPr>
            <w:tcW w:w="4980" w:type="dxa"/>
            <w:vAlign w:val="center"/>
          </w:tcPr>
          <w:p>
            <w:pPr>
              <w:spacing w:line="360" w:lineRule="auto"/>
              <w:jc w:val="center"/>
              <w:rPr>
                <w:rFonts w:ascii="宋体" w:hAnsi="宋体" w:cs="宋体"/>
              </w:rPr>
            </w:pPr>
            <w:r>
              <w:rPr>
                <w:rFonts w:hint="eastAsia" w:ascii="宋体" w:hAnsi="宋体" w:cs="宋体"/>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rPr>
            </w:pPr>
            <w:r>
              <w:rPr>
                <w:rFonts w:hint="eastAsia" w:ascii="宋体" w:hAnsi="宋体" w:cs="宋体"/>
              </w:rPr>
              <w:t>25</w:t>
            </w:r>
          </w:p>
        </w:tc>
        <w:tc>
          <w:tcPr>
            <w:tcW w:w="2409" w:type="dxa"/>
            <w:vAlign w:val="center"/>
          </w:tcPr>
          <w:p>
            <w:pPr>
              <w:spacing w:line="360" w:lineRule="auto"/>
              <w:jc w:val="center"/>
              <w:rPr>
                <w:rFonts w:ascii="宋体" w:hAnsi="宋体" w:cs="宋体"/>
              </w:rPr>
            </w:pPr>
            <w:r>
              <w:rPr>
                <w:rFonts w:hint="eastAsia" w:ascii="宋体" w:hAnsi="宋体" w:cs="宋体"/>
              </w:rPr>
              <w:t>投标文件的大小</w:t>
            </w:r>
          </w:p>
        </w:tc>
        <w:tc>
          <w:tcPr>
            <w:tcW w:w="4980" w:type="dxa"/>
            <w:vAlign w:val="center"/>
          </w:tcPr>
          <w:p>
            <w:pPr>
              <w:spacing w:line="360" w:lineRule="auto"/>
              <w:jc w:val="center"/>
              <w:rPr>
                <w:rFonts w:ascii="宋体" w:hAnsi="宋体" w:cs="宋体"/>
              </w:rPr>
            </w:pPr>
            <w:r>
              <w:rPr>
                <w:rFonts w:hint="eastAsia" w:ascii="宋体" w:hAnsi="宋体" w:cs="宋体"/>
              </w:rPr>
              <w:t>投标文件大小不得超过100MB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rPr>
            </w:pPr>
            <w:r>
              <w:rPr>
                <w:rFonts w:hint="eastAsia" w:ascii="宋体" w:hAnsi="宋体" w:cs="宋体"/>
              </w:rPr>
              <w:t>26</w:t>
            </w:r>
          </w:p>
        </w:tc>
        <w:tc>
          <w:tcPr>
            <w:tcW w:w="2409" w:type="dxa"/>
            <w:vAlign w:val="center"/>
          </w:tcPr>
          <w:p>
            <w:pPr>
              <w:spacing w:line="360" w:lineRule="auto"/>
              <w:jc w:val="center"/>
              <w:rPr>
                <w:rFonts w:ascii="宋体" w:hAnsi="宋体" w:cs="宋体"/>
              </w:rPr>
            </w:pPr>
            <w:bookmarkStart w:id="34" w:name="_Hlk71664860"/>
            <w:r>
              <w:rPr>
                <w:rFonts w:hint="eastAsia" w:ascii="宋体" w:hAnsi="宋体" w:cs="宋体"/>
              </w:rPr>
              <w:t>样品、现场演示、方案讲解</w:t>
            </w:r>
            <w:bookmarkEnd w:id="34"/>
          </w:p>
        </w:tc>
        <w:tc>
          <w:tcPr>
            <w:tcW w:w="4980" w:type="dxa"/>
            <w:vAlign w:val="center"/>
          </w:tcPr>
          <w:p>
            <w:pPr>
              <w:spacing w:line="360" w:lineRule="auto"/>
              <w:jc w:val="center"/>
              <w:rPr>
                <w:rFonts w:ascii="宋体" w:hAnsi="宋体" w:cs="宋体"/>
              </w:rPr>
            </w:pPr>
            <w:r>
              <w:rPr>
                <w:rFonts w:hint="eastAsia" w:ascii="宋体" w:hAnsi="宋体" w:cs="宋体"/>
              </w:rPr>
              <w:t>无</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465" w:hRule="atLeast"/>
          <w:jc w:val="center"/>
        </w:trPr>
        <w:tc>
          <w:tcPr>
            <w:tcW w:w="978" w:type="dxa"/>
            <w:vAlign w:val="center"/>
          </w:tcPr>
          <w:p>
            <w:pPr>
              <w:spacing w:line="360" w:lineRule="auto"/>
              <w:jc w:val="center"/>
              <w:rPr>
                <w:rFonts w:ascii="宋体" w:hAnsi="宋体" w:cs="宋体"/>
              </w:rPr>
            </w:pPr>
            <w:r>
              <w:rPr>
                <w:rFonts w:hint="eastAsia" w:ascii="宋体" w:hAnsi="宋体" w:cs="宋体"/>
              </w:rPr>
              <w:t>37</w:t>
            </w:r>
          </w:p>
        </w:tc>
        <w:tc>
          <w:tcPr>
            <w:tcW w:w="2409" w:type="dxa"/>
            <w:vAlign w:val="center"/>
          </w:tcPr>
          <w:p>
            <w:pPr>
              <w:spacing w:line="360" w:lineRule="auto"/>
              <w:jc w:val="center"/>
              <w:rPr>
                <w:rFonts w:ascii="宋体" w:hAnsi="宋体" w:cs="宋体"/>
              </w:rPr>
            </w:pPr>
            <w:r>
              <w:rPr>
                <w:rFonts w:hint="eastAsia" w:ascii="宋体" w:hAnsi="宋体" w:cs="宋体"/>
              </w:rPr>
              <w:t>评审方法</w:t>
            </w:r>
          </w:p>
        </w:tc>
        <w:tc>
          <w:tcPr>
            <w:tcW w:w="4980" w:type="dxa"/>
            <w:vAlign w:val="center"/>
          </w:tcPr>
          <w:p>
            <w:pPr>
              <w:spacing w:line="360" w:lineRule="auto"/>
              <w:jc w:val="center"/>
              <w:rPr>
                <w:rFonts w:ascii="宋体" w:hAnsi="宋体" w:cs="宋体"/>
              </w:rPr>
            </w:pPr>
            <w:r>
              <w:rPr>
                <w:rFonts w:hint="eastAsia" w:ascii="宋体" w:hAnsi="宋体" w:cs="宋体"/>
              </w:rPr>
              <w:t>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rPr>
            </w:pPr>
            <w:r>
              <w:rPr>
                <w:rFonts w:hint="eastAsia" w:ascii="宋体" w:hAnsi="宋体" w:cs="宋体"/>
              </w:rPr>
              <w:t>38</w:t>
            </w:r>
          </w:p>
        </w:tc>
        <w:tc>
          <w:tcPr>
            <w:tcW w:w="2409" w:type="dxa"/>
            <w:vAlign w:val="center"/>
          </w:tcPr>
          <w:p>
            <w:pPr>
              <w:spacing w:line="360" w:lineRule="auto"/>
              <w:jc w:val="center"/>
              <w:rPr>
                <w:rFonts w:ascii="宋体" w:hAnsi="宋体" w:cs="宋体"/>
              </w:rPr>
            </w:pPr>
            <w:r>
              <w:rPr>
                <w:rFonts w:hint="eastAsia" w:ascii="宋体" w:hAnsi="宋体" w:cs="宋体"/>
              </w:rPr>
              <w:t>定标方法</w:t>
            </w:r>
          </w:p>
        </w:tc>
        <w:tc>
          <w:tcPr>
            <w:tcW w:w="4980" w:type="dxa"/>
            <w:vAlign w:val="center"/>
          </w:tcPr>
          <w:p>
            <w:pPr>
              <w:spacing w:line="360" w:lineRule="auto"/>
              <w:jc w:val="center"/>
              <w:rPr>
                <w:rFonts w:ascii="宋体" w:hAnsi="宋体" w:cs="宋体"/>
              </w:rPr>
            </w:pPr>
            <w:r>
              <w:rPr>
                <w:rFonts w:hint="eastAsia" w:ascii="宋体" w:hAnsi="宋体" w:cs="宋体"/>
              </w:rPr>
              <w:t>非评定分离</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spacing w:line="360" w:lineRule="auto"/>
              <w:jc w:val="center"/>
              <w:rPr>
                <w:rFonts w:ascii="宋体" w:hAnsi="宋体" w:cs="宋体"/>
              </w:rPr>
            </w:pPr>
            <w:r>
              <w:rPr>
                <w:rFonts w:hint="eastAsia" w:ascii="宋体" w:hAnsi="宋体" w:cs="宋体"/>
              </w:rPr>
              <w:t>46</w:t>
            </w:r>
          </w:p>
        </w:tc>
        <w:tc>
          <w:tcPr>
            <w:tcW w:w="2409" w:type="dxa"/>
            <w:vAlign w:val="center"/>
          </w:tcPr>
          <w:p>
            <w:pPr>
              <w:spacing w:line="360" w:lineRule="auto"/>
              <w:jc w:val="center"/>
              <w:rPr>
                <w:rFonts w:ascii="宋体" w:hAnsi="宋体" w:cs="宋体"/>
              </w:rPr>
            </w:pPr>
            <w:r>
              <w:rPr>
                <w:rFonts w:hint="eastAsia" w:ascii="宋体" w:hAnsi="宋体" w:cs="宋体"/>
              </w:rPr>
              <w:t>履约担保</w:t>
            </w:r>
          </w:p>
        </w:tc>
        <w:tc>
          <w:tcPr>
            <w:tcW w:w="4980" w:type="dxa"/>
            <w:vAlign w:val="center"/>
          </w:tcPr>
          <w:p>
            <w:pPr>
              <w:spacing w:line="360" w:lineRule="auto"/>
              <w:jc w:val="center"/>
              <w:rPr>
                <w:rFonts w:ascii="宋体" w:hAnsi="宋体" w:cs="宋体"/>
              </w:rPr>
            </w:pPr>
            <w:r>
              <w:rPr>
                <w:rFonts w:hint="eastAsia" w:ascii="宋体" w:hAnsi="宋体" w:cs="宋体"/>
              </w:rPr>
              <w:t>不需要</w:t>
            </w:r>
          </w:p>
        </w:tc>
      </w:tr>
    </w:tbl>
    <w:p>
      <w:pPr>
        <w:spacing w:line="360" w:lineRule="auto"/>
        <w:rPr>
          <w:rFonts w:ascii="宋体" w:hAnsi="宋体" w:cs="宋体"/>
          <w:b/>
        </w:rPr>
      </w:pPr>
      <w:r>
        <w:rPr>
          <w:rFonts w:hint="eastAsia" w:ascii="宋体" w:hAnsi="宋体" w:cs="宋体"/>
          <w:szCs w:val="21"/>
        </w:rPr>
        <w:t>备注：本表是通用条款相关条款的补充和明确，如与通用条款内容相冲突的，以本表为准。</w:t>
      </w:r>
    </w:p>
    <w:bookmarkEnd w:id="33"/>
    <w:p>
      <w:pPr>
        <w:pStyle w:val="4"/>
        <w:spacing w:before="0" w:after="0" w:line="360" w:lineRule="auto"/>
        <w:rPr>
          <w:rFonts w:cs="宋体"/>
          <w:szCs w:val="24"/>
        </w:rPr>
      </w:pPr>
      <w:bookmarkStart w:id="35" w:name="_Hlk72218117"/>
      <w:r>
        <w:rPr>
          <w:rFonts w:hint="eastAsia" w:cs="宋体"/>
          <w:szCs w:val="24"/>
        </w:rPr>
        <w:t>二、其他关键信息</w:t>
      </w:r>
    </w:p>
    <w:p>
      <w:pPr>
        <w:spacing w:line="360" w:lineRule="auto"/>
        <w:rPr>
          <w:rFonts w:ascii="宋体" w:hAnsi="宋体" w:cs="宋体"/>
          <w:b/>
          <w:bCs/>
        </w:rPr>
      </w:pPr>
      <w:bookmarkStart w:id="36" w:name="_Hlk72579427"/>
      <w:r>
        <w:rPr>
          <w:rFonts w:hint="eastAsia" w:ascii="宋体" w:hAnsi="宋体" w:cs="宋体"/>
          <w:b/>
          <w:bCs/>
        </w:rPr>
        <w:t>（一）与“对通用条款的补充内容”章节相关的事项</w:t>
      </w:r>
    </w:p>
    <w:p>
      <w:pPr>
        <w:spacing w:line="360" w:lineRule="auto"/>
        <w:jc w:val="left"/>
        <w:rPr>
          <w:rFonts w:ascii="宋体" w:hAnsi="宋体" w:cs="宋体"/>
          <w:b/>
          <w:kern w:val="0"/>
          <w:szCs w:val="20"/>
        </w:rPr>
      </w:pPr>
      <w:r>
        <w:rPr>
          <w:rFonts w:hint="eastAsia" w:ascii="宋体" w:hAnsi="宋体" w:cs="宋体"/>
          <w:b/>
          <w:kern w:val="0"/>
          <w:szCs w:val="20"/>
        </w:rPr>
        <w:t>1.评标定标信息</w:t>
      </w:r>
    </w:p>
    <w:p>
      <w:pPr>
        <w:spacing w:line="360" w:lineRule="auto"/>
        <w:jc w:val="center"/>
        <w:rPr>
          <w:rFonts w:ascii="宋体" w:hAnsi="宋体" w:cs="宋体"/>
        </w:rPr>
      </w:pPr>
      <w:r>
        <w:rPr>
          <w:rFonts w:hint="eastAsia" w:ascii="宋体" w:hAnsi="宋体" w:cs="宋体"/>
          <w:b/>
        </w:rPr>
        <w:t>非评定分离项目</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spacing w:line="360" w:lineRule="auto"/>
              <w:jc w:val="center"/>
              <w:rPr>
                <w:rFonts w:ascii="宋体" w:hAnsi="宋体" w:cs="宋体"/>
              </w:rPr>
            </w:pPr>
            <w:bookmarkStart w:id="37" w:name="_Hlk74239733"/>
            <w:r>
              <w:rPr>
                <w:rFonts w:hint="eastAsia" w:ascii="宋体" w:hAnsi="宋体" w:cs="宋体"/>
              </w:rPr>
              <w:t>评标方法</w:t>
            </w:r>
          </w:p>
        </w:tc>
        <w:tc>
          <w:tcPr>
            <w:tcW w:w="4265" w:type="dxa"/>
          </w:tcPr>
          <w:p>
            <w:pPr>
              <w:spacing w:line="360" w:lineRule="auto"/>
              <w:jc w:val="center"/>
              <w:rPr>
                <w:rFonts w:ascii="宋体" w:hAnsi="宋体" w:cs="宋体"/>
              </w:rPr>
            </w:pPr>
            <w:r>
              <w:rPr>
                <w:rFonts w:hint="eastAsia" w:ascii="宋体" w:hAnsi="宋体" w:cs="宋体"/>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spacing w:line="360" w:lineRule="auto"/>
              <w:jc w:val="center"/>
              <w:rPr>
                <w:rFonts w:ascii="宋体" w:hAnsi="宋体" w:cs="宋体"/>
              </w:rPr>
            </w:pPr>
            <w:r>
              <w:rPr>
                <w:rFonts w:hint="eastAsia" w:ascii="宋体" w:hAnsi="宋体" w:cs="宋体"/>
              </w:rPr>
              <w:t>候选中标供应商家数</w:t>
            </w:r>
          </w:p>
        </w:tc>
        <w:tc>
          <w:tcPr>
            <w:tcW w:w="4265" w:type="dxa"/>
          </w:tcPr>
          <w:p>
            <w:pPr>
              <w:spacing w:line="360" w:lineRule="auto"/>
              <w:jc w:val="center"/>
              <w:rPr>
                <w:rFonts w:ascii="宋体" w:hAnsi="宋体" w:cs="宋体"/>
              </w:rPr>
            </w:pPr>
            <w:r>
              <w:rPr>
                <w:rFonts w:hint="eastAsia" w:ascii="宋体" w:hAnsi="宋体" w:cs="宋体"/>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spacing w:line="360" w:lineRule="auto"/>
              <w:jc w:val="center"/>
              <w:rPr>
                <w:rFonts w:ascii="宋体" w:hAnsi="宋体" w:cs="宋体"/>
              </w:rPr>
            </w:pPr>
            <w:r>
              <w:rPr>
                <w:rFonts w:hint="eastAsia" w:ascii="宋体" w:hAnsi="宋体" w:cs="宋体"/>
              </w:rPr>
              <w:t>中标供应商家数</w:t>
            </w:r>
          </w:p>
        </w:tc>
        <w:tc>
          <w:tcPr>
            <w:tcW w:w="4265" w:type="dxa"/>
          </w:tcPr>
          <w:p>
            <w:pPr>
              <w:spacing w:line="360" w:lineRule="auto"/>
              <w:jc w:val="center"/>
              <w:rPr>
                <w:rFonts w:ascii="宋体" w:hAnsi="宋体" w:cs="宋体"/>
              </w:rPr>
            </w:pPr>
            <w:r>
              <w:rPr>
                <w:rFonts w:hint="eastAsia" w:ascii="宋体" w:hAnsi="宋体" w:cs="宋体"/>
              </w:rPr>
              <w:t>5</w:t>
            </w:r>
          </w:p>
        </w:tc>
      </w:tr>
      <w:bookmarkEnd w:id="37"/>
    </w:tbl>
    <w:p>
      <w:pPr>
        <w:pStyle w:val="2"/>
        <w:rPr>
          <w:rFonts w:ascii="宋体" w:hAnsi="宋体" w:cs="宋体"/>
          <w:color w:val="0000FF"/>
          <w:sz w:val="21"/>
          <w:szCs w:val="21"/>
        </w:rPr>
      </w:pPr>
      <w:r>
        <w:rPr>
          <w:rFonts w:hint="eastAsia" w:ascii="宋体" w:hAnsi="宋体" w:cs="宋体"/>
          <w:color w:val="0000FF"/>
          <w:sz w:val="21"/>
          <w:szCs w:val="21"/>
        </w:rPr>
        <w:t>本项目分为A、B、C、D</w:t>
      </w:r>
      <w:r>
        <w:rPr>
          <w:rFonts w:ascii="宋体" w:hAnsi="宋体" w:cs="宋体"/>
          <w:color w:val="0000FF"/>
          <w:sz w:val="21"/>
          <w:szCs w:val="21"/>
        </w:rPr>
        <w:t>、</w:t>
      </w:r>
      <w:r>
        <w:rPr>
          <w:rFonts w:hint="eastAsia" w:ascii="宋体" w:hAnsi="宋体" w:cs="宋体"/>
          <w:color w:val="0000FF"/>
          <w:sz w:val="21"/>
          <w:szCs w:val="21"/>
        </w:rPr>
        <w:t>E共</w:t>
      </w:r>
      <w:r>
        <w:rPr>
          <w:rFonts w:ascii="宋体" w:hAnsi="宋体" w:cs="宋体"/>
          <w:color w:val="0000FF"/>
          <w:sz w:val="21"/>
          <w:szCs w:val="21"/>
        </w:rPr>
        <w:t>5</w:t>
      </w:r>
      <w:r>
        <w:rPr>
          <w:rFonts w:hint="eastAsia" w:ascii="宋体" w:hAnsi="宋体" w:cs="宋体"/>
          <w:color w:val="0000FF"/>
          <w:sz w:val="21"/>
          <w:szCs w:val="21"/>
        </w:rPr>
        <w:t>个标段，采用综合评分法产生</w:t>
      </w:r>
      <w:r>
        <w:rPr>
          <w:rFonts w:ascii="宋体" w:hAnsi="宋体" w:cs="宋体"/>
          <w:color w:val="0000FF"/>
          <w:sz w:val="21"/>
          <w:szCs w:val="21"/>
        </w:rPr>
        <w:t>5</w:t>
      </w:r>
      <w:r>
        <w:rPr>
          <w:rFonts w:hint="eastAsia" w:ascii="宋体" w:hAnsi="宋体" w:cs="宋体"/>
          <w:color w:val="0000FF"/>
          <w:sz w:val="21"/>
          <w:szCs w:val="21"/>
        </w:rPr>
        <w:t>家中标供应商，具体为：按投标供应商的综合得分由高到低顺序排列前7名为候选中标供应商。若出现综合得分相同的情况，则对并列排名的候选中标供应商按投标报价由低到高顺序排列；若出现综合得分且投标报价相同的并列排名情况，则按通过抽签确定候选中标供应商的排序。候选中标供应商的前</w:t>
      </w:r>
      <w:r>
        <w:rPr>
          <w:rFonts w:ascii="宋体" w:hAnsi="宋体" w:cs="宋体"/>
          <w:color w:val="0000FF"/>
          <w:sz w:val="21"/>
          <w:szCs w:val="21"/>
        </w:rPr>
        <w:t>5</w:t>
      </w:r>
      <w:r>
        <w:rPr>
          <w:rFonts w:hint="eastAsia" w:ascii="宋体" w:hAnsi="宋体" w:cs="宋体"/>
          <w:color w:val="0000FF"/>
          <w:sz w:val="21"/>
          <w:szCs w:val="21"/>
        </w:rPr>
        <w:t>名分别为A、B、C、D</w:t>
      </w:r>
      <w:r>
        <w:rPr>
          <w:rFonts w:ascii="宋体" w:hAnsi="宋体" w:cs="宋体"/>
          <w:color w:val="0000FF"/>
          <w:sz w:val="21"/>
          <w:szCs w:val="21"/>
        </w:rPr>
        <w:t>、</w:t>
      </w:r>
      <w:r>
        <w:rPr>
          <w:rFonts w:hint="eastAsia" w:ascii="宋体" w:hAnsi="宋体" w:cs="宋体"/>
          <w:color w:val="0000FF"/>
          <w:sz w:val="21"/>
          <w:szCs w:val="21"/>
        </w:rPr>
        <w:t>E标段的中标供应商，即排序的第一名的供应商中标 A 标段，第二名的供应商中标 B 标段，依次类推。排序的第六、七名分别为第一、第二候选中标供应商。</w:t>
      </w:r>
    </w:p>
    <w:p>
      <w:pPr>
        <w:pStyle w:val="2"/>
        <w:rPr>
          <w:rFonts w:ascii="宋体" w:hAnsi="宋体" w:cs="宋体"/>
          <w:color w:val="0000FF"/>
          <w:sz w:val="21"/>
          <w:szCs w:val="21"/>
        </w:rPr>
      </w:pPr>
      <w:r>
        <w:rPr>
          <w:rFonts w:hint="eastAsia" w:ascii="宋体" w:hAnsi="宋体" w:cs="宋体"/>
          <w:color w:val="0000FF"/>
          <w:sz w:val="21"/>
          <w:szCs w:val="21"/>
        </w:rPr>
        <w:t>当有效投标供应商的数量不足</w:t>
      </w:r>
      <w:r>
        <w:rPr>
          <w:rFonts w:ascii="宋体" w:hAnsi="宋体" w:cs="宋体"/>
          <w:color w:val="0000FF"/>
          <w:sz w:val="21"/>
          <w:szCs w:val="21"/>
        </w:rPr>
        <w:t>7</w:t>
      </w:r>
      <w:r>
        <w:rPr>
          <w:rFonts w:hint="eastAsia" w:ascii="宋体" w:hAnsi="宋体" w:cs="宋体"/>
          <w:color w:val="0000FF"/>
          <w:sz w:val="21"/>
          <w:szCs w:val="21"/>
        </w:rPr>
        <w:t>家时，本次公开招标失败，不产生中标供应商。</w:t>
      </w:r>
    </w:p>
    <w:p>
      <w:pPr>
        <w:pStyle w:val="2"/>
        <w:rPr>
          <w:rFonts w:ascii="宋体" w:hAnsi="宋体" w:cs="宋体"/>
          <w:color w:val="0000FF"/>
          <w:sz w:val="21"/>
          <w:szCs w:val="21"/>
        </w:rPr>
      </w:pPr>
      <w:r>
        <w:rPr>
          <w:rFonts w:hint="eastAsia" w:ascii="宋体" w:hAnsi="宋体" w:cs="宋体"/>
          <w:color w:val="0000FF"/>
          <w:sz w:val="21"/>
          <w:szCs w:val="21"/>
        </w:rPr>
        <w:t>中标供应商递补规则如下：</w:t>
      </w:r>
    </w:p>
    <w:p>
      <w:pPr>
        <w:pStyle w:val="2"/>
        <w:rPr>
          <w:rFonts w:ascii="宋体" w:hAnsi="宋体" w:cs="宋体"/>
          <w:color w:val="0000FF"/>
          <w:sz w:val="21"/>
          <w:szCs w:val="21"/>
        </w:rPr>
      </w:pPr>
      <w:r>
        <w:rPr>
          <w:rFonts w:hint="eastAsia" w:ascii="宋体" w:hAnsi="宋体" w:cs="宋体"/>
          <w:color w:val="0000FF"/>
          <w:sz w:val="21"/>
          <w:szCs w:val="21"/>
        </w:rPr>
        <w:t>（1）如中标供应商在公示期间放弃中标资格或不配合项目合同签署等原因被依法取消中标资格，不影响其他中标供应商的中标资格，除法律法规规定需重新采购的情形外，经主管部门核实批准，按上述顺序从其他候选中标供应商中确定替补中标供应商。</w:t>
      </w:r>
    </w:p>
    <w:p>
      <w:pPr>
        <w:pStyle w:val="2"/>
        <w:rPr>
          <w:rFonts w:ascii="宋体" w:hAnsi="宋体" w:cs="宋体"/>
          <w:color w:val="0000FF"/>
          <w:sz w:val="21"/>
          <w:szCs w:val="21"/>
        </w:rPr>
      </w:pPr>
      <w:r>
        <w:rPr>
          <w:rFonts w:hint="eastAsia" w:ascii="宋体" w:hAnsi="宋体" w:cs="宋体"/>
          <w:color w:val="0000FF"/>
          <w:sz w:val="21"/>
          <w:szCs w:val="21"/>
        </w:rPr>
        <w:t>（2）如中标供应商因质疑等原因导致中标资格被依法确认无效的，不影响其他中标供应商的中标资格，除法律法规规定需重新采购的情形外，按上述顺序从其他候选中标供应商中确定替补中标供应商。</w:t>
      </w:r>
    </w:p>
    <w:p>
      <w:pPr>
        <w:spacing w:line="360" w:lineRule="auto"/>
        <w:rPr>
          <w:rFonts w:ascii="宋体" w:hAnsi="宋体" w:cs="宋体"/>
          <w:b/>
          <w:color w:val="0000FF"/>
          <w:szCs w:val="21"/>
        </w:rPr>
      </w:pPr>
      <w:r>
        <w:rPr>
          <w:rFonts w:hint="eastAsia" w:ascii="宋体" w:hAnsi="宋体" w:cs="宋体"/>
          <w:b/>
          <w:color w:val="0000FF"/>
          <w:szCs w:val="21"/>
        </w:rPr>
        <w:t>例如：A标段供应商放弃中标资格，则B标段中标供应商推荐为A标段中标供应商，C标段中标供应商推荐为B标段中标供应商，依次替补。</w:t>
      </w:r>
    </w:p>
    <w:p>
      <w:pPr>
        <w:spacing w:line="360" w:lineRule="auto"/>
        <w:jc w:val="left"/>
        <w:rPr>
          <w:rFonts w:asciiTheme="minorEastAsia" w:hAnsiTheme="minorEastAsia" w:eastAsiaTheme="minorEastAsia"/>
          <w:b/>
          <w:kern w:val="0"/>
          <w:szCs w:val="20"/>
        </w:rPr>
      </w:pPr>
      <w:r>
        <w:rPr>
          <w:rFonts w:hint="eastAsia" w:asciiTheme="minorEastAsia" w:hAnsiTheme="minorEastAsia" w:eastAsiaTheme="minorEastAsia"/>
          <w:b/>
          <w:kern w:val="0"/>
          <w:szCs w:val="20"/>
        </w:rPr>
        <w:t>2.投标报价要求</w:t>
      </w:r>
    </w:p>
    <w:p>
      <w:pPr>
        <w:spacing w:line="360" w:lineRule="auto"/>
        <w:rPr>
          <w:rFonts w:ascii="宋体" w:hAnsi="宋体" w:cs="宋体"/>
          <w:szCs w:val="21"/>
        </w:rPr>
      </w:pPr>
      <w:r>
        <w:rPr>
          <w:rFonts w:hint="eastAsia" w:ascii="宋体" w:hAnsi="宋体" w:cs="宋体"/>
          <w:szCs w:val="21"/>
        </w:rPr>
        <w:t>（1）投标总价必须是完成该项目的一切费用总和，包括设备费、运输费、装卸费、保险费、技术培训费、设备安装费、调试费、售后服务费、系统保障费及国家规定的各项税费等；</w:t>
      </w:r>
    </w:p>
    <w:p>
      <w:pPr>
        <w:spacing w:line="360" w:lineRule="auto"/>
        <w:rPr>
          <w:rFonts w:ascii="宋体" w:hAnsi="宋体" w:cs="宋体"/>
          <w:b/>
          <w:bCs/>
          <w:color w:val="0000FF"/>
          <w:szCs w:val="21"/>
        </w:rPr>
      </w:pPr>
      <w:r>
        <w:rPr>
          <w:rFonts w:hint="eastAsia" w:ascii="宋体" w:hAnsi="宋体" w:cs="宋体"/>
          <w:b/>
          <w:bCs/>
          <w:color w:val="0000FF"/>
          <w:szCs w:val="21"/>
        </w:rPr>
        <w:t>（2）本项目分为A、B、C、D、E共五个标段，投标供应商需对</w:t>
      </w:r>
      <w:r>
        <w:rPr>
          <w:rFonts w:ascii="宋体" w:hAnsi="宋体" w:cs="宋体"/>
          <w:b/>
          <w:bCs/>
          <w:color w:val="0000FF"/>
          <w:szCs w:val="21"/>
        </w:rPr>
        <w:t>5</w:t>
      </w:r>
      <w:r>
        <w:rPr>
          <w:rFonts w:hint="eastAsia" w:ascii="宋体" w:hAnsi="宋体" w:cs="宋体"/>
          <w:b/>
          <w:bCs/>
          <w:color w:val="0000FF"/>
          <w:szCs w:val="21"/>
        </w:rPr>
        <w:t>个标段分别报价，投</w:t>
      </w:r>
      <w:r>
        <w:rPr>
          <w:rFonts w:hint="eastAsia" w:ascii="宋体" w:hAnsi="宋体" w:cs="宋体"/>
          <w:b/>
          <w:bCs/>
          <w:color w:val="0000FF"/>
          <w:szCs w:val="21"/>
          <w:lang w:bidi="zh-CN"/>
        </w:rPr>
        <w:t>标总价为A、B、C、D、E三个标段项目报价总额，投标总价超过预算总金额的，作投标无效处理。</w:t>
      </w:r>
    </w:p>
    <w:p>
      <w:pPr>
        <w:spacing w:line="360" w:lineRule="auto"/>
        <w:rPr>
          <w:rFonts w:ascii="宋体" w:hAnsi="宋体" w:cs="宋体"/>
          <w:szCs w:val="21"/>
        </w:rPr>
      </w:pPr>
      <w:r>
        <w:rPr>
          <w:rFonts w:hint="eastAsia" w:ascii="宋体" w:hAnsi="宋体" w:cs="宋体"/>
          <w:szCs w:val="21"/>
        </w:rPr>
        <w:t>（3）投标币种：人民币；</w:t>
      </w:r>
    </w:p>
    <w:p>
      <w:pPr>
        <w:spacing w:line="360" w:lineRule="auto"/>
        <w:rPr>
          <w:rFonts w:ascii="宋体" w:hAnsi="宋体" w:cs="宋体"/>
          <w:szCs w:val="21"/>
        </w:rPr>
      </w:pPr>
      <w:r>
        <w:rPr>
          <w:rFonts w:hint="eastAsia" w:ascii="宋体" w:hAnsi="宋体" w:cs="宋体"/>
          <w:szCs w:val="21"/>
        </w:rPr>
        <w:t>（4）投标报价超出财政预算，或者项目报价表中标段分项报价超过对应标段单项的财政预算限额的，作投标无效处理。</w:t>
      </w:r>
    </w:p>
    <w:p>
      <w:pPr>
        <w:spacing w:line="360" w:lineRule="auto"/>
        <w:rPr>
          <w:rFonts w:ascii="宋体" w:hAnsi="宋体" w:cs="宋体"/>
          <w:b/>
          <w:color w:val="0000FF"/>
          <w:szCs w:val="21"/>
        </w:rPr>
      </w:pPr>
      <w:r>
        <w:rPr>
          <w:rFonts w:hint="eastAsia" w:ascii="宋体" w:hAnsi="宋体" w:cs="宋体"/>
          <w:b/>
          <w:color w:val="0000FF"/>
          <w:szCs w:val="21"/>
        </w:rPr>
        <w:t>（a）总财政预算金额为：</w:t>
      </w:r>
      <w:r>
        <w:rPr>
          <w:rFonts w:ascii="宋体" w:hAnsi="宋体" w:cs="宋体"/>
          <w:b/>
          <w:color w:val="0000FF"/>
          <w:szCs w:val="21"/>
        </w:rPr>
        <w:t>24,500,000.00</w:t>
      </w:r>
      <w:r>
        <w:rPr>
          <w:rFonts w:hint="eastAsia" w:ascii="宋体" w:hAnsi="宋体" w:cs="宋体"/>
          <w:b/>
          <w:color w:val="0000FF"/>
          <w:szCs w:val="21"/>
        </w:rPr>
        <w:t>元</w:t>
      </w:r>
    </w:p>
    <w:p>
      <w:pPr>
        <w:spacing w:line="360" w:lineRule="auto"/>
        <w:rPr>
          <w:rFonts w:ascii="宋体" w:hAnsi="宋体" w:cs="宋体"/>
          <w:b/>
          <w:color w:val="0000FF"/>
          <w:szCs w:val="21"/>
        </w:rPr>
      </w:pPr>
      <w:r>
        <w:rPr>
          <w:rFonts w:hint="eastAsia" w:ascii="宋体" w:hAnsi="宋体" w:cs="宋体"/>
          <w:b/>
          <w:color w:val="0000FF"/>
          <w:szCs w:val="21"/>
        </w:rPr>
        <w:t>（b）各标段单项财政预算限额为：</w:t>
      </w:r>
    </w:p>
    <w:p>
      <w:pPr>
        <w:spacing w:line="360" w:lineRule="auto"/>
        <w:rPr>
          <w:rFonts w:ascii="宋体" w:hAnsi="宋体" w:cs="宋体"/>
          <w:b/>
          <w:color w:val="0000FF"/>
          <w:szCs w:val="21"/>
        </w:rPr>
      </w:pPr>
      <w:r>
        <w:rPr>
          <w:rFonts w:hint="eastAsia" w:ascii="宋体" w:hAnsi="宋体" w:cs="宋体"/>
          <w:b/>
          <w:color w:val="0000FF"/>
          <w:szCs w:val="21"/>
        </w:rPr>
        <w:t>A标段：</w:t>
      </w:r>
      <w:r>
        <w:rPr>
          <w:rFonts w:ascii="宋体" w:hAnsi="宋体" w:cs="宋体"/>
          <w:b/>
          <w:color w:val="0000FF"/>
          <w:szCs w:val="21"/>
        </w:rPr>
        <w:t>7,500,000.00</w:t>
      </w:r>
      <w:r>
        <w:rPr>
          <w:rFonts w:hint="eastAsia" w:ascii="宋体" w:hAnsi="宋体" w:cs="宋体"/>
          <w:b/>
          <w:color w:val="0000FF"/>
          <w:szCs w:val="21"/>
        </w:rPr>
        <w:t>元</w:t>
      </w:r>
    </w:p>
    <w:p>
      <w:pPr>
        <w:spacing w:line="360" w:lineRule="auto"/>
        <w:rPr>
          <w:rFonts w:ascii="宋体" w:hAnsi="宋体" w:cs="宋体"/>
          <w:b/>
          <w:color w:val="0000FF"/>
          <w:szCs w:val="21"/>
        </w:rPr>
      </w:pPr>
      <w:r>
        <w:rPr>
          <w:rFonts w:hint="eastAsia" w:ascii="宋体" w:hAnsi="宋体" w:cs="宋体"/>
          <w:b/>
          <w:color w:val="0000FF"/>
          <w:szCs w:val="21"/>
        </w:rPr>
        <w:t>B标段：</w:t>
      </w:r>
      <w:r>
        <w:rPr>
          <w:rFonts w:ascii="宋体" w:hAnsi="宋体" w:cs="宋体"/>
          <w:b/>
          <w:color w:val="0000FF"/>
          <w:szCs w:val="21"/>
        </w:rPr>
        <w:t>6,000,000.00</w:t>
      </w:r>
      <w:r>
        <w:rPr>
          <w:rFonts w:hint="eastAsia" w:ascii="宋体" w:hAnsi="宋体" w:cs="宋体"/>
          <w:b/>
          <w:color w:val="0000FF"/>
          <w:szCs w:val="21"/>
        </w:rPr>
        <w:t>元</w:t>
      </w:r>
    </w:p>
    <w:p>
      <w:pPr>
        <w:spacing w:line="360" w:lineRule="auto"/>
        <w:rPr>
          <w:rFonts w:ascii="宋体" w:hAnsi="宋体" w:cs="宋体"/>
          <w:b/>
          <w:color w:val="0000FF"/>
          <w:szCs w:val="21"/>
        </w:rPr>
      </w:pPr>
      <w:r>
        <w:rPr>
          <w:rFonts w:hint="eastAsia" w:ascii="宋体" w:hAnsi="宋体" w:cs="宋体"/>
          <w:b/>
          <w:color w:val="0000FF"/>
          <w:szCs w:val="21"/>
        </w:rPr>
        <w:t>C标段：</w:t>
      </w:r>
      <w:r>
        <w:rPr>
          <w:rFonts w:ascii="宋体" w:hAnsi="宋体" w:cs="宋体"/>
          <w:b/>
          <w:color w:val="0000FF"/>
          <w:szCs w:val="21"/>
        </w:rPr>
        <w:t>5,000,000.00</w:t>
      </w:r>
      <w:r>
        <w:rPr>
          <w:rFonts w:hint="eastAsia" w:ascii="宋体" w:hAnsi="宋体" w:cs="宋体"/>
          <w:b/>
          <w:color w:val="0000FF"/>
          <w:szCs w:val="21"/>
        </w:rPr>
        <w:t>元</w:t>
      </w:r>
    </w:p>
    <w:p>
      <w:pPr>
        <w:spacing w:line="360" w:lineRule="auto"/>
        <w:rPr>
          <w:rFonts w:ascii="宋体" w:hAnsi="宋体" w:cs="宋体"/>
          <w:b/>
          <w:color w:val="0000FF"/>
          <w:szCs w:val="21"/>
        </w:rPr>
      </w:pPr>
      <w:r>
        <w:rPr>
          <w:rFonts w:hint="eastAsia" w:ascii="宋体" w:hAnsi="宋体" w:cs="宋体"/>
          <w:b/>
          <w:color w:val="0000FF"/>
          <w:szCs w:val="21"/>
        </w:rPr>
        <w:t>D标段：3</w:t>
      </w:r>
      <w:r>
        <w:rPr>
          <w:rFonts w:ascii="宋体" w:hAnsi="宋体" w:cs="宋体"/>
          <w:b/>
          <w:color w:val="0000FF"/>
          <w:szCs w:val="21"/>
        </w:rPr>
        <w:t>,000,000.00元</w:t>
      </w:r>
    </w:p>
    <w:p>
      <w:pPr>
        <w:spacing w:line="360" w:lineRule="auto"/>
        <w:rPr>
          <w:rFonts w:ascii="宋体" w:hAnsi="宋体" w:cs="宋体"/>
          <w:b/>
          <w:color w:val="0000FF"/>
          <w:szCs w:val="21"/>
        </w:rPr>
      </w:pPr>
      <w:r>
        <w:rPr>
          <w:rFonts w:hint="eastAsia" w:ascii="宋体" w:hAnsi="宋体" w:cs="宋体"/>
          <w:b/>
          <w:color w:val="0000FF"/>
          <w:szCs w:val="21"/>
        </w:rPr>
        <w:t>E标段：3</w:t>
      </w:r>
      <w:r>
        <w:rPr>
          <w:rFonts w:ascii="宋体" w:hAnsi="宋体" w:cs="宋体"/>
          <w:b/>
          <w:color w:val="0000FF"/>
          <w:szCs w:val="21"/>
        </w:rPr>
        <w:t>,000,000.00元</w:t>
      </w:r>
    </w:p>
    <w:p>
      <w:pPr>
        <w:spacing w:line="360" w:lineRule="auto"/>
        <w:rPr>
          <w:rFonts w:ascii="宋体" w:hAnsi="宋体" w:cs="宋体"/>
          <w:szCs w:val="21"/>
        </w:rPr>
      </w:pPr>
      <w:r>
        <w:rPr>
          <w:rFonts w:hint="eastAsia" w:ascii="宋体" w:hAnsi="宋体" w:cs="宋体"/>
          <w:szCs w:val="21"/>
        </w:rPr>
        <w:t>（4）合理评判供应商报价；</w:t>
      </w:r>
    </w:p>
    <w:p>
      <w:pPr>
        <w:spacing w:line="360" w:lineRule="auto"/>
        <w:rPr>
          <w:rFonts w:ascii="宋体" w:hAnsi="宋体" w:cs="宋体"/>
          <w:szCs w:val="21"/>
        </w:rPr>
      </w:pPr>
      <w:r>
        <w:rPr>
          <w:rFonts w:hint="eastAsia" w:ascii="宋体" w:hAnsi="宋体" w:cs="宋体"/>
          <w:szCs w:val="21"/>
        </w:rPr>
        <w:t>根据《政府采购货物和服务招标投标管理办法》（财政部令第 87 号）第六十条规定，投标人的报价明显低于其他通过符合性审查投标人的报价，有可能影响产品质量或者不能诚信履约的，评标委员会有权要求投标供应商在规定时间内提供书面说明以及必要的证明材料，并根据投标人的说明作相应处理。</w:t>
      </w:r>
    </w:p>
    <w:p>
      <w:pPr>
        <w:spacing w:line="360" w:lineRule="auto"/>
        <w:rPr>
          <w:rFonts w:ascii="宋体" w:hAnsi="宋体" w:cs="宋体"/>
          <w:b/>
          <w:bCs/>
          <w:color w:val="0000FF"/>
          <w:szCs w:val="21"/>
          <w:highlight w:val="yellow"/>
        </w:rPr>
      </w:pPr>
      <w:r>
        <w:rPr>
          <w:rFonts w:hint="eastAsia" w:ascii="宋体" w:hAnsi="宋体" w:cs="宋体"/>
          <w:b/>
          <w:bCs/>
          <w:color w:val="0000FF"/>
          <w:szCs w:val="21"/>
          <w:highlight w:val="yellow"/>
        </w:rPr>
        <w:t>本项目如出现上述情形（包括投标人在</w:t>
      </w:r>
      <w:r>
        <w:rPr>
          <w:rFonts w:ascii="宋体" w:hAnsi="宋体" w:cs="宋体"/>
          <w:b/>
          <w:bCs/>
          <w:color w:val="0000FF"/>
          <w:szCs w:val="21"/>
          <w:highlight w:val="yellow"/>
        </w:rPr>
        <w:t>5</w:t>
      </w:r>
      <w:r>
        <w:rPr>
          <w:rFonts w:hint="eastAsia" w:ascii="宋体" w:hAnsi="宋体" w:cs="宋体"/>
          <w:b/>
          <w:bCs/>
          <w:color w:val="0000FF"/>
          <w:szCs w:val="21"/>
          <w:highlight w:val="yellow"/>
        </w:rPr>
        <w:t>个标段的投标报价中有明显低于其他标段的报价的情形），评标委员会可以要求投标人提供报价合理性说明，并根据上述材料作相应处理。</w:t>
      </w:r>
    </w:p>
    <w:p>
      <w:pPr>
        <w:spacing w:line="360" w:lineRule="auto"/>
        <w:rPr>
          <w:rFonts w:ascii="宋体" w:hAnsi="宋体" w:cs="宋体"/>
          <w:szCs w:val="21"/>
        </w:rPr>
      </w:pPr>
      <w:r>
        <w:rPr>
          <w:rFonts w:hint="eastAsia" w:ascii="宋体" w:hAnsi="宋体" w:cs="宋体"/>
          <w:szCs w:val="21"/>
        </w:rPr>
        <w:t>若评标委员会成员对是否须由投标人作出报价合理性说明，以及书面说明是否采纳等判断不一致的，按照“少数服从多数”的原则确定评标委员会的意见。</w:t>
      </w:r>
    </w:p>
    <w:p>
      <w:pPr>
        <w:spacing w:line="360" w:lineRule="auto"/>
        <w:rPr>
          <w:rFonts w:ascii="宋体" w:hAnsi="宋体" w:cs="宋体"/>
          <w:b/>
        </w:rPr>
      </w:pPr>
      <w:r>
        <w:rPr>
          <w:rFonts w:hint="eastAsia" w:ascii="宋体" w:hAnsi="宋体" w:cs="宋体"/>
          <w:b/>
        </w:rPr>
        <w:t>（二）其他事项</w:t>
      </w:r>
      <w:bookmarkEnd w:id="36"/>
    </w:p>
    <w:p>
      <w:pPr>
        <w:spacing w:line="360" w:lineRule="auto"/>
        <w:rPr>
          <w:rFonts w:ascii="宋体" w:hAnsi="宋体" w:cs="宋体"/>
          <w:b/>
          <w:bCs/>
        </w:rPr>
      </w:pPr>
      <w:r>
        <w:rPr>
          <w:rFonts w:hint="eastAsia" w:ascii="宋体" w:hAnsi="宋体" w:cs="宋体"/>
          <w:b/>
          <w:bCs/>
        </w:rPr>
        <w:t>1.关于享受优惠政策的主体及价格扣除比例</w:t>
      </w:r>
    </w:p>
    <w:p>
      <w:pPr>
        <w:spacing w:line="360" w:lineRule="auto"/>
        <w:rPr>
          <w:rFonts w:ascii="宋体" w:hAnsi="宋体" w:cs="宋体"/>
        </w:rPr>
      </w:pPr>
      <w:r>
        <w:rPr>
          <w:rFonts w:hint="eastAsia" w:ascii="宋体" w:hAnsi="宋体" w:cs="宋体"/>
        </w:rPr>
        <w:t>（1）投标人提供的服务全部均由优惠主体承接，则对其投标总价给予</w:t>
      </w:r>
      <w:r>
        <w:rPr>
          <w:rFonts w:hint="eastAsia" w:ascii="宋体" w:hAnsi="宋体" w:cs="宋体"/>
          <w:b/>
          <w:bCs/>
          <w:color w:val="FF0000"/>
        </w:rPr>
        <w:t>【10%】</w:t>
      </w:r>
      <w:r>
        <w:rPr>
          <w:rFonts w:hint="eastAsia" w:ascii="宋体" w:hAnsi="宋体" w:cs="宋体"/>
        </w:rPr>
        <w:t>的扣除，用扣除后的价格参与评审。满足多项优惠政策的企业，不重复享受多项价格扣除政策。</w:t>
      </w:r>
    </w:p>
    <w:p>
      <w:pPr>
        <w:spacing w:line="360" w:lineRule="auto"/>
        <w:rPr>
          <w:rFonts w:ascii="宋体" w:hAnsi="宋体" w:cs="宋体"/>
        </w:rPr>
      </w:pPr>
      <w:r>
        <w:rPr>
          <w:rFonts w:hint="eastAsia" w:ascii="宋体" w:hAnsi="宋体" w:cs="宋体"/>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承接是指提供服务的人员为中小企业依照《中华人民共和国劳动合同法》订立劳动合同的从业人员。</w:t>
      </w:r>
    </w:p>
    <w:p>
      <w:pPr>
        <w:spacing w:line="360" w:lineRule="auto"/>
        <w:rPr>
          <w:rFonts w:ascii="宋体" w:hAnsi="宋体" w:cs="宋体"/>
        </w:rPr>
      </w:pPr>
      <w:r>
        <w:rPr>
          <w:rFonts w:hint="eastAsia" w:ascii="宋体" w:hAnsi="宋体" w:cs="宋体"/>
        </w:rPr>
        <w:t>（2）根据《工业和信息化部、国家统计局、国家发展和改革委员会、财政部关于印发中小企业划型标准规定的通知》（工信部联企业〔2011〕300 号）、《统计上大中小微型企业划分办法（2017）》（国统字〔2017〕213 号）、《金融业企业划型标准规定》（银发〔2015〕309号）或国务院批准的其他中小企业划分标准文件，</w:t>
      </w:r>
      <w:bookmarkStart w:id="38" w:name="_Hlk71970739"/>
      <w:r>
        <w:rPr>
          <w:rFonts w:hint="eastAsia" w:ascii="宋体" w:hAnsi="宋体" w:cs="宋体"/>
        </w:rPr>
        <w:t>本项目</w:t>
      </w:r>
      <w:bookmarkStart w:id="39" w:name="_Hlk71924718"/>
      <w:r>
        <w:rPr>
          <w:rFonts w:hint="eastAsia" w:ascii="宋体" w:hAnsi="宋体" w:cs="宋体"/>
        </w:rPr>
        <w:t>采购标的（服务需求）对应的中小企业划分标准所属行业</w:t>
      </w:r>
      <w:bookmarkEnd w:id="39"/>
      <w:r>
        <w:rPr>
          <w:rFonts w:hint="eastAsia" w:ascii="宋体" w:hAnsi="宋体" w:cs="宋体"/>
        </w:rPr>
        <w:t>为</w:t>
      </w:r>
      <w:r>
        <w:rPr>
          <w:rFonts w:hint="eastAsia" w:ascii="宋体" w:hAnsi="宋体" w:cs="宋体"/>
          <w:u w:val="single"/>
        </w:rPr>
        <w:t xml:space="preserve">  </w:t>
      </w:r>
      <w:r>
        <w:rPr>
          <w:rFonts w:hint="eastAsia" w:ascii="宋体" w:hAnsi="宋体" w:cs="宋体"/>
          <w:u w:val="single"/>
          <w:lang w:val="en-US" w:eastAsia="zh-CN"/>
        </w:rPr>
        <w:t>工业</w:t>
      </w:r>
      <w:r>
        <w:rPr>
          <w:rFonts w:hint="eastAsia" w:ascii="宋体" w:hAnsi="宋体" w:cs="宋体"/>
          <w:u w:val="single"/>
        </w:rPr>
        <w:t xml:space="preserve">  </w:t>
      </w:r>
      <w:r>
        <w:rPr>
          <w:rFonts w:hint="eastAsia" w:ascii="宋体" w:hAnsi="宋体" w:cs="宋体"/>
        </w:rPr>
        <w:t>。</w:t>
      </w:r>
      <w:bookmarkEnd w:id="38"/>
    </w:p>
    <w:p>
      <w:pPr>
        <w:spacing w:line="360" w:lineRule="auto"/>
        <w:rPr>
          <w:rFonts w:ascii="宋体" w:hAnsi="宋体" w:cs="宋体"/>
        </w:rPr>
      </w:pPr>
      <w:r>
        <w:rPr>
          <w:rFonts w:hint="eastAsia" w:ascii="宋体" w:hAnsi="宋体" w:cs="宋体"/>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spacing w:line="360" w:lineRule="auto"/>
        <w:rPr>
          <w:rFonts w:ascii="宋体" w:hAnsi="宋体" w:cs="宋体"/>
        </w:rPr>
      </w:pPr>
      <w:r>
        <w:rPr>
          <w:rFonts w:hint="eastAsia" w:ascii="宋体" w:hAnsi="宋体" w:cs="宋体"/>
        </w:rPr>
        <w:t>（4）享受价格扣除获得政府采购合同的，小微企业不得将合同分包给大中型企业。</w:t>
      </w:r>
    </w:p>
    <w:p>
      <w:pPr>
        <w:spacing w:line="360" w:lineRule="auto"/>
        <w:rPr>
          <w:rFonts w:ascii="宋体" w:hAnsi="宋体" w:cs="宋体"/>
          <w:b/>
        </w:rPr>
      </w:pPr>
      <w:r>
        <w:rPr>
          <w:rFonts w:hint="eastAsia" w:ascii="宋体" w:hAnsi="宋体" w:cs="宋体"/>
          <w:b/>
        </w:rPr>
        <w:t>2、关于政府采购订单融资政策</w:t>
      </w:r>
    </w:p>
    <w:p>
      <w:pPr>
        <w:spacing w:line="360" w:lineRule="auto"/>
        <w:rPr>
          <w:rFonts w:ascii="宋体" w:hAnsi="宋体" w:cs="宋体"/>
        </w:rPr>
      </w:pPr>
      <w:r>
        <w:rPr>
          <w:rFonts w:hint="eastAsia" w:ascii="宋体" w:hAnsi="宋体" w:cs="宋体"/>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交易集团金融服务平台（http://zfcg.szggzy.com:8081/financeplatform/），相关政策法规参阅深圳市政府采购监管网（http://zfcg.sz.gov.cn/）信息公开栏目。</w:t>
      </w:r>
    </w:p>
    <w:p>
      <w:pPr>
        <w:spacing w:line="360" w:lineRule="auto"/>
        <w:rPr>
          <w:rFonts w:ascii="宋体" w:hAnsi="宋体" w:cs="宋体"/>
          <w:b/>
          <w:bCs/>
          <w:color w:val="FF0000"/>
          <w:sz w:val="32"/>
          <w:szCs w:val="32"/>
        </w:rPr>
      </w:pPr>
      <w:r>
        <w:rPr>
          <w:rFonts w:hint="eastAsia" w:ascii="宋体" w:hAnsi="宋体" w:cs="宋体"/>
          <w:b/>
          <w:bCs/>
          <w:color w:val="FF0000"/>
        </w:rPr>
        <w:t>3、</w:t>
      </w:r>
      <w:bookmarkStart w:id="40" w:name="_Hlk72594729"/>
      <w:bookmarkStart w:id="41" w:name="_Hlk76855768"/>
      <w:r>
        <w:rPr>
          <w:rFonts w:hint="eastAsia" w:ascii="宋体" w:hAnsi="宋体" w:cs="宋体"/>
          <w:b/>
          <w:bCs/>
          <w:color w:val="FF0000"/>
        </w:rPr>
        <w:t>本项目为代理服务项目，将向中标供应商收取代理服务费。</w:t>
      </w:r>
    </w:p>
    <w:bookmarkEnd w:id="40"/>
    <w:bookmarkEnd w:id="41"/>
    <w:p>
      <w:pPr>
        <w:spacing w:line="360" w:lineRule="auto"/>
        <w:rPr>
          <w:rFonts w:ascii="宋体" w:hAnsi="宋体" w:cs="宋体"/>
        </w:rPr>
      </w:pPr>
      <w:r>
        <w:rPr>
          <w:rFonts w:hint="eastAsia" w:ascii="宋体" w:hAnsi="宋体" w:cs="宋体"/>
        </w:rPr>
        <w:t>中标供应商在领取《中标通知书》之前须向深圳公共资源交易中心（深圳交易集团有限公司龙华分公司）交纳代理服务费。若因中标供应商交纳代理服务费所产生的时间影响到合同签订的，由中标供应商自行承担责任。代理服务费标准参照下列标准收取。本项目类型为</w:t>
      </w:r>
      <w:r>
        <w:rPr>
          <w:rFonts w:hint="eastAsia" w:ascii="宋体" w:hAnsi="宋体" w:cs="宋体"/>
          <w:b/>
        </w:rPr>
        <w:t>货物采购</w:t>
      </w:r>
      <w:r>
        <w:rPr>
          <w:rFonts w:hint="eastAsia" w:ascii="宋体" w:hAnsi="宋体" w:cs="宋体"/>
        </w:rPr>
        <w:t>：</w:t>
      </w:r>
    </w:p>
    <w:p>
      <w:pPr>
        <w:spacing w:line="360" w:lineRule="auto"/>
        <w:rPr>
          <w:rFonts w:ascii="宋体" w:hAnsi="宋体" w:cs="宋体"/>
        </w:rPr>
      </w:pPr>
      <w:r>
        <w:rPr>
          <w:rFonts w:hint="eastAsia" w:ascii="宋体" w:hAnsi="宋体" w:cs="宋体"/>
        </w:rPr>
        <w:t>（一）代理服务费以《中标通知书》确定的成交金额作为计算基数，按差额定率累进法计算。</w:t>
      </w:r>
    </w:p>
    <w:p>
      <w:pPr>
        <w:spacing w:line="360" w:lineRule="auto"/>
        <w:rPr>
          <w:rFonts w:ascii="宋体" w:hAnsi="宋体" w:cs="宋体"/>
        </w:rPr>
      </w:pPr>
      <w:r>
        <w:rPr>
          <w:rFonts w:hint="eastAsia" w:ascii="宋体" w:hAnsi="宋体" w:cs="宋体"/>
        </w:rPr>
        <w:t>（二）中标金额的各部分费率如下表：</w:t>
      </w:r>
    </w:p>
    <w:tbl>
      <w:tblPr>
        <w:tblStyle w:val="12"/>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5"/>
        <w:gridCol w:w="1799"/>
        <w:gridCol w:w="1799"/>
        <w:gridCol w:w="17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3125" w:type="dxa"/>
            <w:vAlign w:val="center"/>
          </w:tcPr>
          <w:p>
            <w:pPr>
              <w:widowControl/>
              <w:spacing w:line="360" w:lineRule="auto"/>
              <w:jc w:val="center"/>
              <w:rPr>
                <w:rFonts w:ascii="宋体" w:hAnsi="宋体" w:cs="宋体"/>
              </w:rPr>
            </w:pPr>
            <w:r>
              <w:rPr>
                <w:rFonts w:hint="eastAsia" w:ascii="宋体" w:hAnsi="宋体" w:cs="宋体"/>
              </w:rPr>
              <w:t>成交金额</w:t>
            </w:r>
          </w:p>
        </w:tc>
        <w:tc>
          <w:tcPr>
            <w:tcW w:w="1799" w:type="dxa"/>
            <w:vAlign w:val="center"/>
          </w:tcPr>
          <w:p>
            <w:pPr>
              <w:widowControl/>
              <w:spacing w:line="360" w:lineRule="auto"/>
              <w:jc w:val="center"/>
              <w:rPr>
                <w:rFonts w:ascii="宋体" w:hAnsi="宋体" w:cs="宋体"/>
              </w:rPr>
            </w:pPr>
            <w:r>
              <w:rPr>
                <w:rFonts w:hint="eastAsia" w:ascii="宋体" w:hAnsi="宋体" w:cs="宋体"/>
              </w:rPr>
              <w:t>货物采购</w:t>
            </w:r>
          </w:p>
        </w:tc>
        <w:tc>
          <w:tcPr>
            <w:tcW w:w="1799" w:type="dxa"/>
            <w:vAlign w:val="center"/>
          </w:tcPr>
          <w:p>
            <w:pPr>
              <w:widowControl/>
              <w:spacing w:line="360" w:lineRule="auto"/>
              <w:jc w:val="center"/>
              <w:rPr>
                <w:rFonts w:ascii="宋体" w:hAnsi="宋体" w:cs="宋体"/>
              </w:rPr>
            </w:pPr>
            <w:r>
              <w:rPr>
                <w:rFonts w:hint="eastAsia" w:ascii="宋体" w:hAnsi="宋体" w:cs="宋体"/>
              </w:rPr>
              <w:t>服务采购</w:t>
            </w:r>
          </w:p>
        </w:tc>
        <w:tc>
          <w:tcPr>
            <w:tcW w:w="1799" w:type="dxa"/>
            <w:vAlign w:val="center"/>
          </w:tcPr>
          <w:p>
            <w:pPr>
              <w:widowControl/>
              <w:spacing w:line="360" w:lineRule="auto"/>
              <w:jc w:val="center"/>
              <w:rPr>
                <w:rFonts w:ascii="宋体" w:hAnsi="宋体" w:cs="宋体"/>
              </w:rPr>
            </w:pPr>
            <w:r>
              <w:rPr>
                <w:rFonts w:hint="eastAsia" w:ascii="宋体" w:hAnsi="宋体" w:cs="宋体"/>
              </w:rPr>
              <w:t>工程采购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hAnsi="宋体" w:cs="宋体"/>
              </w:rPr>
            </w:pPr>
            <w:r>
              <w:rPr>
                <w:rFonts w:hint="eastAsia" w:ascii="宋体" w:hAnsi="宋体" w:cs="宋体"/>
              </w:rPr>
              <w:t>100万元以下</w:t>
            </w:r>
          </w:p>
        </w:tc>
        <w:tc>
          <w:tcPr>
            <w:tcW w:w="1799" w:type="dxa"/>
            <w:vAlign w:val="center"/>
          </w:tcPr>
          <w:p>
            <w:pPr>
              <w:widowControl/>
              <w:spacing w:line="360" w:lineRule="auto"/>
              <w:jc w:val="center"/>
              <w:rPr>
                <w:rFonts w:ascii="宋体" w:hAnsi="宋体" w:cs="宋体"/>
              </w:rPr>
            </w:pPr>
            <w:r>
              <w:rPr>
                <w:rFonts w:hint="eastAsia" w:ascii="宋体" w:hAnsi="宋体" w:cs="宋体"/>
              </w:rPr>
              <w:t>1.5%</w:t>
            </w:r>
          </w:p>
        </w:tc>
        <w:tc>
          <w:tcPr>
            <w:tcW w:w="1799" w:type="dxa"/>
            <w:vAlign w:val="center"/>
          </w:tcPr>
          <w:p>
            <w:pPr>
              <w:widowControl/>
              <w:spacing w:line="360" w:lineRule="auto"/>
              <w:jc w:val="center"/>
              <w:rPr>
                <w:rFonts w:ascii="宋体" w:hAnsi="宋体" w:cs="宋体"/>
              </w:rPr>
            </w:pPr>
            <w:r>
              <w:rPr>
                <w:rFonts w:hint="eastAsia" w:ascii="宋体" w:hAnsi="宋体" w:cs="宋体"/>
              </w:rPr>
              <w:t>1.5%</w:t>
            </w:r>
          </w:p>
        </w:tc>
        <w:tc>
          <w:tcPr>
            <w:tcW w:w="1799" w:type="dxa"/>
            <w:vAlign w:val="center"/>
          </w:tcPr>
          <w:p>
            <w:pPr>
              <w:widowControl/>
              <w:spacing w:line="360" w:lineRule="auto"/>
              <w:jc w:val="center"/>
              <w:rPr>
                <w:rFonts w:ascii="宋体" w:hAnsi="宋体" w:cs="宋体"/>
              </w:rPr>
            </w:pPr>
            <w:r>
              <w:rPr>
                <w:rFonts w:hint="eastAsia" w:ascii="宋体" w:hAnsi="宋体" w:cs="宋体"/>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hAnsi="宋体" w:cs="宋体"/>
              </w:rPr>
            </w:pPr>
            <w:r>
              <w:rPr>
                <w:rFonts w:hint="eastAsia" w:ascii="宋体" w:hAnsi="宋体" w:cs="宋体"/>
              </w:rPr>
              <w:t>100万元（含）-500万元</w:t>
            </w:r>
          </w:p>
        </w:tc>
        <w:tc>
          <w:tcPr>
            <w:tcW w:w="1799" w:type="dxa"/>
            <w:vAlign w:val="center"/>
          </w:tcPr>
          <w:p>
            <w:pPr>
              <w:widowControl/>
              <w:spacing w:line="360" w:lineRule="auto"/>
              <w:jc w:val="center"/>
              <w:rPr>
                <w:rFonts w:ascii="宋体" w:hAnsi="宋体" w:cs="宋体"/>
              </w:rPr>
            </w:pPr>
            <w:r>
              <w:rPr>
                <w:rFonts w:hint="eastAsia" w:ascii="宋体" w:hAnsi="宋体" w:cs="宋体"/>
              </w:rPr>
              <w:t>1.1%</w:t>
            </w:r>
          </w:p>
        </w:tc>
        <w:tc>
          <w:tcPr>
            <w:tcW w:w="1799" w:type="dxa"/>
            <w:vAlign w:val="center"/>
          </w:tcPr>
          <w:p>
            <w:pPr>
              <w:widowControl/>
              <w:spacing w:line="360" w:lineRule="auto"/>
              <w:jc w:val="center"/>
              <w:rPr>
                <w:rFonts w:ascii="宋体" w:hAnsi="宋体" w:cs="宋体"/>
              </w:rPr>
            </w:pPr>
            <w:r>
              <w:rPr>
                <w:rFonts w:hint="eastAsia" w:ascii="宋体" w:hAnsi="宋体" w:cs="宋体"/>
              </w:rPr>
              <w:t>0.8%</w:t>
            </w:r>
          </w:p>
        </w:tc>
        <w:tc>
          <w:tcPr>
            <w:tcW w:w="1799" w:type="dxa"/>
            <w:vAlign w:val="center"/>
          </w:tcPr>
          <w:p>
            <w:pPr>
              <w:widowControl/>
              <w:spacing w:line="360" w:lineRule="auto"/>
              <w:jc w:val="center"/>
              <w:rPr>
                <w:rFonts w:ascii="宋体" w:hAnsi="宋体" w:cs="宋体"/>
              </w:rPr>
            </w:pPr>
            <w:r>
              <w:rPr>
                <w:rFonts w:hint="eastAsia" w:ascii="宋体" w:hAnsi="宋体" w:cs="宋体"/>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hAnsi="宋体" w:cs="宋体"/>
              </w:rPr>
            </w:pPr>
            <w:r>
              <w:rPr>
                <w:rFonts w:hint="eastAsia" w:ascii="宋体" w:hAnsi="宋体" w:cs="宋体"/>
              </w:rPr>
              <w:t>500万元（含）-1000万元</w:t>
            </w:r>
          </w:p>
        </w:tc>
        <w:tc>
          <w:tcPr>
            <w:tcW w:w="1799" w:type="dxa"/>
            <w:vAlign w:val="center"/>
          </w:tcPr>
          <w:p>
            <w:pPr>
              <w:widowControl/>
              <w:spacing w:line="360" w:lineRule="auto"/>
              <w:jc w:val="center"/>
              <w:rPr>
                <w:rFonts w:ascii="宋体" w:hAnsi="宋体" w:cs="宋体"/>
              </w:rPr>
            </w:pPr>
            <w:r>
              <w:rPr>
                <w:rFonts w:hint="eastAsia" w:ascii="宋体" w:hAnsi="宋体" w:cs="宋体"/>
              </w:rPr>
              <w:t>0.8%</w:t>
            </w:r>
          </w:p>
        </w:tc>
        <w:tc>
          <w:tcPr>
            <w:tcW w:w="1799" w:type="dxa"/>
            <w:vAlign w:val="center"/>
          </w:tcPr>
          <w:p>
            <w:pPr>
              <w:widowControl/>
              <w:spacing w:line="360" w:lineRule="auto"/>
              <w:jc w:val="center"/>
              <w:rPr>
                <w:rFonts w:ascii="宋体" w:hAnsi="宋体" w:cs="宋体"/>
              </w:rPr>
            </w:pPr>
            <w:r>
              <w:rPr>
                <w:rFonts w:hint="eastAsia" w:ascii="宋体" w:hAnsi="宋体" w:cs="宋体"/>
              </w:rPr>
              <w:t>0.45%</w:t>
            </w:r>
          </w:p>
        </w:tc>
        <w:tc>
          <w:tcPr>
            <w:tcW w:w="1799" w:type="dxa"/>
            <w:vAlign w:val="center"/>
          </w:tcPr>
          <w:p>
            <w:pPr>
              <w:widowControl/>
              <w:spacing w:line="360" w:lineRule="auto"/>
              <w:jc w:val="center"/>
              <w:rPr>
                <w:rFonts w:ascii="宋体" w:hAnsi="宋体" w:cs="宋体"/>
              </w:rPr>
            </w:pPr>
            <w:r>
              <w:rPr>
                <w:rFonts w:hint="eastAsia" w:ascii="宋体" w:hAnsi="宋体" w:cs="宋体"/>
              </w:rPr>
              <w:t>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hAnsi="宋体" w:cs="宋体"/>
              </w:rPr>
            </w:pPr>
            <w:r>
              <w:rPr>
                <w:rFonts w:hint="eastAsia" w:ascii="宋体" w:hAnsi="宋体" w:cs="宋体"/>
              </w:rPr>
              <w:t>1000万元（含）-5000万元</w:t>
            </w:r>
          </w:p>
        </w:tc>
        <w:tc>
          <w:tcPr>
            <w:tcW w:w="1799" w:type="dxa"/>
            <w:vAlign w:val="center"/>
          </w:tcPr>
          <w:p>
            <w:pPr>
              <w:widowControl/>
              <w:spacing w:line="360" w:lineRule="auto"/>
              <w:jc w:val="center"/>
              <w:rPr>
                <w:rFonts w:ascii="宋体" w:hAnsi="宋体" w:cs="宋体"/>
              </w:rPr>
            </w:pPr>
            <w:r>
              <w:rPr>
                <w:rFonts w:hint="eastAsia" w:ascii="宋体" w:hAnsi="宋体" w:cs="宋体"/>
              </w:rPr>
              <w:t>0.5%</w:t>
            </w:r>
          </w:p>
        </w:tc>
        <w:tc>
          <w:tcPr>
            <w:tcW w:w="1799" w:type="dxa"/>
            <w:vAlign w:val="center"/>
          </w:tcPr>
          <w:p>
            <w:pPr>
              <w:widowControl/>
              <w:spacing w:line="360" w:lineRule="auto"/>
              <w:jc w:val="center"/>
              <w:rPr>
                <w:rFonts w:ascii="宋体" w:hAnsi="宋体" w:cs="宋体"/>
              </w:rPr>
            </w:pPr>
            <w:r>
              <w:rPr>
                <w:rFonts w:hint="eastAsia" w:ascii="宋体" w:hAnsi="宋体" w:cs="宋体"/>
              </w:rPr>
              <w:t>0.25%</w:t>
            </w:r>
          </w:p>
        </w:tc>
        <w:tc>
          <w:tcPr>
            <w:tcW w:w="1799" w:type="dxa"/>
            <w:vAlign w:val="center"/>
          </w:tcPr>
          <w:p>
            <w:pPr>
              <w:widowControl/>
              <w:spacing w:line="360" w:lineRule="auto"/>
              <w:jc w:val="center"/>
              <w:rPr>
                <w:rFonts w:ascii="宋体" w:hAnsi="宋体" w:cs="宋体"/>
              </w:rPr>
            </w:pPr>
            <w:r>
              <w:rPr>
                <w:rFonts w:hint="eastAsia" w:ascii="宋体" w:hAnsi="宋体" w:cs="宋体"/>
              </w:rPr>
              <w:t>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hAnsi="宋体" w:cs="宋体"/>
              </w:rPr>
            </w:pPr>
            <w:r>
              <w:rPr>
                <w:rFonts w:hint="eastAsia" w:ascii="宋体" w:hAnsi="宋体" w:cs="宋体"/>
              </w:rPr>
              <w:t>5000万元（含）-1亿元</w:t>
            </w:r>
          </w:p>
        </w:tc>
        <w:tc>
          <w:tcPr>
            <w:tcW w:w="1799" w:type="dxa"/>
            <w:vAlign w:val="center"/>
          </w:tcPr>
          <w:p>
            <w:pPr>
              <w:widowControl/>
              <w:spacing w:line="360" w:lineRule="auto"/>
              <w:jc w:val="center"/>
              <w:rPr>
                <w:rFonts w:ascii="宋体" w:hAnsi="宋体" w:cs="宋体"/>
              </w:rPr>
            </w:pPr>
            <w:r>
              <w:rPr>
                <w:rFonts w:hint="eastAsia" w:ascii="宋体" w:hAnsi="宋体" w:cs="宋体"/>
              </w:rPr>
              <w:t>0.25%</w:t>
            </w:r>
          </w:p>
        </w:tc>
        <w:tc>
          <w:tcPr>
            <w:tcW w:w="1799" w:type="dxa"/>
            <w:vAlign w:val="center"/>
          </w:tcPr>
          <w:p>
            <w:pPr>
              <w:widowControl/>
              <w:spacing w:line="360" w:lineRule="auto"/>
              <w:jc w:val="center"/>
              <w:rPr>
                <w:rFonts w:ascii="宋体" w:hAnsi="宋体" w:cs="宋体"/>
              </w:rPr>
            </w:pPr>
            <w:r>
              <w:rPr>
                <w:rFonts w:hint="eastAsia" w:ascii="宋体" w:hAnsi="宋体" w:cs="宋体"/>
              </w:rPr>
              <w:t>0.1%</w:t>
            </w:r>
          </w:p>
        </w:tc>
        <w:tc>
          <w:tcPr>
            <w:tcW w:w="1799" w:type="dxa"/>
            <w:vAlign w:val="center"/>
          </w:tcPr>
          <w:p>
            <w:pPr>
              <w:widowControl/>
              <w:spacing w:line="360" w:lineRule="auto"/>
              <w:jc w:val="center"/>
              <w:rPr>
                <w:rFonts w:ascii="宋体" w:hAnsi="宋体" w:cs="宋体"/>
              </w:rPr>
            </w:pPr>
            <w:r>
              <w:rPr>
                <w:rFonts w:hint="eastAsia" w:ascii="宋体" w:hAnsi="宋体" w:cs="宋体"/>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hAnsi="宋体" w:cs="宋体"/>
              </w:rPr>
            </w:pPr>
            <w:r>
              <w:rPr>
                <w:rFonts w:hint="eastAsia" w:ascii="宋体" w:hAnsi="宋体" w:cs="宋体"/>
              </w:rPr>
              <w:t>1亿元（含）-5亿元</w:t>
            </w:r>
          </w:p>
        </w:tc>
        <w:tc>
          <w:tcPr>
            <w:tcW w:w="1799" w:type="dxa"/>
            <w:vAlign w:val="center"/>
          </w:tcPr>
          <w:p>
            <w:pPr>
              <w:widowControl/>
              <w:spacing w:line="360" w:lineRule="auto"/>
              <w:jc w:val="center"/>
              <w:rPr>
                <w:rFonts w:ascii="宋体" w:hAnsi="宋体" w:cs="宋体"/>
              </w:rPr>
            </w:pPr>
            <w:r>
              <w:rPr>
                <w:rFonts w:hint="eastAsia" w:ascii="宋体" w:hAnsi="宋体" w:cs="宋体"/>
              </w:rPr>
              <w:t>0.05%</w:t>
            </w:r>
          </w:p>
        </w:tc>
        <w:tc>
          <w:tcPr>
            <w:tcW w:w="1799" w:type="dxa"/>
            <w:vAlign w:val="center"/>
          </w:tcPr>
          <w:p>
            <w:pPr>
              <w:widowControl/>
              <w:spacing w:line="360" w:lineRule="auto"/>
              <w:jc w:val="center"/>
              <w:rPr>
                <w:rFonts w:ascii="宋体" w:hAnsi="宋体" w:cs="宋体"/>
              </w:rPr>
            </w:pPr>
            <w:r>
              <w:rPr>
                <w:rFonts w:hint="eastAsia" w:ascii="宋体" w:hAnsi="宋体" w:cs="宋体"/>
              </w:rPr>
              <w:t>0.05%</w:t>
            </w:r>
          </w:p>
        </w:tc>
        <w:tc>
          <w:tcPr>
            <w:tcW w:w="1799" w:type="dxa"/>
            <w:vAlign w:val="center"/>
          </w:tcPr>
          <w:p>
            <w:pPr>
              <w:widowControl/>
              <w:spacing w:line="360" w:lineRule="auto"/>
              <w:jc w:val="center"/>
              <w:rPr>
                <w:rFonts w:ascii="宋体" w:hAnsi="宋体" w:cs="宋体"/>
              </w:rPr>
            </w:pPr>
            <w:r>
              <w:rPr>
                <w:rFonts w:hint="eastAsia" w:ascii="宋体" w:hAnsi="宋体" w:cs="宋体"/>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hAnsi="宋体" w:cs="宋体"/>
              </w:rPr>
            </w:pPr>
            <w:r>
              <w:rPr>
                <w:rFonts w:hint="eastAsia" w:ascii="宋体" w:hAnsi="宋体" w:cs="宋体"/>
              </w:rPr>
              <w:t>5亿元（含）-10亿元</w:t>
            </w:r>
          </w:p>
        </w:tc>
        <w:tc>
          <w:tcPr>
            <w:tcW w:w="1799" w:type="dxa"/>
            <w:vAlign w:val="center"/>
          </w:tcPr>
          <w:p>
            <w:pPr>
              <w:widowControl/>
              <w:spacing w:line="360" w:lineRule="auto"/>
              <w:jc w:val="center"/>
              <w:rPr>
                <w:rFonts w:ascii="宋体" w:hAnsi="宋体" w:cs="宋体"/>
              </w:rPr>
            </w:pPr>
            <w:r>
              <w:rPr>
                <w:rFonts w:hint="eastAsia" w:ascii="宋体" w:hAnsi="宋体" w:cs="宋体"/>
              </w:rPr>
              <w:t>0.035%</w:t>
            </w:r>
          </w:p>
        </w:tc>
        <w:tc>
          <w:tcPr>
            <w:tcW w:w="1799" w:type="dxa"/>
            <w:vAlign w:val="center"/>
          </w:tcPr>
          <w:p>
            <w:pPr>
              <w:widowControl/>
              <w:spacing w:line="360" w:lineRule="auto"/>
              <w:jc w:val="center"/>
              <w:rPr>
                <w:rFonts w:ascii="宋体" w:hAnsi="宋体" w:cs="宋体"/>
              </w:rPr>
            </w:pPr>
            <w:r>
              <w:rPr>
                <w:rFonts w:hint="eastAsia" w:ascii="宋体" w:hAnsi="宋体" w:cs="宋体"/>
              </w:rPr>
              <w:t>0.035%</w:t>
            </w:r>
          </w:p>
        </w:tc>
        <w:tc>
          <w:tcPr>
            <w:tcW w:w="1799" w:type="dxa"/>
            <w:vAlign w:val="center"/>
          </w:tcPr>
          <w:p>
            <w:pPr>
              <w:widowControl/>
              <w:spacing w:line="360" w:lineRule="auto"/>
              <w:jc w:val="center"/>
              <w:rPr>
                <w:rFonts w:ascii="宋体" w:hAnsi="宋体" w:cs="宋体"/>
              </w:rPr>
            </w:pPr>
            <w:r>
              <w:rPr>
                <w:rFonts w:hint="eastAsia" w:ascii="宋体" w:hAnsi="宋体" w:cs="宋体"/>
              </w:rPr>
              <w:t>0.035%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hAnsi="宋体" w:cs="宋体"/>
              </w:rPr>
            </w:pPr>
            <w:r>
              <w:rPr>
                <w:rFonts w:hint="eastAsia" w:ascii="宋体" w:hAnsi="宋体" w:cs="宋体"/>
              </w:rPr>
              <w:t>10亿元（含）-50亿元</w:t>
            </w:r>
          </w:p>
        </w:tc>
        <w:tc>
          <w:tcPr>
            <w:tcW w:w="1799" w:type="dxa"/>
            <w:vAlign w:val="center"/>
          </w:tcPr>
          <w:p>
            <w:pPr>
              <w:widowControl/>
              <w:spacing w:line="360" w:lineRule="auto"/>
              <w:jc w:val="center"/>
              <w:rPr>
                <w:rFonts w:ascii="宋体" w:hAnsi="宋体" w:cs="宋体"/>
              </w:rPr>
            </w:pPr>
            <w:r>
              <w:rPr>
                <w:rFonts w:hint="eastAsia" w:ascii="宋体" w:hAnsi="宋体" w:cs="宋体"/>
              </w:rPr>
              <w:t>0.008%</w:t>
            </w:r>
          </w:p>
        </w:tc>
        <w:tc>
          <w:tcPr>
            <w:tcW w:w="1799" w:type="dxa"/>
            <w:vAlign w:val="center"/>
          </w:tcPr>
          <w:p>
            <w:pPr>
              <w:widowControl/>
              <w:spacing w:line="360" w:lineRule="auto"/>
              <w:jc w:val="center"/>
              <w:rPr>
                <w:rFonts w:ascii="宋体" w:hAnsi="宋体" w:cs="宋体"/>
              </w:rPr>
            </w:pPr>
            <w:r>
              <w:rPr>
                <w:rFonts w:hint="eastAsia" w:ascii="宋体" w:hAnsi="宋体" w:cs="宋体"/>
              </w:rPr>
              <w:t>0.008%</w:t>
            </w:r>
          </w:p>
        </w:tc>
        <w:tc>
          <w:tcPr>
            <w:tcW w:w="1799" w:type="dxa"/>
            <w:vAlign w:val="center"/>
          </w:tcPr>
          <w:p>
            <w:pPr>
              <w:widowControl/>
              <w:spacing w:line="360" w:lineRule="auto"/>
              <w:jc w:val="center"/>
              <w:rPr>
                <w:rFonts w:ascii="宋体" w:hAnsi="宋体" w:cs="宋体"/>
              </w:rPr>
            </w:pPr>
            <w:r>
              <w:rPr>
                <w:rFonts w:hint="eastAsia" w:ascii="宋体" w:hAnsi="宋体" w:cs="宋体"/>
              </w:rPr>
              <w:t>0.008%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hAnsi="宋体" w:cs="宋体"/>
              </w:rPr>
            </w:pPr>
            <w:r>
              <w:rPr>
                <w:rFonts w:hint="eastAsia" w:ascii="宋体" w:hAnsi="宋体" w:cs="宋体"/>
              </w:rPr>
              <w:t>50亿元（含）-100亿元</w:t>
            </w:r>
          </w:p>
        </w:tc>
        <w:tc>
          <w:tcPr>
            <w:tcW w:w="1799" w:type="dxa"/>
            <w:vAlign w:val="center"/>
          </w:tcPr>
          <w:p>
            <w:pPr>
              <w:widowControl/>
              <w:spacing w:line="360" w:lineRule="auto"/>
              <w:jc w:val="center"/>
              <w:rPr>
                <w:rFonts w:ascii="宋体" w:hAnsi="宋体" w:cs="宋体"/>
              </w:rPr>
            </w:pPr>
            <w:r>
              <w:rPr>
                <w:rFonts w:hint="eastAsia" w:ascii="宋体" w:hAnsi="宋体" w:cs="宋体"/>
              </w:rPr>
              <w:t>0.006%</w:t>
            </w:r>
          </w:p>
        </w:tc>
        <w:tc>
          <w:tcPr>
            <w:tcW w:w="1799" w:type="dxa"/>
            <w:vAlign w:val="center"/>
          </w:tcPr>
          <w:p>
            <w:pPr>
              <w:widowControl/>
              <w:spacing w:line="360" w:lineRule="auto"/>
              <w:jc w:val="center"/>
              <w:rPr>
                <w:rFonts w:ascii="宋体" w:hAnsi="宋体" w:cs="宋体"/>
              </w:rPr>
            </w:pPr>
            <w:r>
              <w:rPr>
                <w:rFonts w:hint="eastAsia" w:ascii="宋体" w:hAnsi="宋体" w:cs="宋体"/>
              </w:rPr>
              <w:t>0.006%</w:t>
            </w:r>
          </w:p>
        </w:tc>
        <w:tc>
          <w:tcPr>
            <w:tcW w:w="1799" w:type="dxa"/>
            <w:vAlign w:val="center"/>
          </w:tcPr>
          <w:p>
            <w:pPr>
              <w:widowControl/>
              <w:spacing w:line="360" w:lineRule="auto"/>
              <w:jc w:val="center"/>
              <w:rPr>
                <w:rFonts w:ascii="宋体" w:hAnsi="宋体" w:cs="宋体"/>
              </w:rPr>
            </w:pPr>
            <w:r>
              <w:rPr>
                <w:rFonts w:hint="eastAsia" w:ascii="宋体" w:hAnsi="宋体" w:cs="宋体"/>
              </w:rPr>
              <w:t>0.006%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hAnsi="宋体" w:cs="宋体"/>
              </w:rPr>
            </w:pPr>
            <w:r>
              <w:rPr>
                <w:rFonts w:hint="eastAsia" w:ascii="宋体" w:hAnsi="宋体" w:cs="宋体"/>
              </w:rPr>
              <w:t>100亿元（含）以上</w:t>
            </w:r>
          </w:p>
        </w:tc>
        <w:tc>
          <w:tcPr>
            <w:tcW w:w="1799" w:type="dxa"/>
            <w:vAlign w:val="center"/>
          </w:tcPr>
          <w:p>
            <w:pPr>
              <w:widowControl/>
              <w:spacing w:line="360" w:lineRule="auto"/>
              <w:jc w:val="center"/>
              <w:rPr>
                <w:rFonts w:ascii="宋体" w:hAnsi="宋体" w:cs="宋体"/>
              </w:rPr>
            </w:pPr>
            <w:r>
              <w:rPr>
                <w:rFonts w:hint="eastAsia" w:ascii="宋体" w:hAnsi="宋体" w:cs="宋体"/>
              </w:rPr>
              <w:t>0.004%</w:t>
            </w:r>
          </w:p>
        </w:tc>
        <w:tc>
          <w:tcPr>
            <w:tcW w:w="1799" w:type="dxa"/>
            <w:vAlign w:val="center"/>
          </w:tcPr>
          <w:p>
            <w:pPr>
              <w:widowControl/>
              <w:spacing w:line="360" w:lineRule="auto"/>
              <w:jc w:val="center"/>
              <w:rPr>
                <w:rFonts w:ascii="宋体" w:hAnsi="宋体" w:cs="宋体"/>
              </w:rPr>
            </w:pPr>
            <w:r>
              <w:rPr>
                <w:rFonts w:hint="eastAsia" w:ascii="宋体" w:hAnsi="宋体" w:cs="宋体"/>
              </w:rPr>
              <w:t>0.004%</w:t>
            </w:r>
          </w:p>
        </w:tc>
        <w:tc>
          <w:tcPr>
            <w:tcW w:w="1799" w:type="dxa"/>
            <w:vAlign w:val="center"/>
          </w:tcPr>
          <w:p>
            <w:pPr>
              <w:widowControl/>
              <w:spacing w:line="360" w:lineRule="auto"/>
              <w:jc w:val="center"/>
              <w:rPr>
                <w:rFonts w:ascii="宋体" w:hAnsi="宋体" w:cs="宋体"/>
              </w:rPr>
            </w:pPr>
            <w:r>
              <w:rPr>
                <w:rFonts w:hint="eastAsia" w:ascii="宋体" w:hAnsi="宋体" w:cs="宋体"/>
              </w:rPr>
              <w:t>0.004%</w:t>
            </w:r>
          </w:p>
        </w:tc>
      </w:tr>
    </w:tbl>
    <w:p>
      <w:pPr>
        <w:spacing w:line="360" w:lineRule="auto"/>
        <w:rPr>
          <w:rFonts w:ascii="宋体" w:hAnsi="宋体" w:cs="宋体"/>
        </w:rPr>
      </w:pPr>
      <w:r>
        <w:rPr>
          <w:rFonts w:hint="eastAsia" w:ascii="宋体" w:hAnsi="宋体" w:cs="宋体"/>
        </w:rPr>
        <w:t>备注：1.每宗交易代理服务费不低于 5000 元；</w:t>
      </w:r>
    </w:p>
    <w:p>
      <w:pPr>
        <w:spacing w:line="360" w:lineRule="auto"/>
        <w:rPr>
          <w:rFonts w:ascii="宋体" w:hAnsi="宋体" w:cs="宋体"/>
        </w:rPr>
      </w:pPr>
      <w:r>
        <w:rPr>
          <w:rFonts w:hint="eastAsia" w:ascii="宋体" w:hAnsi="宋体" w:cs="宋体"/>
        </w:rPr>
        <w:t>2.对于报总价的采购类项目，成交价为成交金额；对于报单价或折扣或费</w:t>
      </w:r>
    </w:p>
    <w:p>
      <w:pPr>
        <w:spacing w:line="360" w:lineRule="auto"/>
        <w:rPr>
          <w:rFonts w:ascii="宋体" w:hAnsi="宋体" w:cs="宋体"/>
        </w:rPr>
      </w:pPr>
      <w:r>
        <w:rPr>
          <w:rFonts w:hint="eastAsia" w:ascii="宋体" w:hAnsi="宋体" w:cs="宋体"/>
        </w:rPr>
        <w:t>率的采购类项目，成交价为预算上限金额或经委托方与代理方确定的支付上限金额。</w:t>
      </w:r>
    </w:p>
    <w:p>
      <w:pPr>
        <w:spacing w:line="360" w:lineRule="auto"/>
        <w:rPr>
          <w:rFonts w:ascii="宋体" w:hAnsi="宋体" w:cs="宋体"/>
        </w:rPr>
      </w:pPr>
    </w:p>
    <w:p>
      <w:pPr>
        <w:spacing w:line="360" w:lineRule="auto"/>
        <w:rPr>
          <w:rFonts w:ascii="宋体" w:hAnsi="宋体" w:cs="宋体"/>
        </w:rPr>
      </w:pPr>
      <w:r>
        <w:rPr>
          <w:rFonts w:hint="eastAsia" w:ascii="宋体" w:hAnsi="宋体" w:cs="宋体"/>
        </w:rPr>
        <w:t>如某货物采购项目，成交金额为600万元，总共交纳的代理服务费的具体计算过程如下：</w:t>
      </w:r>
    </w:p>
    <w:p>
      <w:pPr>
        <w:spacing w:line="360" w:lineRule="auto"/>
        <w:rPr>
          <w:rFonts w:ascii="宋体" w:hAnsi="宋体" w:cs="宋体"/>
        </w:rPr>
      </w:pPr>
      <w:r>
        <w:rPr>
          <w:rFonts w:hint="eastAsia" w:ascii="宋体" w:hAnsi="宋体" w:cs="宋体"/>
        </w:rPr>
        <w:t>标准代理服务费＝（100万以下部分的代理服务费）+（100万～500万部分的代理服务费）+（500万～600万部分的代理服务费）＝100万元×1.5%+（500-100）万元×1.1%+（600-500）万元×0.8%=1.5万元+4.4万元+0.8万元＝6.7万元</w:t>
      </w:r>
    </w:p>
    <w:p>
      <w:pPr>
        <w:spacing w:line="360" w:lineRule="auto"/>
        <w:rPr>
          <w:rFonts w:ascii="宋体" w:hAnsi="宋体" w:cs="宋体"/>
        </w:rPr>
      </w:pPr>
      <w:r>
        <w:rPr>
          <w:rFonts w:hint="eastAsia" w:ascii="宋体" w:hAnsi="宋体" w:cs="宋体"/>
        </w:rPr>
        <w:t>（三）中标供应商成交后，必须按规定采用银行对公转账方式向深圳交易集团有限公司直接交纳代理服务费，交纳信息及要求按以下规定执行：</w:t>
      </w:r>
    </w:p>
    <w:p>
      <w:pPr>
        <w:spacing w:line="360" w:lineRule="auto"/>
        <w:rPr>
          <w:rFonts w:ascii="宋体" w:hAnsi="宋体" w:cs="宋体"/>
        </w:rPr>
      </w:pPr>
      <w:r>
        <w:rPr>
          <w:rFonts w:hint="eastAsia" w:ascii="宋体" w:hAnsi="宋体" w:cs="宋体"/>
        </w:rPr>
        <w:t>经营性账户信息如下：</w:t>
      </w:r>
    </w:p>
    <w:p>
      <w:pPr>
        <w:spacing w:line="360" w:lineRule="auto"/>
        <w:rPr>
          <w:rFonts w:ascii="宋体" w:hAnsi="宋体" w:cs="宋体"/>
        </w:rPr>
      </w:pPr>
      <w:r>
        <w:rPr>
          <w:rFonts w:hint="eastAsia" w:ascii="宋体" w:hAnsi="宋体" w:cs="宋体"/>
          <w:b/>
          <w:bCs/>
        </w:rPr>
        <w:t>账户名：</w:t>
      </w:r>
      <w:r>
        <w:rPr>
          <w:rFonts w:hint="eastAsia" w:ascii="宋体" w:hAnsi="宋体" w:cs="宋体"/>
          <w:szCs w:val="21"/>
        </w:rPr>
        <w:t>深圳交易集团有限公司</w:t>
      </w:r>
    </w:p>
    <w:p>
      <w:pPr>
        <w:spacing w:line="360" w:lineRule="auto"/>
        <w:rPr>
          <w:rFonts w:ascii="宋体" w:hAnsi="宋体" w:cs="宋体"/>
        </w:rPr>
      </w:pPr>
      <w:r>
        <w:rPr>
          <w:rFonts w:hint="eastAsia" w:ascii="宋体" w:hAnsi="宋体" w:cs="宋体"/>
        </w:rPr>
        <w:t>银行名称：</w:t>
      </w:r>
      <w:r>
        <w:rPr>
          <w:rFonts w:hint="eastAsia" w:ascii="宋体" w:hAnsi="宋体" w:cs="宋体"/>
          <w:szCs w:val="21"/>
        </w:rPr>
        <w:t>中国民生银行</w:t>
      </w:r>
    </w:p>
    <w:p>
      <w:pPr>
        <w:spacing w:line="360" w:lineRule="auto"/>
        <w:rPr>
          <w:rFonts w:ascii="宋体" w:hAnsi="宋体" w:cs="宋体"/>
          <w:szCs w:val="21"/>
        </w:rPr>
      </w:pPr>
      <w:r>
        <w:rPr>
          <w:rFonts w:hint="eastAsia" w:ascii="宋体" w:hAnsi="宋体" w:cs="宋体"/>
          <w:b/>
          <w:bCs/>
        </w:rPr>
        <w:t>开户行：</w:t>
      </w:r>
      <w:r>
        <w:rPr>
          <w:rFonts w:hint="eastAsia" w:ascii="宋体" w:hAnsi="宋体" w:cs="宋体"/>
          <w:szCs w:val="21"/>
        </w:rPr>
        <w:t>民生银行深圳五洲支行</w:t>
      </w:r>
    </w:p>
    <w:p>
      <w:pPr>
        <w:spacing w:line="360" w:lineRule="auto"/>
        <w:rPr>
          <w:rFonts w:ascii="宋体" w:hAnsi="宋体" w:cs="宋体"/>
        </w:rPr>
      </w:pPr>
      <w:r>
        <w:rPr>
          <w:rFonts w:hint="eastAsia" w:ascii="宋体" w:hAnsi="宋体" w:cs="宋体"/>
        </w:rPr>
        <w:t>账号：</w:t>
      </w:r>
      <w:r>
        <w:rPr>
          <w:rFonts w:hint="eastAsia" w:ascii="宋体" w:hAnsi="宋体" w:cs="宋体"/>
          <w:szCs w:val="21"/>
        </w:rPr>
        <w:t>632766152</w:t>
      </w:r>
    </w:p>
    <w:p>
      <w:pPr>
        <w:spacing w:line="360" w:lineRule="auto"/>
      </w:pPr>
      <w:r>
        <w:rPr>
          <w:rFonts w:hint="eastAsia" w:ascii="宋体" w:hAnsi="宋体" w:cs="宋体"/>
        </w:rPr>
        <w:t>转账备注：龙华分公司+项目编号+项目名称</w:t>
      </w:r>
    </w:p>
    <w:p>
      <w:pPr>
        <w:spacing w:line="360" w:lineRule="auto"/>
        <w:rPr>
          <w:rFonts w:ascii="宋体" w:hAnsi="宋体" w:cs="宋体"/>
          <w:lang w:eastAsia="zh-Hans"/>
        </w:rPr>
      </w:pPr>
      <w:r>
        <w:rPr>
          <w:rFonts w:hint="eastAsia" w:ascii="宋体" w:hAnsi="宋体" w:cs="宋体"/>
        </w:rPr>
        <w:t>转账备注：龙华分公司+项目编号+项目名称</w:t>
      </w:r>
    </w:p>
    <w:p>
      <w:pPr>
        <w:spacing w:line="360" w:lineRule="auto"/>
        <w:rPr>
          <w:rFonts w:ascii="宋体" w:hAnsi="宋体" w:cs="宋体"/>
          <w:b/>
        </w:rPr>
      </w:pPr>
    </w:p>
    <w:bookmarkEnd w:id="35"/>
    <w:p>
      <w:pPr>
        <w:spacing w:line="360" w:lineRule="auto"/>
        <w:rPr>
          <w:rFonts w:ascii="宋体" w:hAnsi="宋体" w:cs="宋体"/>
          <w:sz w:val="28"/>
          <w:szCs w:val="28"/>
        </w:rPr>
      </w:pPr>
      <w:r>
        <w:rPr>
          <w:rFonts w:hint="eastAsia" w:ascii="宋体" w:hAnsi="宋体" w:cs="宋体"/>
          <w:sz w:val="28"/>
          <w:szCs w:val="28"/>
        </w:rPr>
        <w:br w:type="page"/>
      </w:r>
    </w:p>
    <w:p>
      <w:pPr>
        <w:pStyle w:val="5"/>
        <w:spacing w:before="0" w:after="0" w:line="360" w:lineRule="auto"/>
        <w:rPr>
          <w:rFonts w:cs="宋体"/>
          <w:sz w:val="28"/>
          <w:szCs w:val="28"/>
        </w:rPr>
      </w:pPr>
      <w:r>
        <w:rPr>
          <w:rFonts w:hint="eastAsia" w:cs="宋体"/>
          <w:sz w:val="28"/>
          <w:szCs w:val="28"/>
        </w:rPr>
        <w:t>第三章 用户需求书</w:t>
      </w:r>
    </w:p>
    <w:p>
      <w:pPr>
        <w:pStyle w:val="4"/>
        <w:spacing w:before="0" w:after="0" w:line="360" w:lineRule="auto"/>
        <w:rPr>
          <w:rFonts w:cs="宋体"/>
          <w:b/>
          <w:color w:val="FF0000"/>
          <w:szCs w:val="21"/>
        </w:rPr>
      </w:pPr>
      <w:r>
        <w:rPr>
          <w:rFonts w:hint="eastAsia" w:cs="宋体"/>
          <w:szCs w:val="24"/>
        </w:rPr>
        <w:t>一、项目基本信息</w:t>
      </w:r>
    </w:p>
    <w:tbl>
      <w:tblPr>
        <w:tblStyle w:val="12"/>
        <w:tblpPr w:leftFromText="180" w:rightFromText="180" w:vertAnchor="text" w:horzAnchor="margin" w:tblpY="173"/>
        <w:tblW w:w="83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6"/>
        <w:gridCol w:w="2528"/>
        <w:gridCol w:w="2943"/>
        <w:gridCol w:w="686"/>
        <w:gridCol w:w="16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486" w:type="dxa"/>
            <w:vAlign w:val="center"/>
          </w:tcPr>
          <w:p>
            <w:pPr>
              <w:spacing w:line="360" w:lineRule="auto"/>
              <w:jc w:val="center"/>
              <w:rPr>
                <w:bCs/>
                <w:szCs w:val="21"/>
              </w:rPr>
            </w:pPr>
            <w:r>
              <w:rPr>
                <w:rFonts w:hint="eastAsia"/>
                <w:bCs/>
                <w:szCs w:val="21"/>
              </w:rPr>
              <w:t>序号</w:t>
            </w:r>
          </w:p>
        </w:tc>
        <w:tc>
          <w:tcPr>
            <w:tcW w:w="2528" w:type="dxa"/>
            <w:vAlign w:val="center"/>
          </w:tcPr>
          <w:p>
            <w:pPr>
              <w:spacing w:line="360" w:lineRule="auto"/>
              <w:jc w:val="center"/>
              <w:rPr>
                <w:bCs/>
                <w:szCs w:val="21"/>
              </w:rPr>
            </w:pPr>
            <w:r>
              <w:rPr>
                <w:rFonts w:hint="eastAsia"/>
                <w:szCs w:val="21"/>
              </w:rPr>
              <w:t>采购计划编号</w:t>
            </w:r>
          </w:p>
        </w:tc>
        <w:tc>
          <w:tcPr>
            <w:tcW w:w="2943" w:type="dxa"/>
            <w:vAlign w:val="center"/>
          </w:tcPr>
          <w:p>
            <w:pPr>
              <w:spacing w:line="360" w:lineRule="auto"/>
              <w:jc w:val="center"/>
              <w:rPr>
                <w:bCs/>
                <w:szCs w:val="21"/>
              </w:rPr>
            </w:pPr>
            <w:r>
              <w:rPr>
                <w:rFonts w:hint="eastAsia"/>
                <w:bCs/>
                <w:szCs w:val="21"/>
              </w:rPr>
              <w:t>项目名称</w:t>
            </w:r>
          </w:p>
        </w:tc>
        <w:tc>
          <w:tcPr>
            <w:tcW w:w="686" w:type="dxa"/>
            <w:vAlign w:val="center"/>
          </w:tcPr>
          <w:p>
            <w:pPr>
              <w:spacing w:line="360" w:lineRule="auto"/>
              <w:jc w:val="center"/>
              <w:rPr>
                <w:rFonts w:ascii="宋体" w:hAnsi="宋体" w:cs="宋体"/>
                <w:b/>
                <w:color w:val="FF0000"/>
                <w:szCs w:val="21"/>
              </w:rPr>
            </w:pPr>
            <w:r>
              <w:rPr>
                <w:rFonts w:hint="eastAsia" w:ascii="宋体" w:hAnsi="宋体" w:cs="宋体"/>
                <w:b/>
                <w:color w:val="FF0000"/>
                <w:szCs w:val="21"/>
              </w:rPr>
              <w:t>标段</w:t>
            </w:r>
          </w:p>
        </w:tc>
        <w:tc>
          <w:tcPr>
            <w:tcW w:w="1694" w:type="dxa"/>
            <w:vAlign w:val="center"/>
          </w:tcPr>
          <w:p>
            <w:pPr>
              <w:spacing w:line="360" w:lineRule="auto"/>
              <w:jc w:val="center"/>
              <w:rPr>
                <w:b/>
                <w:bCs/>
                <w:color w:val="FF0000"/>
                <w:szCs w:val="21"/>
              </w:rPr>
            </w:pPr>
            <w:r>
              <w:rPr>
                <w:rFonts w:hint="eastAsia" w:ascii="宋体" w:hAnsi="宋体" w:cs="宋体"/>
                <w:b/>
                <w:color w:val="FF0000"/>
                <w:szCs w:val="21"/>
              </w:rPr>
              <w:t>财政预算金额（元）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486" w:type="dxa"/>
            <w:vAlign w:val="center"/>
          </w:tcPr>
          <w:p>
            <w:pPr>
              <w:spacing w:line="360" w:lineRule="auto"/>
              <w:jc w:val="center"/>
              <w:rPr>
                <w:b/>
                <w:color w:val="FF0000"/>
                <w:szCs w:val="21"/>
              </w:rPr>
            </w:pPr>
            <w:r>
              <w:rPr>
                <w:rFonts w:hint="eastAsia"/>
                <w:b/>
                <w:color w:val="FF0000"/>
                <w:szCs w:val="21"/>
              </w:rPr>
              <w:t>1</w:t>
            </w:r>
          </w:p>
        </w:tc>
        <w:tc>
          <w:tcPr>
            <w:tcW w:w="2528" w:type="dxa"/>
            <w:vAlign w:val="center"/>
          </w:tcPr>
          <w:p>
            <w:pPr>
              <w:spacing w:line="360" w:lineRule="auto"/>
              <w:jc w:val="center"/>
              <w:rPr>
                <w:b/>
                <w:color w:val="FF0000"/>
                <w:szCs w:val="21"/>
              </w:rPr>
            </w:pPr>
            <w:r>
              <w:rPr>
                <w:rFonts w:hint="eastAsia"/>
                <w:b/>
                <w:color w:val="FF0000"/>
                <w:szCs w:val="21"/>
              </w:rPr>
              <w:t>PLAN-2024-440309000-102001-01305</w:t>
            </w:r>
          </w:p>
        </w:tc>
        <w:tc>
          <w:tcPr>
            <w:tcW w:w="2943" w:type="dxa"/>
            <w:vMerge w:val="restart"/>
            <w:vAlign w:val="center"/>
          </w:tcPr>
          <w:p>
            <w:pPr>
              <w:spacing w:line="360" w:lineRule="auto"/>
              <w:jc w:val="center"/>
              <w:rPr>
                <w:b/>
                <w:bCs/>
                <w:color w:val="FF0000"/>
                <w:szCs w:val="21"/>
              </w:rPr>
            </w:pPr>
            <w:r>
              <w:rPr>
                <w:rFonts w:hint="eastAsia" w:ascii="宋体" w:hAnsi="宋体" w:cs="宋体"/>
                <w:b/>
                <w:bCs/>
                <w:color w:val="FF0000"/>
                <w:szCs w:val="21"/>
              </w:rPr>
              <w:t>龙华区初中生物实验操作AI考评系统项目</w:t>
            </w:r>
          </w:p>
        </w:tc>
        <w:tc>
          <w:tcPr>
            <w:tcW w:w="686" w:type="dxa"/>
            <w:vAlign w:val="center"/>
          </w:tcPr>
          <w:p>
            <w:pPr>
              <w:spacing w:line="360" w:lineRule="auto"/>
              <w:jc w:val="center"/>
              <w:rPr>
                <w:rFonts w:ascii="宋体" w:hAnsi="宋体" w:cs="宋体"/>
                <w:b/>
                <w:color w:val="FF0000"/>
                <w:szCs w:val="21"/>
              </w:rPr>
            </w:pPr>
            <w:r>
              <w:rPr>
                <w:rFonts w:hint="eastAsia" w:ascii="宋体" w:hAnsi="宋体" w:cs="宋体"/>
                <w:b/>
                <w:color w:val="FF0000"/>
                <w:szCs w:val="21"/>
              </w:rPr>
              <w:t>A</w:t>
            </w:r>
          </w:p>
        </w:tc>
        <w:tc>
          <w:tcPr>
            <w:tcW w:w="1694" w:type="dxa"/>
            <w:vAlign w:val="center"/>
          </w:tcPr>
          <w:p>
            <w:pPr>
              <w:spacing w:line="360" w:lineRule="auto"/>
              <w:jc w:val="center"/>
              <w:rPr>
                <w:bCs/>
                <w:color w:val="FF0000"/>
                <w:szCs w:val="21"/>
              </w:rPr>
            </w:pPr>
            <w:r>
              <w:rPr>
                <w:rFonts w:ascii="宋体" w:hAnsi="宋体" w:cs="宋体"/>
                <w:b/>
                <w:color w:val="FF0000"/>
                <w:szCs w:val="21"/>
              </w:rPr>
              <w:t>7,500,000.00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486" w:type="dxa"/>
            <w:vAlign w:val="center"/>
          </w:tcPr>
          <w:p>
            <w:pPr>
              <w:spacing w:line="360" w:lineRule="auto"/>
              <w:jc w:val="center"/>
              <w:rPr>
                <w:b/>
                <w:color w:val="FF0000"/>
                <w:szCs w:val="21"/>
              </w:rPr>
            </w:pPr>
            <w:r>
              <w:rPr>
                <w:rFonts w:hint="eastAsia"/>
                <w:b/>
                <w:color w:val="FF0000"/>
                <w:szCs w:val="21"/>
              </w:rPr>
              <w:t>2</w:t>
            </w:r>
          </w:p>
        </w:tc>
        <w:tc>
          <w:tcPr>
            <w:tcW w:w="2528" w:type="dxa"/>
            <w:vAlign w:val="center"/>
          </w:tcPr>
          <w:p>
            <w:pPr>
              <w:spacing w:line="360" w:lineRule="auto"/>
              <w:jc w:val="center"/>
              <w:rPr>
                <w:b/>
                <w:color w:val="FF0000"/>
                <w:szCs w:val="21"/>
              </w:rPr>
            </w:pPr>
            <w:r>
              <w:rPr>
                <w:rFonts w:hint="eastAsia"/>
                <w:b/>
                <w:color w:val="FF0000"/>
                <w:szCs w:val="21"/>
              </w:rPr>
              <w:t>PLAN-2024-440309000-102001-01307</w:t>
            </w:r>
          </w:p>
        </w:tc>
        <w:tc>
          <w:tcPr>
            <w:tcW w:w="2943" w:type="dxa"/>
            <w:vMerge w:val="continue"/>
            <w:vAlign w:val="center"/>
          </w:tcPr>
          <w:p>
            <w:pPr>
              <w:spacing w:line="360" w:lineRule="auto"/>
              <w:jc w:val="center"/>
              <w:rPr>
                <w:rFonts w:ascii="宋体" w:hAnsi="宋体" w:cs="宋体"/>
                <w:b/>
                <w:bCs/>
                <w:color w:val="FF0000"/>
                <w:szCs w:val="21"/>
              </w:rPr>
            </w:pPr>
          </w:p>
        </w:tc>
        <w:tc>
          <w:tcPr>
            <w:tcW w:w="686" w:type="dxa"/>
            <w:vAlign w:val="center"/>
          </w:tcPr>
          <w:p>
            <w:pPr>
              <w:spacing w:line="360" w:lineRule="auto"/>
              <w:jc w:val="center"/>
              <w:rPr>
                <w:rFonts w:ascii="宋体" w:hAnsi="宋体" w:cs="宋体"/>
                <w:b/>
                <w:color w:val="FF0000"/>
                <w:szCs w:val="21"/>
              </w:rPr>
            </w:pPr>
            <w:r>
              <w:rPr>
                <w:rFonts w:hint="eastAsia" w:ascii="宋体" w:hAnsi="宋体" w:cs="宋体"/>
                <w:b/>
                <w:color w:val="FF0000"/>
                <w:szCs w:val="21"/>
              </w:rPr>
              <w:t>B</w:t>
            </w:r>
          </w:p>
        </w:tc>
        <w:tc>
          <w:tcPr>
            <w:tcW w:w="1694" w:type="dxa"/>
            <w:vAlign w:val="center"/>
          </w:tcPr>
          <w:p>
            <w:pPr>
              <w:spacing w:line="360" w:lineRule="auto"/>
              <w:jc w:val="center"/>
              <w:rPr>
                <w:rFonts w:ascii="宋体" w:hAnsi="宋体" w:cs="宋体"/>
                <w:b/>
                <w:color w:val="FF0000"/>
                <w:szCs w:val="21"/>
              </w:rPr>
            </w:pPr>
            <w:r>
              <w:rPr>
                <w:rFonts w:ascii="宋体" w:hAnsi="宋体" w:cs="宋体"/>
                <w:b/>
                <w:color w:val="FF0000"/>
                <w:szCs w:val="21"/>
              </w:rPr>
              <w:t>6,000,000.00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486" w:type="dxa"/>
            <w:vAlign w:val="center"/>
          </w:tcPr>
          <w:p>
            <w:pPr>
              <w:spacing w:line="360" w:lineRule="auto"/>
              <w:jc w:val="center"/>
              <w:rPr>
                <w:b/>
                <w:color w:val="FF0000"/>
                <w:szCs w:val="21"/>
              </w:rPr>
            </w:pPr>
            <w:r>
              <w:rPr>
                <w:rFonts w:hint="eastAsia"/>
                <w:b/>
                <w:color w:val="FF0000"/>
                <w:szCs w:val="21"/>
              </w:rPr>
              <w:t>3</w:t>
            </w:r>
          </w:p>
        </w:tc>
        <w:tc>
          <w:tcPr>
            <w:tcW w:w="2528" w:type="dxa"/>
            <w:vAlign w:val="center"/>
          </w:tcPr>
          <w:p>
            <w:pPr>
              <w:spacing w:line="360" w:lineRule="auto"/>
              <w:jc w:val="center"/>
              <w:rPr>
                <w:b/>
                <w:color w:val="FF0000"/>
                <w:szCs w:val="21"/>
              </w:rPr>
            </w:pPr>
            <w:r>
              <w:rPr>
                <w:rFonts w:hint="eastAsia"/>
                <w:b/>
                <w:color w:val="FF0000"/>
                <w:szCs w:val="21"/>
              </w:rPr>
              <w:t>PLAN-2024-440309000-102001-01308</w:t>
            </w:r>
          </w:p>
        </w:tc>
        <w:tc>
          <w:tcPr>
            <w:tcW w:w="2943" w:type="dxa"/>
            <w:vMerge w:val="continue"/>
            <w:vAlign w:val="center"/>
          </w:tcPr>
          <w:p>
            <w:pPr>
              <w:spacing w:line="360" w:lineRule="auto"/>
              <w:jc w:val="center"/>
              <w:rPr>
                <w:rFonts w:ascii="宋体" w:hAnsi="宋体" w:cs="宋体"/>
                <w:b/>
                <w:bCs/>
                <w:color w:val="FF0000"/>
                <w:szCs w:val="21"/>
              </w:rPr>
            </w:pPr>
          </w:p>
        </w:tc>
        <w:tc>
          <w:tcPr>
            <w:tcW w:w="686" w:type="dxa"/>
            <w:vAlign w:val="center"/>
          </w:tcPr>
          <w:p>
            <w:pPr>
              <w:spacing w:line="360" w:lineRule="auto"/>
              <w:jc w:val="center"/>
              <w:rPr>
                <w:rFonts w:ascii="宋体" w:hAnsi="宋体" w:cs="宋体"/>
                <w:b/>
                <w:color w:val="FF0000"/>
                <w:szCs w:val="21"/>
              </w:rPr>
            </w:pPr>
            <w:r>
              <w:rPr>
                <w:rFonts w:hint="eastAsia" w:ascii="宋体" w:hAnsi="宋体" w:cs="宋体"/>
                <w:b/>
                <w:color w:val="FF0000"/>
                <w:szCs w:val="21"/>
              </w:rPr>
              <w:t>C</w:t>
            </w:r>
          </w:p>
        </w:tc>
        <w:tc>
          <w:tcPr>
            <w:tcW w:w="1694" w:type="dxa"/>
            <w:vAlign w:val="center"/>
          </w:tcPr>
          <w:p>
            <w:pPr>
              <w:spacing w:line="360" w:lineRule="auto"/>
              <w:jc w:val="center"/>
              <w:rPr>
                <w:rFonts w:ascii="宋体" w:hAnsi="宋体" w:cs="宋体"/>
                <w:b/>
                <w:color w:val="FF0000"/>
                <w:szCs w:val="21"/>
              </w:rPr>
            </w:pPr>
            <w:r>
              <w:rPr>
                <w:rFonts w:ascii="宋体" w:hAnsi="宋体" w:cs="宋体"/>
                <w:b/>
                <w:color w:val="FF0000"/>
                <w:szCs w:val="21"/>
              </w:rPr>
              <w:t>5,000,000.00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486" w:type="dxa"/>
            <w:vAlign w:val="center"/>
          </w:tcPr>
          <w:p>
            <w:pPr>
              <w:spacing w:line="360" w:lineRule="auto"/>
              <w:jc w:val="center"/>
              <w:rPr>
                <w:b/>
                <w:color w:val="FF0000"/>
                <w:szCs w:val="21"/>
              </w:rPr>
            </w:pPr>
            <w:r>
              <w:rPr>
                <w:rFonts w:hint="eastAsia"/>
                <w:b/>
                <w:color w:val="FF0000"/>
                <w:szCs w:val="21"/>
              </w:rPr>
              <w:t>4</w:t>
            </w:r>
          </w:p>
        </w:tc>
        <w:tc>
          <w:tcPr>
            <w:tcW w:w="2528" w:type="dxa"/>
            <w:vAlign w:val="center"/>
          </w:tcPr>
          <w:p>
            <w:pPr>
              <w:spacing w:line="360" w:lineRule="auto"/>
              <w:jc w:val="center"/>
              <w:rPr>
                <w:b/>
                <w:color w:val="FF0000"/>
                <w:szCs w:val="21"/>
              </w:rPr>
            </w:pPr>
            <w:r>
              <w:rPr>
                <w:rFonts w:hint="eastAsia"/>
                <w:b/>
                <w:color w:val="FF0000"/>
                <w:szCs w:val="21"/>
              </w:rPr>
              <w:t>PLAN-2024-440309000-102001-01310</w:t>
            </w:r>
          </w:p>
        </w:tc>
        <w:tc>
          <w:tcPr>
            <w:tcW w:w="2943" w:type="dxa"/>
            <w:vMerge w:val="continue"/>
            <w:vAlign w:val="center"/>
          </w:tcPr>
          <w:p>
            <w:pPr>
              <w:spacing w:line="360" w:lineRule="auto"/>
              <w:jc w:val="center"/>
              <w:rPr>
                <w:rFonts w:ascii="宋体" w:hAnsi="宋体" w:cs="宋体"/>
                <w:b/>
                <w:bCs/>
                <w:color w:val="FF0000"/>
                <w:szCs w:val="21"/>
              </w:rPr>
            </w:pPr>
          </w:p>
        </w:tc>
        <w:tc>
          <w:tcPr>
            <w:tcW w:w="686" w:type="dxa"/>
            <w:vAlign w:val="center"/>
          </w:tcPr>
          <w:p>
            <w:pPr>
              <w:spacing w:line="360" w:lineRule="auto"/>
              <w:jc w:val="center"/>
              <w:rPr>
                <w:rFonts w:ascii="宋体" w:hAnsi="宋体" w:cs="宋体"/>
                <w:b/>
                <w:color w:val="FF0000"/>
                <w:szCs w:val="21"/>
              </w:rPr>
            </w:pPr>
            <w:r>
              <w:rPr>
                <w:rFonts w:hint="eastAsia" w:ascii="宋体" w:hAnsi="宋体" w:cs="宋体"/>
                <w:b/>
                <w:color w:val="FF0000"/>
                <w:szCs w:val="21"/>
              </w:rPr>
              <w:t>D</w:t>
            </w:r>
          </w:p>
        </w:tc>
        <w:tc>
          <w:tcPr>
            <w:tcW w:w="1694" w:type="dxa"/>
            <w:vAlign w:val="center"/>
          </w:tcPr>
          <w:p>
            <w:pPr>
              <w:spacing w:line="360" w:lineRule="auto"/>
              <w:jc w:val="center"/>
              <w:rPr>
                <w:rFonts w:ascii="宋体" w:hAnsi="宋体" w:cs="宋体"/>
                <w:b/>
                <w:color w:val="FF0000"/>
                <w:szCs w:val="21"/>
              </w:rPr>
            </w:pPr>
            <w:r>
              <w:rPr>
                <w:rFonts w:ascii="宋体" w:hAnsi="宋体" w:cs="宋体"/>
                <w:b/>
                <w:color w:val="FF0000"/>
                <w:szCs w:val="21"/>
              </w:rPr>
              <w:t>3,000,000.00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486" w:type="dxa"/>
            <w:vAlign w:val="center"/>
          </w:tcPr>
          <w:p>
            <w:pPr>
              <w:spacing w:line="360" w:lineRule="auto"/>
              <w:jc w:val="center"/>
              <w:rPr>
                <w:b/>
                <w:color w:val="FF0000"/>
                <w:szCs w:val="21"/>
              </w:rPr>
            </w:pPr>
            <w:r>
              <w:rPr>
                <w:rFonts w:hint="eastAsia"/>
                <w:b/>
                <w:color w:val="FF0000"/>
                <w:szCs w:val="21"/>
              </w:rPr>
              <w:t>5</w:t>
            </w:r>
          </w:p>
        </w:tc>
        <w:tc>
          <w:tcPr>
            <w:tcW w:w="2528" w:type="dxa"/>
            <w:vAlign w:val="center"/>
          </w:tcPr>
          <w:p>
            <w:pPr>
              <w:spacing w:line="360" w:lineRule="auto"/>
              <w:jc w:val="center"/>
              <w:rPr>
                <w:b/>
                <w:color w:val="FF0000"/>
                <w:szCs w:val="21"/>
              </w:rPr>
            </w:pPr>
            <w:r>
              <w:rPr>
                <w:rFonts w:hint="eastAsia"/>
                <w:b/>
                <w:color w:val="FF0000"/>
                <w:szCs w:val="21"/>
              </w:rPr>
              <w:t>PLAN-2024-440309000-102001-01311</w:t>
            </w:r>
          </w:p>
        </w:tc>
        <w:tc>
          <w:tcPr>
            <w:tcW w:w="2943" w:type="dxa"/>
            <w:vMerge w:val="continue"/>
            <w:vAlign w:val="center"/>
          </w:tcPr>
          <w:p>
            <w:pPr>
              <w:spacing w:line="360" w:lineRule="auto"/>
              <w:jc w:val="center"/>
              <w:rPr>
                <w:rFonts w:ascii="宋体" w:hAnsi="宋体" w:cs="宋体"/>
                <w:b/>
                <w:bCs/>
                <w:color w:val="FF0000"/>
                <w:szCs w:val="21"/>
              </w:rPr>
            </w:pPr>
          </w:p>
        </w:tc>
        <w:tc>
          <w:tcPr>
            <w:tcW w:w="686" w:type="dxa"/>
            <w:vAlign w:val="center"/>
          </w:tcPr>
          <w:p>
            <w:pPr>
              <w:spacing w:line="360" w:lineRule="auto"/>
              <w:jc w:val="center"/>
              <w:rPr>
                <w:rFonts w:ascii="宋体" w:hAnsi="宋体" w:cs="宋体"/>
                <w:b/>
                <w:color w:val="FF0000"/>
                <w:szCs w:val="21"/>
              </w:rPr>
            </w:pPr>
            <w:r>
              <w:rPr>
                <w:rFonts w:hint="eastAsia" w:ascii="宋体" w:hAnsi="宋体" w:cs="宋体"/>
                <w:b/>
                <w:color w:val="FF0000"/>
                <w:szCs w:val="21"/>
              </w:rPr>
              <w:t>E</w:t>
            </w:r>
          </w:p>
        </w:tc>
        <w:tc>
          <w:tcPr>
            <w:tcW w:w="1694" w:type="dxa"/>
            <w:vAlign w:val="center"/>
          </w:tcPr>
          <w:p>
            <w:pPr>
              <w:spacing w:line="360" w:lineRule="auto"/>
              <w:jc w:val="center"/>
              <w:rPr>
                <w:rFonts w:ascii="宋体" w:hAnsi="宋体" w:cs="宋体"/>
                <w:b/>
                <w:color w:val="FF0000"/>
                <w:szCs w:val="21"/>
              </w:rPr>
            </w:pPr>
            <w:r>
              <w:rPr>
                <w:rFonts w:ascii="宋体" w:hAnsi="宋体" w:cs="宋体"/>
                <w:b/>
                <w:color w:val="FF0000"/>
                <w:szCs w:val="21"/>
              </w:rPr>
              <w:t>3,000,000.00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6643" w:type="dxa"/>
            <w:gridSpan w:val="4"/>
            <w:vAlign w:val="center"/>
          </w:tcPr>
          <w:p>
            <w:pPr>
              <w:spacing w:line="360" w:lineRule="auto"/>
              <w:jc w:val="center"/>
              <w:rPr>
                <w:rFonts w:ascii="宋体" w:hAnsi="宋体" w:cs="宋体"/>
                <w:b/>
                <w:color w:val="FF0000"/>
                <w:szCs w:val="21"/>
              </w:rPr>
            </w:pPr>
            <w:r>
              <w:rPr>
                <w:b/>
                <w:bCs/>
                <w:color w:val="FF0000"/>
                <w:szCs w:val="21"/>
              </w:rPr>
              <w:t>合计</w:t>
            </w:r>
          </w:p>
        </w:tc>
        <w:tc>
          <w:tcPr>
            <w:tcW w:w="1694" w:type="dxa"/>
            <w:vAlign w:val="center"/>
          </w:tcPr>
          <w:p>
            <w:pPr>
              <w:spacing w:line="360" w:lineRule="auto"/>
              <w:jc w:val="center"/>
              <w:rPr>
                <w:b/>
                <w:bCs/>
                <w:color w:val="FF0000"/>
                <w:szCs w:val="21"/>
              </w:rPr>
            </w:pPr>
            <w:r>
              <w:rPr>
                <w:rFonts w:hint="eastAsia" w:ascii="宋体" w:hAnsi="宋体" w:cs="宋体"/>
                <w:b/>
                <w:color w:val="FF0000"/>
                <w:szCs w:val="21"/>
              </w:rPr>
              <w:t>24,500,000.00</w:t>
            </w:r>
          </w:p>
        </w:tc>
      </w:tr>
    </w:tbl>
    <w:p>
      <w:pPr>
        <w:spacing w:line="360" w:lineRule="auto"/>
        <w:jc w:val="left"/>
        <w:rPr>
          <w:rFonts w:ascii="宋体" w:hAnsi="宋体" w:cs="宋体"/>
          <w:b/>
          <w:szCs w:val="21"/>
        </w:rPr>
      </w:pPr>
      <w:r>
        <w:rPr>
          <w:rFonts w:hint="eastAsia" w:ascii="宋体" w:hAnsi="宋体" w:cs="宋体"/>
          <w:b/>
          <w:szCs w:val="21"/>
        </w:rPr>
        <w:t>备注：本项目的财政预算金额为人民币</w:t>
      </w:r>
      <w:r>
        <w:rPr>
          <w:rFonts w:hint="eastAsia" w:ascii="宋体" w:hAnsi="宋体" w:cs="宋体"/>
          <w:b/>
          <w:color w:val="FF0000"/>
          <w:szCs w:val="21"/>
        </w:rPr>
        <w:t xml:space="preserve"> 24,500,000.00元</w:t>
      </w:r>
      <w:r>
        <w:rPr>
          <w:rFonts w:hint="eastAsia" w:ascii="宋体" w:hAnsi="宋体" w:cs="宋体"/>
          <w:b/>
          <w:szCs w:val="21"/>
        </w:rPr>
        <w:t>，其中A标段财政预算金额为</w:t>
      </w:r>
      <w:r>
        <w:rPr>
          <w:rFonts w:hint="eastAsia" w:ascii="宋体" w:hAnsi="宋体" w:cs="宋体"/>
          <w:b/>
          <w:color w:val="FF0000"/>
          <w:szCs w:val="21"/>
        </w:rPr>
        <w:t>7,500,000.00元</w:t>
      </w:r>
      <w:r>
        <w:rPr>
          <w:rFonts w:hint="eastAsia" w:ascii="宋体" w:hAnsi="宋体" w:cs="宋体"/>
          <w:b/>
          <w:szCs w:val="21"/>
        </w:rPr>
        <w:t>；B标段财政预算金额为</w:t>
      </w:r>
      <w:r>
        <w:rPr>
          <w:rFonts w:hint="eastAsia" w:ascii="宋体" w:hAnsi="宋体" w:cs="宋体"/>
          <w:b/>
          <w:color w:val="FF0000"/>
          <w:szCs w:val="21"/>
        </w:rPr>
        <w:t>6,000,000.00元</w:t>
      </w:r>
      <w:r>
        <w:rPr>
          <w:rFonts w:hint="eastAsia" w:ascii="宋体" w:hAnsi="宋体" w:cs="宋体"/>
          <w:b/>
          <w:szCs w:val="21"/>
        </w:rPr>
        <w:t>；C标段财政预算金额为</w:t>
      </w:r>
      <w:r>
        <w:rPr>
          <w:rFonts w:hint="eastAsia" w:ascii="宋体" w:hAnsi="宋体" w:cs="宋体"/>
          <w:b/>
          <w:color w:val="FF0000"/>
          <w:szCs w:val="21"/>
        </w:rPr>
        <w:t>5,000,000.00元</w:t>
      </w:r>
      <w:r>
        <w:rPr>
          <w:rFonts w:hint="eastAsia" w:ascii="宋体" w:hAnsi="宋体" w:cs="宋体"/>
          <w:b/>
          <w:szCs w:val="21"/>
        </w:rPr>
        <w:t>；D标段财政预算金额为</w:t>
      </w:r>
      <w:r>
        <w:rPr>
          <w:rFonts w:hint="eastAsia" w:ascii="宋体" w:hAnsi="宋体" w:cs="宋体"/>
          <w:b/>
          <w:color w:val="FF0000"/>
          <w:szCs w:val="21"/>
        </w:rPr>
        <w:t>3,000,000.00元</w:t>
      </w:r>
      <w:r>
        <w:rPr>
          <w:rFonts w:hint="eastAsia" w:ascii="宋体" w:hAnsi="宋体" w:cs="宋体"/>
          <w:b/>
          <w:szCs w:val="21"/>
        </w:rPr>
        <w:t>；E标段财政预算金额为</w:t>
      </w:r>
      <w:r>
        <w:rPr>
          <w:rFonts w:hint="eastAsia" w:ascii="宋体" w:hAnsi="宋体" w:cs="宋体"/>
          <w:b/>
          <w:color w:val="FF0000"/>
          <w:szCs w:val="21"/>
        </w:rPr>
        <w:t>3,000,000.00元</w:t>
      </w:r>
      <w:r>
        <w:rPr>
          <w:rFonts w:hint="eastAsia" w:ascii="宋体" w:hAnsi="宋体" w:cs="宋体"/>
          <w:b/>
          <w:szCs w:val="21"/>
        </w:rPr>
        <w:t>。</w:t>
      </w:r>
    </w:p>
    <w:p>
      <w:pPr>
        <w:pStyle w:val="4"/>
        <w:spacing w:before="0" w:after="0" w:line="360" w:lineRule="auto"/>
        <w:rPr>
          <w:rFonts w:cs="宋体"/>
          <w:szCs w:val="24"/>
        </w:rPr>
      </w:pPr>
      <w:bookmarkStart w:id="42" w:name="_Hlk72258617"/>
      <w:r>
        <w:rPr>
          <w:rFonts w:hint="eastAsia" w:cs="宋体"/>
          <w:szCs w:val="24"/>
        </w:rPr>
        <w:t>二、</w:t>
      </w:r>
      <w:bookmarkStart w:id="43" w:name="_Hlk72073432"/>
      <w:r>
        <w:rPr>
          <w:rFonts w:hint="eastAsia" w:cs="宋体"/>
          <w:szCs w:val="24"/>
        </w:rPr>
        <w:t>货物需求明细</w:t>
      </w:r>
      <w:bookmarkEnd w:id="43"/>
    </w:p>
    <w:p>
      <w:pPr>
        <w:spacing w:line="360" w:lineRule="auto"/>
        <w:jc w:val="left"/>
        <w:rPr>
          <w:rFonts w:ascii="宋体" w:hAnsi="宋体" w:cs="宋体"/>
          <w:b/>
          <w:bCs/>
          <w:sz w:val="24"/>
        </w:rPr>
      </w:pPr>
      <w:r>
        <w:rPr>
          <w:rFonts w:hint="eastAsia" w:ascii="宋体" w:hAnsi="宋体" w:cs="宋体"/>
          <w:b/>
          <w:bCs/>
          <w:sz w:val="24"/>
        </w:rPr>
        <w:t>A标段货物需求明细清单（1</w:t>
      </w:r>
      <w:r>
        <w:rPr>
          <w:rFonts w:ascii="宋体" w:hAnsi="宋体" w:cs="宋体"/>
          <w:b/>
          <w:bCs/>
          <w:sz w:val="24"/>
        </w:rPr>
        <w:t>5</w:t>
      </w:r>
      <w:r>
        <w:rPr>
          <w:rFonts w:hint="eastAsia" w:ascii="宋体" w:hAnsi="宋体" w:cs="宋体"/>
          <w:b/>
          <w:bCs/>
          <w:sz w:val="24"/>
        </w:rPr>
        <w:t>所学校）</w:t>
      </w:r>
    </w:p>
    <w:tbl>
      <w:tblPr>
        <w:tblStyle w:val="12"/>
        <w:tblW w:w="5000" w:type="pct"/>
        <w:tblInd w:w="0" w:type="dxa"/>
        <w:tblLayout w:type="autofit"/>
        <w:tblCellMar>
          <w:top w:w="0" w:type="dxa"/>
          <w:left w:w="108" w:type="dxa"/>
          <w:bottom w:w="0" w:type="dxa"/>
          <w:right w:w="108" w:type="dxa"/>
        </w:tblCellMar>
      </w:tblPr>
      <w:tblGrid>
        <w:gridCol w:w="1133"/>
        <w:gridCol w:w="2939"/>
        <w:gridCol w:w="1281"/>
        <w:gridCol w:w="1402"/>
        <w:gridCol w:w="1774"/>
      </w:tblGrid>
      <w:tr>
        <w:tblPrEx>
          <w:tblCellMar>
            <w:top w:w="0" w:type="dxa"/>
            <w:left w:w="108" w:type="dxa"/>
            <w:bottom w:w="0" w:type="dxa"/>
            <w:right w:w="108" w:type="dxa"/>
          </w:tblCellMar>
        </w:tblPrEx>
        <w:trPr>
          <w:trHeight w:val="62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序号</w:t>
            </w:r>
          </w:p>
        </w:tc>
        <w:tc>
          <w:tcPr>
            <w:tcW w:w="1723"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货物名称</w:t>
            </w:r>
          </w:p>
        </w:tc>
        <w:tc>
          <w:tcPr>
            <w:tcW w:w="751"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数量</w:t>
            </w:r>
          </w:p>
        </w:tc>
        <w:tc>
          <w:tcPr>
            <w:tcW w:w="822"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单位</w:t>
            </w:r>
          </w:p>
        </w:tc>
        <w:tc>
          <w:tcPr>
            <w:tcW w:w="1040" w:type="pct"/>
            <w:tcBorders>
              <w:top w:val="single" w:color="000000" w:sz="4" w:space="0"/>
              <w:left w:val="single" w:color="000000" w:sz="4" w:space="0"/>
              <w:bottom w:val="single" w:color="000000" w:sz="4" w:space="0"/>
              <w:right w:val="single" w:color="000000" w:sz="4" w:space="0"/>
            </w:tcBorders>
            <w:shd w:val="clear" w:color="auto" w:fill="ADB9CA" w:themeFill="text2" w:themeFillTint="66"/>
            <w:noWrap/>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备注</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1</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szCs w:val="21"/>
              </w:rPr>
              <w:t>智慧实验区级管理系统软件</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auto"/>
                <w:szCs w:val="21"/>
              </w:rPr>
            </w:pPr>
            <w:r>
              <w:rPr>
                <w:rFonts w:ascii="宋体" w:hAnsi="宋体" w:cs="宋体"/>
                <w:bCs/>
                <w:color w:val="auto"/>
                <w:szCs w:val="21"/>
              </w:rPr>
              <w:t>1</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ascii="宋体" w:hAnsi="宋体" w:cs="宋体"/>
                <w:bCs/>
                <w:szCs w:val="21"/>
              </w:rPr>
              <w:t>2</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szCs w:val="21"/>
              </w:rPr>
              <w:t>平台存储集群</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auto"/>
                <w:szCs w:val="21"/>
              </w:rPr>
            </w:pPr>
            <w:r>
              <w:rPr>
                <w:rFonts w:ascii="宋体" w:hAnsi="宋体" w:cs="宋体"/>
                <w:bCs/>
                <w:color w:val="auto"/>
                <w:szCs w:val="21"/>
              </w:rPr>
              <w:t>1</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3</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szCs w:val="21"/>
              </w:rPr>
              <w:t>平台指挥大屏</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auto"/>
                <w:szCs w:val="21"/>
              </w:rPr>
            </w:pPr>
            <w:r>
              <w:rPr>
                <w:rFonts w:ascii="宋体" w:hAnsi="宋体" w:cs="宋体"/>
                <w:bCs/>
                <w:color w:val="auto"/>
                <w:szCs w:val="21"/>
              </w:rPr>
              <w:t>1</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4</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szCs w:val="21"/>
              </w:rPr>
              <w:t>智慧实验校级管理系统软件</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5</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szCs w:val="21"/>
              </w:rPr>
              <w:t>考试AI评分系统</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6</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考试专用服务器</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30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7</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AI使能推理加速器</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8</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机柜</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9</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智能实验终端</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375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10</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智能实验终端软件</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375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项</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11</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电子目镜</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375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ascii="宋体" w:hAnsi="宋体" w:cs="宋体"/>
                <w:bCs/>
                <w:szCs w:val="21"/>
              </w:rPr>
              <w:t>12</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考场交换机</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ascii="宋体" w:hAnsi="宋体" w:cs="宋体"/>
                <w:bCs/>
                <w:szCs w:val="21"/>
              </w:rPr>
              <w:t>13</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核心交换机</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ascii="宋体" w:hAnsi="宋体" w:cs="宋体"/>
                <w:bCs/>
                <w:szCs w:val="21"/>
              </w:rPr>
              <w:t>14</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小型机柜</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15</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移动硬盘</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16</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考场监考管理主机</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17</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UPS</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宋体" w:hAnsi="宋体" w:cs="宋体"/>
                <w:bCs/>
                <w:szCs w:val="21"/>
              </w:rPr>
              <w:t>18</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信号屏蔽器</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auto"/>
                <w:szCs w:val="21"/>
              </w:rPr>
            </w:pPr>
            <w:r>
              <w:rPr>
                <w:rFonts w:ascii="宋体" w:hAnsi="宋体" w:cs="宋体"/>
                <w:bCs/>
                <w:color w:val="auto"/>
                <w:szCs w:val="21"/>
              </w:rPr>
              <w:t>19</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color w:val="auto"/>
                <w:szCs w:val="21"/>
              </w:rPr>
            </w:pPr>
            <w:r>
              <w:rPr>
                <w:rFonts w:hint="eastAsia"/>
                <w:color w:val="auto"/>
              </w:rPr>
              <w:t>路由器</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15</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color w:val="auto"/>
              </w:rPr>
            </w:pPr>
            <w:r>
              <w:rPr>
                <w:rFonts w:hint="eastAsia"/>
                <w:color w:val="auto"/>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ascii="宋体" w:hAnsi="宋体" w:cs="宋体"/>
                <w:bCs/>
                <w:szCs w:val="21"/>
              </w:rPr>
              <w:t>20</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bCs/>
                <w:szCs w:val="21"/>
              </w:rPr>
              <w:t>巡考摄像头</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rFonts w:ascii="宋体" w:hAnsi="宋体" w:cs="宋体"/>
                <w:bCs/>
                <w:color w:val="auto"/>
                <w:szCs w:val="21"/>
              </w:rPr>
              <w:t>30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ascii="宋体" w:hAnsi="宋体" w:cs="宋体"/>
                <w:bCs/>
                <w:szCs w:val="21"/>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bl>
    <w:p>
      <w:pPr>
        <w:spacing w:line="360" w:lineRule="auto"/>
        <w:rPr>
          <w:rFonts w:ascii="宋体" w:hAnsi="宋体" w:cs="宋体"/>
          <w:b/>
          <w:color w:val="FF0000"/>
          <w:szCs w:val="21"/>
        </w:rPr>
      </w:pPr>
    </w:p>
    <w:p>
      <w:pPr>
        <w:spacing w:line="360" w:lineRule="auto"/>
        <w:jc w:val="left"/>
        <w:rPr>
          <w:rFonts w:ascii="宋体" w:hAnsi="宋体" w:cs="宋体"/>
          <w:b/>
          <w:bCs/>
          <w:sz w:val="24"/>
        </w:rPr>
      </w:pPr>
      <w:r>
        <w:rPr>
          <w:rFonts w:ascii="宋体" w:hAnsi="宋体" w:cs="宋体"/>
          <w:b/>
          <w:bCs/>
          <w:sz w:val="24"/>
        </w:rPr>
        <w:t>B</w:t>
      </w:r>
      <w:r>
        <w:rPr>
          <w:rFonts w:hint="eastAsia" w:ascii="宋体" w:hAnsi="宋体" w:cs="宋体"/>
          <w:b/>
          <w:bCs/>
          <w:sz w:val="24"/>
        </w:rPr>
        <w:t>标段货物需求明细清单（1</w:t>
      </w:r>
      <w:r>
        <w:rPr>
          <w:rFonts w:ascii="宋体" w:hAnsi="宋体" w:cs="宋体"/>
          <w:b/>
          <w:bCs/>
          <w:sz w:val="24"/>
        </w:rPr>
        <w:t>2</w:t>
      </w:r>
      <w:r>
        <w:rPr>
          <w:rFonts w:hint="eastAsia" w:ascii="宋体" w:hAnsi="宋体" w:cs="宋体"/>
          <w:b/>
          <w:bCs/>
          <w:sz w:val="24"/>
        </w:rPr>
        <w:t>所学校）</w:t>
      </w:r>
    </w:p>
    <w:tbl>
      <w:tblPr>
        <w:tblStyle w:val="12"/>
        <w:tblW w:w="5000" w:type="pct"/>
        <w:tblInd w:w="0" w:type="dxa"/>
        <w:tblLayout w:type="autofit"/>
        <w:tblCellMar>
          <w:top w:w="0" w:type="dxa"/>
          <w:left w:w="108" w:type="dxa"/>
          <w:bottom w:w="0" w:type="dxa"/>
          <w:right w:w="108" w:type="dxa"/>
        </w:tblCellMar>
      </w:tblPr>
      <w:tblGrid>
        <w:gridCol w:w="1133"/>
        <w:gridCol w:w="2939"/>
        <w:gridCol w:w="1281"/>
        <w:gridCol w:w="1402"/>
        <w:gridCol w:w="1774"/>
      </w:tblGrid>
      <w:tr>
        <w:tblPrEx>
          <w:tblCellMar>
            <w:top w:w="0" w:type="dxa"/>
            <w:left w:w="108" w:type="dxa"/>
            <w:bottom w:w="0" w:type="dxa"/>
            <w:right w:w="108" w:type="dxa"/>
          </w:tblCellMar>
        </w:tblPrEx>
        <w:trPr>
          <w:trHeight w:val="62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序号</w:t>
            </w:r>
          </w:p>
        </w:tc>
        <w:tc>
          <w:tcPr>
            <w:tcW w:w="1723"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货物名称</w:t>
            </w:r>
          </w:p>
        </w:tc>
        <w:tc>
          <w:tcPr>
            <w:tcW w:w="751"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数量</w:t>
            </w:r>
          </w:p>
        </w:tc>
        <w:tc>
          <w:tcPr>
            <w:tcW w:w="822"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单位</w:t>
            </w:r>
          </w:p>
        </w:tc>
        <w:tc>
          <w:tcPr>
            <w:tcW w:w="1040" w:type="pct"/>
            <w:tcBorders>
              <w:top w:val="single" w:color="000000" w:sz="4" w:space="0"/>
              <w:left w:val="single" w:color="000000" w:sz="4" w:space="0"/>
              <w:bottom w:val="single" w:color="000000" w:sz="4" w:space="0"/>
              <w:right w:val="single" w:color="000000" w:sz="4" w:space="0"/>
            </w:tcBorders>
            <w:shd w:val="clear" w:color="auto" w:fill="ADB9CA" w:themeFill="text2" w:themeFillTint="66"/>
            <w:noWrap/>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备注</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szCs w:val="21"/>
              </w:rPr>
              <w:t>智慧实验校级管理系统软件</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2</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szCs w:val="21"/>
              </w:rPr>
              <w:t>考试AI评分系统</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3</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考试专用服务器</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24</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4</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AI使能推理加速器</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5</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机柜</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6</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智能实验终端</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300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7</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智能实验终端软件</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300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项</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8</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电子目镜</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300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9</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考场交换机</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10</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核心交换机</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11</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小型机柜</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12</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移动硬盘</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13</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考场监考管理主机</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14</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UPS</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15</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信号屏蔽器</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16</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路由器</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17</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bCs/>
                <w:szCs w:val="21"/>
              </w:rPr>
              <w:t>巡考摄像头</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rFonts w:ascii="宋体" w:hAnsi="宋体" w:cs="宋体"/>
                <w:bCs/>
                <w:color w:val="auto"/>
                <w:szCs w:val="21"/>
              </w:rPr>
              <w:t>24</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ascii="宋体" w:hAnsi="宋体" w:cs="宋体"/>
                <w:bCs/>
                <w:szCs w:val="21"/>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bl>
    <w:p>
      <w:pPr>
        <w:spacing w:line="360" w:lineRule="auto"/>
        <w:rPr>
          <w:rFonts w:ascii="宋体" w:hAnsi="宋体" w:cs="宋体"/>
          <w:b/>
          <w:color w:val="FF0000"/>
          <w:szCs w:val="21"/>
        </w:rPr>
      </w:pPr>
    </w:p>
    <w:p>
      <w:pPr>
        <w:spacing w:line="360" w:lineRule="auto"/>
        <w:jc w:val="left"/>
        <w:rPr>
          <w:rFonts w:ascii="宋体" w:hAnsi="宋体" w:cs="宋体"/>
          <w:b/>
          <w:bCs/>
          <w:sz w:val="24"/>
        </w:rPr>
      </w:pPr>
      <w:r>
        <w:rPr>
          <w:rFonts w:ascii="宋体" w:hAnsi="宋体" w:cs="宋体"/>
          <w:b/>
          <w:bCs/>
          <w:sz w:val="24"/>
        </w:rPr>
        <w:t>C</w:t>
      </w:r>
      <w:r>
        <w:rPr>
          <w:rFonts w:hint="eastAsia" w:ascii="宋体" w:hAnsi="宋体" w:cs="宋体"/>
          <w:b/>
          <w:bCs/>
          <w:sz w:val="24"/>
        </w:rPr>
        <w:t>标段货物需求明细清单（1</w:t>
      </w:r>
      <w:r>
        <w:rPr>
          <w:rFonts w:ascii="宋体" w:hAnsi="宋体" w:cs="宋体"/>
          <w:b/>
          <w:bCs/>
          <w:sz w:val="24"/>
        </w:rPr>
        <w:t>0</w:t>
      </w:r>
      <w:r>
        <w:rPr>
          <w:rFonts w:hint="eastAsia" w:ascii="宋体" w:hAnsi="宋体" w:cs="宋体"/>
          <w:b/>
          <w:bCs/>
          <w:sz w:val="24"/>
        </w:rPr>
        <w:t>所学校）</w:t>
      </w:r>
    </w:p>
    <w:tbl>
      <w:tblPr>
        <w:tblStyle w:val="12"/>
        <w:tblW w:w="5000" w:type="pct"/>
        <w:tblInd w:w="0" w:type="dxa"/>
        <w:tblLayout w:type="autofit"/>
        <w:tblCellMar>
          <w:top w:w="0" w:type="dxa"/>
          <w:left w:w="108" w:type="dxa"/>
          <w:bottom w:w="0" w:type="dxa"/>
          <w:right w:w="108" w:type="dxa"/>
        </w:tblCellMar>
      </w:tblPr>
      <w:tblGrid>
        <w:gridCol w:w="1133"/>
        <w:gridCol w:w="2939"/>
        <w:gridCol w:w="1281"/>
        <w:gridCol w:w="1402"/>
        <w:gridCol w:w="1774"/>
      </w:tblGrid>
      <w:tr>
        <w:tblPrEx>
          <w:tblCellMar>
            <w:top w:w="0" w:type="dxa"/>
            <w:left w:w="108" w:type="dxa"/>
            <w:bottom w:w="0" w:type="dxa"/>
            <w:right w:w="108" w:type="dxa"/>
          </w:tblCellMar>
        </w:tblPrEx>
        <w:trPr>
          <w:trHeight w:val="62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序号</w:t>
            </w:r>
          </w:p>
        </w:tc>
        <w:tc>
          <w:tcPr>
            <w:tcW w:w="1723"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货物名称</w:t>
            </w:r>
          </w:p>
        </w:tc>
        <w:tc>
          <w:tcPr>
            <w:tcW w:w="751"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数量</w:t>
            </w:r>
          </w:p>
        </w:tc>
        <w:tc>
          <w:tcPr>
            <w:tcW w:w="822"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单位</w:t>
            </w:r>
          </w:p>
        </w:tc>
        <w:tc>
          <w:tcPr>
            <w:tcW w:w="1040" w:type="pct"/>
            <w:tcBorders>
              <w:top w:val="single" w:color="000000" w:sz="4" w:space="0"/>
              <w:left w:val="single" w:color="000000" w:sz="4" w:space="0"/>
              <w:bottom w:val="single" w:color="000000" w:sz="4" w:space="0"/>
              <w:right w:val="single" w:color="000000" w:sz="4" w:space="0"/>
            </w:tcBorders>
            <w:shd w:val="clear" w:color="auto" w:fill="ADB9CA" w:themeFill="text2" w:themeFillTint="66"/>
            <w:noWrap/>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备注</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szCs w:val="21"/>
              </w:rPr>
              <w:t>智慧实验校级管理系统软件</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2</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szCs w:val="21"/>
              </w:rPr>
              <w:t>考试AI评分系统</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3</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考试专用服务器</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20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4</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AI使能推理加速器</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5</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机柜</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6</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智能实验终端</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250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7</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智能实验终端软件</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250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项</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8</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电子目镜</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250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9</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考场交换机</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10</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核心交换机</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11</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小型机柜</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12</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移动硬盘</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13</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考场监考管理主机</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14</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UPS</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15</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信号屏蔽器</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16</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路由器</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10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17</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bCs/>
                <w:szCs w:val="21"/>
              </w:rPr>
              <w:t>巡考摄像头</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rFonts w:ascii="宋体" w:hAnsi="宋体" w:cs="宋体"/>
                <w:bCs/>
                <w:color w:val="auto"/>
                <w:szCs w:val="21"/>
              </w:rPr>
              <w:t>20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ascii="宋体" w:hAnsi="宋体" w:cs="宋体"/>
                <w:bCs/>
                <w:szCs w:val="21"/>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bl>
    <w:p>
      <w:pPr>
        <w:spacing w:line="360" w:lineRule="auto"/>
        <w:jc w:val="left"/>
        <w:rPr>
          <w:rFonts w:ascii="宋体" w:hAnsi="宋体" w:cs="宋体"/>
          <w:b/>
          <w:bCs/>
          <w:sz w:val="24"/>
        </w:rPr>
      </w:pPr>
    </w:p>
    <w:p>
      <w:pPr>
        <w:spacing w:line="360" w:lineRule="auto"/>
        <w:jc w:val="left"/>
        <w:rPr>
          <w:rFonts w:ascii="宋体" w:hAnsi="宋体" w:cs="宋体"/>
          <w:b/>
          <w:bCs/>
          <w:sz w:val="24"/>
        </w:rPr>
      </w:pPr>
      <w:r>
        <w:rPr>
          <w:rFonts w:ascii="宋体" w:hAnsi="宋体" w:cs="宋体"/>
          <w:b/>
          <w:bCs/>
          <w:sz w:val="24"/>
        </w:rPr>
        <w:t>D</w:t>
      </w:r>
      <w:r>
        <w:rPr>
          <w:rFonts w:hint="eastAsia" w:ascii="宋体" w:hAnsi="宋体" w:cs="宋体"/>
          <w:b/>
          <w:bCs/>
          <w:sz w:val="24"/>
        </w:rPr>
        <w:t>标段货物需求明细清单（6所学校）</w:t>
      </w:r>
    </w:p>
    <w:tbl>
      <w:tblPr>
        <w:tblStyle w:val="12"/>
        <w:tblW w:w="5000" w:type="pct"/>
        <w:tblInd w:w="0" w:type="dxa"/>
        <w:tblLayout w:type="autofit"/>
        <w:tblCellMar>
          <w:top w:w="0" w:type="dxa"/>
          <w:left w:w="108" w:type="dxa"/>
          <w:bottom w:w="0" w:type="dxa"/>
          <w:right w:w="108" w:type="dxa"/>
        </w:tblCellMar>
      </w:tblPr>
      <w:tblGrid>
        <w:gridCol w:w="1133"/>
        <w:gridCol w:w="2939"/>
        <w:gridCol w:w="1281"/>
        <w:gridCol w:w="1402"/>
        <w:gridCol w:w="1774"/>
      </w:tblGrid>
      <w:tr>
        <w:tblPrEx>
          <w:tblCellMar>
            <w:top w:w="0" w:type="dxa"/>
            <w:left w:w="108" w:type="dxa"/>
            <w:bottom w:w="0" w:type="dxa"/>
            <w:right w:w="108" w:type="dxa"/>
          </w:tblCellMar>
        </w:tblPrEx>
        <w:trPr>
          <w:trHeight w:val="62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序号</w:t>
            </w:r>
          </w:p>
        </w:tc>
        <w:tc>
          <w:tcPr>
            <w:tcW w:w="1723"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货物名称</w:t>
            </w:r>
          </w:p>
        </w:tc>
        <w:tc>
          <w:tcPr>
            <w:tcW w:w="751"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数量</w:t>
            </w:r>
          </w:p>
        </w:tc>
        <w:tc>
          <w:tcPr>
            <w:tcW w:w="822"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单位</w:t>
            </w:r>
          </w:p>
        </w:tc>
        <w:tc>
          <w:tcPr>
            <w:tcW w:w="1040" w:type="pct"/>
            <w:tcBorders>
              <w:top w:val="single" w:color="000000" w:sz="4" w:space="0"/>
              <w:left w:val="single" w:color="000000" w:sz="4" w:space="0"/>
              <w:bottom w:val="single" w:color="000000" w:sz="4" w:space="0"/>
              <w:right w:val="single" w:color="000000" w:sz="4" w:space="0"/>
            </w:tcBorders>
            <w:shd w:val="clear" w:color="auto" w:fill="ADB9CA" w:themeFill="text2" w:themeFillTint="66"/>
            <w:noWrap/>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备注</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szCs w:val="21"/>
              </w:rPr>
              <w:t>智慧实验校级管理系统软件</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2</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szCs w:val="21"/>
              </w:rPr>
              <w:t>考试AI评分系统</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3</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考试专用服务器</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4</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AI使能推理加速器</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5</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机柜</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6</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智能实验终端</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150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7</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智能实验终端软件</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150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项</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8</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电子目镜</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150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9</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考场交换机</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10</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核心交换机</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11</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小型机柜</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12</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移动硬盘</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13</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考场监考管理主机</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14</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UPS</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15</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信号屏蔽器</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16</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路由器</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17</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bCs/>
                <w:szCs w:val="21"/>
              </w:rPr>
              <w:t>巡考摄像头</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rFonts w:ascii="宋体" w:hAnsi="宋体" w:cs="宋体"/>
                <w:bCs/>
                <w:color w:val="auto"/>
                <w:szCs w:val="21"/>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ascii="宋体" w:hAnsi="宋体" w:cs="宋体"/>
                <w:bCs/>
                <w:szCs w:val="21"/>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bl>
    <w:p>
      <w:pPr>
        <w:spacing w:line="360" w:lineRule="auto"/>
        <w:jc w:val="left"/>
        <w:rPr>
          <w:rFonts w:ascii="宋体" w:hAnsi="宋体" w:cs="宋体"/>
          <w:b/>
          <w:bCs/>
          <w:sz w:val="24"/>
        </w:rPr>
      </w:pPr>
    </w:p>
    <w:p>
      <w:pPr>
        <w:spacing w:line="360" w:lineRule="auto"/>
        <w:jc w:val="left"/>
        <w:rPr>
          <w:rFonts w:ascii="宋体" w:hAnsi="宋体" w:cs="宋体"/>
          <w:b/>
          <w:bCs/>
          <w:sz w:val="24"/>
        </w:rPr>
      </w:pPr>
      <w:r>
        <w:rPr>
          <w:rFonts w:ascii="宋体" w:hAnsi="宋体" w:cs="宋体"/>
          <w:b/>
          <w:bCs/>
          <w:sz w:val="24"/>
        </w:rPr>
        <w:t>E</w:t>
      </w:r>
      <w:r>
        <w:rPr>
          <w:rFonts w:hint="eastAsia" w:ascii="宋体" w:hAnsi="宋体" w:cs="宋体"/>
          <w:b/>
          <w:bCs/>
          <w:sz w:val="24"/>
        </w:rPr>
        <w:t>标段货物需求明细清单（6所学校）</w:t>
      </w:r>
    </w:p>
    <w:tbl>
      <w:tblPr>
        <w:tblStyle w:val="12"/>
        <w:tblW w:w="5000" w:type="pct"/>
        <w:tblInd w:w="0" w:type="dxa"/>
        <w:tblLayout w:type="autofit"/>
        <w:tblCellMar>
          <w:top w:w="0" w:type="dxa"/>
          <w:left w:w="108" w:type="dxa"/>
          <w:bottom w:w="0" w:type="dxa"/>
          <w:right w:w="108" w:type="dxa"/>
        </w:tblCellMar>
      </w:tblPr>
      <w:tblGrid>
        <w:gridCol w:w="1133"/>
        <w:gridCol w:w="2939"/>
        <w:gridCol w:w="1281"/>
        <w:gridCol w:w="1402"/>
        <w:gridCol w:w="1774"/>
      </w:tblGrid>
      <w:tr>
        <w:tblPrEx>
          <w:tblCellMar>
            <w:top w:w="0" w:type="dxa"/>
            <w:left w:w="108" w:type="dxa"/>
            <w:bottom w:w="0" w:type="dxa"/>
            <w:right w:w="108" w:type="dxa"/>
          </w:tblCellMar>
        </w:tblPrEx>
        <w:trPr>
          <w:trHeight w:val="62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序号</w:t>
            </w:r>
          </w:p>
        </w:tc>
        <w:tc>
          <w:tcPr>
            <w:tcW w:w="1723"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货物名称</w:t>
            </w:r>
          </w:p>
        </w:tc>
        <w:tc>
          <w:tcPr>
            <w:tcW w:w="751"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数量</w:t>
            </w:r>
          </w:p>
        </w:tc>
        <w:tc>
          <w:tcPr>
            <w:tcW w:w="822" w:type="pct"/>
            <w:tcBorders>
              <w:top w:val="single" w:color="000000" w:sz="4" w:space="0"/>
              <w:left w:val="single" w:color="000000" w:sz="4" w:space="0"/>
              <w:bottom w:val="single" w:color="000000" w:sz="4" w:space="0"/>
              <w:right w:val="single" w:color="000000" w:sz="4" w:space="0"/>
            </w:tcBorders>
            <w:shd w:val="clear" w:color="auto" w:fill="ADB9CA" w:themeFill="text2" w:themeFillTint="66"/>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单位</w:t>
            </w:r>
          </w:p>
        </w:tc>
        <w:tc>
          <w:tcPr>
            <w:tcW w:w="1040" w:type="pct"/>
            <w:tcBorders>
              <w:top w:val="single" w:color="000000" w:sz="4" w:space="0"/>
              <w:left w:val="single" w:color="000000" w:sz="4" w:space="0"/>
              <w:bottom w:val="single" w:color="000000" w:sz="4" w:space="0"/>
              <w:right w:val="single" w:color="000000" w:sz="4" w:space="0"/>
            </w:tcBorders>
            <w:shd w:val="clear" w:color="auto" w:fill="ADB9CA" w:themeFill="text2" w:themeFillTint="66"/>
            <w:noWrap/>
            <w:vAlign w:val="center"/>
          </w:tcPr>
          <w:p>
            <w:pPr>
              <w:widowControl/>
              <w:spacing w:line="360" w:lineRule="auto"/>
              <w:jc w:val="center"/>
              <w:textAlignment w:val="center"/>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kern w:val="0"/>
                <w:szCs w:val="21"/>
              </w:rPr>
              <w:t>备注</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szCs w:val="21"/>
              </w:rPr>
              <w:t>智慧实验校级管理系统软件</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2</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szCs w:val="21"/>
              </w:rPr>
              <w:t>考试AI评分系统</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3</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考试专用服务器</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4</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AI使能推理加速器</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5</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机柜</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6</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智能实验终端</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150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7</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智能实验终端软件</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150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项</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8</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电子目镜</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150</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9</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考场交换机</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10</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核心交换机</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11</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小型机柜</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12</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移动硬盘</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90"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13</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考场监考管理主机</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14</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UPS</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套</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15</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信号屏蔽器</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台</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16</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rPr>
              <w:t>路由器</w:t>
            </w:r>
          </w:p>
        </w:tc>
        <w:tc>
          <w:tcPr>
            <w:tcW w:w="751" w:type="pct"/>
            <w:tcBorders>
              <w:top w:val="single" w:color="000000" w:sz="4" w:space="0"/>
              <w:left w:val="single" w:color="000000" w:sz="4" w:space="0"/>
              <w:bottom w:val="single" w:color="000000" w:sz="4" w:space="0"/>
              <w:right w:val="single" w:color="000000" w:sz="4" w:space="0"/>
            </w:tcBorders>
            <w:shd w:val="clear" w:color="auto" w:fill="auto"/>
          </w:tcPr>
          <w:p>
            <w:pPr>
              <w:widowControl/>
              <w:spacing w:line="360" w:lineRule="auto"/>
              <w:jc w:val="center"/>
              <w:textAlignment w:val="center"/>
              <w:rPr>
                <w:rFonts w:ascii="宋体" w:hAnsi="宋体" w:cs="宋体"/>
                <w:bCs/>
                <w:color w:val="auto"/>
                <w:szCs w:val="21"/>
              </w:rPr>
            </w:pPr>
            <w:r>
              <w:rPr>
                <w:color w:val="auto"/>
                <w:sz w:val="22"/>
                <w:szCs w:val="22"/>
              </w:rPr>
              <w:t>6</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sz w:val="22"/>
                <w:szCs w:val="22"/>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r>
        <w:tblPrEx>
          <w:tblCellMar>
            <w:top w:w="0" w:type="dxa"/>
            <w:left w:w="108" w:type="dxa"/>
            <w:bottom w:w="0" w:type="dxa"/>
            <w:right w:w="108" w:type="dxa"/>
          </w:tblCellMar>
        </w:tblPrEx>
        <w:trPr>
          <w:trHeight w:val="312" w:hRule="atLeast"/>
        </w:trPr>
        <w:tc>
          <w:tcPr>
            <w:tcW w:w="66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kern w:val="0"/>
                <w:szCs w:val="21"/>
              </w:rPr>
              <w:t>17</w:t>
            </w:r>
          </w:p>
        </w:tc>
        <w:tc>
          <w:tcPr>
            <w:tcW w:w="172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szCs w:val="21"/>
              </w:rPr>
            </w:pPr>
            <w:r>
              <w:rPr>
                <w:rFonts w:hint="eastAsia" w:ascii="宋体" w:hAnsi="宋体" w:cs="宋体"/>
                <w:bCs/>
                <w:szCs w:val="21"/>
              </w:rPr>
              <w:t>巡考摄像头</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bCs/>
                <w:color w:val="auto"/>
                <w:szCs w:val="21"/>
              </w:rPr>
            </w:pPr>
            <w:r>
              <w:rPr>
                <w:rFonts w:ascii="宋体" w:hAnsi="宋体" w:cs="宋体"/>
                <w:bCs/>
                <w:color w:val="auto"/>
                <w:szCs w:val="21"/>
              </w:rPr>
              <w:t>12</w:t>
            </w:r>
          </w:p>
        </w:tc>
        <w:tc>
          <w:tcPr>
            <w:tcW w:w="82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center"/>
              <w:textAlignment w:val="center"/>
              <w:rPr>
                <w:rFonts w:ascii="宋体" w:hAnsi="宋体" w:cs="宋体"/>
              </w:rPr>
            </w:pPr>
            <w:r>
              <w:rPr>
                <w:rFonts w:hint="eastAsia" w:ascii="宋体" w:hAnsi="宋体" w:cs="宋体"/>
                <w:bCs/>
                <w:szCs w:val="21"/>
              </w:rPr>
              <w:t>个</w:t>
            </w:r>
          </w:p>
        </w:tc>
        <w:tc>
          <w:tcPr>
            <w:tcW w:w="10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rPr>
              <w:t>拒绝进口</w:t>
            </w:r>
          </w:p>
        </w:tc>
      </w:tr>
    </w:tbl>
    <w:p>
      <w:pPr>
        <w:pStyle w:val="2"/>
      </w:pPr>
    </w:p>
    <w:p>
      <w:pPr>
        <w:spacing w:line="360" w:lineRule="auto"/>
        <w:rPr>
          <w:rFonts w:ascii="宋体" w:hAnsi="宋体" w:cs="宋体"/>
          <w:b/>
          <w:color w:val="FF0000"/>
          <w:szCs w:val="21"/>
        </w:rPr>
      </w:pPr>
      <w:r>
        <w:rPr>
          <w:rFonts w:hint="eastAsia" w:ascii="宋体" w:hAnsi="宋体" w:cs="宋体"/>
          <w:b/>
          <w:color w:val="FF0000"/>
          <w:szCs w:val="21"/>
        </w:rPr>
        <w:t xml:space="preserve">备注：1.备注栏注明“拒绝进口”的产品不接受投标人选用进口产品参与投标；注明“接受进口”的产品允许投标人选用进口产品参与投标，但不排斥国内产品。 </w:t>
      </w:r>
    </w:p>
    <w:p>
      <w:pPr>
        <w:spacing w:line="360" w:lineRule="auto"/>
        <w:rPr>
          <w:rFonts w:ascii="宋体" w:hAnsi="宋体" w:cs="宋体"/>
          <w:b/>
          <w:color w:val="FF0000"/>
          <w:szCs w:val="21"/>
        </w:rPr>
      </w:pPr>
      <w:r>
        <w:rPr>
          <w:rFonts w:hint="eastAsia" w:ascii="宋体" w:hAnsi="宋体" w:cs="宋体"/>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spacing w:line="360" w:lineRule="auto"/>
        <w:rPr>
          <w:rFonts w:hint="eastAsia"/>
        </w:rPr>
      </w:pPr>
      <w:r>
        <w:rPr>
          <w:rFonts w:hint="eastAsia" w:ascii="宋体" w:hAnsi="宋体" w:cs="宋体"/>
          <w:b/>
          <w:color w:val="FF0000"/>
          <w:szCs w:val="21"/>
        </w:rPr>
        <w:t>3、本项目核心产品为：</w:t>
      </w:r>
      <w:r>
        <w:rPr>
          <w:rFonts w:hint="eastAsia" w:ascii="宋体" w:hAnsi="宋体" w:cs="宋体"/>
          <w:b/>
          <w:color w:val="FF0000"/>
          <w:szCs w:val="21"/>
          <w:u w:val="single"/>
        </w:rPr>
        <w:t xml:space="preserve"> 智能实验终端 </w:t>
      </w:r>
      <w:r>
        <w:rPr>
          <w:rFonts w:hint="eastAsia" w:ascii="宋体" w:hAnsi="宋体" w:cs="宋体"/>
          <w:b/>
          <w:color w:val="FF0000"/>
          <w:szCs w:val="21"/>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888"/>
        <w:gridCol w:w="3780"/>
        <w:gridCol w:w="840"/>
        <w:gridCol w:w="981"/>
        <w:gridCol w:w="12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6" w:type="dxa"/>
            <w:gridSpan w:val="6"/>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cs="宋体"/>
                <w:sz w:val="28"/>
                <w:szCs w:val="28"/>
                <w:vertAlign w:val="baseline"/>
                <w:lang w:val="en-US" w:eastAsia="zh-CN"/>
              </w:rPr>
            </w:pPr>
            <w:r>
              <w:rPr>
                <w:rFonts w:hint="eastAsia" w:ascii="宋体" w:hAnsi="宋体" w:eastAsia="宋体" w:cs="宋体"/>
                <w:sz w:val="28"/>
                <w:szCs w:val="28"/>
                <w:vertAlign w:val="baseline"/>
              </w:rPr>
              <w:t>龙华区初中生物实验操作AI考评系统建设学校名单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center"/>
          </w:tcPr>
          <w:p>
            <w:pPr>
              <w:keepNext w:val="0"/>
              <w:keepLines w:val="0"/>
              <w:pageBreakBefore w:val="0"/>
              <w:kinsoku/>
              <w:wordWrap/>
              <w:overflowPunct/>
              <w:topLinePunct w:val="0"/>
              <w:autoSpaceDE/>
              <w:autoSpaceDN/>
              <w:bidi w:val="0"/>
              <w:adjustRightInd/>
              <w:snapToGrid/>
              <w:spacing w:line="360" w:lineRule="auto"/>
              <w:jc w:val="center"/>
              <w:rPr>
                <w:rFonts w:hint="default"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序号</w:t>
            </w:r>
          </w:p>
        </w:tc>
        <w:tc>
          <w:tcPr>
            <w:tcW w:w="888" w:type="dxa"/>
            <w:vAlign w:val="center"/>
          </w:tcPr>
          <w:p>
            <w:pPr>
              <w:keepNext w:val="0"/>
              <w:keepLines w:val="0"/>
              <w:pageBreakBefore w:val="0"/>
              <w:kinsoku/>
              <w:wordWrap/>
              <w:overflowPunct/>
              <w:topLinePunct w:val="0"/>
              <w:autoSpaceDE/>
              <w:autoSpaceDN/>
              <w:bidi w:val="0"/>
              <w:adjustRightInd/>
              <w:snapToGrid/>
              <w:spacing w:line="360" w:lineRule="auto"/>
              <w:jc w:val="center"/>
              <w:rPr>
                <w:rFonts w:hint="default" w:ascii="宋体" w:hAnsi="宋体" w:cs="宋体"/>
                <w:sz w:val="28"/>
                <w:szCs w:val="28"/>
                <w:vertAlign w:val="baseline"/>
                <w:lang w:val="en-US" w:eastAsia="zh-CN"/>
              </w:rPr>
            </w:pPr>
            <w:r>
              <w:rPr>
                <w:rFonts w:hint="eastAsia" w:ascii="宋体" w:hAnsi="宋体" w:cs="宋体"/>
                <w:sz w:val="28"/>
                <w:szCs w:val="28"/>
                <w:vertAlign w:val="baseline"/>
                <w:lang w:val="en-US" w:eastAsia="zh-CN"/>
              </w:rPr>
              <w:t>标段</w:t>
            </w:r>
          </w:p>
        </w:tc>
        <w:tc>
          <w:tcPr>
            <w:tcW w:w="3780" w:type="dxa"/>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sz w:val="28"/>
                <w:szCs w:val="28"/>
                <w:vertAlign w:val="baseline"/>
              </w:rPr>
            </w:pPr>
            <w:r>
              <w:rPr>
                <w:rFonts w:hint="eastAsia" w:ascii="宋体" w:hAnsi="宋体" w:eastAsia="宋体" w:cs="宋体"/>
                <w:sz w:val="28"/>
                <w:szCs w:val="28"/>
                <w:vertAlign w:val="baseline"/>
              </w:rPr>
              <w:t>学校名称</w:t>
            </w:r>
          </w:p>
        </w:tc>
        <w:tc>
          <w:tcPr>
            <w:tcW w:w="840" w:type="dxa"/>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性质</w:t>
            </w:r>
          </w:p>
        </w:tc>
        <w:tc>
          <w:tcPr>
            <w:tcW w:w="981" w:type="dxa"/>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所属街道</w:t>
            </w:r>
          </w:p>
        </w:tc>
        <w:tc>
          <w:tcPr>
            <w:tcW w:w="1234" w:type="dxa"/>
            <w:vAlign w:val="center"/>
          </w:tcPr>
          <w:p>
            <w:pPr>
              <w:keepNext w:val="0"/>
              <w:keepLines w:val="0"/>
              <w:pageBreakBefore w:val="0"/>
              <w:kinsoku/>
              <w:wordWrap/>
              <w:overflowPunct/>
              <w:topLinePunct w:val="0"/>
              <w:autoSpaceDE/>
              <w:autoSpaceDN/>
              <w:bidi w:val="0"/>
              <w:adjustRightInd/>
              <w:snapToGrid/>
              <w:spacing w:line="360" w:lineRule="auto"/>
              <w:jc w:val="center"/>
              <w:rPr>
                <w:rFonts w:hint="default"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数量（所）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1</w:t>
            </w:r>
          </w:p>
        </w:tc>
        <w:tc>
          <w:tcPr>
            <w:tcW w:w="888" w:type="dxa"/>
            <w:vMerge w:val="restart"/>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r>
              <w:rPr>
                <w:rFonts w:hint="eastAsia" w:ascii="Arial" w:hAnsi="Arial" w:cs="Arial"/>
                <w:i w:val="0"/>
                <w:iCs w:val="0"/>
                <w:color w:val="000000"/>
                <w:kern w:val="0"/>
                <w:sz w:val="21"/>
                <w:szCs w:val="21"/>
                <w:u w:val="none"/>
                <w:lang w:val="en-US" w:eastAsia="zh-CN" w:bidi="ar"/>
              </w:rPr>
              <w:t>A</w:t>
            </w: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龙华区丹堤实验学校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restart"/>
            <w:vAlign w:val="center"/>
          </w:tcPr>
          <w:p>
            <w:pPr>
              <w:keepNext w:val="0"/>
              <w:keepLines w:val="0"/>
              <w:pageBreakBefore w:val="0"/>
              <w:kinsoku/>
              <w:wordWrap/>
              <w:overflowPunct/>
              <w:topLinePunct w:val="0"/>
              <w:autoSpaceDE/>
              <w:autoSpaceDN/>
              <w:bidi w:val="0"/>
              <w:adjustRightInd/>
              <w:snapToGrid/>
              <w:spacing w:line="360" w:lineRule="auto"/>
              <w:jc w:val="center"/>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2</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深圳市格致中学民治校区</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3</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深圳市红山中学</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4</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龙华区华东师范大学附属深圳龙华学校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5</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龙华区华南实验学校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6</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龙华区教科院附属实验学校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7</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龙华区实验学校至美校区</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8</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龙华区龙腾学校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9</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龙华区民治中学教育集团</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10</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龙华区民治中学教育集团民新学校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11</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龙华区潜龙学校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12</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深圳外国语学校龙华学校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13</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深圳市艺术高中民治校区</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14</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龙华区玉龙学校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15</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龙华高级中学教育集团民治校区</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民治</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16</w:t>
            </w:r>
          </w:p>
        </w:tc>
        <w:tc>
          <w:tcPr>
            <w:tcW w:w="888" w:type="dxa"/>
            <w:vMerge w:val="restart"/>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r>
              <w:rPr>
                <w:rFonts w:hint="eastAsia" w:ascii="Arial" w:hAnsi="Arial" w:cs="Arial"/>
                <w:i w:val="0"/>
                <w:iCs w:val="0"/>
                <w:color w:val="000000"/>
                <w:kern w:val="0"/>
                <w:sz w:val="21"/>
                <w:szCs w:val="21"/>
                <w:u w:val="none"/>
                <w:lang w:val="en-US" w:eastAsia="zh-CN" w:bidi="ar"/>
              </w:rPr>
              <w:t>B</w:t>
            </w: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龙华区博雅实验学校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大浪</w:t>
            </w:r>
          </w:p>
        </w:tc>
        <w:tc>
          <w:tcPr>
            <w:tcW w:w="1234" w:type="dxa"/>
            <w:vMerge w:val="restart"/>
            <w:vAlign w:val="center"/>
          </w:tcPr>
          <w:p>
            <w:pPr>
              <w:keepNext w:val="0"/>
              <w:keepLines w:val="0"/>
              <w:pageBreakBefore w:val="0"/>
              <w:kinsoku/>
              <w:wordWrap/>
              <w:overflowPunct/>
              <w:topLinePunct w:val="0"/>
              <w:autoSpaceDE/>
              <w:autoSpaceDN/>
              <w:bidi w:val="0"/>
              <w:adjustRightInd/>
              <w:snapToGrid/>
              <w:spacing w:line="360" w:lineRule="auto"/>
              <w:jc w:val="center"/>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17</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龙华区大浪实验学校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大浪</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18</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龙华区第二外国语学校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大浪</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19</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龙华区第三实验学校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大浪</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20</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龙华区第三实验学校华悦校区</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大浪</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21</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龙华区高峰学校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大浪</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22</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龙华区华盛学校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大浪</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23</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龙华中学弘毅校区</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大浪</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24</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龙华区虔贞学校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大浪</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25</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龙华区同胜学校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大浪</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26</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2"/>
                <w:szCs w:val="22"/>
                <w:u w:val="none"/>
                <w:lang w:val="en-US" w:eastAsia="zh-CN" w:bidi="ar"/>
              </w:rPr>
              <w:t>龙华区和平中学</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大浪</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27</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2"/>
                <w:szCs w:val="22"/>
                <w:u w:val="none"/>
                <w:lang w:val="en-US" w:eastAsia="zh-CN" w:bidi="ar"/>
              </w:rPr>
              <w:t>龙华区龙胜实验学校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大浪</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28</w:t>
            </w:r>
          </w:p>
        </w:tc>
        <w:tc>
          <w:tcPr>
            <w:tcW w:w="888" w:type="dxa"/>
            <w:vMerge w:val="restart"/>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r>
              <w:rPr>
                <w:rFonts w:hint="eastAsia" w:ascii="Arial" w:hAnsi="Arial" w:cs="Arial"/>
                <w:i w:val="0"/>
                <w:iCs w:val="0"/>
                <w:color w:val="000000"/>
                <w:kern w:val="0"/>
                <w:sz w:val="21"/>
                <w:szCs w:val="21"/>
                <w:u w:val="none"/>
                <w:lang w:val="en-US" w:eastAsia="zh-CN" w:bidi="ar"/>
              </w:rPr>
              <w:t>C</w:t>
            </w: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龙华区福城实验学校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福城</w:t>
            </w:r>
          </w:p>
        </w:tc>
        <w:tc>
          <w:tcPr>
            <w:tcW w:w="1234" w:type="dxa"/>
            <w:vMerge w:val="restart"/>
            <w:vAlign w:val="center"/>
          </w:tcPr>
          <w:p>
            <w:pPr>
              <w:keepNext w:val="0"/>
              <w:keepLines w:val="0"/>
              <w:pageBreakBefore w:val="0"/>
              <w:kinsoku/>
              <w:wordWrap/>
              <w:overflowPunct/>
              <w:topLinePunct w:val="0"/>
              <w:autoSpaceDE/>
              <w:autoSpaceDN/>
              <w:bidi w:val="0"/>
              <w:adjustRightInd/>
              <w:snapToGrid/>
              <w:spacing w:line="360" w:lineRule="auto"/>
              <w:jc w:val="center"/>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29</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龙华区教科院附属学校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福城</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30</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龙华区第三外国语学校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福城</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31</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龙华区行知学校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福城</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32</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2"/>
                <w:szCs w:val="22"/>
                <w:u w:val="none"/>
                <w:lang w:val="en-US" w:eastAsia="zh-CN" w:bidi="ar"/>
              </w:rPr>
              <w:t>龙华区龙澜学校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福城</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33</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龙华区观澜第二中学</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观湖</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34</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深圳市观澜中学</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观湖</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35</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龙华区外国语学校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观湖</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36</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龙华区外国语学校高新校区</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观湖</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37</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龙华区振能学校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观湖</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38</w:t>
            </w:r>
          </w:p>
        </w:tc>
        <w:tc>
          <w:tcPr>
            <w:tcW w:w="888" w:type="dxa"/>
            <w:vMerge w:val="restart"/>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r>
              <w:rPr>
                <w:rFonts w:hint="eastAsia" w:ascii="Arial" w:hAnsi="Arial" w:cs="Arial"/>
                <w:i w:val="0"/>
                <w:iCs w:val="0"/>
                <w:color w:val="000000"/>
                <w:kern w:val="0"/>
                <w:sz w:val="21"/>
                <w:szCs w:val="21"/>
                <w:u w:val="none"/>
                <w:lang w:val="en-US" w:eastAsia="zh-CN" w:bidi="ar"/>
              </w:rPr>
              <w:t>D</w:t>
            </w: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龙华区观澜中心学校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观澜</w:t>
            </w:r>
          </w:p>
        </w:tc>
        <w:tc>
          <w:tcPr>
            <w:tcW w:w="1234" w:type="dxa"/>
            <w:vMerge w:val="restart"/>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39</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龙华区教育科学研究院附属中学</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观澜</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40</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龙华区科技学校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观澜</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41</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龙华高级中学观澜校区</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观澜</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42</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龙华区行知中学</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观澜</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43</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2"/>
                <w:szCs w:val="22"/>
                <w:u w:val="none"/>
                <w:lang w:val="en-US" w:eastAsia="zh-CN" w:bidi="ar"/>
              </w:rPr>
              <w:t>龙华区观澜实验学校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观澜</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44</w:t>
            </w:r>
          </w:p>
        </w:tc>
        <w:tc>
          <w:tcPr>
            <w:tcW w:w="888" w:type="dxa"/>
            <w:vMerge w:val="restart"/>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1"/>
                <w:szCs w:val="21"/>
                <w:u w:val="none"/>
                <w:lang w:val="en-US" w:eastAsia="zh-CN" w:bidi="ar"/>
              </w:rPr>
            </w:pPr>
            <w:r>
              <w:rPr>
                <w:rFonts w:hint="eastAsia" w:ascii="Arial" w:hAnsi="Arial" w:cs="Arial"/>
                <w:i w:val="0"/>
                <w:iCs w:val="0"/>
                <w:color w:val="000000"/>
                <w:kern w:val="0"/>
                <w:sz w:val="21"/>
                <w:szCs w:val="21"/>
                <w:u w:val="none"/>
                <w:lang w:val="en-US" w:eastAsia="zh-CN" w:bidi="ar"/>
              </w:rPr>
              <w:t>E</w:t>
            </w: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龙华区创新实验学校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龙华</w:t>
            </w:r>
          </w:p>
        </w:tc>
        <w:tc>
          <w:tcPr>
            <w:tcW w:w="1234" w:type="dxa"/>
            <w:vMerge w:val="restart"/>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45</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0"/>
                <w:szCs w:val="20"/>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龙华区第二实验学校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龙华</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46</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0"/>
                <w:szCs w:val="20"/>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龙华区教科院附外学校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龙华</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47</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0"/>
                <w:szCs w:val="20"/>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深圳市龙华中学</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龙华</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48</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0"/>
                <w:szCs w:val="20"/>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龙华区清泉外国语学校</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龙华</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vAlign w:val="bottom"/>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49</w:t>
            </w:r>
          </w:p>
        </w:tc>
        <w:tc>
          <w:tcPr>
            <w:tcW w:w="888" w:type="dxa"/>
            <w:vMerge w:val="continu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bottom"/>
              <w:rPr>
                <w:rFonts w:hint="default" w:ascii="Arial" w:hAnsi="Arial" w:eastAsia="宋体" w:cs="Arial"/>
                <w:i w:val="0"/>
                <w:iCs w:val="0"/>
                <w:color w:val="000000"/>
                <w:kern w:val="0"/>
                <w:sz w:val="20"/>
                <w:szCs w:val="20"/>
                <w:u w:val="none"/>
                <w:lang w:val="en-US" w:eastAsia="zh-CN" w:bidi="ar"/>
              </w:rPr>
            </w:pPr>
          </w:p>
        </w:tc>
        <w:tc>
          <w:tcPr>
            <w:tcW w:w="378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eastAsia" w:ascii="宋体" w:hAnsi="宋体" w:eastAsia="宋体" w:cs="宋体"/>
                <w:i w:val="0"/>
                <w:iCs w:val="0"/>
                <w:color w:val="000000"/>
                <w:kern w:val="0"/>
                <w:sz w:val="20"/>
                <w:szCs w:val="20"/>
                <w:u w:val="none"/>
                <w:lang w:val="en-US" w:eastAsia="zh-CN" w:bidi="ar"/>
              </w:rPr>
              <w:t>深圳市新华中学</w:t>
            </w:r>
          </w:p>
        </w:tc>
        <w:tc>
          <w:tcPr>
            <w:tcW w:w="840"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8"/>
                <w:szCs w:val="28"/>
                <w:vertAlign w:val="baseline"/>
              </w:rPr>
            </w:pPr>
            <w:r>
              <w:rPr>
                <w:rFonts w:hint="default" w:ascii="Arial" w:hAnsi="Arial" w:eastAsia="宋体" w:cs="Arial"/>
                <w:i w:val="0"/>
                <w:iCs w:val="0"/>
                <w:color w:val="000000"/>
                <w:kern w:val="0"/>
                <w:sz w:val="20"/>
                <w:szCs w:val="20"/>
                <w:u w:val="none"/>
                <w:lang w:val="en-US" w:eastAsia="zh-CN" w:bidi="ar"/>
              </w:rPr>
              <w:t>公办</w:t>
            </w:r>
          </w:p>
        </w:tc>
        <w:tc>
          <w:tcPr>
            <w:tcW w:w="981"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sz w:val="21"/>
                <w:szCs w:val="21"/>
                <w:vertAlign w:val="baseline"/>
              </w:rPr>
            </w:pPr>
            <w:r>
              <w:rPr>
                <w:rFonts w:hint="eastAsia" w:ascii="宋体" w:hAnsi="宋体" w:eastAsia="宋体" w:cs="宋体"/>
                <w:i w:val="0"/>
                <w:iCs w:val="0"/>
                <w:color w:val="000000"/>
                <w:kern w:val="0"/>
                <w:sz w:val="21"/>
                <w:szCs w:val="21"/>
                <w:u w:val="none"/>
                <w:lang w:val="en-US" w:eastAsia="zh-CN" w:bidi="ar"/>
              </w:rPr>
              <w:t>龙华</w:t>
            </w:r>
          </w:p>
        </w:tc>
        <w:tc>
          <w:tcPr>
            <w:tcW w:w="1234" w:type="dxa"/>
            <w:vMerge w:val="continue"/>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2" w:type="dxa"/>
            <w:gridSpan w:val="5"/>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合计</w:t>
            </w:r>
          </w:p>
        </w:tc>
        <w:tc>
          <w:tcPr>
            <w:tcW w:w="1234" w:type="dxa"/>
            <w:vAlign w:val="center"/>
          </w:tcPr>
          <w:p>
            <w:pPr>
              <w:keepNext w:val="0"/>
              <w:keepLines w:val="0"/>
              <w:pageBreakBefore w:val="0"/>
              <w:kinsoku/>
              <w:wordWrap/>
              <w:overflowPunct/>
              <w:topLinePunct w:val="0"/>
              <w:autoSpaceDE/>
              <w:autoSpaceDN/>
              <w:bidi w:val="0"/>
              <w:adjustRightInd/>
              <w:snapToGrid/>
              <w:spacing w:line="360" w:lineRule="auto"/>
              <w:jc w:val="center"/>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49</w:t>
            </w:r>
          </w:p>
        </w:tc>
      </w:tr>
      <w:bookmarkEnd w:id="42"/>
    </w:tbl>
    <w:p>
      <w:pPr>
        <w:pStyle w:val="4"/>
        <w:spacing w:before="0" w:after="0" w:line="360" w:lineRule="auto"/>
        <w:rPr>
          <w:rFonts w:cs="宋体"/>
          <w:sz w:val="28"/>
          <w:szCs w:val="28"/>
        </w:rPr>
      </w:pPr>
      <w:bookmarkStart w:id="44" w:name="_Toc128884461"/>
      <w:r>
        <w:rPr>
          <w:rFonts w:hint="eastAsia" w:cs="宋体"/>
          <w:sz w:val="28"/>
          <w:szCs w:val="28"/>
        </w:rPr>
        <w:t>三、实质性条款</w:t>
      </w:r>
    </w:p>
    <w:tbl>
      <w:tblPr>
        <w:tblStyle w:val="12"/>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7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cs="宋体"/>
                <w:kern w:val="0"/>
                <w:szCs w:val="21"/>
              </w:rPr>
            </w:pPr>
            <w:r>
              <w:rPr>
                <w:rFonts w:hint="eastAsia" w:ascii="宋体" w:hAnsi="宋体" w:cs="宋体"/>
                <w:kern w:val="0"/>
                <w:szCs w:val="21"/>
              </w:rPr>
              <w:t>序号</w:t>
            </w:r>
          </w:p>
        </w:tc>
        <w:tc>
          <w:tcPr>
            <w:tcW w:w="7483" w:type="dxa"/>
            <w:vAlign w:val="center"/>
          </w:tcPr>
          <w:p>
            <w:pPr>
              <w:adjustRightInd w:val="0"/>
              <w:snapToGrid w:val="0"/>
              <w:spacing w:line="360" w:lineRule="auto"/>
              <w:jc w:val="center"/>
              <w:rPr>
                <w:rFonts w:ascii="宋体" w:hAnsi="宋体" w:cs="宋体"/>
                <w:kern w:val="0"/>
                <w:szCs w:val="21"/>
              </w:rPr>
            </w:pPr>
            <w:r>
              <w:rPr>
                <w:rFonts w:hint="eastAsia" w:ascii="宋体" w:hAnsi="宋体" w:cs="宋体"/>
                <w:kern w:val="0"/>
                <w:szCs w:val="21"/>
              </w:rPr>
              <w:t>实质性条款具体内容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adjustRightInd w:val="0"/>
              <w:snapToGrid w:val="0"/>
              <w:spacing w:line="360" w:lineRule="auto"/>
              <w:jc w:val="center"/>
              <w:rPr>
                <w:rFonts w:ascii="宋体" w:hAnsi="宋体" w:cs="宋体"/>
                <w:kern w:val="0"/>
                <w:szCs w:val="21"/>
              </w:rPr>
            </w:pPr>
            <w:r>
              <w:rPr>
                <w:rFonts w:hint="eastAsia" w:ascii="宋体" w:hAnsi="宋体" w:cs="宋体"/>
                <w:kern w:val="0"/>
                <w:szCs w:val="21"/>
              </w:rPr>
              <w:t>1</w:t>
            </w:r>
          </w:p>
        </w:tc>
        <w:tc>
          <w:tcPr>
            <w:tcW w:w="7483" w:type="dxa"/>
          </w:tcPr>
          <w:p>
            <w:pPr>
              <w:adjustRightInd w:val="0"/>
              <w:snapToGrid w:val="0"/>
              <w:spacing w:line="360" w:lineRule="auto"/>
              <w:rPr>
                <w:rFonts w:ascii="宋体" w:hAnsi="宋体" w:cs="宋体"/>
                <w:kern w:val="0"/>
                <w:szCs w:val="21"/>
              </w:rPr>
            </w:pPr>
            <w:r>
              <w:rPr>
                <w:rFonts w:hint="eastAsia" w:ascii="宋体" w:hAnsi="宋体" w:cs="宋体"/>
                <w:kern w:val="0"/>
                <w:szCs w:val="21"/>
              </w:rPr>
              <w:t>投标文件载明的交货期不超过招标文件规定的期限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adjustRightInd w:val="0"/>
              <w:snapToGrid w:val="0"/>
              <w:spacing w:line="360" w:lineRule="auto"/>
              <w:jc w:val="center"/>
              <w:rPr>
                <w:rFonts w:ascii="宋体" w:hAnsi="宋体" w:cs="宋体"/>
                <w:kern w:val="0"/>
                <w:szCs w:val="21"/>
              </w:rPr>
            </w:pPr>
            <w:r>
              <w:rPr>
                <w:rFonts w:hint="eastAsia" w:ascii="宋体" w:hAnsi="宋体" w:cs="宋体"/>
                <w:kern w:val="0"/>
                <w:szCs w:val="21"/>
              </w:rPr>
              <w:t>2</w:t>
            </w:r>
          </w:p>
        </w:tc>
        <w:tc>
          <w:tcPr>
            <w:tcW w:w="7483" w:type="dxa"/>
          </w:tcPr>
          <w:p>
            <w:pPr>
              <w:adjustRightInd w:val="0"/>
              <w:snapToGrid w:val="0"/>
              <w:spacing w:line="360" w:lineRule="auto"/>
              <w:rPr>
                <w:rFonts w:ascii="宋体" w:hAnsi="宋体" w:cs="宋体"/>
                <w:kern w:val="0"/>
                <w:szCs w:val="21"/>
              </w:rPr>
            </w:pPr>
            <w:r>
              <w:rPr>
                <w:rFonts w:hint="eastAsia" w:ascii="宋体" w:hAnsi="宋体" w:cs="宋体"/>
                <w:kern w:val="0"/>
                <w:szCs w:val="21"/>
              </w:rPr>
              <w:t>投标文件载明的免费保修期不低于招标文件规定的期限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adjustRightInd w:val="0"/>
              <w:snapToGrid w:val="0"/>
              <w:spacing w:line="360" w:lineRule="auto"/>
              <w:jc w:val="center"/>
              <w:rPr>
                <w:rFonts w:ascii="宋体" w:hAnsi="宋体" w:cs="宋体"/>
                <w:kern w:val="0"/>
                <w:szCs w:val="21"/>
              </w:rPr>
            </w:pPr>
            <w:r>
              <w:rPr>
                <w:rFonts w:hint="eastAsia" w:ascii="宋体" w:hAnsi="宋体" w:cs="宋体"/>
                <w:kern w:val="0"/>
                <w:szCs w:val="21"/>
              </w:rPr>
              <w:t>3</w:t>
            </w:r>
          </w:p>
        </w:tc>
        <w:tc>
          <w:tcPr>
            <w:tcW w:w="7483" w:type="dxa"/>
          </w:tcPr>
          <w:p>
            <w:pPr>
              <w:adjustRightInd w:val="0"/>
              <w:snapToGrid w:val="0"/>
              <w:spacing w:line="360" w:lineRule="auto"/>
              <w:rPr>
                <w:rFonts w:ascii="宋体" w:hAnsi="宋体" w:cs="宋体"/>
                <w:kern w:val="0"/>
                <w:szCs w:val="21"/>
              </w:rPr>
            </w:pPr>
            <w:r>
              <w:rPr>
                <w:rFonts w:hint="eastAsia" w:ascii="宋体" w:hAnsi="宋体" w:cs="宋体"/>
                <w:kern w:val="0"/>
                <w:szCs w:val="21"/>
              </w:rPr>
              <w:t>招标文件中带“</w:t>
            </w:r>
            <w:r>
              <w:rPr>
                <w:rFonts w:hint="eastAsia" w:ascii="宋体" w:hAnsi="宋体" w:cs="宋体"/>
                <w:b/>
                <w:szCs w:val="21"/>
              </w:rPr>
              <w:t>★</w:t>
            </w:r>
            <w:r>
              <w:rPr>
                <w:rFonts w:hint="eastAsia" w:ascii="宋体" w:hAnsi="宋体" w:cs="宋体"/>
                <w:kern w:val="0"/>
                <w:szCs w:val="21"/>
              </w:rPr>
              <w:t>”的技术要求、商务需求或其他要求。</w:t>
            </w:r>
          </w:p>
        </w:tc>
      </w:tr>
    </w:tbl>
    <w:p>
      <w:pPr>
        <w:spacing w:line="360" w:lineRule="auto"/>
        <w:rPr>
          <w:rFonts w:ascii="宋体" w:hAnsi="宋体" w:cs="宋体"/>
          <w:b/>
        </w:rPr>
      </w:pPr>
      <w:r>
        <w:rPr>
          <w:rFonts w:hint="eastAsia" w:ascii="宋体" w:hAnsi="宋体" w:cs="宋体"/>
          <w:b/>
        </w:rPr>
        <w:t>注：上表所列内容为不可负偏离条款</w:t>
      </w:r>
      <w:bookmarkEnd w:id="44"/>
      <w:r>
        <w:rPr>
          <w:rFonts w:hint="eastAsia" w:ascii="宋体" w:hAnsi="宋体" w:cs="宋体"/>
          <w:b/>
        </w:rPr>
        <w:t>，负偏离将视为未实质性满足招标文件要求作投标无效处理。</w:t>
      </w:r>
    </w:p>
    <w:p>
      <w:pPr>
        <w:pStyle w:val="4"/>
        <w:spacing w:before="0" w:after="0" w:line="360" w:lineRule="auto"/>
        <w:rPr>
          <w:rFonts w:cs="宋体"/>
          <w:sz w:val="28"/>
          <w:szCs w:val="28"/>
        </w:rPr>
      </w:pPr>
      <w:r>
        <w:rPr>
          <w:rFonts w:hint="eastAsia" w:cs="宋体"/>
          <w:sz w:val="28"/>
          <w:szCs w:val="28"/>
        </w:rPr>
        <w:t>四、技术要求</w:t>
      </w:r>
    </w:p>
    <w:p>
      <w:pPr>
        <w:spacing w:line="360" w:lineRule="auto"/>
        <w:rPr>
          <w:rFonts w:ascii="宋体" w:hAnsi="宋体" w:cs="宋体"/>
          <w:b/>
        </w:rPr>
      </w:pPr>
      <w:r>
        <w:rPr>
          <w:rFonts w:hint="eastAsia" w:ascii="宋体" w:hAnsi="宋体" w:cs="宋体"/>
          <w:b/>
          <w:szCs w:val="21"/>
        </w:rPr>
        <w:t xml:space="preserve">说明： </w:t>
      </w:r>
      <w:r>
        <w:rPr>
          <w:rFonts w:hint="eastAsia" w:ascii="宋体" w:hAnsi="宋体" w:cs="宋体"/>
          <w:b/>
        </w:rPr>
        <w:t>1、评分时，如对一项招标技术要求（以划分框为准）中的内容存在两处（或以上）负偏离的，在评分时只作一项负偏离扣分。</w:t>
      </w:r>
    </w:p>
    <w:p>
      <w:pPr>
        <w:spacing w:line="360" w:lineRule="auto"/>
        <w:rPr>
          <w:rFonts w:ascii="宋体" w:hAnsi="宋体" w:cs="宋体"/>
          <w:b/>
          <w:szCs w:val="21"/>
        </w:rPr>
      </w:pPr>
      <w:r>
        <w:rPr>
          <w:rFonts w:hint="eastAsia" w:ascii="宋体" w:hAnsi="宋体" w:cs="宋体"/>
          <w:b/>
          <w:szCs w:val="21"/>
        </w:rPr>
        <w:t>2、带“★”指标项为实质性条款，如出现负偏离，将被视为未实质性满足招标文件要求作投标无效处理；带“</w:t>
      </w:r>
      <w:r>
        <w:rPr>
          <w:rFonts w:hint="eastAsia" w:ascii="宋体" w:hAnsi="宋体" w:cs="宋体"/>
        </w:rPr>
        <w:t>▲</w:t>
      </w:r>
      <w:r>
        <w:rPr>
          <w:rFonts w:hint="eastAsia" w:ascii="宋体" w:hAnsi="宋体" w:cs="宋体"/>
          <w:b/>
          <w:szCs w:val="21"/>
        </w:rPr>
        <w:t>”指标项为重要参数条款，负偏离时依相关评分准则内容作重点扣分处理。</w:t>
      </w:r>
    </w:p>
    <w:p>
      <w:pPr>
        <w:spacing w:line="360" w:lineRule="auto"/>
        <w:rPr>
          <w:rFonts w:ascii="宋体" w:hAnsi="宋体" w:cs="宋体"/>
          <w:b/>
          <w:szCs w:val="21"/>
        </w:rPr>
      </w:pPr>
      <w:r>
        <w:rPr>
          <w:rFonts w:hint="eastAsia" w:ascii="宋体" w:hAnsi="宋体" w:cs="宋体"/>
          <w:b/>
          <w:szCs w:val="21"/>
        </w:rPr>
        <w:t>3、</w:t>
      </w:r>
      <w:bookmarkStart w:id="45" w:name="_Hlk72585069"/>
      <w:r>
        <w:rPr>
          <w:rFonts w:hint="eastAsia" w:ascii="宋体" w:hAnsi="宋体" w:cs="宋体"/>
          <w:b/>
          <w:szCs w:val="21"/>
        </w:rPr>
        <w:t>招标技术要求中，要求提供证明资料需提供相关证明资料。</w:t>
      </w:r>
    </w:p>
    <w:p>
      <w:pPr>
        <w:spacing w:line="360" w:lineRule="auto"/>
        <w:rPr>
          <w:rFonts w:ascii="宋体" w:hAnsi="宋体" w:cs="宋体"/>
          <w:b/>
          <w:szCs w:val="21"/>
        </w:rPr>
      </w:pPr>
      <w:r>
        <w:rPr>
          <w:rFonts w:hint="eastAsia" w:ascii="宋体" w:hAnsi="宋体" w:cs="宋体"/>
          <w:b/>
          <w:szCs w:val="21"/>
        </w:rPr>
        <w:t>4、涉及区间的技术要求，除特别注明以外，所投产品范围涵盖对应的区间即认定为满足该项技术要求。例：区间要求为5-20ML, 所投产品范围最小值≤5ML，范围最大值≥20ML，即同时包含该范围的最小值和最大值为满足该项技术要求。</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7"/>
        <w:gridCol w:w="834"/>
        <w:gridCol w:w="69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shd w:val="clear" w:color="auto" w:fill="auto"/>
            <w:noWrap/>
            <w:vAlign w:val="center"/>
          </w:tcPr>
          <w:p>
            <w:pPr>
              <w:widowControl/>
              <w:spacing w:line="360" w:lineRule="auto"/>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834" w:type="dxa"/>
            <w:shd w:val="clear" w:color="auto" w:fill="auto"/>
            <w:noWrap/>
            <w:vAlign w:val="center"/>
          </w:tcPr>
          <w:p>
            <w:pPr>
              <w:widowControl/>
              <w:spacing w:line="360" w:lineRule="auto"/>
              <w:jc w:val="center"/>
              <w:rPr>
                <w:rFonts w:ascii="宋体" w:hAnsi="宋体" w:cs="宋体"/>
                <w:b/>
                <w:bCs/>
                <w:color w:val="000000"/>
                <w:kern w:val="0"/>
                <w:szCs w:val="21"/>
              </w:rPr>
            </w:pPr>
            <w:r>
              <w:rPr>
                <w:rFonts w:hint="eastAsia" w:ascii="宋体" w:hAnsi="宋体" w:cs="宋体"/>
                <w:b/>
                <w:bCs/>
                <w:color w:val="000000"/>
                <w:kern w:val="0"/>
                <w:szCs w:val="21"/>
              </w:rPr>
              <w:t>名称</w:t>
            </w:r>
          </w:p>
        </w:tc>
        <w:tc>
          <w:tcPr>
            <w:tcW w:w="6904" w:type="dxa"/>
            <w:shd w:val="clear" w:color="auto" w:fill="auto"/>
            <w:noWrap/>
            <w:vAlign w:val="center"/>
          </w:tcPr>
          <w:p>
            <w:pPr>
              <w:widowControl/>
              <w:spacing w:line="360" w:lineRule="auto"/>
              <w:jc w:val="center"/>
              <w:rPr>
                <w:rFonts w:ascii="宋体" w:hAnsi="宋体" w:cs="宋体"/>
                <w:b/>
                <w:bCs/>
                <w:color w:val="000000"/>
                <w:kern w:val="0"/>
                <w:szCs w:val="21"/>
              </w:rPr>
            </w:pPr>
            <w:r>
              <w:rPr>
                <w:rFonts w:hint="eastAsia" w:ascii="宋体" w:hAnsi="宋体" w:cs="宋体"/>
                <w:b/>
                <w:bCs/>
                <w:color w:val="000000"/>
                <w:kern w:val="0"/>
                <w:szCs w:val="21"/>
              </w:rPr>
              <w:t>招标技术要求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智慧实验区级管理系统软件</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w:t>
            </w:r>
            <w:r>
              <w:rPr>
                <w:rStyle w:val="18"/>
                <w:rFonts w:hint="eastAsia"/>
                <w:color w:val="auto"/>
              </w:rPr>
              <w:t>1考试监管功能：支持获取并呈现考务管理系统的考试数据，可分行政区、校显示考务统计图形化报表，包括考试进度、完成规模、异常情</w:t>
            </w:r>
            <w:r>
              <w:rPr>
                <w:rFonts w:hint="eastAsia" w:ascii="宋体" w:hAnsi="宋体" w:cs="宋体"/>
                <w:color w:val="000000"/>
                <w:kern w:val="0"/>
                <w:sz w:val="20"/>
                <w:szCs w:val="20"/>
              </w:rPr>
              <w:t>况等。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1.2阅卷监管功能：支持获取并呈现阅卷管理系统的考试数据，可分学科、试卷、教师实时查看当前阅卷任务的进度及分数的统计信息。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1.3成绩统计功能：支持获取并呈现阅卷管理系统的考试数据，可分行政区、校显示成绩统计图形化报表，可按学科、试卷、评分点查看二级报表。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1.4教学监管功能：支持获取并呈现教学管理系统的考试数据，可分行政区、校显示日常教学开展情况，统计维度包含周期（可分月度、学期、学年）、学科（可分各实验题目）；支持统计指标包含开课总数量、班均上课数量、师均上课数量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1.5切换布局功能：可切换主显示窗口中显示的报表类型。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1.6教学资源共享：支持将教学实验通过向校级平台下发，实现教学实验区校共享。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b/>
                <w:bCs/>
                <w:color w:val="FF0000"/>
                <w:kern w:val="0"/>
                <w:sz w:val="20"/>
                <w:szCs w:val="20"/>
              </w:rPr>
              <w:t>1.7▲AI评分功能：支持涵盖新课标物理、化学、生物共46个实验，支持对全科实验进行AI评分。</w:t>
            </w:r>
            <w:r>
              <w:rPr>
                <w:rFonts w:hint="eastAsia" w:ascii="宋体" w:hAnsi="宋体" w:cs="宋体"/>
                <w:b/>
                <w:bCs/>
                <w:color w:val="FF0000"/>
                <w:kern w:val="0"/>
                <w:sz w:val="20"/>
                <w:szCs w:val="20"/>
              </w:rPr>
              <w:t>（提供具有CMA</w:t>
            </w:r>
            <w:r>
              <w:rPr>
                <w:rFonts w:hint="eastAsia" w:ascii="宋体" w:hAnsi="宋体" w:cs="宋体"/>
                <w:b/>
                <w:bCs/>
                <w:color w:val="FF0000"/>
                <w:kern w:val="0"/>
                <w:sz w:val="20"/>
                <w:szCs w:val="20"/>
                <w:lang w:val="en-US" w:eastAsia="zh-CN"/>
              </w:rPr>
              <w:t>或</w:t>
            </w:r>
            <w:r>
              <w:rPr>
                <w:rFonts w:hint="eastAsia" w:ascii="宋体" w:hAnsi="宋体" w:cs="宋体"/>
                <w:b/>
                <w:bCs/>
                <w:color w:val="FF0000"/>
                <w:kern w:val="0"/>
                <w:sz w:val="20"/>
                <w:szCs w:val="20"/>
              </w:rPr>
              <w:t>CNAS标志的检验检测报告扫描件</w:t>
            </w:r>
            <w:r>
              <w:rPr>
                <w:rFonts w:hint="eastAsia" w:ascii="宋体" w:hAnsi="宋体" w:cs="宋体"/>
                <w:b/>
                <w:bCs/>
                <w:color w:val="FF0000"/>
                <w:kern w:val="0"/>
                <w:sz w:val="20"/>
                <w:szCs w:val="20"/>
                <w:lang w:val="en-US" w:eastAsia="zh-CN"/>
              </w:rPr>
              <w:t>及</w:t>
            </w:r>
            <w:r>
              <w:rPr>
                <w:rFonts w:hint="eastAsia" w:ascii="宋体" w:hAnsi="宋体" w:cs="宋体"/>
                <w:b/>
                <w:bCs/>
                <w:color w:val="FF0000"/>
                <w:kern w:val="0"/>
                <w:sz w:val="20"/>
                <w:szCs w:val="20"/>
              </w:rPr>
              <w:t>检验检测报告在全国认证认可信息公共服务平台（认e云）（http://cx.cnca.cn/）的查询记录截图，原件备查。）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2</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平台存储集群</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 xml:space="preserve">2.1 2U标准机架，CPU≥2颗Intel Xeon Silver 4314 </w:t>
            </w:r>
            <w:r>
              <w:commentReference w:id="6"/>
            </w:r>
            <w:r>
              <w:rPr>
                <w:rFonts w:hint="eastAsia" w:ascii="宋体" w:hAnsi="宋体" w:cs="宋体"/>
                <w:color w:val="000000"/>
                <w:kern w:val="0"/>
                <w:sz w:val="20"/>
                <w:szCs w:val="20"/>
              </w:rPr>
              <w:t>每颗核数≥16C，主频≥2.4GHz，内存≥4*32 GB DDR4 3200，系统盘≥2*240GB SATA SSD，缓存盘≥2*960G SSD，数据盘≥16*12T SATA盘，硬盘插槽≥12，电源：白金，冗余电源，万兆光口≥2个，千兆电口≥4个，支持RAID0/RAID1/RAID10。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2.2配置不低于2颗CPU的计算虚拟化授权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2.3支持可视化大屏，可直观查看虚拟化资源池的使用情况和健康状态，包括集群资源情况，各主机资源使用情况，包括内存/CPU/磁盘使用趋势，以及集群故障与告警等；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2.4在管理平台界面上提供虚拟机删除、开关机、挂起与恢复、重启、关闭、关闭电源、克隆、迁移、备份、模板导出、快照、标签管理等功能，并支持批量操作；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2.5▲支持漏洞及版本信息巡检，推送补丁及升级信息，并支持补丁管理、更新、回滚；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2.6具有合理的内存调度机制，支持内存回收机制，实现虚拟化平台内存资源的动态复用，并支持手动设置内存超配机制，能够实现内存的过量使用，保证内存资源的充分利用；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2.7▲虚拟机资源告警项支持虚拟机CPU利用率、内存利用率，虚拟机单网口链接session数过高、虚拟机过期时间，并检测异常状态持续时间，支持检测虚拟机镜像文件损坏，备份失败，虚拟机与外部网络不通的监控告警，用户可自定义告警项并支持通过邮件和短信进行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3</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平台指挥大屏</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3.1整机采用一体设计，外部无任何可见内部功能模块连接线。整机采用全金属外壳设计，边角采用弧形设计，表面无尖锐边缘或凸起。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3.2整机屏幕采用</w:t>
            </w:r>
            <w:r>
              <w:rPr>
                <w:rFonts w:hint="eastAsia" w:ascii="宋体" w:hAnsi="宋体" w:cs="宋体"/>
                <w:color w:val="auto"/>
                <w:kern w:val="0"/>
                <w:sz w:val="20"/>
                <w:szCs w:val="20"/>
              </w:rPr>
              <w:t>≥</w:t>
            </w:r>
            <w:r>
              <w:rPr>
                <w:rFonts w:hint="eastAsia" w:ascii="宋体" w:hAnsi="宋体" w:cs="宋体"/>
                <w:color w:val="000000"/>
                <w:kern w:val="0"/>
                <w:sz w:val="20"/>
                <w:szCs w:val="20"/>
              </w:rPr>
              <w:t>98英寸 UHD超高清LED 液晶屏，显示比例16:9，屏幕图像分辨率≥3840*2160，具备防眩光效果。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3.3整机采用全金属外壳设计，有效屏蔽内部电路器件辐射；防潮耐盐雾蚀锈，钢化玻璃表面硬度≥9H，适应多种教学环境。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3.4采用红外触控技术，支持Windows系统中进行20点或以上触控，支持在Android系统中进行10点或以上触控。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3.5系统自定义：支持自定义系统logo和系统名称，适用于校园定制系统。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3.6权限管理：支持学校高级管理员添加多位管理员协同管理，并支持为普通管理员分配不同权限，权限支持按系统功能菜单分配、按管理设备分配方式。并支持转让高级管理员给其他管理员。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3.7并行管理：支持实时展示不少于20台设备的运行画面，并支持切换画面模式/列表模式，方便管理员根据实际管理需要选择管理模式。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3.8大文件传输：支持同时上传多个大于50MB的文件，并可批量发送至多台设备。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智慧实验校级管理系统软件</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4.1角色管理：考务角色设置、权限管理、考试管理、阅卷管理等用户权限的设定，可以对阅卷的数据进行管理。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4.2学校信息管理：新增学校、删除学校、修改学校信息、查询学校信息.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4.3实验室管理：实验室电子目镜自检、新增实验室、删除实验室、实验室设备管理、设备自检、基本信息管理。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4.4考试配置：考试信息查看、新增考试、删除考试、编辑考试、试卷配置、考试流程设置、终端状态检测、考生批量编排。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4.5考试管理：考试类型、考试安排、智能排考。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4.6视频监考：筛选画面、视角调整、信息查看、异常列表。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4.7成绩汇总：查询考试成绩、查看考试成绩的具体信息。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4.8成绩复核：查询考试、查看导入的名单、导入复核名单、导出复核结果。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4.9试题管理：对理化生实验操作考试考题统一管理、考题信息包括考题名称、所属学科、总分、评分细则（包含评分项及分值、说明等）。考题类型可分为“AI试卷”、“非AI试卷”。支持查看题目、试题内容、器材清单、注意事项、答题卡、评分点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4.10阅卷管理系统：评卷配置、新增评卷配置、评卷管理、阅卷、仲裁、可以查看考试的整体阅卷进度、可以随机分配答卷进行正评、可以把答卷标记为怀疑卷以及正常卷。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4.11答卷安全校验：支持终端、校级、区级三级数据存诸，并满足三级数据和MD5码完全一致。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4.12考试安全保障系统：考场考生与考位核身，机考组卷与抽签，机考操作视频录制采集。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4.13电子目镜巡检功能：支持5秒之内输出全班所有实验终端（24台）电子目镜画面图片，未连接电子目镜提示为未连接；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5</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考试AI评分系统</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5.1生物实验AI赋分功能：AI评分准确率≥96%，并支持查看生物实验的AI评分成绩。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5.2对实验操作视频进行逐帧分析的能力，不抽帧，不遗漏任何信息。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kern w:val="0"/>
                <w:sz w:val="20"/>
                <w:szCs w:val="20"/>
              </w:rPr>
            </w:pPr>
            <w:r>
              <w:rPr>
                <w:rFonts w:hint="eastAsia" w:ascii="宋体" w:hAnsi="宋体" w:cs="宋体"/>
                <w:kern w:val="0"/>
                <w:sz w:val="20"/>
                <w:szCs w:val="20"/>
              </w:rPr>
              <w:t>6</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考试专用服务器</w:t>
            </w:r>
          </w:p>
        </w:tc>
        <w:tc>
          <w:tcPr>
            <w:tcW w:w="6904" w:type="dxa"/>
            <w:shd w:val="clear" w:color="auto" w:fill="auto"/>
            <w:vAlign w:val="center"/>
          </w:tcPr>
          <w:p>
            <w:pPr>
              <w:widowControl/>
              <w:spacing w:line="360" w:lineRule="auto"/>
              <w:jc w:val="left"/>
              <w:rPr>
                <w:rFonts w:ascii="宋体" w:hAnsi="宋体" w:cs="宋体"/>
                <w:color w:val="auto"/>
                <w:kern w:val="0"/>
                <w:sz w:val="20"/>
                <w:szCs w:val="20"/>
              </w:rPr>
            </w:pPr>
            <w:r>
              <w:rPr>
                <w:rFonts w:hint="eastAsia" w:ascii="宋体" w:hAnsi="宋体" w:cs="宋体"/>
                <w:color w:val="auto"/>
                <w:kern w:val="0"/>
                <w:sz w:val="20"/>
                <w:szCs w:val="20"/>
                <w:lang w:val="en-US" w:eastAsia="zh-CN"/>
              </w:rPr>
              <w:t>6</w:t>
            </w:r>
            <w:r>
              <w:rPr>
                <w:rFonts w:ascii="宋体" w:hAnsi="宋体" w:cs="宋体"/>
                <w:color w:val="auto"/>
                <w:kern w:val="0"/>
                <w:sz w:val="20"/>
                <w:szCs w:val="20"/>
              </w:rPr>
              <w:t>.1</w:t>
            </w:r>
            <w:r>
              <w:rPr>
                <w:rFonts w:hint="eastAsia" w:ascii="宋体" w:hAnsi="宋体" w:cs="宋体"/>
                <w:color w:val="auto"/>
                <w:kern w:val="0"/>
                <w:sz w:val="20"/>
                <w:szCs w:val="20"/>
                <w:lang w:val="en-US" w:eastAsia="zh-CN"/>
              </w:rPr>
              <w:t xml:space="preserve"> </w:t>
            </w:r>
            <w:r>
              <w:rPr>
                <w:rFonts w:ascii="宋体" w:hAnsi="宋体" w:cs="宋体"/>
                <w:color w:val="auto"/>
                <w:kern w:val="0"/>
                <w:sz w:val="20"/>
                <w:szCs w:val="20"/>
              </w:rPr>
              <w:t>CPU:配置≥2颗，要求：采用业界通用X86架构处理器，主频≥3.1GHz，核数≥16核，</w:t>
            </w:r>
            <w:r>
              <w:rPr>
                <w:rFonts w:hint="eastAsia" w:ascii="宋体" w:hAnsi="宋体" w:cs="宋体"/>
                <w:color w:val="auto"/>
                <w:kern w:val="0"/>
                <w:sz w:val="20"/>
                <w:szCs w:val="20"/>
              </w:rPr>
              <w:t>线程数≥</w:t>
            </w:r>
            <w:r>
              <w:rPr>
                <w:rFonts w:ascii="宋体" w:hAnsi="宋体" w:cs="宋体"/>
                <w:color w:val="auto"/>
                <w:kern w:val="0"/>
                <w:sz w:val="20"/>
                <w:szCs w:val="20"/>
              </w:rPr>
              <w:t>32线程,缓存≥36MB。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auto"/>
                <w:kern w:val="0"/>
                <w:sz w:val="20"/>
                <w:szCs w:val="20"/>
              </w:rPr>
            </w:pPr>
            <w:r>
              <w:rPr>
                <w:rFonts w:hint="eastAsia" w:ascii="宋体" w:hAnsi="宋体" w:cs="宋体"/>
                <w:color w:val="auto"/>
                <w:kern w:val="0"/>
                <w:sz w:val="20"/>
                <w:szCs w:val="20"/>
                <w:lang w:val="en-US" w:eastAsia="zh-CN"/>
              </w:rPr>
              <w:t>6</w:t>
            </w:r>
            <w:r>
              <w:rPr>
                <w:rFonts w:ascii="宋体" w:hAnsi="宋体" w:cs="宋体"/>
                <w:color w:val="auto"/>
                <w:kern w:val="0"/>
                <w:sz w:val="20"/>
                <w:szCs w:val="20"/>
              </w:rPr>
              <w:t>.2内存：配置≥64GB 3200MHz DDR4，单根不低于32GB，最大提供≥32个内存插槽。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auto"/>
                <w:kern w:val="0"/>
                <w:sz w:val="20"/>
                <w:szCs w:val="20"/>
              </w:rPr>
            </w:pPr>
            <w:r>
              <w:rPr>
                <w:rFonts w:hint="eastAsia" w:ascii="宋体" w:hAnsi="宋体" w:cs="宋体"/>
                <w:color w:val="auto"/>
                <w:kern w:val="0"/>
                <w:sz w:val="20"/>
                <w:szCs w:val="20"/>
                <w:lang w:val="en-US" w:eastAsia="zh-CN"/>
              </w:rPr>
              <w:t>6</w:t>
            </w:r>
            <w:r>
              <w:rPr>
                <w:rFonts w:ascii="宋体" w:hAnsi="宋体" w:cs="宋体"/>
                <w:color w:val="auto"/>
                <w:kern w:val="0"/>
                <w:sz w:val="20"/>
                <w:szCs w:val="20"/>
              </w:rPr>
              <w:t>.3存储：配置≥2块480G SSD和≥2块4T SATA 6.2K HDD；配置≥1张LSI存储控制器，支持RAID 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6</w:t>
            </w:r>
            <w:r>
              <w:rPr>
                <w:rFonts w:hint="eastAsia" w:ascii="宋体" w:hAnsi="宋体" w:cs="宋体"/>
                <w:color w:val="000000"/>
                <w:kern w:val="0"/>
                <w:sz w:val="20"/>
                <w:szCs w:val="20"/>
              </w:rPr>
              <w:t>.4接口：GE接口≥4个，VGA接口≥1个。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6</w:t>
            </w:r>
            <w:r>
              <w:rPr>
                <w:rFonts w:hint="eastAsia" w:ascii="宋体" w:hAnsi="宋体" w:cs="宋体"/>
                <w:color w:val="000000"/>
                <w:kern w:val="0"/>
                <w:sz w:val="20"/>
                <w:szCs w:val="20"/>
              </w:rPr>
              <w:t>.5电源：提供2个冗余热插拔白金电源，功耗≥800W;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6</w:t>
            </w:r>
            <w:r>
              <w:rPr>
                <w:rFonts w:hint="eastAsia" w:ascii="宋体" w:hAnsi="宋体" w:cs="宋体"/>
                <w:color w:val="000000"/>
                <w:kern w:val="0"/>
                <w:sz w:val="20"/>
                <w:szCs w:val="20"/>
              </w:rPr>
              <w:t>.6售后服务：硬件三年原厂质保服务；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6</w:t>
            </w:r>
            <w:r>
              <w:rPr>
                <w:rFonts w:hint="eastAsia" w:ascii="宋体" w:hAnsi="宋体" w:cs="宋体"/>
                <w:color w:val="000000"/>
                <w:kern w:val="0"/>
                <w:sz w:val="20"/>
                <w:szCs w:val="20"/>
              </w:rPr>
              <w:t>.7▲温度管理：具有3D显示服务器的温度传感器信息和温度告警功能。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6</w:t>
            </w:r>
            <w:r>
              <w:rPr>
                <w:rFonts w:hint="eastAsia" w:ascii="宋体" w:hAnsi="宋体" w:cs="宋体"/>
                <w:color w:val="000000"/>
                <w:kern w:val="0"/>
                <w:sz w:val="20"/>
                <w:szCs w:val="20"/>
              </w:rPr>
              <w:t>.8▲带外升级管理：具有带外一次升级多个部件的固件（如存储卡和网卡）；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6</w:t>
            </w:r>
            <w:r>
              <w:rPr>
                <w:rFonts w:hint="eastAsia" w:ascii="宋体" w:hAnsi="宋体" w:cs="宋体"/>
                <w:color w:val="000000"/>
                <w:kern w:val="0"/>
                <w:sz w:val="20"/>
                <w:szCs w:val="20"/>
              </w:rPr>
              <w:t>.9诊断日志下载方式：支持通过服务U盘下载诊断日志；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lang w:val="en-US" w:eastAsia="zh-CN"/>
              </w:rPr>
              <w:t>6</w:t>
            </w:r>
            <w:r>
              <w:rPr>
                <w:rFonts w:hint="eastAsia" w:ascii="宋体" w:hAnsi="宋体" w:cs="宋体"/>
                <w:color w:val="000000"/>
                <w:kern w:val="0"/>
                <w:sz w:val="20"/>
                <w:szCs w:val="20"/>
              </w:rPr>
              <w:t>.10售后服务：硬件三年原厂质保服务；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kern w:val="0"/>
                <w:sz w:val="20"/>
                <w:szCs w:val="20"/>
              </w:rPr>
            </w:pPr>
            <w:r>
              <w:rPr>
                <w:rFonts w:hint="eastAsia" w:ascii="宋体" w:hAnsi="宋体" w:cs="宋体"/>
                <w:kern w:val="0"/>
                <w:sz w:val="20"/>
                <w:szCs w:val="20"/>
              </w:rPr>
              <w:t>7</w:t>
            </w:r>
          </w:p>
        </w:tc>
        <w:tc>
          <w:tcPr>
            <w:tcW w:w="834" w:type="dxa"/>
            <w:vMerge w:val="restart"/>
            <w:shd w:val="clear" w:color="auto" w:fill="auto"/>
            <w:vAlign w:val="center"/>
          </w:tcPr>
          <w:p>
            <w:pPr>
              <w:widowControl/>
              <w:spacing w:line="360" w:lineRule="auto"/>
              <w:jc w:val="left"/>
              <w:rPr>
                <w:rFonts w:ascii="宋体" w:hAnsi="宋体"/>
                <w:color w:val="000000"/>
                <w:kern w:val="0"/>
                <w:sz w:val="20"/>
                <w:szCs w:val="20"/>
              </w:rPr>
            </w:pPr>
            <w:r>
              <w:rPr>
                <w:rFonts w:ascii="宋体" w:hAnsi="宋体"/>
                <w:color w:val="000000"/>
                <w:kern w:val="0"/>
                <w:sz w:val="20"/>
                <w:szCs w:val="20"/>
              </w:rPr>
              <w:t>AI</w:t>
            </w:r>
            <w:r>
              <w:rPr>
                <w:rFonts w:hint="eastAsia" w:ascii="宋体" w:hAnsi="宋体"/>
                <w:color w:val="000000"/>
                <w:kern w:val="0"/>
                <w:sz w:val="20"/>
                <w:szCs w:val="20"/>
              </w:rPr>
              <w:t>使能推理加速器</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7.1</w:t>
            </w:r>
            <w:r>
              <w:rPr>
                <w:rFonts w:ascii="宋体" w:hAnsi="宋体" w:cs="宋体"/>
                <w:color w:val="000000"/>
                <w:kern w:val="0"/>
                <w:sz w:val="20"/>
                <w:szCs w:val="20"/>
              </w:rPr>
              <w:t xml:space="preserve"> </w:t>
            </w:r>
            <w:r>
              <w:rPr>
                <w:rFonts w:hint="eastAsia" w:ascii="宋体" w:hAnsi="宋体" w:cs="宋体"/>
                <w:color w:val="000000"/>
                <w:kern w:val="0"/>
                <w:sz w:val="20"/>
                <w:szCs w:val="20"/>
              </w:rPr>
              <w:t>4U机架式服务器，标配导轨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7.2</w:t>
            </w:r>
            <w:r>
              <w:rPr>
                <w:rFonts w:hint="eastAsia" w:ascii="宋体" w:hAnsi="宋体" w:cs="宋体"/>
                <w:color w:val="000000"/>
                <w:kern w:val="0"/>
                <w:sz w:val="20"/>
                <w:szCs w:val="20"/>
                <w:lang w:val="en-US" w:eastAsia="zh-CN"/>
              </w:rPr>
              <w:t xml:space="preserve"> </w:t>
            </w:r>
            <w:r>
              <w:rPr>
                <w:rFonts w:hint="eastAsia" w:ascii="宋体" w:hAnsi="宋体" w:cs="宋体"/>
                <w:color w:val="000000"/>
                <w:kern w:val="0"/>
                <w:sz w:val="20"/>
                <w:szCs w:val="20"/>
              </w:rPr>
              <w:t>CPU:配置≥2颗，要求：英特尔至强第三代可扩展家族处理器，主频≥2.3GHz，核数≥20核</w:t>
            </w:r>
            <w:r>
              <w:rPr>
                <w:rFonts w:hint="eastAsia" w:ascii="宋体" w:hAnsi="宋体" w:cs="宋体"/>
                <w:color w:val="auto"/>
                <w:kern w:val="0"/>
                <w:sz w:val="20"/>
                <w:szCs w:val="20"/>
              </w:rPr>
              <w:t>，线程数≥</w:t>
            </w:r>
            <w:r>
              <w:rPr>
                <w:rFonts w:ascii="宋体" w:hAnsi="宋体" w:cs="宋体"/>
                <w:color w:val="auto"/>
                <w:kern w:val="0"/>
                <w:sz w:val="20"/>
                <w:szCs w:val="20"/>
              </w:rPr>
              <w:t>40线程；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7.3内存：配置≥256GB 3200MHz DDR4，单根不低于32GB，最大提供≥32个内存插槽。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7.4存储：提供≥2块960G SSD；提供≥1张LSI存储控制器，支持RAID 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7.5网卡：GE接口≥4个。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7.6</w:t>
            </w:r>
            <w:r>
              <w:rPr>
                <w:rFonts w:hint="eastAsia" w:ascii="宋体" w:hAnsi="宋体" w:cs="宋体"/>
                <w:color w:val="000000"/>
                <w:kern w:val="0"/>
                <w:sz w:val="20"/>
                <w:szCs w:val="20"/>
                <w:lang w:val="en-US" w:eastAsia="zh-CN"/>
              </w:rPr>
              <w:t xml:space="preserve"> </w:t>
            </w:r>
            <w:r>
              <w:rPr>
                <w:rFonts w:hint="eastAsia" w:ascii="宋体" w:hAnsi="宋体" w:cs="宋体"/>
                <w:color w:val="000000"/>
                <w:kern w:val="0"/>
                <w:sz w:val="20"/>
                <w:szCs w:val="20"/>
              </w:rPr>
              <w:t>GPU：最大支持≥8块双宽GPU卡，本次配置≥2块英伟达GPU RTX 4070；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7.7电源：提供2个冗余热插拔白金电源，功耗≥2000W;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7.8▲温度管理：具有3D显示服务器的温度传感器信息和温度告警功能。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7.9▲带外升级管理：具有带外一次升级多个部件的固件（如存储卡和网卡）；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7.10诊断日志下载方式：支持通过服务U盘下载诊断日志；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7.11售后服务：硬件三年原厂质保服务；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8</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机柜</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8.1 42U网络机柜；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8.2尺寸：不小于600*1100*2000mm或800*1000*2055（宽*深*高）；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8.3颜色：黑色；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8.4散热：至少配备4个风扇；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8.5隔层：至少配备3个托盘；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8.6供电：至少配备2个PDU；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8.7其他配件：至少配备4个脚轮、4个脚钉、40个螺丝。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智能实验终端</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9.1 一体化支架：使用过程中应稳定维持固定拍摄角度，不可自由伸缩和旋转；支架底座具备固定功能；支架线材不可完全外露；可用于标准实验桌；宜支持折叠收纳。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9.2 视频采集摄像头：自动白平衡；支持多码流传输；帧率不低于25fps；支持 3D 数字降噪；不低于 200 万像素，其中至少一个摄像头不低于400 万像素；各摄像头视频同步偏差不高于 80ms；支持 H.265/H.264/MJPEG 视频压缩编码；自动曝光；支持宽动态，宽动态范围不低于 90dB。▲俯视摄像头为广角镜头，能在一个画面内拍摄整个实验台和水槽（实验桌左侧水槽或者右侧水槽均可覆盖，满足水槽左右两侧的考位）；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9.3 核心操作区标识：放置或粘贴在实验桌上，用于引导学生在核心区域操作，完成整个实验。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9.4 ▲放置槽：终端自带电子目镜放置槽，可放置电子目镜；</w:t>
            </w:r>
            <w:r>
              <w:rPr>
                <w:rFonts w:hint="eastAsia" w:ascii="宋体" w:hAnsi="宋体" w:cs="宋体"/>
                <w:b/>
                <w:bCs/>
                <w:color w:val="FF0000"/>
                <w:kern w:val="0"/>
                <w:sz w:val="20"/>
                <w:szCs w:val="20"/>
              </w:rPr>
              <w:t>（提供具有CMA</w:t>
            </w:r>
            <w:r>
              <w:rPr>
                <w:rFonts w:hint="eastAsia" w:ascii="宋体" w:hAnsi="宋体" w:cs="宋体"/>
                <w:b/>
                <w:bCs/>
                <w:color w:val="FF0000"/>
                <w:kern w:val="0"/>
                <w:sz w:val="20"/>
                <w:szCs w:val="20"/>
                <w:lang w:val="en-US" w:eastAsia="zh-CN"/>
              </w:rPr>
              <w:t>或</w:t>
            </w:r>
            <w:r>
              <w:rPr>
                <w:rFonts w:hint="eastAsia" w:ascii="宋体" w:hAnsi="宋体" w:cs="宋体"/>
                <w:b/>
                <w:bCs/>
                <w:color w:val="FF0000"/>
                <w:kern w:val="0"/>
                <w:sz w:val="20"/>
                <w:szCs w:val="20"/>
              </w:rPr>
              <w:t>CNAS标志的检验检测报告扫描件</w:t>
            </w:r>
            <w:r>
              <w:rPr>
                <w:rFonts w:hint="eastAsia" w:ascii="宋体" w:hAnsi="宋体" w:cs="宋体"/>
                <w:b/>
                <w:bCs/>
                <w:color w:val="FF0000"/>
                <w:kern w:val="0"/>
                <w:sz w:val="20"/>
                <w:szCs w:val="20"/>
                <w:lang w:val="en-US" w:eastAsia="zh-CN"/>
              </w:rPr>
              <w:t>及</w:t>
            </w:r>
            <w:r>
              <w:rPr>
                <w:rFonts w:hint="eastAsia" w:ascii="宋体" w:hAnsi="宋体" w:cs="宋体"/>
                <w:b/>
                <w:bCs/>
                <w:color w:val="FF0000"/>
                <w:kern w:val="0"/>
                <w:sz w:val="20"/>
                <w:szCs w:val="20"/>
              </w:rPr>
              <w:t>检验检测报告在全国认证认可信息公共服务平台（认e云）（http://cx.cnca.cn/）的查询记录截图，原件备查。）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9.5 显示器：尺寸不小于10英寸；分辨率不低于1280*800；支持多点(不低于10点)触控。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9.6 处理器：不低于四核，主频不低于1.6GHz；或以云桌面形式部署。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9.7 内存：不低于4G。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9.8 存储：不低于32GB。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9.9 电源接口：220V 持续供电，或支持“POE” 供电，或支持内置电池供电使用4 小时以上。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9.10外设接口：至少1 个USB 2.0 接口；用于接入电子目镜或数码显微镜图像。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9.11▲插线孔设计：终端两侧至少有1个插线孔，网线和电源线通过插线孔接入终端，网口、电源口为隐藏设计。</w:t>
            </w:r>
            <w:r>
              <w:rPr>
                <w:rFonts w:hint="eastAsia" w:ascii="宋体" w:hAnsi="宋体" w:cs="宋体"/>
                <w:b/>
                <w:bCs/>
                <w:color w:val="FF0000"/>
                <w:kern w:val="0"/>
                <w:sz w:val="20"/>
                <w:szCs w:val="20"/>
              </w:rPr>
              <w:t>（提供具有CMA</w:t>
            </w:r>
            <w:r>
              <w:rPr>
                <w:rFonts w:hint="eastAsia" w:ascii="宋体" w:hAnsi="宋体" w:cs="宋体"/>
                <w:b/>
                <w:bCs/>
                <w:color w:val="FF0000"/>
                <w:kern w:val="0"/>
                <w:sz w:val="20"/>
                <w:szCs w:val="20"/>
                <w:lang w:val="en-US" w:eastAsia="zh-CN"/>
              </w:rPr>
              <w:t>或</w:t>
            </w:r>
            <w:r>
              <w:rPr>
                <w:rFonts w:hint="eastAsia" w:ascii="宋体" w:hAnsi="宋体" w:cs="宋体"/>
                <w:b/>
                <w:bCs/>
                <w:color w:val="FF0000"/>
                <w:kern w:val="0"/>
                <w:sz w:val="20"/>
                <w:szCs w:val="20"/>
              </w:rPr>
              <w:t>CNAS标志的检验检测报告扫描件</w:t>
            </w:r>
            <w:r>
              <w:rPr>
                <w:rFonts w:hint="eastAsia" w:ascii="宋体" w:hAnsi="宋体" w:cs="宋体"/>
                <w:b/>
                <w:bCs/>
                <w:color w:val="FF0000"/>
                <w:kern w:val="0"/>
                <w:sz w:val="20"/>
                <w:szCs w:val="20"/>
                <w:lang w:val="en-US" w:eastAsia="zh-CN"/>
              </w:rPr>
              <w:t>及</w:t>
            </w:r>
            <w:r>
              <w:rPr>
                <w:rFonts w:hint="eastAsia" w:ascii="宋体" w:hAnsi="宋体" w:cs="宋体"/>
                <w:b/>
                <w:bCs/>
                <w:color w:val="FF0000"/>
                <w:kern w:val="0"/>
                <w:sz w:val="20"/>
                <w:szCs w:val="20"/>
              </w:rPr>
              <w:t>检验检测报告在全国认证认可信息公共服务平台（认e云）（http://cx.cnca.cn/）的查询记录截图，原件备查。）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9.12网络模块：支持有线或无线联网。有线： 不低于100M 网卡；无线：支持 2.4GHz 和 5GHz 双频段Wi-Fi6 或支持 5G。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9.13终端操作系统：内置开机自启动的操作系统。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10</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智能实验终端软件</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10.1题型兼容：学生端所显示的考试答题卡可以兼容多种题型包括填空题、单选题、多选题、判断题、画图题，学生通过触摸屏填写答题卡；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10.2组别号显示；设备绑定组别号后，在考试过程中锁屏页可以显示该设备绑定的组别号、试卷标签、实验名称，方便考生进入考场后快速定位到指定设备；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10.3自定义配置：学生终端流程支持自定义配置，配置项包括登录方式、信息确认、器材清单确认、摄像头检查、注意事项、考前倒计时、二次确认提交答卷等；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10.4显微镜对接：终端可以对接显微镜，支持在进入答题页面时，终端屏幕显示显微镜的实时影像，支持点击进行拍照，根据考试要求对照片进行标记等操作；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10.5异常提醒：在掉电情况下，终端界面会显示掉电状态提醒；在断网情况下，终端界面会显示断网状态提醒。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11</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电子目镜</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11.1生物实验配备电子目镜，支持在终端上呈现显微镜观察到的图像并采集显微镜成像实时图片。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11.2</w:t>
            </w:r>
            <w:r>
              <w:rPr>
                <w:rFonts w:hint="eastAsia" w:ascii="宋体" w:hAnsi="宋体" w:cs="宋体"/>
                <w:color w:val="000000"/>
                <w:kern w:val="0"/>
                <w:sz w:val="20"/>
                <w:szCs w:val="20"/>
                <w:lang w:val="en-US" w:eastAsia="zh-CN"/>
              </w:rPr>
              <w:t xml:space="preserve"> </w:t>
            </w:r>
            <w:r>
              <w:rPr>
                <w:rFonts w:hint="eastAsia" w:ascii="宋体" w:hAnsi="宋体" w:cs="宋体"/>
                <w:color w:val="000000"/>
                <w:kern w:val="0"/>
                <w:sz w:val="20"/>
                <w:szCs w:val="20"/>
              </w:rPr>
              <w:t>CMOS传感器，匹配传统光学显微镜及数码显微镜；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11.3分辨率不低于1920×1080（200万像素）；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11.4帧率不低于25FPS；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11.5自动白平衡、自动曝光、增益补偿；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11.6</w:t>
            </w:r>
            <w:r>
              <w:rPr>
                <w:rFonts w:hint="eastAsia" w:ascii="宋体" w:hAnsi="宋体" w:cs="宋体"/>
                <w:color w:val="000000"/>
                <w:kern w:val="0"/>
                <w:sz w:val="20"/>
                <w:szCs w:val="20"/>
                <w:lang w:val="en-US" w:eastAsia="zh-CN"/>
              </w:rPr>
              <w:t xml:space="preserve"> </w:t>
            </w:r>
            <w:r>
              <w:rPr>
                <w:rFonts w:hint="eastAsia" w:ascii="宋体" w:hAnsi="宋体" w:cs="宋体"/>
                <w:color w:val="000000"/>
                <w:kern w:val="0"/>
                <w:sz w:val="20"/>
                <w:szCs w:val="20"/>
              </w:rPr>
              <w:t>USB接口供电，即插即用。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12</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考场交换机</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12.1 二层交换机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12.2端口描述：不少于48个千兆电口+4个万兆光口；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12.3包转发率：不低于132Mpps；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12.4交换容量：不低于336Gbps。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13</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核心交换机</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13.1 具备千兆电口≥24个，10GSFP+万兆光口≥4个；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 xml:space="preserve">13.2 支持IEEE802.3az标准的EEE节能技术：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13.3 交换性能≥432Gbps/4.32Tbps，包转发率≥156Mpps/168Mpps；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13.4 支持MAC地址≥16K，支持MAC地址自动学习、源MAC地址过滤、接口MAC地址学习个数限制；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13.5 支持基于端口或堆叠口的ACL策略、基于源目IP/MAC地址的ACL策略、基于协议的ACL策略、基于时间的ACL策略；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13.6 支持端口保护、隔离，并有效防止DOS、ARP攻击，支持对CPU的保护功能；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13.7 为保证设备在受到外界机械碰撞时能够正常运行，要求交换机IK防护测试级别至少达到IK06；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13.8 ▲支持在交换机上创建东西向安全策略，实现全网安全风险拦截；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13.9 ▲为提升网络整体安全性，需支持联动第三方安全设备或平台，通过联动实现从系统及接入层交换机对风险终端MAC地址进行封堵；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13.10▲支持基于终端类型自动识别结果，禁止非法终端(例如私接路由器)接入；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14</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小型机柜</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14.1 22U网络机柜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14.2尺寸W*D*H不小于600*800*1200(mm)；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14.3至少配备风扇*2，固定支脚*4，托盘*3，脚轮*4，螺丝*1包，电源插排*1。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15</w:t>
            </w:r>
          </w:p>
        </w:tc>
        <w:tc>
          <w:tcPr>
            <w:tcW w:w="83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移动硬盘</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15.1不小于2TB移动固态硬盘，支持Type-C/USB2.0/USB3.1，读写速度不低于550/450MB/s，厚度不超过11mm，防震抗摔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16</w:t>
            </w:r>
          </w:p>
        </w:tc>
        <w:tc>
          <w:tcPr>
            <w:tcW w:w="83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考场监考管理主机</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16.1商用台式机电脑主机，不低于4核CPU、16G内存、480GB SSD系统盘、1TB硬盘、千兆网口及21.45英寸显示器，支持WiFi，带操作系统。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w:t>
            </w:r>
          </w:p>
        </w:tc>
        <w:tc>
          <w:tcPr>
            <w:tcW w:w="834" w:type="dxa"/>
            <w:vMerge w:val="restart"/>
            <w:shd w:val="clear" w:color="auto" w:fill="auto"/>
            <w:vAlign w:val="center"/>
          </w:tcPr>
          <w:p>
            <w:pPr>
              <w:widowControl/>
              <w:spacing w:line="360" w:lineRule="auto"/>
              <w:jc w:val="left"/>
              <w:rPr>
                <w:rFonts w:ascii="宋体" w:hAnsi="宋体"/>
                <w:color w:val="000000"/>
                <w:kern w:val="0"/>
                <w:sz w:val="20"/>
                <w:szCs w:val="20"/>
              </w:rPr>
            </w:pPr>
            <w:r>
              <w:rPr>
                <w:rFonts w:ascii="宋体" w:hAnsi="宋体"/>
                <w:color w:val="000000"/>
                <w:kern w:val="0"/>
                <w:sz w:val="20"/>
                <w:szCs w:val="20"/>
              </w:rPr>
              <w:t>UPS</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17.1 6KVA在线式UPS不间断电源，满足单个考场考试终端和交换机设备续航≥60分钟；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17.2 输入电压：120~275V 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17.3 输入频率：(40~70)Hz；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17.4 输入功因：≥0.99；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17.5 输出电压：220V 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17.6 输出精度：±1%；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17.7 输出频率：50/60Hz±0.2Hz；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17.8 输出波形：纯净正弦输出；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17.9 外观尺寸W×D×H：212mm×500mm×420mm；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17.10效率：市电模式&gt;94% ECO高效模式&gt;98%；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17.11</w:t>
            </w:r>
            <w:r>
              <w:rPr>
                <w:rFonts w:hint="eastAsia" w:ascii="宋体" w:hAnsi="宋体" w:cs="宋体"/>
                <w:color w:val="000000"/>
                <w:kern w:val="0"/>
                <w:sz w:val="20"/>
                <w:szCs w:val="20"/>
                <w:lang w:val="en-US" w:eastAsia="zh-CN"/>
              </w:rPr>
              <w:t xml:space="preserve"> </w:t>
            </w:r>
            <w:r>
              <w:rPr>
                <w:rFonts w:hint="eastAsia" w:ascii="宋体" w:hAnsi="宋体" w:cs="宋体"/>
                <w:color w:val="000000"/>
                <w:kern w:val="0"/>
                <w:sz w:val="20"/>
                <w:szCs w:val="20"/>
              </w:rPr>
              <w:t>LED显示：负载/电量/输入/输出/运行模式；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17.12连接：单相二线+接地；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17.13输出谐波失真：≤3%，输入THD-V&lt;1%，线性负载；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17.14环境参数：温度0-40℃ 湿度20-90%(无凝露) 噪声&lt;50dB @距离1米；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18</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信号屏蔽器</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18.1功能：屏蔽手机2G+3G+4G+5G+wifi+蓝牙+热点，屏蔽窃听监听；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18.2覆盖范围：20-30米（覆盖范围受基站影响会有所不同）；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18.3功率：90W；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18.4电源：输入AC110-240V  输出DC5V；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auto"/>
                <w:kern w:val="0"/>
                <w:sz w:val="20"/>
                <w:szCs w:val="20"/>
              </w:rPr>
            </w:pPr>
            <w:r>
              <w:rPr>
                <w:rFonts w:ascii="宋体" w:hAnsi="宋体" w:cs="宋体"/>
                <w:color w:val="auto"/>
                <w:kern w:val="0"/>
                <w:sz w:val="20"/>
                <w:szCs w:val="20"/>
              </w:rPr>
              <w:t>19</w:t>
            </w:r>
          </w:p>
        </w:tc>
        <w:tc>
          <w:tcPr>
            <w:tcW w:w="834" w:type="dxa"/>
            <w:vMerge w:val="restart"/>
            <w:shd w:val="clear" w:color="auto" w:fill="auto"/>
            <w:vAlign w:val="center"/>
          </w:tcPr>
          <w:p>
            <w:pPr>
              <w:widowControl/>
              <w:spacing w:line="360" w:lineRule="auto"/>
              <w:jc w:val="left"/>
              <w:rPr>
                <w:rFonts w:ascii="宋体" w:hAnsi="宋体" w:cs="宋体"/>
                <w:color w:val="auto"/>
                <w:kern w:val="0"/>
                <w:sz w:val="20"/>
                <w:szCs w:val="20"/>
              </w:rPr>
            </w:pPr>
            <w:r>
              <w:rPr>
                <w:rFonts w:hint="eastAsia" w:ascii="宋体" w:hAnsi="宋体" w:cs="宋体"/>
                <w:color w:val="auto"/>
                <w:kern w:val="0"/>
                <w:sz w:val="20"/>
                <w:szCs w:val="20"/>
              </w:rPr>
              <w:t>路由器</w:t>
            </w:r>
          </w:p>
        </w:tc>
        <w:tc>
          <w:tcPr>
            <w:tcW w:w="6904" w:type="dxa"/>
            <w:shd w:val="clear" w:color="auto" w:fill="auto"/>
            <w:vAlign w:val="center"/>
          </w:tcPr>
          <w:p>
            <w:pPr>
              <w:widowControl/>
              <w:spacing w:line="360" w:lineRule="auto"/>
              <w:jc w:val="left"/>
              <w:rPr>
                <w:rFonts w:hint="eastAsia" w:ascii="宋体" w:hAnsi="宋体" w:eastAsia="宋体" w:cs="宋体"/>
                <w:color w:val="auto"/>
                <w:kern w:val="0"/>
                <w:sz w:val="20"/>
                <w:szCs w:val="20"/>
                <w:lang w:eastAsia="zh-CN"/>
              </w:rPr>
            </w:pPr>
            <w:r>
              <w:rPr>
                <w:rFonts w:ascii="宋体" w:hAnsi="宋体" w:cs="宋体"/>
                <w:color w:val="auto"/>
                <w:kern w:val="0"/>
                <w:sz w:val="20"/>
                <w:szCs w:val="20"/>
              </w:rPr>
              <w:t>19.1 8口企业级路由器</w:t>
            </w:r>
            <w:r>
              <w:rPr>
                <w:rFonts w:hint="eastAsia" w:ascii="宋体" w:hAnsi="宋体" w:cs="宋体"/>
                <w:color w:val="auto"/>
                <w:kern w:val="0"/>
                <w:sz w:val="20"/>
                <w:szCs w:val="20"/>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auto"/>
                <w:kern w:val="0"/>
                <w:sz w:val="20"/>
                <w:szCs w:val="20"/>
              </w:rPr>
            </w:pPr>
          </w:p>
        </w:tc>
        <w:tc>
          <w:tcPr>
            <w:tcW w:w="834" w:type="dxa"/>
            <w:vMerge w:val="continue"/>
            <w:vAlign w:val="center"/>
          </w:tcPr>
          <w:p>
            <w:pPr>
              <w:widowControl/>
              <w:spacing w:line="360" w:lineRule="auto"/>
              <w:jc w:val="left"/>
              <w:rPr>
                <w:rFonts w:ascii="宋体" w:hAnsi="宋体" w:cs="宋体"/>
                <w:color w:val="auto"/>
                <w:kern w:val="0"/>
                <w:sz w:val="20"/>
                <w:szCs w:val="20"/>
              </w:rPr>
            </w:pPr>
          </w:p>
        </w:tc>
        <w:tc>
          <w:tcPr>
            <w:tcW w:w="6904" w:type="dxa"/>
            <w:shd w:val="clear" w:color="auto" w:fill="auto"/>
            <w:vAlign w:val="center"/>
          </w:tcPr>
          <w:p>
            <w:pPr>
              <w:widowControl/>
              <w:spacing w:line="360" w:lineRule="auto"/>
              <w:jc w:val="left"/>
              <w:rPr>
                <w:rFonts w:ascii="宋体" w:hAnsi="宋体" w:cs="宋体"/>
                <w:color w:val="auto"/>
                <w:kern w:val="0"/>
                <w:sz w:val="20"/>
                <w:szCs w:val="20"/>
              </w:rPr>
            </w:pPr>
            <w:r>
              <w:rPr>
                <w:rFonts w:ascii="宋体" w:hAnsi="宋体" w:cs="宋体"/>
                <w:color w:val="auto"/>
                <w:kern w:val="0"/>
                <w:sz w:val="20"/>
                <w:szCs w:val="20"/>
              </w:rPr>
              <w:t>19.2设备类型：企业级路由器；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auto"/>
                <w:kern w:val="0"/>
                <w:sz w:val="20"/>
                <w:szCs w:val="20"/>
              </w:rPr>
            </w:pPr>
          </w:p>
        </w:tc>
        <w:tc>
          <w:tcPr>
            <w:tcW w:w="834" w:type="dxa"/>
            <w:vMerge w:val="continue"/>
            <w:vAlign w:val="center"/>
          </w:tcPr>
          <w:p>
            <w:pPr>
              <w:widowControl/>
              <w:spacing w:line="360" w:lineRule="auto"/>
              <w:jc w:val="left"/>
              <w:rPr>
                <w:rFonts w:ascii="宋体" w:hAnsi="宋体" w:cs="宋体"/>
                <w:color w:val="auto"/>
                <w:kern w:val="0"/>
                <w:sz w:val="20"/>
                <w:szCs w:val="20"/>
              </w:rPr>
            </w:pPr>
          </w:p>
        </w:tc>
        <w:tc>
          <w:tcPr>
            <w:tcW w:w="6904" w:type="dxa"/>
            <w:shd w:val="clear" w:color="auto" w:fill="auto"/>
            <w:vAlign w:val="center"/>
          </w:tcPr>
          <w:p>
            <w:pPr>
              <w:widowControl/>
              <w:spacing w:line="360" w:lineRule="auto"/>
              <w:jc w:val="left"/>
              <w:rPr>
                <w:rFonts w:ascii="宋体" w:hAnsi="宋体" w:cs="宋体"/>
                <w:color w:val="auto"/>
                <w:kern w:val="0"/>
                <w:sz w:val="20"/>
                <w:szCs w:val="20"/>
              </w:rPr>
            </w:pPr>
            <w:r>
              <w:rPr>
                <w:rFonts w:ascii="宋体" w:hAnsi="宋体" w:cs="宋体"/>
                <w:color w:val="auto"/>
                <w:kern w:val="0"/>
                <w:sz w:val="20"/>
                <w:szCs w:val="20"/>
              </w:rPr>
              <w:t>19.3 WAN口：不低于2个GE；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auto"/>
                <w:kern w:val="0"/>
                <w:sz w:val="20"/>
                <w:szCs w:val="20"/>
              </w:rPr>
            </w:pPr>
          </w:p>
        </w:tc>
        <w:tc>
          <w:tcPr>
            <w:tcW w:w="834" w:type="dxa"/>
            <w:vMerge w:val="continue"/>
            <w:vAlign w:val="center"/>
          </w:tcPr>
          <w:p>
            <w:pPr>
              <w:widowControl/>
              <w:spacing w:line="360" w:lineRule="auto"/>
              <w:jc w:val="left"/>
              <w:rPr>
                <w:rFonts w:ascii="宋体" w:hAnsi="宋体" w:cs="宋体"/>
                <w:color w:val="auto"/>
                <w:kern w:val="0"/>
                <w:sz w:val="20"/>
                <w:szCs w:val="20"/>
              </w:rPr>
            </w:pPr>
          </w:p>
        </w:tc>
        <w:tc>
          <w:tcPr>
            <w:tcW w:w="6904" w:type="dxa"/>
            <w:shd w:val="clear" w:color="auto" w:fill="auto"/>
            <w:vAlign w:val="center"/>
          </w:tcPr>
          <w:p>
            <w:pPr>
              <w:widowControl/>
              <w:spacing w:line="360" w:lineRule="auto"/>
              <w:jc w:val="left"/>
              <w:rPr>
                <w:rFonts w:ascii="宋体" w:hAnsi="宋体" w:cs="宋体"/>
                <w:color w:val="auto"/>
                <w:kern w:val="0"/>
                <w:sz w:val="20"/>
                <w:szCs w:val="20"/>
              </w:rPr>
            </w:pPr>
            <w:r>
              <w:rPr>
                <w:rFonts w:ascii="宋体" w:hAnsi="宋体" w:cs="宋体"/>
                <w:color w:val="auto"/>
                <w:kern w:val="0"/>
                <w:sz w:val="20"/>
                <w:szCs w:val="20"/>
              </w:rPr>
              <w:t>19.4 LAN口：不低于8个GE(3个LAN口支持切换为WAN)；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auto"/>
                <w:kern w:val="0"/>
                <w:sz w:val="20"/>
                <w:szCs w:val="20"/>
              </w:rPr>
            </w:pPr>
          </w:p>
        </w:tc>
        <w:tc>
          <w:tcPr>
            <w:tcW w:w="834" w:type="dxa"/>
            <w:vMerge w:val="continue"/>
            <w:vAlign w:val="center"/>
          </w:tcPr>
          <w:p>
            <w:pPr>
              <w:widowControl/>
              <w:spacing w:line="360" w:lineRule="auto"/>
              <w:jc w:val="left"/>
              <w:rPr>
                <w:rFonts w:ascii="宋体" w:hAnsi="宋体" w:cs="宋体"/>
                <w:color w:val="auto"/>
                <w:kern w:val="0"/>
                <w:sz w:val="20"/>
                <w:szCs w:val="20"/>
              </w:rPr>
            </w:pPr>
          </w:p>
        </w:tc>
        <w:tc>
          <w:tcPr>
            <w:tcW w:w="6904" w:type="dxa"/>
            <w:shd w:val="clear" w:color="auto" w:fill="auto"/>
            <w:vAlign w:val="center"/>
          </w:tcPr>
          <w:p>
            <w:pPr>
              <w:widowControl/>
              <w:spacing w:line="360" w:lineRule="auto"/>
              <w:jc w:val="left"/>
              <w:rPr>
                <w:rFonts w:ascii="宋体" w:hAnsi="宋体" w:cs="宋体"/>
                <w:color w:val="auto"/>
                <w:kern w:val="0"/>
                <w:sz w:val="20"/>
                <w:szCs w:val="20"/>
              </w:rPr>
            </w:pPr>
            <w:r>
              <w:rPr>
                <w:rFonts w:ascii="宋体" w:hAnsi="宋体" w:cs="宋体"/>
                <w:color w:val="auto"/>
                <w:kern w:val="0"/>
                <w:sz w:val="20"/>
                <w:szCs w:val="20"/>
              </w:rPr>
              <w:t xml:space="preserve">19.5 </w:t>
            </w:r>
            <w:r>
              <w:rPr>
                <w:rFonts w:hint="eastAsia" w:ascii="宋体" w:hAnsi="宋体" w:cs="宋体"/>
                <w:color w:val="auto"/>
                <w:kern w:val="0"/>
                <w:sz w:val="20"/>
                <w:szCs w:val="20"/>
              </w:rPr>
              <w:t>处理器：高性能</w:t>
            </w:r>
            <w:r>
              <w:rPr>
                <w:rFonts w:ascii="宋体" w:hAnsi="宋体" w:cs="宋体"/>
                <w:color w:val="auto"/>
                <w:kern w:val="0"/>
                <w:sz w:val="20"/>
                <w:szCs w:val="20"/>
              </w:rPr>
              <w:t>ARM双核CPU；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auto"/>
                <w:kern w:val="0"/>
                <w:sz w:val="20"/>
                <w:szCs w:val="20"/>
              </w:rPr>
            </w:pPr>
          </w:p>
        </w:tc>
        <w:tc>
          <w:tcPr>
            <w:tcW w:w="834" w:type="dxa"/>
            <w:vMerge w:val="continue"/>
            <w:vAlign w:val="center"/>
          </w:tcPr>
          <w:p>
            <w:pPr>
              <w:widowControl/>
              <w:spacing w:line="360" w:lineRule="auto"/>
              <w:jc w:val="left"/>
              <w:rPr>
                <w:rFonts w:ascii="宋体" w:hAnsi="宋体" w:cs="宋体"/>
                <w:color w:val="auto"/>
                <w:kern w:val="0"/>
                <w:sz w:val="20"/>
                <w:szCs w:val="20"/>
              </w:rPr>
            </w:pPr>
          </w:p>
        </w:tc>
        <w:tc>
          <w:tcPr>
            <w:tcW w:w="6904" w:type="dxa"/>
            <w:shd w:val="clear" w:color="auto" w:fill="auto"/>
            <w:vAlign w:val="center"/>
          </w:tcPr>
          <w:p>
            <w:pPr>
              <w:widowControl/>
              <w:spacing w:line="360" w:lineRule="auto"/>
              <w:jc w:val="left"/>
              <w:rPr>
                <w:rFonts w:ascii="宋体" w:hAnsi="宋体" w:cs="宋体"/>
                <w:color w:val="auto"/>
                <w:kern w:val="0"/>
                <w:sz w:val="20"/>
                <w:szCs w:val="20"/>
              </w:rPr>
            </w:pPr>
            <w:r>
              <w:rPr>
                <w:rFonts w:ascii="宋体" w:hAnsi="宋体" w:cs="宋体"/>
                <w:color w:val="auto"/>
                <w:kern w:val="0"/>
                <w:sz w:val="20"/>
                <w:szCs w:val="20"/>
              </w:rPr>
              <w:t xml:space="preserve">19.6 </w:t>
            </w:r>
            <w:r>
              <w:rPr>
                <w:rFonts w:hint="eastAsia" w:ascii="宋体" w:hAnsi="宋体" w:cs="宋体"/>
                <w:color w:val="auto"/>
                <w:kern w:val="0"/>
                <w:sz w:val="20"/>
                <w:szCs w:val="20"/>
              </w:rPr>
              <w:t>产品内存：不低于</w:t>
            </w:r>
            <w:r>
              <w:rPr>
                <w:rFonts w:ascii="宋体" w:hAnsi="宋体" w:cs="宋体"/>
                <w:color w:val="auto"/>
                <w:kern w:val="0"/>
                <w:sz w:val="20"/>
                <w:szCs w:val="20"/>
              </w:rPr>
              <w:t>256MB。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20</w:t>
            </w:r>
          </w:p>
        </w:tc>
        <w:tc>
          <w:tcPr>
            <w:tcW w:w="834" w:type="dxa"/>
            <w:vMerge w:val="restart"/>
            <w:shd w:val="clear" w:color="auto" w:fill="auto"/>
            <w:vAlign w:val="center"/>
          </w:tcPr>
          <w:p>
            <w:pPr>
              <w:widowControl/>
              <w:spacing w:line="360" w:lineRule="auto"/>
              <w:jc w:val="left"/>
              <w:rPr>
                <w:rFonts w:ascii="宋体" w:hAnsi="宋体" w:cs="宋体"/>
                <w:color w:val="000000"/>
                <w:kern w:val="0"/>
                <w:sz w:val="20"/>
                <w:szCs w:val="20"/>
              </w:rPr>
            </w:pPr>
            <w:r>
              <w:rPr>
                <w:rFonts w:hint="eastAsia" w:ascii="宋体" w:hAnsi="宋体" w:cs="宋体"/>
                <w:color w:val="000000"/>
                <w:kern w:val="0"/>
                <w:sz w:val="20"/>
                <w:szCs w:val="20"/>
              </w:rPr>
              <w:t>巡考摄像头</w:t>
            </w: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Style w:val="18"/>
                <w:color w:val="auto"/>
              </w:rPr>
              <w:t>2</w:t>
            </w:r>
            <w:r>
              <w:rPr>
                <w:rStyle w:val="18"/>
                <w:rFonts w:hint="eastAsia"/>
                <w:color w:val="auto"/>
                <w:lang w:val="en-US" w:eastAsia="zh-CN"/>
              </w:rPr>
              <w:t>0</w:t>
            </w:r>
            <w:r>
              <w:rPr>
                <w:rStyle w:val="18"/>
                <w:color w:val="auto"/>
              </w:rPr>
              <w:t>.</w:t>
            </w:r>
            <w:r>
              <w:rPr>
                <w:rStyle w:val="18"/>
                <w:rFonts w:hint="eastAsia"/>
                <w:color w:val="auto"/>
              </w:rPr>
              <w:t>1支持双镜头拼接，水平视场角180°，画面比例20:9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Style w:val="18"/>
                <w:color w:val="auto"/>
              </w:rPr>
              <w:t>2</w:t>
            </w:r>
            <w:r>
              <w:rPr>
                <w:rStyle w:val="18"/>
                <w:rFonts w:hint="eastAsia"/>
                <w:color w:val="auto"/>
                <w:lang w:val="en-US" w:eastAsia="zh-CN"/>
              </w:rPr>
              <w:t>0.</w:t>
            </w:r>
            <w:r>
              <w:rPr>
                <w:rStyle w:val="18"/>
                <w:rFonts w:hint="eastAsia"/>
                <w:color w:val="auto"/>
              </w:rPr>
              <w:t>2最大分辨率3632 × 1632 @20 fps，水平分辨率不低于1400线。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Style w:val="18"/>
                <w:color w:val="auto"/>
              </w:rPr>
              <w:t>2</w:t>
            </w:r>
            <w:r>
              <w:rPr>
                <w:rStyle w:val="18"/>
                <w:rFonts w:hint="eastAsia"/>
                <w:color w:val="auto"/>
                <w:lang w:val="en-US" w:eastAsia="zh-CN"/>
              </w:rPr>
              <w:t>0</w:t>
            </w:r>
            <w:r>
              <w:rPr>
                <w:rStyle w:val="18"/>
                <w:color w:val="auto"/>
              </w:rPr>
              <w:t>.</w:t>
            </w:r>
            <w:r>
              <w:rPr>
                <w:rStyle w:val="18"/>
                <w:rFonts w:hint="eastAsia"/>
                <w:color w:val="auto"/>
              </w:rPr>
              <w:t>3最低照度彩色：0.005 lx。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Style w:val="18"/>
                <w:color w:val="auto"/>
              </w:rPr>
              <w:t>2</w:t>
            </w:r>
            <w:r>
              <w:rPr>
                <w:rStyle w:val="18"/>
                <w:rFonts w:hint="eastAsia"/>
                <w:color w:val="auto"/>
                <w:lang w:val="en-US" w:eastAsia="zh-CN"/>
              </w:rPr>
              <w:t>0</w:t>
            </w:r>
            <w:r>
              <w:rPr>
                <w:rStyle w:val="18"/>
                <w:color w:val="auto"/>
              </w:rPr>
              <w:t>.</w:t>
            </w:r>
            <w:r>
              <w:rPr>
                <w:rStyle w:val="18"/>
                <w:rFonts w:hint="eastAsia"/>
                <w:color w:val="auto"/>
              </w:rPr>
              <w:t>4调节角度：垂直：-75°~75°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Style w:val="18"/>
                <w:color w:val="auto"/>
              </w:rPr>
              <w:t>2</w:t>
            </w:r>
            <w:r>
              <w:rPr>
                <w:rStyle w:val="18"/>
                <w:rFonts w:hint="eastAsia"/>
                <w:color w:val="auto"/>
                <w:lang w:val="en-US" w:eastAsia="zh-CN"/>
              </w:rPr>
              <w:t>0</w:t>
            </w:r>
            <w:r>
              <w:rPr>
                <w:rStyle w:val="18"/>
                <w:color w:val="auto"/>
              </w:rPr>
              <w:t>.</w:t>
            </w:r>
            <w:r>
              <w:rPr>
                <w:rStyle w:val="18"/>
                <w:rFonts w:hint="eastAsia"/>
                <w:color w:val="auto"/>
              </w:rPr>
              <w:t>5摄像机水平视场角不小于180°，垂直视场角不小于81°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Style w:val="18"/>
                <w:color w:val="auto"/>
              </w:rPr>
              <w:t>2</w:t>
            </w:r>
            <w:r>
              <w:rPr>
                <w:rStyle w:val="18"/>
                <w:rFonts w:hint="eastAsia"/>
                <w:color w:val="auto"/>
                <w:lang w:val="en-US" w:eastAsia="zh-CN"/>
              </w:rPr>
              <w:t>0</w:t>
            </w:r>
            <w:r>
              <w:rPr>
                <w:rStyle w:val="18"/>
                <w:color w:val="auto"/>
              </w:rPr>
              <w:t>.</w:t>
            </w:r>
            <w:r>
              <w:rPr>
                <w:rStyle w:val="18"/>
                <w:rFonts w:hint="eastAsia"/>
                <w:color w:val="auto"/>
              </w:rPr>
              <w:t>6相机可听清距离10m处声级不小于70dB的声音。支持手动调节进行-75°~75°旋转。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Style w:val="18"/>
                <w:color w:val="auto"/>
              </w:rPr>
              <w:t>2</w:t>
            </w:r>
            <w:r>
              <w:rPr>
                <w:rStyle w:val="18"/>
                <w:rFonts w:hint="eastAsia"/>
                <w:color w:val="auto"/>
                <w:lang w:val="en-US" w:eastAsia="zh-CN"/>
              </w:rPr>
              <w:t>0</w:t>
            </w:r>
            <w:r>
              <w:rPr>
                <w:rStyle w:val="18"/>
                <w:color w:val="auto"/>
              </w:rPr>
              <w:t>.</w:t>
            </w:r>
            <w:r>
              <w:rPr>
                <w:rStyle w:val="18"/>
                <w:rFonts w:hint="eastAsia"/>
                <w:color w:val="auto"/>
              </w:rPr>
              <w:t>7内置不少于1个麦克风，1个扬声器，1个报警输入，1个报警输出，1个音频输入，1个音频输出接口。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Style w:val="18"/>
                <w:color w:val="auto"/>
              </w:rPr>
              <w:t>2</w:t>
            </w:r>
            <w:r>
              <w:rPr>
                <w:rStyle w:val="18"/>
                <w:rFonts w:hint="eastAsia"/>
                <w:color w:val="auto"/>
                <w:lang w:val="en-US" w:eastAsia="zh-CN"/>
              </w:rPr>
              <w:t>0</w:t>
            </w:r>
            <w:r>
              <w:rPr>
                <w:rStyle w:val="18"/>
                <w:color w:val="auto"/>
              </w:rPr>
              <w:t>.</w:t>
            </w:r>
            <w:r>
              <w:rPr>
                <w:rStyle w:val="18"/>
                <w:rFonts w:hint="eastAsia"/>
                <w:color w:val="auto"/>
              </w:rPr>
              <w:t>8红外补光时可识别不小于30米处的人体。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7" w:type="dxa"/>
            <w:vMerge w:val="continue"/>
            <w:vAlign w:val="center"/>
          </w:tcPr>
          <w:p>
            <w:pPr>
              <w:widowControl/>
              <w:spacing w:line="360" w:lineRule="auto"/>
              <w:jc w:val="left"/>
              <w:rPr>
                <w:rFonts w:ascii="宋体" w:hAnsi="宋体" w:cs="宋体"/>
                <w:color w:val="000000"/>
                <w:kern w:val="0"/>
                <w:sz w:val="20"/>
                <w:szCs w:val="20"/>
              </w:rPr>
            </w:pPr>
          </w:p>
        </w:tc>
        <w:tc>
          <w:tcPr>
            <w:tcW w:w="834" w:type="dxa"/>
            <w:vMerge w:val="continue"/>
            <w:vAlign w:val="center"/>
          </w:tcPr>
          <w:p>
            <w:pPr>
              <w:widowControl/>
              <w:spacing w:line="360" w:lineRule="auto"/>
              <w:jc w:val="left"/>
              <w:rPr>
                <w:rFonts w:ascii="宋体" w:hAnsi="宋体" w:cs="宋体"/>
                <w:color w:val="000000"/>
                <w:kern w:val="0"/>
                <w:sz w:val="20"/>
                <w:szCs w:val="20"/>
              </w:rPr>
            </w:pPr>
          </w:p>
        </w:tc>
        <w:tc>
          <w:tcPr>
            <w:tcW w:w="6904" w:type="dxa"/>
            <w:shd w:val="clear" w:color="auto" w:fill="auto"/>
            <w:vAlign w:val="center"/>
          </w:tcPr>
          <w:p>
            <w:pPr>
              <w:widowControl/>
              <w:spacing w:line="360" w:lineRule="auto"/>
              <w:jc w:val="left"/>
              <w:rPr>
                <w:rFonts w:ascii="宋体" w:hAnsi="宋体" w:cs="宋体"/>
                <w:color w:val="000000"/>
                <w:kern w:val="0"/>
                <w:sz w:val="20"/>
                <w:szCs w:val="20"/>
              </w:rPr>
            </w:pPr>
            <w:r>
              <w:rPr>
                <w:rStyle w:val="18"/>
                <w:color w:val="auto"/>
              </w:rPr>
              <w:t>2</w:t>
            </w:r>
            <w:r>
              <w:rPr>
                <w:rStyle w:val="18"/>
                <w:rFonts w:hint="eastAsia"/>
                <w:color w:val="auto"/>
                <w:lang w:val="en-US" w:eastAsia="zh-CN"/>
              </w:rPr>
              <w:t>0</w:t>
            </w:r>
            <w:r>
              <w:rPr>
                <w:rStyle w:val="18"/>
                <w:color w:val="auto"/>
              </w:rPr>
              <w:t>.</w:t>
            </w:r>
            <w:r>
              <w:rPr>
                <w:rStyle w:val="18"/>
                <w:rFonts w:hint="eastAsia"/>
                <w:color w:val="auto"/>
              </w:rPr>
              <w:t>9支持DC12V和POE供电。</w:t>
            </w:r>
          </w:p>
        </w:tc>
      </w:tr>
    </w:tbl>
    <w:p>
      <w:pPr>
        <w:pStyle w:val="2"/>
      </w:pPr>
    </w:p>
    <w:p>
      <w:pPr>
        <w:pStyle w:val="2"/>
      </w:pPr>
    </w:p>
    <w:bookmarkEnd w:id="45"/>
    <w:p>
      <w:pPr>
        <w:pStyle w:val="4"/>
        <w:spacing w:before="0" w:after="0" w:line="360" w:lineRule="auto"/>
        <w:rPr>
          <w:rFonts w:cs="宋体"/>
          <w:sz w:val="28"/>
          <w:szCs w:val="28"/>
        </w:rPr>
      </w:pPr>
      <w:r>
        <w:rPr>
          <w:rFonts w:hint="eastAsia" w:cs="宋体"/>
          <w:sz w:val="28"/>
          <w:szCs w:val="28"/>
        </w:rPr>
        <w:t>五、商务要求</w:t>
      </w:r>
    </w:p>
    <w:p>
      <w:pPr>
        <w:spacing w:line="360" w:lineRule="auto"/>
        <w:rPr>
          <w:rFonts w:ascii="宋体" w:hAnsi="宋体" w:cs="宋体"/>
          <w:b/>
        </w:rPr>
      </w:pPr>
      <w:r>
        <w:rPr>
          <w:rFonts w:hint="eastAsia" w:ascii="宋体" w:hAnsi="宋体" w:cs="宋体"/>
          <w:b/>
          <w:szCs w:val="21"/>
        </w:rPr>
        <w:t>说明：</w:t>
      </w:r>
      <w:r>
        <w:rPr>
          <w:rFonts w:hint="eastAsia" w:ascii="宋体" w:hAnsi="宋体" w:cs="宋体"/>
          <w:b/>
        </w:rPr>
        <w:t>1、评分时，如对一项招标商务要求（以划分框为准）中的内容存在两处（或以上）负偏离的，在评分时只作一项负偏离扣分。</w:t>
      </w:r>
    </w:p>
    <w:p>
      <w:pPr>
        <w:spacing w:line="360" w:lineRule="auto"/>
        <w:rPr>
          <w:rFonts w:ascii="宋体" w:hAnsi="宋体" w:cs="宋体"/>
          <w:b/>
          <w:szCs w:val="21"/>
        </w:rPr>
      </w:pPr>
      <w:r>
        <w:rPr>
          <w:rFonts w:hint="eastAsia" w:ascii="宋体" w:hAnsi="宋体" w:cs="宋体"/>
          <w:b/>
          <w:szCs w:val="21"/>
        </w:rPr>
        <w:t>2、带“★”指标项为实质性条款，如出现负偏离，将被视为未实质性满足招标文件要求作投标无效处理</w:t>
      </w:r>
      <w:del w:id="13" w:author="Administrator" w:date="2024-03-04T12:20:37Z">
        <w:r>
          <w:rPr>
            <w:rFonts w:hint="eastAsia" w:ascii="宋体" w:hAnsi="宋体" w:cs="宋体"/>
            <w:b/>
            <w:szCs w:val="21"/>
          </w:rPr>
          <w:delText>；</w:delText>
        </w:r>
      </w:del>
      <w:del w:id="14" w:author="Administrator" w:date="2024-03-04T12:20:36Z">
        <w:r>
          <w:rPr>
            <w:rFonts w:hint="eastAsia" w:ascii="宋体" w:hAnsi="宋体" w:cs="宋体"/>
            <w:b/>
            <w:szCs w:val="21"/>
          </w:rPr>
          <w:delText>带“</w:delText>
        </w:r>
      </w:del>
      <w:del w:id="15" w:author="Administrator" w:date="2024-03-04T12:20:36Z">
        <w:r>
          <w:rPr>
            <w:rFonts w:hint="eastAsia" w:ascii="宋体" w:hAnsi="宋体" w:cs="宋体"/>
          </w:rPr>
          <w:delText>▲</w:delText>
        </w:r>
      </w:del>
      <w:del w:id="16" w:author="Administrator" w:date="2024-03-04T12:20:36Z">
        <w:r>
          <w:rPr>
            <w:rFonts w:hint="eastAsia" w:ascii="宋体" w:hAnsi="宋体" w:cs="宋体"/>
            <w:b/>
            <w:szCs w:val="21"/>
          </w:rPr>
          <w:delText>”指标项为重要参数，负偏离时依相关评分准则内容作重点扣分处理</w:delText>
        </w:r>
      </w:del>
      <w:r>
        <w:rPr>
          <w:rFonts w:hint="eastAsia" w:ascii="宋体" w:hAnsi="宋体" w:cs="宋体"/>
          <w:b/>
          <w:szCs w:val="21"/>
        </w:rPr>
        <w:t>。</w:t>
      </w:r>
    </w:p>
    <w:tbl>
      <w:tblPr>
        <w:tblStyle w:val="12"/>
        <w:tblW w:w="806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
        <w:gridCol w:w="2033"/>
        <w:gridCol w:w="51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0" w:type="dxa"/>
            <w:vAlign w:val="center"/>
          </w:tcPr>
          <w:p>
            <w:pPr>
              <w:spacing w:line="360" w:lineRule="auto"/>
              <w:jc w:val="center"/>
              <w:rPr>
                <w:rFonts w:ascii="宋体" w:hAnsi="宋体" w:cs="宋体"/>
                <w:b/>
              </w:rPr>
            </w:pPr>
            <w:r>
              <w:rPr>
                <w:rFonts w:hint="eastAsia" w:ascii="宋体" w:hAnsi="宋体" w:cs="宋体"/>
                <w:b/>
              </w:rPr>
              <w:t>序号</w:t>
            </w:r>
          </w:p>
        </w:tc>
        <w:tc>
          <w:tcPr>
            <w:tcW w:w="2033" w:type="dxa"/>
            <w:vAlign w:val="center"/>
          </w:tcPr>
          <w:p>
            <w:pPr>
              <w:spacing w:line="360" w:lineRule="auto"/>
              <w:jc w:val="center"/>
              <w:rPr>
                <w:rFonts w:ascii="宋体" w:hAnsi="宋体" w:cs="宋体"/>
                <w:b/>
              </w:rPr>
            </w:pPr>
            <w:r>
              <w:rPr>
                <w:rFonts w:hint="eastAsia" w:ascii="宋体" w:hAnsi="宋体" w:cs="宋体"/>
                <w:b/>
              </w:rPr>
              <w:t>商务需求项</w:t>
            </w:r>
          </w:p>
        </w:tc>
        <w:tc>
          <w:tcPr>
            <w:tcW w:w="5194" w:type="dxa"/>
            <w:vAlign w:val="center"/>
          </w:tcPr>
          <w:p>
            <w:pPr>
              <w:spacing w:line="360" w:lineRule="auto"/>
              <w:jc w:val="center"/>
              <w:rPr>
                <w:rFonts w:ascii="宋体" w:hAnsi="宋体" w:cs="宋体"/>
                <w:b/>
              </w:rPr>
            </w:pPr>
            <w:r>
              <w:rPr>
                <w:rFonts w:hint="eastAsia" w:ascii="宋体" w:hAnsi="宋体" w:cs="宋体"/>
                <w:b/>
              </w:rPr>
              <w:t>招标商务要求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67" w:type="dxa"/>
            <w:gridSpan w:val="3"/>
          </w:tcPr>
          <w:p>
            <w:pPr>
              <w:spacing w:line="360" w:lineRule="auto"/>
              <w:rPr>
                <w:rFonts w:ascii="宋体" w:hAnsi="宋体" w:cs="宋体"/>
                <w:b/>
              </w:rPr>
            </w:pPr>
            <w:r>
              <w:rPr>
                <w:rFonts w:hint="eastAsia" w:ascii="宋体" w:hAnsi="宋体" w:cs="宋体"/>
                <w:b/>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40" w:type="dxa"/>
            <w:vAlign w:val="center"/>
          </w:tcPr>
          <w:p>
            <w:pPr>
              <w:spacing w:line="360" w:lineRule="auto"/>
              <w:jc w:val="center"/>
              <w:rPr>
                <w:rFonts w:ascii="宋体" w:hAnsi="宋体" w:cs="宋体"/>
                <w:bCs/>
              </w:rPr>
            </w:pPr>
            <w:r>
              <w:rPr>
                <w:rFonts w:hint="eastAsia" w:ascii="宋体" w:hAnsi="宋体" w:cs="宋体"/>
                <w:bCs/>
              </w:rPr>
              <w:t>1</w:t>
            </w:r>
          </w:p>
        </w:tc>
        <w:tc>
          <w:tcPr>
            <w:tcW w:w="2033" w:type="dxa"/>
            <w:vAlign w:val="center"/>
          </w:tcPr>
          <w:p>
            <w:pPr>
              <w:spacing w:line="360" w:lineRule="auto"/>
              <w:jc w:val="center"/>
              <w:rPr>
                <w:rFonts w:ascii="宋体" w:hAnsi="宋体" w:cs="宋体"/>
              </w:rPr>
            </w:pPr>
            <w:r>
              <w:rPr>
                <w:rFonts w:hint="eastAsia"/>
              </w:rPr>
              <w:t>维修响应及故障解决时间</w:t>
            </w:r>
          </w:p>
        </w:tc>
        <w:tc>
          <w:tcPr>
            <w:tcW w:w="5194" w:type="dxa"/>
          </w:tcPr>
          <w:p>
            <w:pPr>
              <w:spacing w:line="360" w:lineRule="auto"/>
              <w:rPr>
                <w:rFonts w:ascii="宋体" w:hAnsi="宋体" w:cs="宋体"/>
                <w:b/>
                <w:highlight w:val="yellow"/>
              </w:rPr>
            </w:pPr>
            <w:ins w:id="17" w:author="Administrator" w:date="2024-03-04T12:19:35Z">
              <w:r>
                <w:rPr>
                  <w:rFonts w:hint="eastAsia" w:ascii="宋体" w:hAnsi="宋体" w:cs="宋体"/>
                  <w:b/>
                  <w:szCs w:val="21"/>
                  <w:highlight w:val="yellow"/>
                </w:rPr>
                <w:t>★</w:t>
              </w:r>
            </w:ins>
            <w:r>
              <w:rPr>
                <w:rFonts w:hint="eastAsia"/>
                <w:bCs/>
                <w:szCs w:val="21"/>
                <w:highlight w:val="yellow"/>
              </w:rPr>
              <w:t>在免费保修期内，一旦发生质量问题，中标人保证在接到通知4小时内赶到现场进行修理或更换，并承诺24小时内修复。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40" w:type="dxa"/>
            <w:vMerge w:val="restart"/>
            <w:vAlign w:val="center"/>
          </w:tcPr>
          <w:p>
            <w:pPr>
              <w:spacing w:line="360" w:lineRule="auto"/>
              <w:jc w:val="center"/>
              <w:rPr>
                <w:rFonts w:ascii="宋体" w:hAnsi="宋体" w:cs="宋体"/>
                <w:szCs w:val="21"/>
              </w:rPr>
            </w:pPr>
            <w:r>
              <w:rPr>
                <w:rFonts w:hint="eastAsia" w:ascii="宋体" w:hAnsi="宋体" w:cs="宋体"/>
                <w:szCs w:val="21"/>
              </w:rPr>
              <w:t>2</w:t>
            </w:r>
          </w:p>
        </w:tc>
        <w:tc>
          <w:tcPr>
            <w:tcW w:w="2033" w:type="dxa"/>
            <w:vMerge w:val="restart"/>
            <w:vAlign w:val="center"/>
          </w:tcPr>
          <w:p>
            <w:pPr>
              <w:spacing w:line="360" w:lineRule="auto"/>
              <w:jc w:val="center"/>
              <w:rPr>
                <w:rFonts w:ascii="宋体" w:hAnsi="宋体" w:cs="宋体"/>
                <w:szCs w:val="21"/>
              </w:rPr>
            </w:pPr>
            <w:r>
              <w:rPr>
                <w:rFonts w:hint="eastAsia"/>
                <w:szCs w:val="21"/>
              </w:rPr>
              <w:t>免费保修期</w:t>
            </w:r>
          </w:p>
        </w:tc>
        <w:tc>
          <w:tcPr>
            <w:tcW w:w="5194" w:type="dxa"/>
          </w:tcPr>
          <w:p>
            <w:pPr>
              <w:spacing w:line="360" w:lineRule="auto"/>
              <w:rPr>
                <w:rFonts w:ascii="宋体" w:hAnsi="宋体" w:cs="宋体"/>
                <w:b/>
                <w:color w:val="FF0000"/>
                <w:szCs w:val="21"/>
                <w:highlight w:val="yellow"/>
              </w:rPr>
            </w:pPr>
            <w:ins w:id="18" w:author="Administrator" w:date="2024-03-04T12:17:35Z">
              <w:r>
                <w:rPr>
                  <w:rFonts w:hint="eastAsia" w:ascii="宋体" w:hAnsi="宋体" w:cs="宋体"/>
                  <w:b/>
                  <w:szCs w:val="21"/>
                  <w:highlight w:val="yellow"/>
                </w:rPr>
                <w:t>★</w:t>
              </w:r>
            </w:ins>
            <w:r>
              <w:rPr>
                <w:rFonts w:hint="eastAsia"/>
                <w:bCs/>
                <w:szCs w:val="21"/>
                <w:highlight w:val="yellow"/>
              </w:rPr>
              <w:t>1</w:t>
            </w:r>
            <w:r>
              <w:rPr>
                <w:bCs/>
                <w:szCs w:val="21"/>
                <w:highlight w:val="yellow"/>
              </w:rPr>
              <w:t>.</w:t>
            </w:r>
            <w:r>
              <w:rPr>
                <w:rFonts w:hint="eastAsia"/>
                <w:bCs/>
                <w:szCs w:val="21"/>
                <w:highlight w:val="yellow"/>
              </w:rPr>
              <w:t>所有货物及系统集成免费保修期</w:t>
            </w:r>
            <w:r>
              <w:rPr>
                <w:rFonts w:hint="eastAsia"/>
                <w:b/>
                <w:bCs w:val="0"/>
                <w:color w:val="FF0000"/>
                <w:szCs w:val="21"/>
                <w:highlight w:val="yellow"/>
                <w:u w:val="single"/>
              </w:rPr>
              <w:t xml:space="preserve">  3  </w:t>
            </w:r>
            <w:r>
              <w:rPr>
                <w:rFonts w:hint="eastAsia"/>
                <w:b/>
                <w:bCs w:val="0"/>
                <w:color w:val="FF0000"/>
                <w:szCs w:val="21"/>
                <w:highlight w:val="yellow"/>
              </w:rPr>
              <w:t>年</w:t>
            </w:r>
            <w:r>
              <w:rPr>
                <w:rFonts w:hint="eastAsia"/>
                <w:bCs/>
                <w:color w:val="FF0000"/>
                <w:szCs w:val="21"/>
                <w:highlight w:val="yellow"/>
              </w:rPr>
              <w:t>，</w:t>
            </w:r>
            <w:r>
              <w:rPr>
                <w:rFonts w:hint="eastAsia"/>
                <w:bCs/>
                <w:szCs w:val="21"/>
                <w:highlight w:val="yellow"/>
              </w:rPr>
              <w:t>时间自最终验收合格并交付使用之日起计算。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Merge w:val="continue"/>
            <w:vAlign w:val="center"/>
          </w:tcPr>
          <w:p>
            <w:pPr>
              <w:spacing w:line="360" w:lineRule="auto"/>
              <w:jc w:val="center"/>
              <w:rPr>
                <w:rFonts w:ascii="宋体" w:hAnsi="宋体" w:cs="宋体"/>
                <w:b/>
              </w:rPr>
            </w:pPr>
          </w:p>
        </w:tc>
        <w:tc>
          <w:tcPr>
            <w:tcW w:w="2033" w:type="dxa"/>
            <w:vMerge w:val="continue"/>
            <w:vAlign w:val="center"/>
          </w:tcPr>
          <w:p>
            <w:pPr>
              <w:spacing w:line="360" w:lineRule="auto"/>
              <w:jc w:val="center"/>
              <w:rPr>
                <w:rFonts w:ascii="宋体" w:hAnsi="宋体" w:cs="宋体"/>
              </w:rPr>
            </w:pPr>
          </w:p>
        </w:tc>
        <w:tc>
          <w:tcPr>
            <w:tcW w:w="5194" w:type="dxa"/>
            <w:vAlign w:val="center"/>
          </w:tcPr>
          <w:p>
            <w:pPr>
              <w:spacing w:line="360" w:lineRule="auto"/>
              <w:rPr>
                <w:rFonts w:ascii="宋体" w:hAnsi="宋体" w:cs="宋体"/>
                <w:bCs/>
                <w:color w:val="FF0000"/>
                <w:szCs w:val="21"/>
                <w:highlight w:val="yellow"/>
              </w:rPr>
            </w:pPr>
            <w:ins w:id="19" w:author="Administrator" w:date="2024-03-04T12:17:36Z">
              <w:r>
                <w:rPr>
                  <w:rFonts w:hint="eastAsia" w:ascii="宋体" w:hAnsi="宋体" w:cs="宋体"/>
                  <w:b/>
                  <w:szCs w:val="21"/>
                  <w:highlight w:val="yellow"/>
                </w:rPr>
                <w:t>★</w:t>
              </w:r>
            </w:ins>
            <w:r>
              <w:rPr>
                <w:rFonts w:hint="eastAsia"/>
                <w:bCs/>
                <w:szCs w:val="21"/>
                <w:highlight w:val="yellow"/>
              </w:rPr>
              <w:t>2</w:t>
            </w:r>
            <w:r>
              <w:rPr>
                <w:bCs/>
                <w:szCs w:val="21"/>
                <w:highlight w:val="yellow"/>
              </w:rPr>
              <w:t>.</w:t>
            </w:r>
            <w:r>
              <w:rPr>
                <w:rFonts w:hint="eastAsia"/>
                <w:bCs/>
                <w:szCs w:val="21"/>
                <w:highlight w:val="yellow"/>
              </w:rPr>
              <w:t>免费保修期内，</w:t>
            </w:r>
            <w:r>
              <w:rPr>
                <w:rFonts w:hint="eastAsia"/>
                <w:color w:val="000000"/>
                <w:szCs w:val="21"/>
                <w:highlight w:val="yellow"/>
              </w:rPr>
              <w:t>所有服务及配件全部免费。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Align w:val="center"/>
          </w:tcPr>
          <w:p>
            <w:pPr>
              <w:spacing w:line="360" w:lineRule="auto"/>
              <w:jc w:val="center"/>
              <w:rPr>
                <w:rFonts w:ascii="宋体" w:hAnsi="宋体" w:cs="宋体"/>
                <w:b/>
              </w:rPr>
            </w:pPr>
            <w:r>
              <w:rPr>
                <w:rFonts w:hint="eastAsia" w:ascii="宋体" w:hAnsi="宋体" w:cs="宋体"/>
                <w:szCs w:val="21"/>
              </w:rPr>
              <w:t>3</w:t>
            </w:r>
          </w:p>
        </w:tc>
        <w:tc>
          <w:tcPr>
            <w:tcW w:w="2033" w:type="dxa"/>
            <w:vAlign w:val="center"/>
          </w:tcPr>
          <w:p>
            <w:pPr>
              <w:spacing w:line="360" w:lineRule="auto"/>
              <w:jc w:val="center"/>
              <w:rPr>
                <w:rFonts w:ascii="宋体" w:hAnsi="宋体" w:cs="宋体"/>
                <w:b/>
              </w:rPr>
            </w:pPr>
            <w:r>
              <w:rPr>
                <w:rFonts w:hint="eastAsia"/>
                <w:szCs w:val="21"/>
              </w:rPr>
              <w:t>技术文件</w:t>
            </w:r>
          </w:p>
        </w:tc>
        <w:tc>
          <w:tcPr>
            <w:tcW w:w="5194" w:type="dxa"/>
            <w:vAlign w:val="center"/>
          </w:tcPr>
          <w:p>
            <w:pPr>
              <w:spacing w:line="360" w:lineRule="auto"/>
              <w:rPr>
                <w:rFonts w:ascii="宋体" w:hAnsi="宋体" w:cs="宋体"/>
                <w:bCs/>
                <w:highlight w:val="yellow"/>
              </w:rPr>
            </w:pPr>
            <w:ins w:id="20" w:author="Administrator" w:date="2024-03-04T12:19:38Z">
              <w:r>
                <w:rPr>
                  <w:rFonts w:hint="eastAsia" w:ascii="宋体" w:hAnsi="宋体" w:cs="宋体"/>
                  <w:b/>
                  <w:szCs w:val="21"/>
                  <w:highlight w:val="yellow"/>
                </w:rPr>
                <w:t>★</w:t>
              </w:r>
            </w:ins>
            <w:r>
              <w:rPr>
                <w:rFonts w:hint="eastAsia"/>
                <w:bCs/>
                <w:highlight w:val="yellow"/>
              </w:rPr>
              <w:t>供应商应提供全套、完整的书面技术资料，包括仪器说明书、操作手册、简单维修说明、图纸等。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Align w:val="center"/>
          </w:tcPr>
          <w:p>
            <w:pPr>
              <w:spacing w:line="360" w:lineRule="auto"/>
              <w:jc w:val="center"/>
              <w:rPr>
                <w:rFonts w:ascii="宋体" w:hAnsi="宋体" w:cs="宋体"/>
                <w:bCs/>
              </w:rPr>
            </w:pPr>
            <w:r>
              <w:rPr>
                <w:rFonts w:hint="eastAsia" w:ascii="宋体" w:hAnsi="宋体" w:cs="宋体"/>
                <w:bCs/>
              </w:rPr>
              <w:t>4</w:t>
            </w:r>
          </w:p>
        </w:tc>
        <w:tc>
          <w:tcPr>
            <w:tcW w:w="2033" w:type="dxa"/>
            <w:vAlign w:val="center"/>
          </w:tcPr>
          <w:p>
            <w:pPr>
              <w:spacing w:line="360" w:lineRule="auto"/>
              <w:jc w:val="center"/>
              <w:rPr>
                <w:rFonts w:ascii="宋体" w:hAnsi="宋体" w:cs="宋体"/>
                <w:bCs/>
              </w:rPr>
            </w:pPr>
            <w:r>
              <w:rPr>
                <w:rFonts w:hint="eastAsia"/>
                <w:szCs w:val="21"/>
              </w:rPr>
              <w:t>安装调试</w:t>
            </w:r>
          </w:p>
        </w:tc>
        <w:tc>
          <w:tcPr>
            <w:tcW w:w="5194" w:type="dxa"/>
            <w:vAlign w:val="center"/>
          </w:tcPr>
          <w:p>
            <w:pPr>
              <w:spacing w:line="360" w:lineRule="auto"/>
              <w:rPr>
                <w:rFonts w:ascii="宋体" w:hAnsi="宋体" w:cs="宋体"/>
                <w:bCs/>
                <w:szCs w:val="21"/>
                <w:highlight w:val="yellow"/>
              </w:rPr>
            </w:pPr>
            <w:ins w:id="21" w:author="Administrator" w:date="2024-03-04T12:19:39Z">
              <w:r>
                <w:rPr>
                  <w:rFonts w:hint="eastAsia" w:ascii="宋体" w:hAnsi="宋体" w:cs="宋体"/>
                  <w:b/>
                  <w:szCs w:val="21"/>
                  <w:highlight w:val="yellow"/>
                </w:rPr>
                <w:t>★</w:t>
              </w:r>
            </w:ins>
            <w:r>
              <w:rPr>
                <w:rFonts w:hint="eastAsia"/>
                <w:highlight w:val="yellow"/>
              </w:rPr>
              <w:t>中标人应派有经验的技术人员到现场进行培训、调试，直到设备正常使用。相关设备需要按照行业规范标准和</w:t>
            </w:r>
            <w:r>
              <w:rPr>
                <w:rFonts w:hint="eastAsia" w:asciiTheme="minorEastAsia" w:hAnsiTheme="minorEastAsia" w:eastAsiaTheme="minorEastAsia" w:cstheme="minorEastAsia"/>
                <w:kern w:val="0"/>
                <w:highlight w:val="yellow"/>
              </w:rPr>
              <w:t>采购单位信息主管部门要求实施部署，涉及二次调试、综合布线施工</w:t>
            </w:r>
            <w:r>
              <w:rPr>
                <w:rFonts w:hint="eastAsia"/>
                <w:highlight w:val="yellow"/>
              </w:rPr>
              <w:t>等费用由中标方承担。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67" w:type="dxa"/>
            <w:gridSpan w:val="3"/>
            <w:vAlign w:val="center"/>
          </w:tcPr>
          <w:p>
            <w:pPr>
              <w:spacing w:line="360" w:lineRule="auto"/>
              <w:rPr>
                <w:rFonts w:ascii="宋体" w:hAnsi="宋体" w:cs="宋体"/>
                <w:b/>
              </w:rPr>
            </w:pPr>
            <w:r>
              <w:rPr>
                <w:rFonts w:hint="eastAsia" w:ascii="宋体" w:hAnsi="宋体" w:cs="宋体"/>
                <w:b/>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pPr>
              <w:spacing w:line="360" w:lineRule="auto"/>
              <w:jc w:val="center"/>
              <w:rPr>
                <w:rFonts w:ascii="宋体" w:hAnsi="宋体" w:cs="宋体"/>
                <w:bCs/>
                <w:sz w:val="20"/>
                <w:szCs w:val="20"/>
              </w:rPr>
            </w:pPr>
            <w:r>
              <w:rPr>
                <w:rFonts w:hint="eastAsia" w:ascii="宋体" w:hAnsi="宋体" w:cs="宋体"/>
                <w:bCs/>
                <w:sz w:val="20"/>
                <w:szCs w:val="20"/>
              </w:rPr>
              <w:t>1</w:t>
            </w:r>
          </w:p>
        </w:tc>
        <w:tc>
          <w:tcPr>
            <w:tcW w:w="2033" w:type="dxa"/>
            <w:vMerge w:val="restart"/>
            <w:vAlign w:val="center"/>
          </w:tcPr>
          <w:p>
            <w:pPr>
              <w:spacing w:line="360" w:lineRule="auto"/>
              <w:jc w:val="center"/>
              <w:rPr>
                <w:rFonts w:ascii="宋体" w:hAnsi="宋体" w:cs="宋体"/>
                <w:bCs/>
                <w:color w:val="000000"/>
                <w:sz w:val="20"/>
                <w:szCs w:val="20"/>
              </w:rPr>
            </w:pPr>
            <w:r>
              <w:rPr>
                <w:rStyle w:val="15"/>
                <w:rFonts w:hint="eastAsia" w:ascii="宋体" w:hAnsi="宋体" w:cs="宋体"/>
                <w:b w:val="0"/>
                <w:color w:val="000000"/>
                <w:sz w:val="20"/>
                <w:szCs w:val="20"/>
              </w:rPr>
              <w:t>维修零配件、消耗品和延续保修合同的报价</w:t>
            </w:r>
          </w:p>
        </w:tc>
        <w:tc>
          <w:tcPr>
            <w:tcW w:w="5194" w:type="dxa"/>
            <w:vAlign w:val="center"/>
          </w:tcPr>
          <w:p>
            <w:pPr>
              <w:spacing w:line="360" w:lineRule="auto"/>
              <w:rPr>
                <w:rFonts w:ascii="宋体" w:hAnsi="宋体" w:cs="宋体"/>
                <w:b/>
                <w:color w:val="000000"/>
                <w:highlight w:val="yellow"/>
              </w:rPr>
            </w:pPr>
            <w:ins w:id="22" w:author="Administrator" w:date="2024-03-04T12:19:43Z">
              <w:r>
                <w:rPr>
                  <w:rFonts w:hint="eastAsia" w:ascii="宋体" w:hAnsi="宋体" w:cs="宋体"/>
                  <w:b/>
                  <w:szCs w:val="21"/>
                  <w:highlight w:val="yellow"/>
                </w:rPr>
                <w:t>★</w:t>
              </w:r>
            </w:ins>
            <w:r>
              <w:rPr>
                <w:rFonts w:hint="eastAsia" w:ascii="宋体" w:hAnsi="宋体" w:cs="宋体"/>
                <w:color w:val="000000"/>
                <w:sz w:val="20"/>
                <w:highlight w:val="yellow"/>
              </w:rPr>
              <w:t>1.1由设备制造商提供售后服务，</w:t>
            </w:r>
            <w:r>
              <w:rPr>
                <w:rFonts w:hint="eastAsia" w:ascii="宋体" w:hAnsi="宋体" w:cs="宋体"/>
                <w:color w:val="000000"/>
                <w:sz w:val="20"/>
                <w:highlight w:val="yellow"/>
                <w:u w:val="single"/>
              </w:rPr>
              <w:t xml:space="preserve"> 4 </w:t>
            </w:r>
            <w:r>
              <w:rPr>
                <w:rFonts w:hint="eastAsia" w:ascii="宋体" w:hAnsi="宋体" w:cs="宋体"/>
                <w:color w:val="000000"/>
                <w:sz w:val="20"/>
                <w:highlight w:val="yellow"/>
              </w:rPr>
              <w:t>小时内响应，</w:t>
            </w:r>
            <w:r>
              <w:rPr>
                <w:rFonts w:hint="eastAsia" w:ascii="宋体" w:hAnsi="宋体" w:cs="宋体"/>
                <w:color w:val="000000"/>
                <w:sz w:val="20"/>
                <w:highlight w:val="yellow"/>
                <w:u w:val="single"/>
              </w:rPr>
              <w:t> 24 </w:t>
            </w:r>
            <w:r>
              <w:rPr>
                <w:rFonts w:hint="eastAsia" w:ascii="宋体" w:hAnsi="宋体" w:cs="宋体"/>
                <w:color w:val="000000"/>
                <w:sz w:val="20"/>
                <w:highlight w:val="yellow"/>
              </w:rPr>
              <w:t>小时维修到位，并在48小时内消除故障（不可抗力情况除外）。消耗品和零配件供应及时，特殊情况下可提供备用机。在境内有相对应的零配件保税库，于中标后出具证明文件。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360" w:lineRule="auto"/>
              <w:jc w:val="center"/>
              <w:rPr>
                <w:rFonts w:ascii="宋体" w:hAnsi="宋体" w:cs="宋体"/>
                <w:b/>
              </w:rPr>
            </w:pPr>
          </w:p>
        </w:tc>
        <w:tc>
          <w:tcPr>
            <w:tcW w:w="2033" w:type="dxa"/>
            <w:vMerge w:val="continue"/>
            <w:vAlign w:val="center"/>
          </w:tcPr>
          <w:p>
            <w:pPr>
              <w:spacing w:line="360" w:lineRule="auto"/>
              <w:rPr>
                <w:rStyle w:val="15"/>
                <w:rFonts w:ascii="宋体" w:hAnsi="宋体" w:cs="宋体"/>
                <w:color w:val="000000"/>
                <w:sz w:val="20"/>
                <w:szCs w:val="20"/>
              </w:rPr>
            </w:pPr>
          </w:p>
        </w:tc>
        <w:tc>
          <w:tcPr>
            <w:tcW w:w="5194" w:type="dxa"/>
            <w:vAlign w:val="center"/>
          </w:tcPr>
          <w:p>
            <w:pPr>
              <w:spacing w:line="360" w:lineRule="auto"/>
              <w:rPr>
                <w:rFonts w:ascii="宋体" w:hAnsi="宋体" w:cs="宋体"/>
                <w:b/>
                <w:color w:val="000000"/>
                <w:highlight w:val="yellow"/>
              </w:rPr>
            </w:pPr>
            <w:ins w:id="23" w:author="Administrator" w:date="2024-03-04T12:19:44Z">
              <w:r>
                <w:rPr>
                  <w:rFonts w:hint="eastAsia" w:ascii="宋体" w:hAnsi="宋体" w:cs="宋体"/>
                  <w:b/>
                  <w:szCs w:val="21"/>
                  <w:highlight w:val="yellow"/>
                </w:rPr>
                <w:t>★</w:t>
              </w:r>
            </w:ins>
            <w:r>
              <w:rPr>
                <w:rFonts w:hint="eastAsia" w:ascii="宋体" w:hAnsi="宋体" w:cs="宋体"/>
                <w:color w:val="000000"/>
                <w:sz w:val="20"/>
                <w:highlight w:val="yellow"/>
              </w:rPr>
              <w:t>1.2对保修期外采购方设备发生故障需更换的，投标人免收上门服务费，并以优惠价格提供配件。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67" w:type="dxa"/>
            <w:gridSpan w:val="3"/>
            <w:vAlign w:val="center"/>
          </w:tcPr>
          <w:p>
            <w:pPr>
              <w:spacing w:line="360" w:lineRule="auto"/>
              <w:rPr>
                <w:rFonts w:ascii="宋体" w:hAnsi="宋体" w:cs="宋体"/>
                <w:b/>
              </w:rPr>
            </w:pPr>
            <w:r>
              <w:rPr>
                <w:rFonts w:hint="eastAsia" w:ascii="宋体" w:hAnsi="宋体" w:cs="宋体"/>
                <w:b/>
              </w:rPr>
              <w:t>（三）其他商务要求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pPr>
              <w:spacing w:line="360" w:lineRule="auto"/>
              <w:jc w:val="center"/>
              <w:rPr>
                <w:rFonts w:ascii="宋体" w:hAnsi="宋体" w:cs="宋体"/>
                <w:bCs/>
                <w:sz w:val="20"/>
                <w:szCs w:val="20"/>
              </w:rPr>
            </w:pPr>
            <w:bookmarkStart w:id="46" w:name="_Hlk72260973"/>
            <w:r>
              <w:rPr>
                <w:rFonts w:hint="eastAsia" w:ascii="宋体" w:hAnsi="宋体"/>
                <w:bCs/>
                <w:sz w:val="20"/>
              </w:rPr>
              <w:t>1</w:t>
            </w:r>
          </w:p>
        </w:tc>
        <w:tc>
          <w:tcPr>
            <w:tcW w:w="2033" w:type="dxa"/>
            <w:vMerge w:val="restart"/>
            <w:vAlign w:val="center"/>
          </w:tcPr>
          <w:p>
            <w:pPr>
              <w:spacing w:line="360" w:lineRule="auto"/>
              <w:jc w:val="center"/>
              <w:rPr>
                <w:rFonts w:ascii="宋体" w:hAnsi="宋体" w:cs="宋体"/>
                <w:bCs/>
                <w:sz w:val="20"/>
                <w:szCs w:val="20"/>
              </w:rPr>
            </w:pPr>
            <w:r>
              <w:rPr>
                <w:rFonts w:hint="eastAsia" w:ascii="宋体" w:hAnsi="宋体"/>
                <w:bCs/>
                <w:sz w:val="20"/>
              </w:rPr>
              <w:t>交货条件及争议解决方法</w:t>
            </w:r>
          </w:p>
        </w:tc>
        <w:tc>
          <w:tcPr>
            <w:tcW w:w="5194" w:type="dxa"/>
            <w:vAlign w:val="center"/>
          </w:tcPr>
          <w:p>
            <w:pPr>
              <w:spacing w:line="360" w:lineRule="auto"/>
              <w:rPr>
                <w:rFonts w:ascii="宋体" w:hAnsi="宋体" w:cs="宋体"/>
                <w:color w:val="000000"/>
                <w:sz w:val="20"/>
                <w:szCs w:val="20"/>
                <w:highlight w:val="yellow"/>
              </w:rPr>
            </w:pPr>
            <w:ins w:id="24" w:author="Administrator" w:date="2024-03-04T12:17:48Z">
              <w:r>
                <w:rPr>
                  <w:rFonts w:hint="eastAsia" w:ascii="宋体" w:hAnsi="宋体" w:cs="宋体"/>
                  <w:b/>
                  <w:szCs w:val="21"/>
                  <w:highlight w:val="yellow"/>
                </w:rPr>
                <w:t>★</w:t>
              </w:r>
            </w:ins>
            <w:r>
              <w:rPr>
                <w:rFonts w:hint="eastAsia" w:ascii="宋体" w:hAnsi="宋体" w:cs="宋体"/>
                <w:color w:val="000000"/>
                <w:sz w:val="20"/>
                <w:highlight w:val="yellow"/>
              </w:rPr>
              <w:t>1.1交货时间和地点：合同签订之日起至货物运抵采购人指定地点，并且完成调试、培训，验收合格交付使用的时间。具体是指：合同签订后30日内。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360" w:lineRule="auto"/>
              <w:jc w:val="center"/>
              <w:rPr>
                <w:rFonts w:ascii="宋体" w:hAnsi="宋体" w:cs="宋体"/>
                <w:bCs/>
                <w:sz w:val="20"/>
                <w:szCs w:val="20"/>
              </w:rPr>
            </w:pPr>
          </w:p>
        </w:tc>
        <w:tc>
          <w:tcPr>
            <w:tcW w:w="2033" w:type="dxa"/>
            <w:vMerge w:val="continue"/>
            <w:vAlign w:val="center"/>
          </w:tcPr>
          <w:p>
            <w:pPr>
              <w:spacing w:line="360" w:lineRule="auto"/>
              <w:jc w:val="center"/>
              <w:rPr>
                <w:rFonts w:ascii="宋体" w:hAnsi="宋体" w:cs="宋体"/>
                <w:bCs/>
                <w:sz w:val="20"/>
                <w:szCs w:val="20"/>
              </w:rPr>
            </w:pPr>
          </w:p>
        </w:tc>
        <w:tc>
          <w:tcPr>
            <w:tcW w:w="5194" w:type="dxa"/>
            <w:vAlign w:val="center"/>
          </w:tcPr>
          <w:p>
            <w:pPr>
              <w:spacing w:line="360" w:lineRule="auto"/>
              <w:rPr>
                <w:rFonts w:ascii="宋体" w:hAnsi="宋体" w:cs="宋体"/>
                <w:color w:val="000000"/>
                <w:sz w:val="20"/>
                <w:szCs w:val="20"/>
                <w:highlight w:val="yellow"/>
              </w:rPr>
            </w:pPr>
            <w:ins w:id="25" w:author="Administrator" w:date="2024-03-04T12:17:53Z">
              <w:r>
                <w:rPr>
                  <w:rFonts w:hint="eastAsia" w:ascii="宋体" w:hAnsi="宋体" w:cs="宋体"/>
                  <w:b/>
                  <w:szCs w:val="21"/>
                  <w:highlight w:val="yellow"/>
                </w:rPr>
                <w:t>★</w:t>
              </w:r>
            </w:ins>
            <w:r>
              <w:rPr>
                <w:rFonts w:hint="eastAsia" w:ascii="宋体" w:hAnsi="宋体" w:cs="宋体"/>
                <w:color w:val="000000"/>
                <w:sz w:val="20"/>
                <w:highlight w:val="yellow"/>
              </w:rPr>
              <w:t>1.2 服务期：服务期为3年，时间自最终验收合格并交付使用之日起计算。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360" w:lineRule="auto"/>
              <w:jc w:val="center"/>
              <w:rPr>
                <w:rFonts w:ascii="宋体" w:hAnsi="宋体" w:cs="宋体"/>
                <w:bCs/>
                <w:sz w:val="20"/>
                <w:szCs w:val="20"/>
              </w:rPr>
            </w:pPr>
          </w:p>
        </w:tc>
        <w:tc>
          <w:tcPr>
            <w:tcW w:w="2033" w:type="dxa"/>
            <w:vMerge w:val="continue"/>
            <w:vAlign w:val="center"/>
          </w:tcPr>
          <w:p>
            <w:pPr>
              <w:spacing w:line="360" w:lineRule="auto"/>
              <w:jc w:val="center"/>
              <w:rPr>
                <w:rFonts w:ascii="宋体" w:hAnsi="宋体" w:cs="宋体"/>
                <w:bCs/>
                <w:sz w:val="20"/>
                <w:szCs w:val="20"/>
              </w:rPr>
            </w:pPr>
          </w:p>
        </w:tc>
        <w:tc>
          <w:tcPr>
            <w:tcW w:w="5194" w:type="dxa"/>
            <w:vAlign w:val="center"/>
          </w:tcPr>
          <w:p>
            <w:pPr>
              <w:spacing w:line="360" w:lineRule="auto"/>
              <w:rPr>
                <w:rFonts w:ascii="宋体" w:hAnsi="宋体" w:cs="宋体"/>
                <w:color w:val="000000"/>
                <w:sz w:val="20"/>
                <w:szCs w:val="20"/>
                <w:highlight w:val="yellow"/>
              </w:rPr>
            </w:pPr>
            <w:ins w:id="26" w:author="Administrator" w:date="2024-03-04T12:18:08Z">
              <w:r>
                <w:rPr>
                  <w:rFonts w:hint="eastAsia" w:ascii="宋体" w:hAnsi="宋体" w:cs="宋体"/>
                  <w:b/>
                  <w:szCs w:val="21"/>
                  <w:highlight w:val="yellow"/>
                </w:rPr>
                <w:t>★</w:t>
              </w:r>
            </w:ins>
            <w:r>
              <w:rPr>
                <w:rFonts w:ascii="宋体" w:hAnsi="宋体" w:cs="宋体"/>
                <w:color w:val="000000"/>
                <w:sz w:val="20"/>
                <w:highlight w:val="yellow"/>
              </w:rPr>
              <w:t>1.</w:t>
            </w:r>
            <w:r>
              <w:rPr>
                <w:rFonts w:hint="eastAsia" w:ascii="宋体" w:hAnsi="宋体" w:cs="宋体"/>
                <w:color w:val="000000"/>
                <w:sz w:val="20"/>
                <w:highlight w:val="yellow"/>
              </w:rPr>
              <w:t>3付款期限和方式：签订合同后支付40%首期款，完成安装调试后付40%二期款，完成2024年深圳市初中生物会考实验操作考试且项目验收合格后支付20%尾款。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840" w:type="dxa"/>
            <w:vMerge w:val="continue"/>
            <w:vAlign w:val="center"/>
          </w:tcPr>
          <w:p>
            <w:pPr>
              <w:spacing w:line="360" w:lineRule="auto"/>
              <w:jc w:val="center"/>
              <w:rPr>
                <w:rFonts w:ascii="宋体" w:hAnsi="宋体" w:cs="宋体"/>
                <w:bCs/>
                <w:sz w:val="20"/>
                <w:szCs w:val="20"/>
              </w:rPr>
            </w:pPr>
          </w:p>
        </w:tc>
        <w:tc>
          <w:tcPr>
            <w:tcW w:w="2033" w:type="dxa"/>
            <w:vMerge w:val="continue"/>
            <w:vAlign w:val="center"/>
          </w:tcPr>
          <w:p>
            <w:pPr>
              <w:spacing w:line="360" w:lineRule="auto"/>
              <w:jc w:val="center"/>
              <w:rPr>
                <w:rFonts w:ascii="宋体" w:hAnsi="宋体" w:cs="宋体"/>
                <w:bCs/>
                <w:sz w:val="20"/>
                <w:szCs w:val="20"/>
              </w:rPr>
            </w:pPr>
          </w:p>
        </w:tc>
        <w:tc>
          <w:tcPr>
            <w:tcW w:w="5194" w:type="dxa"/>
            <w:vAlign w:val="center"/>
          </w:tcPr>
          <w:p>
            <w:pPr>
              <w:spacing w:line="360" w:lineRule="auto"/>
              <w:rPr>
                <w:rFonts w:ascii="宋体" w:hAnsi="宋体" w:cs="宋体"/>
                <w:color w:val="000000"/>
                <w:sz w:val="20"/>
                <w:szCs w:val="20"/>
                <w:highlight w:val="yellow"/>
              </w:rPr>
            </w:pPr>
            <w:ins w:id="27" w:author="Administrator" w:date="2024-03-04T12:18:15Z">
              <w:r>
                <w:rPr>
                  <w:rFonts w:hint="eastAsia" w:ascii="宋体" w:hAnsi="宋体" w:cs="宋体"/>
                  <w:b/>
                  <w:szCs w:val="21"/>
                  <w:highlight w:val="yellow"/>
                </w:rPr>
                <w:t>★</w:t>
              </w:r>
            </w:ins>
            <w:r>
              <w:rPr>
                <w:rFonts w:hint="eastAsia" w:ascii="宋体" w:hAnsi="宋体" w:cs="宋体"/>
                <w:color w:val="000000"/>
                <w:sz w:val="20"/>
                <w:highlight w:val="yellow"/>
              </w:rPr>
              <w:t>1.4验收条件：完成交货及安装调试后，由采购人、监理单位和中标单位共同验收。上报验收报告时，除了表格中写明的材料外，还需要验收记录表</w:t>
            </w:r>
            <w:r>
              <w:rPr>
                <w:rFonts w:hint="eastAsia" w:ascii="宋体" w:hAnsi="宋体" w:cs="宋体"/>
                <w:b/>
                <w:bCs/>
                <w:color w:val="C00000"/>
                <w:sz w:val="20"/>
                <w:highlight w:val="yellow"/>
              </w:rPr>
              <w:t>（需逐条审核产品技术参数符合情况）</w:t>
            </w:r>
            <w:r>
              <w:rPr>
                <w:rFonts w:hint="eastAsia" w:ascii="宋体" w:hAnsi="宋体" w:cs="宋体"/>
                <w:color w:val="000000"/>
                <w:sz w:val="20"/>
                <w:highlight w:val="yellow"/>
              </w:rPr>
              <w:t>、产品三证（指产品合格证、供货凭证（含生产厂家或代理商证明））、合同及附件。投标商必须确保所投产品中标后有能力通过验收，且提供的货物为正规渠道供货，不存在违反国家法律法规的情况。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840" w:type="dxa"/>
            <w:vMerge w:val="continue"/>
            <w:vAlign w:val="center"/>
          </w:tcPr>
          <w:p>
            <w:pPr>
              <w:spacing w:line="360" w:lineRule="auto"/>
            </w:pPr>
          </w:p>
        </w:tc>
        <w:tc>
          <w:tcPr>
            <w:tcW w:w="2033" w:type="dxa"/>
            <w:vMerge w:val="continue"/>
            <w:vAlign w:val="center"/>
          </w:tcPr>
          <w:p>
            <w:pPr>
              <w:spacing w:line="360" w:lineRule="auto"/>
            </w:pPr>
          </w:p>
        </w:tc>
        <w:tc>
          <w:tcPr>
            <w:tcW w:w="5194" w:type="dxa"/>
          </w:tcPr>
          <w:p>
            <w:pPr>
              <w:spacing w:line="360" w:lineRule="auto"/>
              <w:rPr>
                <w:rFonts w:ascii="宋体" w:hAnsi="宋体" w:cs="宋体"/>
                <w:color w:val="000000"/>
                <w:sz w:val="20"/>
                <w:szCs w:val="20"/>
                <w:highlight w:val="yellow"/>
              </w:rPr>
            </w:pPr>
            <w:ins w:id="28" w:author="Administrator" w:date="2024-03-04T12:19:47Z">
              <w:r>
                <w:rPr>
                  <w:rFonts w:hint="eastAsia" w:ascii="宋体" w:hAnsi="宋体" w:cs="宋体"/>
                  <w:b/>
                  <w:szCs w:val="21"/>
                  <w:highlight w:val="yellow"/>
                </w:rPr>
                <w:t>★</w:t>
              </w:r>
            </w:ins>
            <w:r>
              <w:rPr>
                <w:rFonts w:hint="eastAsia" w:ascii="宋体" w:hAnsi="宋体" w:cs="宋体"/>
                <w:color w:val="000000"/>
                <w:sz w:val="20"/>
                <w:highlight w:val="yellow"/>
              </w:rPr>
              <w:t>1.5违约责任：如投标供应商未按照投标文件中承诺的时间交货或提供服务，投标供应商应承担延期交货和延期服务的违约责任并赔偿采购人因此造成的实际经济损失,实际经济损失超出合同总金额5%，采购人有权终止合同。</w:t>
            </w:r>
          </w:p>
        </w:tc>
      </w:tr>
      <w:bookmarkEnd w:id="46"/>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pPr>
              <w:spacing w:line="360" w:lineRule="auto"/>
              <w:jc w:val="center"/>
              <w:rPr>
                <w:rFonts w:ascii="宋体" w:hAnsi="宋体" w:cs="宋体"/>
                <w:bCs/>
                <w:sz w:val="20"/>
                <w:szCs w:val="20"/>
              </w:rPr>
            </w:pPr>
            <w:r>
              <w:rPr>
                <w:rFonts w:hint="eastAsia" w:ascii="宋体" w:hAnsi="宋体" w:cs="宋体"/>
                <w:bCs/>
                <w:sz w:val="20"/>
                <w:szCs w:val="20"/>
              </w:rPr>
              <w:t>2</w:t>
            </w:r>
          </w:p>
        </w:tc>
        <w:tc>
          <w:tcPr>
            <w:tcW w:w="2033" w:type="dxa"/>
            <w:vMerge w:val="restart"/>
            <w:vAlign w:val="center"/>
          </w:tcPr>
          <w:p>
            <w:pPr>
              <w:spacing w:line="360" w:lineRule="auto"/>
              <w:jc w:val="center"/>
              <w:rPr>
                <w:rFonts w:ascii="宋体" w:hAnsi="宋体" w:cs="宋体"/>
                <w:bCs/>
                <w:color w:val="000000"/>
                <w:sz w:val="20"/>
                <w:szCs w:val="20"/>
              </w:rPr>
            </w:pPr>
            <w:r>
              <w:rPr>
                <w:rStyle w:val="15"/>
                <w:rFonts w:hint="eastAsia" w:ascii="宋体" w:hAnsi="宋体" w:cs="宋体"/>
                <w:b w:val="0"/>
                <w:color w:val="000000"/>
                <w:sz w:val="20"/>
                <w:szCs w:val="20"/>
              </w:rPr>
              <w:t>运输、安装条件</w:t>
            </w:r>
          </w:p>
        </w:tc>
        <w:tc>
          <w:tcPr>
            <w:tcW w:w="5194" w:type="dxa"/>
          </w:tcPr>
          <w:p>
            <w:pPr>
              <w:spacing w:line="360" w:lineRule="auto"/>
              <w:rPr>
                <w:rFonts w:ascii="宋体" w:hAnsi="宋体" w:cs="宋体"/>
                <w:color w:val="000000"/>
                <w:sz w:val="20"/>
                <w:highlight w:val="yellow"/>
              </w:rPr>
            </w:pPr>
            <w:ins w:id="29" w:author="Administrator" w:date="2024-03-04T12:19:48Z">
              <w:r>
                <w:rPr>
                  <w:rFonts w:hint="eastAsia" w:ascii="宋体" w:hAnsi="宋体" w:cs="宋体"/>
                  <w:b/>
                  <w:szCs w:val="21"/>
                  <w:highlight w:val="yellow"/>
                </w:rPr>
                <w:t>★</w:t>
              </w:r>
            </w:ins>
            <w:r>
              <w:rPr>
                <w:rFonts w:hint="eastAsia" w:ascii="宋体" w:hAnsi="宋体" w:cs="宋体"/>
                <w:color w:val="000000"/>
                <w:sz w:val="20"/>
                <w:highlight w:val="yellow"/>
              </w:rPr>
              <w:t>2.1投标人负责将货物安全无损运抵采购人指定地点,并承担设备的包装、运输、保险、装卸、安装调试、培训、商检及计量检测、关税、增值税和进口代理等费用。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jc w:val="center"/>
        </w:trPr>
        <w:tc>
          <w:tcPr>
            <w:tcW w:w="840" w:type="dxa"/>
            <w:vMerge w:val="continue"/>
            <w:vAlign w:val="center"/>
          </w:tcPr>
          <w:p>
            <w:pPr>
              <w:spacing w:line="360" w:lineRule="auto"/>
              <w:jc w:val="center"/>
              <w:rPr>
                <w:rFonts w:ascii="宋体" w:hAnsi="宋体" w:cs="宋体"/>
                <w:bCs/>
              </w:rPr>
            </w:pPr>
          </w:p>
        </w:tc>
        <w:tc>
          <w:tcPr>
            <w:tcW w:w="2033" w:type="dxa"/>
            <w:vMerge w:val="continue"/>
            <w:vAlign w:val="center"/>
          </w:tcPr>
          <w:p>
            <w:pPr>
              <w:spacing w:line="360" w:lineRule="auto"/>
              <w:jc w:val="center"/>
              <w:rPr>
                <w:rFonts w:ascii="宋体" w:hAnsi="宋体" w:cs="宋体"/>
                <w:bCs/>
              </w:rPr>
            </w:pPr>
          </w:p>
        </w:tc>
        <w:tc>
          <w:tcPr>
            <w:tcW w:w="5194" w:type="dxa"/>
          </w:tcPr>
          <w:p>
            <w:pPr>
              <w:spacing w:line="360" w:lineRule="auto"/>
              <w:rPr>
                <w:rFonts w:ascii="宋体" w:hAnsi="宋体" w:cs="宋体"/>
                <w:color w:val="000000"/>
                <w:sz w:val="20"/>
                <w:highlight w:val="yellow"/>
              </w:rPr>
            </w:pPr>
            <w:ins w:id="30" w:author="Administrator" w:date="2024-03-04T12:19:51Z">
              <w:r>
                <w:rPr>
                  <w:rFonts w:hint="eastAsia" w:ascii="宋体" w:hAnsi="宋体" w:cs="宋体"/>
                  <w:b/>
                  <w:szCs w:val="21"/>
                  <w:highlight w:val="yellow"/>
                </w:rPr>
                <w:t>★</w:t>
              </w:r>
            </w:ins>
            <w:r>
              <w:rPr>
                <w:rFonts w:hint="eastAsia" w:ascii="宋体" w:hAnsi="宋体" w:cs="宋体"/>
                <w:color w:val="000000"/>
                <w:sz w:val="20"/>
                <w:highlight w:val="yellow"/>
              </w:rPr>
              <w:t>2.2采购人有权检验或测试货物，以确认货物是否符合合同规格的要求，并且不承担额外的费用。如果发现所交货物与投标文件中所承诺的不符或存在质量、技术缺陷等,采购人可以拒绝接收该货物,投标人应在10天内采取补足、更换或退货等措施,以满足规格的要求，由此发生的一切损失和费用由投标人承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jc w:val="center"/>
        </w:trPr>
        <w:tc>
          <w:tcPr>
            <w:tcW w:w="840" w:type="dxa"/>
            <w:vMerge w:val="continue"/>
            <w:vAlign w:val="center"/>
          </w:tcPr>
          <w:p>
            <w:pPr>
              <w:tabs>
                <w:tab w:val="left" w:pos="1260"/>
              </w:tabs>
              <w:spacing w:line="360" w:lineRule="auto"/>
            </w:pPr>
          </w:p>
        </w:tc>
        <w:tc>
          <w:tcPr>
            <w:tcW w:w="2033" w:type="dxa"/>
            <w:vMerge w:val="continue"/>
            <w:vAlign w:val="center"/>
          </w:tcPr>
          <w:p>
            <w:pPr>
              <w:tabs>
                <w:tab w:val="left" w:pos="1260"/>
              </w:tabs>
              <w:spacing w:line="360" w:lineRule="auto"/>
            </w:pPr>
          </w:p>
        </w:tc>
        <w:tc>
          <w:tcPr>
            <w:tcW w:w="5194" w:type="dxa"/>
          </w:tcPr>
          <w:p>
            <w:pPr>
              <w:spacing w:line="360" w:lineRule="auto"/>
              <w:rPr>
                <w:rFonts w:ascii="宋体" w:hAnsi="宋体" w:cs="宋体"/>
                <w:color w:val="000000"/>
                <w:sz w:val="20"/>
                <w:highlight w:val="yellow"/>
              </w:rPr>
            </w:pPr>
            <w:ins w:id="31" w:author="Administrator" w:date="2024-03-04T12:19:53Z">
              <w:r>
                <w:rPr>
                  <w:rFonts w:hint="eastAsia" w:ascii="宋体" w:hAnsi="宋体" w:cs="宋体"/>
                  <w:b/>
                  <w:szCs w:val="21"/>
                  <w:highlight w:val="yellow"/>
                </w:rPr>
                <w:t>★</w:t>
              </w:r>
            </w:ins>
            <w:r>
              <w:rPr>
                <w:rFonts w:hint="eastAsia" w:ascii="宋体" w:hAnsi="宋体" w:cs="宋体"/>
                <w:color w:val="000000"/>
                <w:sz w:val="20"/>
                <w:highlight w:val="yellow"/>
              </w:rPr>
              <w:t>2.3投标人负责货物的现场安装和调试,提供货物安装、调试和维修所需的专用工具和辅助材料。投标人应在货物运至指定地点后根据与申购人双方协定的时间开始安装调试,并在约定的时间内安装调试完毕。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jc w:val="center"/>
        </w:trPr>
        <w:tc>
          <w:tcPr>
            <w:tcW w:w="840" w:type="dxa"/>
            <w:vMerge w:val="continue"/>
            <w:vAlign w:val="center"/>
          </w:tcPr>
          <w:p>
            <w:pPr>
              <w:tabs>
                <w:tab w:val="left" w:pos="1260"/>
              </w:tabs>
              <w:spacing w:line="360" w:lineRule="auto"/>
              <w:rPr>
                <w:rFonts w:ascii="宋体" w:hAnsi="宋体" w:cs="宋体"/>
                <w:bCs/>
                <w:color w:val="000000"/>
                <w:szCs w:val="21"/>
              </w:rPr>
            </w:pPr>
          </w:p>
        </w:tc>
        <w:tc>
          <w:tcPr>
            <w:tcW w:w="2033" w:type="dxa"/>
            <w:vMerge w:val="continue"/>
            <w:vAlign w:val="center"/>
          </w:tcPr>
          <w:p>
            <w:pPr>
              <w:tabs>
                <w:tab w:val="left" w:pos="1260"/>
              </w:tabs>
              <w:spacing w:line="360" w:lineRule="auto"/>
              <w:rPr>
                <w:rFonts w:ascii="宋体" w:hAnsi="宋体" w:cs="宋体"/>
                <w:bCs/>
                <w:color w:val="000000"/>
                <w:szCs w:val="21"/>
              </w:rPr>
            </w:pPr>
          </w:p>
        </w:tc>
        <w:tc>
          <w:tcPr>
            <w:tcW w:w="5194" w:type="dxa"/>
          </w:tcPr>
          <w:p>
            <w:pPr>
              <w:spacing w:line="360" w:lineRule="auto"/>
              <w:rPr>
                <w:rFonts w:ascii="宋体" w:hAnsi="宋体" w:cs="宋体"/>
                <w:color w:val="000000"/>
                <w:sz w:val="20"/>
                <w:highlight w:val="yellow"/>
              </w:rPr>
            </w:pPr>
            <w:ins w:id="32" w:author="Administrator" w:date="2024-03-04T12:19:57Z">
              <w:r>
                <w:rPr>
                  <w:rFonts w:hint="eastAsia" w:ascii="宋体" w:hAnsi="宋体" w:cs="宋体"/>
                  <w:b/>
                  <w:szCs w:val="21"/>
                  <w:highlight w:val="yellow"/>
                </w:rPr>
                <w:t>★</w:t>
              </w:r>
            </w:ins>
            <w:r>
              <w:rPr>
                <w:rFonts w:hint="eastAsia" w:ascii="宋体" w:hAnsi="宋体" w:cs="宋体"/>
                <w:color w:val="000000"/>
                <w:sz w:val="20"/>
                <w:highlight w:val="yellow"/>
              </w:rPr>
              <w:t>2.4安装要求：投标人承诺免费提供安装条件所需的配套水、电、气、承重等相关改造和装修收口修补处置，达到货物正常运行和开展的条件。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pPr>
              <w:spacing w:line="360" w:lineRule="auto"/>
              <w:jc w:val="center"/>
              <w:rPr>
                <w:rFonts w:ascii="宋体" w:hAnsi="宋体" w:cs="宋体"/>
                <w:bCs/>
                <w:sz w:val="20"/>
                <w:szCs w:val="20"/>
              </w:rPr>
            </w:pPr>
            <w:r>
              <w:rPr>
                <w:rFonts w:hint="eastAsia" w:ascii="宋体" w:hAnsi="宋体" w:cs="宋体"/>
                <w:bCs/>
                <w:sz w:val="20"/>
                <w:szCs w:val="20"/>
              </w:rPr>
              <w:t>3</w:t>
            </w:r>
          </w:p>
        </w:tc>
        <w:tc>
          <w:tcPr>
            <w:tcW w:w="2033" w:type="dxa"/>
            <w:vAlign w:val="center"/>
          </w:tcPr>
          <w:p>
            <w:pPr>
              <w:spacing w:line="360" w:lineRule="auto"/>
              <w:jc w:val="center"/>
              <w:rPr>
                <w:rFonts w:ascii="宋体" w:hAnsi="宋体" w:cs="宋体"/>
                <w:bCs/>
                <w:sz w:val="20"/>
                <w:szCs w:val="20"/>
              </w:rPr>
            </w:pPr>
            <w:r>
              <w:rPr>
                <w:rFonts w:hint="eastAsia" w:ascii="宋体" w:hAnsi="宋体" w:cs="宋体"/>
                <w:bCs/>
                <w:sz w:val="20"/>
                <w:szCs w:val="20"/>
              </w:rPr>
              <w:t>培训</w:t>
            </w:r>
          </w:p>
        </w:tc>
        <w:tc>
          <w:tcPr>
            <w:tcW w:w="5194" w:type="dxa"/>
          </w:tcPr>
          <w:p>
            <w:pPr>
              <w:widowControl/>
              <w:spacing w:line="360" w:lineRule="auto"/>
              <w:jc w:val="left"/>
              <w:rPr>
                <w:rFonts w:ascii="宋体" w:hAnsi="宋体" w:cs="宋体"/>
                <w:color w:val="000000"/>
                <w:sz w:val="20"/>
                <w:highlight w:val="yellow"/>
              </w:rPr>
            </w:pPr>
            <w:ins w:id="33" w:author="Administrator" w:date="2024-03-04T12:19:58Z">
              <w:r>
                <w:rPr>
                  <w:rFonts w:hint="eastAsia" w:ascii="宋体" w:hAnsi="宋体" w:cs="宋体"/>
                  <w:b/>
                  <w:szCs w:val="21"/>
                  <w:highlight w:val="yellow"/>
                </w:rPr>
                <w:t>★</w:t>
              </w:r>
            </w:ins>
            <w:r>
              <w:rPr>
                <w:rFonts w:hint="eastAsia" w:ascii="宋体" w:hAnsi="宋体" w:cs="宋体"/>
                <w:color w:val="000000"/>
                <w:sz w:val="20"/>
                <w:highlight w:val="yellow"/>
              </w:rPr>
              <w:t>3.1投标人应负责对采购单位人员进行全面技术培训。培训内容包括以系统（含软硬件）技术性能、使用、测试、维护及故障排除为主的培训内容。投标人须提出详细的用户培训计划，至少包括：</w:t>
            </w:r>
          </w:p>
          <w:p>
            <w:pPr>
              <w:widowControl/>
              <w:spacing w:line="360" w:lineRule="auto"/>
              <w:jc w:val="left"/>
              <w:rPr>
                <w:rFonts w:ascii="宋体" w:hAnsi="宋体" w:cs="宋体"/>
                <w:color w:val="000000"/>
                <w:sz w:val="20"/>
                <w:highlight w:val="yellow"/>
              </w:rPr>
            </w:pPr>
            <w:r>
              <w:rPr>
                <w:rFonts w:hint="eastAsia" w:ascii="宋体" w:hAnsi="宋体" w:cs="宋体"/>
                <w:color w:val="000000"/>
                <w:sz w:val="20"/>
                <w:highlight w:val="yellow"/>
              </w:rPr>
              <w:t>1)对用户、系统运行维护管理人员等不同对象的培训计划。</w:t>
            </w:r>
          </w:p>
          <w:p>
            <w:pPr>
              <w:widowControl/>
              <w:spacing w:line="360" w:lineRule="auto"/>
              <w:jc w:val="left"/>
              <w:rPr>
                <w:rFonts w:ascii="宋体" w:hAnsi="宋体" w:cs="宋体"/>
                <w:color w:val="000000"/>
                <w:sz w:val="20"/>
                <w:highlight w:val="yellow"/>
              </w:rPr>
            </w:pPr>
            <w:r>
              <w:rPr>
                <w:rFonts w:hint="eastAsia" w:ascii="宋体" w:hAnsi="宋体" w:cs="宋体"/>
                <w:color w:val="000000"/>
                <w:sz w:val="20"/>
                <w:highlight w:val="yellow"/>
              </w:rPr>
              <w:t>2)受训人员经过培训后，应能熟练掌握和使用所培训的技术内容，并且系统运行维护管理人员能够独立承担和完成相应的系统维护和管理工作。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pPr>
              <w:spacing w:line="360" w:lineRule="auto"/>
              <w:jc w:val="center"/>
              <w:rPr>
                <w:rFonts w:ascii="宋体" w:hAnsi="宋体" w:cs="宋体"/>
                <w:bCs/>
                <w:sz w:val="20"/>
                <w:szCs w:val="20"/>
              </w:rPr>
            </w:pPr>
            <w:r>
              <w:rPr>
                <w:rFonts w:hint="eastAsia" w:ascii="宋体" w:hAnsi="宋体" w:cs="宋体"/>
                <w:bCs/>
                <w:sz w:val="20"/>
                <w:szCs w:val="20"/>
              </w:rPr>
              <w:t>4</w:t>
            </w:r>
          </w:p>
        </w:tc>
        <w:tc>
          <w:tcPr>
            <w:tcW w:w="2033" w:type="dxa"/>
            <w:vAlign w:val="center"/>
          </w:tcPr>
          <w:p>
            <w:pPr>
              <w:spacing w:line="360" w:lineRule="auto"/>
              <w:jc w:val="center"/>
              <w:rPr>
                <w:rFonts w:ascii="宋体" w:hAnsi="宋体" w:cs="宋体"/>
                <w:bCs/>
                <w:sz w:val="20"/>
                <w:szCs w:val="20"/>
              </w:rPr>
            </w:pPr>
            <w:r>
              <w:rPr>
                <w:rFonts w:hint="eastAsia" w:ascii="宋体" w:hAnsi="宋体" w:cs="宋体"/>
                <w:bCs/>
                <w:sz w:val="20"/>
                <w:szCs w:val="20"/>
              </w:rPr>
              <w:t>知识产权</w:t>
            </w:r>
          </w:p>
        </w:tc>
        <w:tc>
          <w:tcPr>
            <w:tcW w:w="5194" w:type="dxa"/>
          </w:tcPr>
          <w:p>
            <w:pPr>
              <w:spacing w:line="360" w:lineRule="auto"/>
              <w:rPr>
                <w:rFonts w:ascii="宋体" w:hAnsi="宋体" w:cs="宋体"/>
                <w:highlight w:val="yellow"/>
              </w:rPr>
            </w:pPr>
            <w:ins w:id="34" w:author="Administrator" w:date="2024-03-04T12:20:01Z">
              <w:r>
                <w:rPr>
                  <w:rFonts w:hint="eastAsia" w:ascii="宋体" w:hAnsi="宋体" w:cs="宋体"/>
                  <w:b/>
                  <w:szCs w:val="21"/>
                  <w:highlight w:val="yellow"/>
                </w:rPr>
                <w:t>★</w:t>
              </w:r>
            </w:ins>
            <w:r>
              <w:rPr>
                <w:rFonts w:hint="eastAsia" w:ascii="宋体" w:hAnsi="宋体" w:cs="宋体"/>
                <w:color w:val="000000"/>
                <w:sz w:val="20"/>
                <w:highlight w:val="yellow"/>
              </w:rPr>
              <w:t>采购人购买产品后，有权对该产品与其他设备进行配套、整合或适当改进，而免受侵犯专利权的起诉。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pPr>
              <w:spacing w:line="360" w:lineRule="auto"/>
              <w:jc w:val="center"/>
              <w:rPr>
                <w:rFonts w:hint="eastAsia" w:ascii="宋体" w:hAnsi="宋体" w:eastAsia="宋体" w:cs="宋体"/>
                <w:bCs/>
                <w:lang w:eastAsia="zh-CN"/>
              </w:rPr>
            </w:pPr>
            <w:r>
              <w:rPr>
                <w:rFonts w:hint="eastAsia" w:ascii="宋体" w:hAnsi="宋体" w:cs="宋体"/>
                <w:bCs/>
                <w:lang w:val="en-US" w:eastAsia="zh-CN"/>
              </w:rPr>
              <w:t>5</w:t>
            </w:r>
          </w:p>
        </w:tc>
        <w:tc>
          <w:tcPr>
            <w:tcW w:w="2033" w:type="dxa"/>
            <w:vAlign w:val="center"/>
          </w:tcPr>
          <w:p>
            <w:pPr>
              <w:spacing w:line="360" w:lineRule="auto"/>
              <w:jc w:val="center"/>
              <w:rPr>
                <w:rFonts w:ascii="宋体" w:hAnsi="宋体" w:cs="宋体"/>
                <w:bCs/>
              </w:rPr>
            </w:pPr>
            <w:r>
              <w:rPr>
                <w:rFonts w:hint="eastAsia" w:ascii="宋体" w:hAnsi="宋体" w:cs="宋体"/>
                <w:bCs/>
                <w:color w:val="000000"/>
                <w:sz w:val="20"/>
                <w:szCs w:val="20"/>
              </w:rPr>
              <w:t>其他</w:t>
            </w:r>
          </w:p>
        </w:tc>
        <w:tc>
          <w:tcPr>
            <w:tcW w:w="5194" w:type="dxa"/>
          </w:tcPr>
          <w:p>
            <w:pPr>
              <w:widowControl/>
              <w:spacing w:line="360" w:lineRule="auto"/>
              <w:jc w:val="left"/>
              <w:rPr>
                <w:rFonts w:ascii="宋体" w:hAnsi="宋体" w:cs="宋体"/>
                <w:color w:val="000000"/>
                <w:sz w:val="20"/>
                <w:szCs w:val="20"/>
                <w:highlight w:val="yellow"/>
              </w:rPr>
            </w:pPr>
            <w:ins w:id="35" w:author="Administrator" w:date="2024-03-04T12:20:01Z">
              <w:r>
                <w:rPr>
                  <w:rFonts w:hint="eastAsia" w:ascii="宋体" w:hAnsi="宋体" w:cs="宋体"/>
                  <w:b/>
                  <w:szCs w:val="21"/>
                  <w:highlight w:val="yellow"/>
                </w:rPr>
                <w:t>★</w:t>
              </w:r>
            </w:ins>
            <w:r>
              <w:rPr>
                <w:rFonts w:hint="eastAsia" w:ascii="宋体" w:hAnsi="宋体" w:cs="宋体"/>
                <w:color w:val="000000"/>
                <w:sz w:val="20"/>
                <w:highlight w:val="yellow"/>
              </w:rPr>
              <w:t>投标供应商应按其投标文件中的承诺，进行其他售后服务工作。</w:t>
            </w:r>
          </w:p>
        </w:tc>
      </w:tr>
    </w:tbl>
    <w:p>
      <w:pPr>
        <w:pStyle w:val="4"/>
        <w:spacing w:before="0" w:after="0" w:line="360" w:lineRule="auto"/>
        <w:rPr>
          <w:rFonts w:cs="宋体"/>
          <w:sz w:val="28"/>
          <w:szCs w:val="28"/>
        </w:rPr>
      </w:pPr>
      <w:r>
        <w:rPr>
          <w:rFonts w:hint="eastAsia" w:cs="宋体"/>
          <w:sz w:val="28"/>
          <w:szCs w:val="28"/>
        </w:rPr>
        <w:t>六、其他重要条款</w:t>
      </w:r>
    </w:p>
    <w:p>
      <w:pPr>
        <w:spacing w:line="360" w:lineRule="auto"/>
        <w:rPr>
          <w:rFonts w:ascii="宋体" w:hAnsi="宋体" w:cs="宋体"/>
          <w:bCs/>
          <w:szCs w:val="21"/>
        </w:rPr>
      </w:pPr>
      <w:r>
        <w:rPr>
          <w:rFonts w:hint="eastAsia" w:ascii="宋体" w:hAnsi="宋体" w:cs="宋体"/>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7"/>
        <w:spacing w:line="360" w:lineRule="auto"/>
        <w:ind w:firstLine="0"/>
        <w:rPr>
          <w:rFonts w:ascii="宋体" w:hAnsi="宋体" w:cs="宋体"/>
          <w:szCs w:val="21"/>
        </w:rPr>
      </w:pPr>
      <w:r>
        <w:rPr>
          <w:rFonts w:hint="eastAsia" w:ascii="宋体" w:hAnsi="宋体" w:cs="宋体"/>
          <w:bCs/>
          <w:szCs w:val="21"/>
        </w:rPr>
        <w:t>2、投标人应充分了解项目的位置、情况、道路及任何其它足以影响投标报价的情况，任何因忽视或误解项目情况而导致的索赔或服务期限延长申请将不获批准。</w:t>
      </w:r>
    </w:p>
    <w:p>
      <w:pPr>
        <w:spacing w:line="360" w:lineRule="auto"/>
        <w:rPr>
          <w:rFonts w:ascii="宋体" w:hAnsi="宋体" w:cs="宋体"/>
          <w:bCs/>
          <w:szCs w:val="21"/>
        </w:rPr>
      </w:pPr>
      <w:r>
        <w:rPr>
          <w:rFonts w:hint="eastAsia" w:ascii="宋体" w:hAnsi="宋体" w:cs="宋体"/>
          <w:bCs/>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pPr>
        <w:spacing w:line="360" w:lineRule="auto"/>
        <w:rPr>
          <w:rFonts w:ascii="宋体" w:hAnsi="宋体" w:cs="宋体"/>
          <w:bCs/>
          <w:szCs w:val="21"/>
        </w:rPr>
      </w:pPr>
      <w:r>
        <w:rPr>
          <w:rFonts w:hint="eastAsia" w:ascii="宋体" w:hAnsi="宋体" w:cs="宋体"/>
          <w:bCs/>
          <w:szCs w:val="21"/>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spacing w:line="360" w:lineRule="auto"/>
        <w:rPr>
          <w:rFonts w:ascii="宋体" w:hAnsi="宋体" w:cs="宋体"/>
          <w:bCs/>
          <w:szCs w:val="21"/>
        </w:rPr>
      </w:pPr>
      <w:r>
        <w:rPr>
          <w:rFonts w:hint="eastAsia" w:ascii="宋体" w:hAnsi="宋体" w:cs="宋体"/>
          <w:bCs/>
          <w:szCs w:val="21"/>
        </w:rPr>
        <w:t>5、除政府采购合同继续履行将损害国家利益和社会公共利益外，双方当事人不得擅自变更、中止或者终止合同。</w:t>
      </w:r>
    </w:p>
    <w:p>
      <w:pPr>
        <w:spacing w:line="360" w:lineRule="auto"/>
        <w:rPr>
          <w:rFonts w:ascii="宋体" w:hAnsi="宋体" w:cs="宋体"/>
          <w:bCs/>
          <w:szCs w:val="21"/>
        </w:rPr>
      </w:pPr>
      <w:r>
        <w:rPr>
          <w:rFonts w:hint="eastAsia" w:ascii="宋体" w:hAnsi="宋体" w:cs="宋体"/>
          <w:bCs/>
          <w:szCs w:val="21"/>
        </w:rPr>
        <w:t>6、“信用中国”</w:t>
      </w:r>
      <w:r>
        <w:rPr>
          <w:rFonts w:hint="eastAsia" w:ascii="宋体" w:hAnsi="宋体" w:cs="宋体"/>
          <w:szCs w:val="21"/>
        </w:rPr>
        <w:t>中“信用服务”栏的“重大税收违法失信主体”“失信被执行人”</w:t>
      </w:r>
      <w:r>
        <w:rPr>
          <w:rFonts w:hint="eastAsia" w:ascii="宋体" w:hAnsi="宋体" w:cs="宋体"/>
          <w:kern w:val="0"/>
          <w:szCs w:val="21"/>
        </w:rPr>
        <w:t>，</w:t>
      </w:r>
      <w:r>
        <w:rPr>
          <w:rFonts w:hint="eastAsia" w:ascii="宋体" w:hAnsi="宋体" w:cs="宋体"/>
          <w:bCs/>
          <w:szCs w:val="21"/>
        </w:rPr>
        <w:t>“中国政府采购网”</w:t>
      </w:r>
      <w:r>
        <w:rPr>
          <w:rFonts w:hint="eastAsia" w:ascii="宋体" w:hAnsi="宋体" w:cs="宋体"/>
          <w:szCs w:val="21"/>
        </w:rPr>
        <w:t>中的“政府采购严重违法失信行为记录名单”</w:t>
      </w:r>
      <w:r>
        <w:rPr>
          <w:rFonts w:hint="eastAsia" w:ascii="宋体" w:hAnsi="宋体" w:cs="宋体"/>
          <w:kern w:val="0"/>
          <w:szCs w:val="21"/>
        </w:rPr>
        <w:t>，</w:t>
      </w:r>
      <w:r>
        <w:rPr>
          <w:rFonts w:hint="eastAsia" w:ascii="宋体" w:hAnsi="宋体" w:cs="宋体"/>
          <w:bCs/>
          <w:szCs w:val="21"/>
        </w:rPr>
        <w:t>“深圳信用网”以及“深圳市政府采购监管网”为供应商信用信息的查询渠道，相关信息以开标当日的查询结果为准。</w:t>
      </w:r>
    </w:p>
    <w:p>
      <w:pPr>
        <w:spacing w:line="360" w:lineRule="auto"/>
        <w:rPr>
          <w:rFonts w:ascii="宋体" w:hAnsi="宋体" w:cs="宋体"/>
        </w:rPr>
      </w:pPr>
    </w:p>
    <w:p>
      <w:pPr>
        <w:spacing w:line="360" w:lineRule="auto"/>
        <w:rPr>
          <w:rFonts w:ascii="宋体" w:hAnsi="宋体" w:cs="宋体"/>
        </w:rPr>
      </w:pPr>
      <w:r>
        <w:rPr>
          <w:rFonts w:hint="eastAsia" w:ascii="宋体" w:hAnsi="宋体" w:cs="宋体"/>
        </w:rPr>
        <w:br w:type="page"/>
      </w:r>
    </w:p>
    <w:p>
      <w:pPr>
        <w:pStyle w:val="5"/>
        <w:spacing w:before="0" w:after="0" w:line="360" w:lineRule="auto"/>
        <w:rPr>
          <w:rFonts w:cs="宋体"/>
          <w:kern w:val="2"/>
        </w:rPr>
      </w:pPr>
      <w:r>
        <w:rPr>
          <w:rFonts w:hint="eastAsia" w:cs="宋体"/>
          <w:kern w:val="2"/>
        </w:rPr>
        <w:t>第四章  投标文件组成要求及格式</w:t>
      </w:r>
    </w:p>
    <w:p>
      <w:pPr>
        <w:spacing w:line="360" w:lineRule="auto"/>
        <w:rPr>
          <w:rStyle w:val="19"/>
          <w:rFonts w:ascii="宋体" w:hAnsi="宋体" w:eastAsia="宋体" w:cs="宋体"/>
          <w:sz w:val="24"/>
        </w:rPr>
      </w:pPr>
      <w:r>
        <w:rPr>
          <w:rStyle w:val="19"/>
          <w:rFonts w:hint="eastAsia" w:ascii="宋体" w:hAnsi="宋体" w:eastAsia="宋体" w:cs="宋体"/>
          <w:sz w:val="24"/>
        </w:rPr>
        <w:t>特别提醒：</w:t>
      </w:r>
    </w:p>
    <w:p>
      <w:pPr>
        <w:spacing w:line="360" w:lineRule="auto"/>
        <w:rPr>
          <w:rFonts w:ascii="宋体" w:hAnsi="宋体" w:cs="宋体"/>
          <w:sz w:val="24"/>
        </w:rPr>
      </w:pPr>
      <w:r>
        <w:rPr>
          <w:rFonts w:hint="eastAsia" w:ascii="宋体" w:hAnsi="宋体" w:cs="宋体"/>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spacing w:line="360" w:lineRule="auto"/>
        <w:rPr>
          <w:rFonts w:ascii="宋体" w:hAnsi="宋体" w:cs="宋体"/>
          <w:sz w:val="24"/>
        </w:rPr>
      </w:pPr>
      <w:r>
        <w:rPr>
          <w:rFonts w:hint="eastAsia" w:ascii="宋体" w:hAnsi="宋体" w:cs="宋体"/>
          <w:sz w:val="24"/>
        </w:rPr>
        <w:t xml:space="preserve">    投标文件正文（信息公开部分）必须编制于“正文（公开部分）”部分，投标文件附件（非信息公开部分）必须编制于“附件（不公开部分）”部分，如下图所示。</w:t>
      </w:r>
    </w:p>
    <w:p>
      <w:pPr>
        <w:widowControl/>
        <w:spacing w:line="360" w:lineRule="auto"/>
        <w:jc w:val="left"/>
        <w:rPr>
          <w:rFonts w:ascii="宋体" w:hAnsi="宋体" w:cs="宋体"/>
          <w:kern w:val="0"/>
          <w:sz w:val="24"/>
        </w:rPr>
      </w:pPr>
      <w:r>
        <w:rPr>
          <w:rFonts w:hint="eastAsia" w:ascii="宋体" w:hAnsi="宋体" w:cs="宋体"/>
          <w:sz w:val="24"/>
        </w:rPr>
        <w:drawing>
          <wp:inline distT="0" distB="0" distL="114300" distR="114300">
            <wp:extent cx="5276850" cy="4109085"/>
            <wp:effectExtent l="0" t="0" r="11430" b="571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9"/>
                    <a:stretch>
                      <a:fillRect/>
                    </a:stretch>
                  </pic:blipFill>
                  <pic:spPr>
                    <a:xfrm>
                      <a:off x="0" y="0"/>
                      <a:ext cx="5276850" cy="4109085"/>
                    </a:xfrm>
                    <a:prstGeom prst="rect">
                      <a:avLst/>
                    </a:prstGeom>
                  </pic:spPr>
                </pic:pic>
              </a:graphicData>
            </a:graphic>
          </wp:inline>
        </w:drawing>
      </w:r>
    </w:p>
    <w:p>
      <w:pPr>
        <w:spacing w:line="360" w:lineRule="auto"/>
        <w:rPr>
          <w:rFonts w:ascii="宋体" w:hAnsi="宋体" w:cs="宋体"/>
          <w:sz w:val="24"/>
        </w:rPr>
      </w:pPr>
      <w:bookmarkStart w:id="47" w:name="_Hlk72257167"/>
      <w:r>
        <w:rPr>
          <w:rFonts w:hint="eastAsia" w:ascii="宋体" w:hAnsi="宋体" w:cs="宋体"/>
          <w:sz w:val="24"/>
        </w:rPr>
        <w:t>政府集中采购机构公布投标文件正文（信息公开部分）时为计算机截取信息自动公布，</w:t>
      </w:r>
      <w:r>
        <w:rPr>
          <w:rFonts w:hint="eastAsia" w:ascii="宋体" w:hAnsi="宋体" w:cs="宋体"/>
          <w:b/>
          <w:bCs/>
          <w:sz w:val="24"/>
        </w:rPr>
        <w:t>如投标人误将涉及个人隐私的信息放入投标文件正文，相关后果由投标人自负；</w:t>
      </w:r>
      <w:r>
        <w:rPr>
          <w:rFonts w:hint="eastAsia" w:ascii="宋体" w:hAnsi="宋体" w:cs="宋体"/>
          <w:sz w:val="24"/>
          <w:highlight w:val="yellow"/>
        </w:rPr>
        <w:t>如投标人将必须放于投标文件正文（信息公开部分）的内容放入投标文件附件（非信息公开部分），将作投标无效处理。</w:t>
      </w:r>
    </w:p>
    <w:bookmarkEnd w:id="47"/>
    <w:p>
      <w:pPr>
        <w:spacing w:line="360" w:lineRule="auto"/>
        <w:rPr>
          <w:rFonts w:ascii="宋体" w:hAnsi="宋体" w:cs="宋体"/>
          <w:szCs w:val="21"/>
        </w:rPr>
      </w:pPr>
    </w:p>
    <w:p>
      <w:pPr>
        <w:spacing w:line="360" w:lineRule="auto"/>
        <w:rPr>
          <w:rFonts w:ascii="宋体" w:hAnsi="宋体" w:cs="宋体"/>
          <w:sz w:val="24"/>
        </w:rPr>
      </w:pPr>
    </w:p>
    <w:p>
      <w:pPr>
        <w:spacing w:line="360" w:lineRule="auto"/>
        <w:rPr>
          <w:rFonts w:ascii="宋体" w:hAnsi="宋体" w:cs="宋体"/>
          <w:sz w:val="24"/>
        </w:rPr>
      </w:pPr>
    </w:p>
    <w:p>
      <w:pPr>
        <w:spacing w:line="360" w:lineRule="auto"/>
        <w:rPr>
          <w:rStyle w:val="19"/>
          <w:rFonts w:ascii="宋体" w:hAnsi="宋体" w:eastAsia="宋体" w:cs="宋体"/>
          <w:sz w:val="28"/>
          <w:szCs w:val="28"/>
        </w:rPr>
      </w:pPr>
      <w:r>
        <w:rPr>
          <w:rStyle w:val="19"/>
          <w:rFonts w:hint="eastAsia" w:ascii="宋体" w:hAnsi="宋体" w:eastAsia="宋体" w:cs="宋体"/>
          <w:sz w:val="28"/>
          <w:szCs w:val="28"/>
        </w:rPr>
        <w:br w:type="page"/>
      </w:r>
    </w:p>
    <w:p>
      <w:pPr>
        <w:spacing w:line="360" w:lineRule="auto"/>
        <w:outlineLvl w:val="2"/>
        <w:rPr>
          <w:rStyle w:val="19"/>
          <w:rFonts w:ascii="宋体" w:hAnsi="宋体" w:eastAsia="宋体" w:cs="宋体"/>
          <w:sz w:val="28"/>
          <w:szCs w:val="28"/>
        </w:rPr>
      </w:pPr>
      <w:r>
        <w:rPr>
          <w:rStyle w:val="19"/>
          <w:rFonts w:hint="eastAsia" w:ascii="宋体" w:hAnsi="宋体" w:eastAsia="宋体" w:cs="宋体"/>
          <w:sz w:val="28"/>
          <w:szCs w:val="28"/>
        </w:rPr>
        <w:t>投标文件组成：</w:t>
      </w:r>
    </w:p>
    <w:p>
      <w:pPr>
        <w:spacing w:line="360" w:lineRule="auto"/>
        <w:outlineLvl w:val="3"/>
        <w:rPr>
          <w:rFonts w:ascii="宋体" w:hAnsi="宋体" w:cs="宋体"/>
          <w:sz w:val="24"/>
        </w:rPr>
      </w:pPr>
      <w:bookmarkStart w:id="48" w:name="_Hlk72257253"/>
      <w:r>
        <w:rPr>
          <w:rFonts w:hint="eastAsia" w:ascii="宋体" w:hAnsi="宋体" w:cs="宋体"/>
          <w:sz w:val="24"/>
        </w:rPr>
        <w:t>1.投标文件正文</w:t>
      </w:r>
      <w:r>
        <w:rPr>
          <w:rFonts w:hint="eastAsia" w:ascii="宋体" w:hAnsi="宋体" w:cs="宋体"/>
          <w:b/>
          <w:color w:val="FF0000"/>
          <w:sz w:val="24"/>
        </w:rPr>
        <w:t>（信息公开部分）</w:t>
      </w:r>
      <w:r>
        <w:rPr>
          <w:rFonts w:hint="eastAsia" w:ascii="宋体" w:hAnsi="宋体" w:cs="宋体"/>
          <w:sz w:val="24"/>
        </w:rPr>
        <w:t>，主要包括以下内容：</w:t>
      </w:r>
    </w:p>
    <w:p>
      <w:pPr>
        <w:spacing w:line="360" w:lineRule="auto"/>
        <w:rPr>
          <w:rFonts w:ascii="宋体" w:hAnsi="宋体" w:cs="宋体"/>
          <w:szCs w:val="21"/>
        </w:rPr>
      </w:pPr>
      <w:r>
        <w:rPr>
          <w:rFonts w:hint="eastAsia" w:ascii="宋体" w:hAnsi="宋体" w:cs="宋体"/>
          <w:szCs w:val="21"/>
        </w:rPr>
        <w:t>（1）</w:t>
      </w:r>
      <w:bookmarkStart w:id="49" w:name="_Hlk72070784"/>
      <w:r>
        <w:rPr>
          <w:rFonts w:hint="eastAsia" w:ascii="宋体" w:hAnsi="宋体" w:cs="宋体"/>
          <w:szCs w:val="21"/>
        </w:rPr>
        <w:t>投标函</w:t>
      </w:r>
      <w:bookmarkEnd w:id="49"/>
    </w:p>
    <w:p>
      <w:pPr>
        <w:spacing w:line="360" w:lineRule="auto"/>
        <w:rPr>
          <w:rFonts w:ascii="宋体" w:hAnsi="宋体" w:cs="宋体"/>
          <w:szCs w:val="21"/>
        </w:rPr>
      </w:pPr>
      <w:r>
        <w:rPr>
          <w:rFonts w:hint="eastAsia" w:ascii="宋体" w:hAnsi="宋体" w:cs="宋体"/>
          <w:szCs w:val="21"/>
        </w:rPr>
        <w:t>（2）</w:t>
      </w:r>
      <w:bookmarkStart w:id="50" w:name="_Hlk72062521"/>
      <w:r>
        <w:rPr>
          <w:rFonts w:hint="eastAsia" w:ascii="宋体" w:hAnsi="宋体" w:cs="宋体"/>
          <w:szCs w:val="21"/>
        </w:rPr>
        <w:t>政府采购投标及履约承诺函</w:t>
      </w:r>
      <w:bookmarkEnd w:id="50"/>
    </w:p>
    <w:p>
      <w:pPr>
        <w:spacing w:line="360" w:lineRule="auto"/>
        <w:rPr>
          <w:rFonts w:ascii="宋体" w:hAnsi="宋体" w:cs="宋体"/>
          <w:szCs w:val="21"/>
        </w:rPr>
      </w:pPr>
      <w:r>
        <w:rPr>
          <w:rFonts w:hint="eastAsia" w:ascii="宋体" w:hAnsi="宋体" w:cs="宋体"/>
          <w:szCs w:val="21"/>
        </w:rPr>
        <w:t>（3）投标人情况及资格证明文件</w:t>
      </w:r>
    </w:p>
    <w:p>
      <w:pPr>
        <w:spacing w:line="360" w:lineRule="auto"/>
        <w:outlineLvl w:val="3"/>
        <w:rPr>
          <w:rFonts w:hint="eastAsia" w:ascii="宋体" w:hAnsi="宋体" w:cs="宋体"/>
          <w:szCs w:val="21"/>
        </w:rPr>
      </w:pPr>
      <w:r>
        <w:rPr>
          <w:rFonts w:hint="eastAsia" w:ascii="宋体" w:hAnsi="宋体" w:cs="宋体"/>
          <w:szCs w:val="21"/>
        </w:rPr>
        <w:t>（4）项目详细报价</w:t>
      </w:r>
    </w:p>
    <w:p>
      <w:pPr>
        <w:spacing w:line="360" w:lineRule="auto"/>
        <w:outlineLvl w:val="3"/>
        <w:rPr>
          <w:rFonts w:hint="eastAsia" w:ascii="宋体" w:hAnsi="宋体" w:cs="宋体"/>
          <w:szCs w:val="21"/>
        </w:rPr>
      </w:pPr>
      <w:r>
        <w:rPr>
          <w:rFonts w:hint="eastAsia" w:ascii="宋体" w:hAnsi="宋体" w:cs="宋体"/>
          <w:szCs w:val="21"/>
        </w:rPr>
        <w:t>（5）投标人认证情况</w:t>
      </w:r>
    </w:p>
    <w:p>
      <w:pPr>
        <w:spacing w:line="360" w:lineRule="auto"/>
        <w:outlineLvl w:val="3"/>
        <w:rPr>
          <w:rFonts w:hint="eastAsia" w:ascii="宋体" w:hAnsi="宋体" w:cs="宋体"/>
          <w:szCs w:val="21"/>
        </w:rPr>
      </w:pPr>
      <w:r>
        <w:rPr>
          <w:rFonts w:hint="eastAsia" w:ascii="宋体" w:hAnsi="宋体" w:cs="宋体"/>
          <w:szCs w:val="21"/>
        </w:rPr>
        <w:t>（6）投标人荣誉情况</w:t>
      </w:r>
    </w:p>
    <w:p>
      <w:pPr>
        <w:spacing w:line="360" w:lineRule="auto"/>
        <w:outlineLvl w:val="3"/>
        <w:rPr>
          <w:rFonts w:hint="eastAsia" w:ascii="宋体" w:hAnsi="宋体" w:cs="宋体"/>
          <w:szCs w:val="21"/>
        </w:rPr>
      </w:pPr>
      <w:r>
        <w:rPr>
          <w:rFonts w:hint="eastAsia" w:ascii="宋体" w:hAnsi="宋体" w:cs="宋体"/>
          <w:szCs w:val="21"/>
        </w:rPr>
        <w:t>（7）投标人自主知识产权产品（创新、设计）情况</w:t>
      </w:r>
    </w:p>
    <w:p>
      <w:pPr>
        <w:spacing w:line="360" w:lineRule="auto"/>
        <w:outlineLvl w:val="9"/>
        <w:rPr>
          <w:rFonts w:hint="eastAsia" w:ascii="宋体" w:hAnsi="宋体" w:cs="宋体"/>
          <w:szCs w:val="21"/>
        </w:rPr>
      </w:pPr>
    </w:p>
    <w:p>
      <w:pPr>
        <w:spacing w:line="360" w:lineRule="auto"/>
        <w:outlineLvl w:val="3"/>
        <w:rPr>
          <w:rFonts w:ascii="宋体" w:hAnsi="宋体" w:cs="宋体"/>
          <w:sz w:val="24"/>
        </w:rPr>
      </w:pPr>
      <w:r>
        <w:rPr>
          <w:rFonts w:hint="eastAsia" w:ascii="宋体" w:hAnsi="宋体" w:cs="宋体"/>
          <w:sz w:val="24"/>
        </w:rPr>
        <w:t>2.投标文件附件</w:t>
      </w:r>
      <w:r>
        <w:rPr>
          <w:rFonts w:hint="eastAsia" w:ascii="宋体" w:hAnsi="宋体" w:cs="宋体"/>
          <w:b/>
          <w:color w:val="FF0000"/>
          <w:sz w:val="24"/>
        </w:rPr>
        <w:t>（信息不公开部分）</w:t>
      </w:r>
      <w:r>
        <w:rPr>
          <w:rFonts w:hint="eastAsia" w:ascii="宋体" w:hAnsi="宋体" w:cs="宋体"/>
          <w:sz w:val="24"/>
        </w:rPr>
        <w:t>：主要包括以下内容：</w:t>
      </w:r>
    </w:p>
    <w:p>
      <w:pPr>
        <w:spacing w:line="360" w:lineRule="auto"/>
        <w:rPr>
          <w:rFonts w:ascii="宋体" w:hAnsi="宋体" w:cs="宋体"/>
          <w:szCs w:val="21"/>
        </w:rPr>
      </w:pPr>
      <w:r>
        <w:rPr>
          <w:rFonts w:hint="eastAsia" w:ascii="宋体" w:hAnsi="宋体" w:cs="宋体"/>
          <w:szCs w:val="21"/>
        </w:rPr>
        <w:t>（1）法定代表人（负责人）证明书</w:t>
      </w:r>
    </w:p>
    <w:p>
      <w:pPr>
        <w:spacing w:line="360" w:lineRule="auto"/>
        <w:rPr>
          <w:rFonts w:ascii="宋体" w:hAnsi="宋体" w:cs="宋体"/>
          <w:szCs w:val="21"/>
        </w:rPr>
      </w:pPr>
      <w:r>
        <w:rPr>
          <w:rFonts w:hint="eastAsia" w:ascii="宋体" w:hAnsi="宋体" w:cs="宋体"/>
          <w:szCs w:val="21"/>
        </w:rPr>
        <w:t>（2）投标文件签署授权委托书</w:t>
      </w:r>
    </w:p>
    <w:p>
      <w:pPr>
        <w:spacing w:line="360" w:lineRule="auto"/>
        <w:rPr>
          <w:rFonts w:ascii="宋体" w:hAnsi="宋体" w:cs="宋体"/>
          <w:szCs w:val="21"/>
        </w:rPr>
      </w:pPr>
      <w:r>
        <w:rPr>
          <w:rFonts w:hint="eastAsia" w:ascii="宋体" w:hAnsi="宋体" w:cs="宋体"/>
          <w:szCs w:val="21"/>
        </w:rPr>
        <w:t>（3）实质性条款响应情况表</w:t>
      </w:r>
    </w:p>
    <w:p>
      <w:pPr>
        <w:spacing w:line="360" w:lineRule="auto"/>
        <w:rPr>
          <w:rFonts w:ascii="宋体" w:hAnsi="宋体" w:cs="宋体"/>
          <w:szCs w:val="21"/>
        </w:rPr>
      </w:pPr>
      <w:r>
        <w:rPr>
          <w:rFonts w:hint="eastAsia" w:ascii="宋体" w:hAnsi="宋体" w:cs="宋体"/>
          <w:szCs w:val="21"/>
        </w:rPr>
        <w:t>（5）商务要求偏离表</w:t>
      </w:r>
    </w:p>
    <w:bookmarkEnd w:id="48"/>
    <w:p>
      <w:pPr>
        <w:spacing w:line="360" w:lineRule="auto"/>
        <w:rPr>
          <w:rFonts w:hint="eastAsia" w:ascii="宋体" w:hAnsi="宋体" w:cs="宋体"/>
          <w:szCs w:val="21"/>
        </w:rPr>
      </w:pPr>
      <w:r>
        <w:rPr>
          <w:rFonts w:hint="eastAsia" w:ascii="宋体" w:hAnsi="宋体" w:cs="宋体"/>
          <w:szCs w:val="21"/>
        </w:rPr>
        <w:t>（6）技术保障措施</w:t>
      </w:r>
    </w:p>
    <w:p>
      <w:pPr>
        <w:spacing w:line="360" w:lineRule="auto"/>
        <w:rPr>
          <w:rFonts w:hint="eastAsia" w:ascii="宋体" w:hAnsi="宋体" w:cs="宋体"/>
          <w:szCs w:val="21"/>
        </w:rPr>
      </w:pPr>
      <w:r>
        <w:rPr>
          <w:rFonts w:hint="eastAsia" w:ascii="宋体" w:hAnsi="宋体" w:cs="宋体"/>
          <w:szCs w:val="21"/>
        </w:rPr>
        <w:t>（7）拟安排的项目负责人情况(仅限1人)</w:t>
      </w:r>
    </w:p>
    <w:p>
      <w:pPr>
        <w:spacing w:line="360" w:lineRule="auto"/>
        <w:rPr>
          <w:rFonts w:hint="eastAsia" w:ascii="宋体" w:hAnsi="宋体" w:cs="宋体"/>
          <w:szCs w:val="21"/>
        </w:rPr>
      </w:pPr>
      <w:r>
        <w:rPr>
          <w:rFonts w:hint="eastAsia" w:ascii="宋体" w:hAnsi="宋体" w:cs="宋体"/>
          <w:szCs w:val="21"/>
        </w:rPr>
        <w:t>（8）拟安排的项目主要团队成员（主要技术人员）情况（项目负责人除外）</w:t>
      </w:r>
    </w:p>
    <w:p>
      <w:pPr>
        <w:spacing w:line="360" w:lineRule="auto"/>
        <w:rPr>
          <w:rFonts w:hint="eastAsia" w:ascii="宋体" w:hAnsi="宋体" w:cs="宋体"/>
          <w:szCs w:val="21"/>
        </w:rPr>
      </w:pPr>
      <w:r>
        <w:rPr>
          <w:rFonts w:hint="eastAsia" w:ascii="宋体" w:hAnsi="宋体" w:cs="宋体"/>
          <w:szCs w:val="21"/>
        </w:rPr>
        <w:t>（9）节能、环保产品认证情况</w:t>
      </w:r>
    </w:p>
    <w:p>
      <w:pPr>
        <w:spacing w:line="360" w:lineRule="auto"/>
        <w:rPr>
          <w:rFonts w:hint="eastAsia" w:ascii="宋体" w:hAnsi="宋体" w:cs="宋体"/>
          <w:szCs w:val="21"/>
        </w:rPr>
      </w:pPr>
      <w:r>
        <w:rPr>
          <w:rFonts w:hint="eastAsia" w:ascii="宋体" w:hAnsi="宋体" w:cs="宋体"/>
          <w:szCs w:val="21"/>
        </w:rPr>
        <w:t>（10）投标人认为需要加以说明的其他内容</w:t>
      </w:r>
    </w:p>
    <w:p>
      <w:pPr>
        <w:pStyle w:val="2"/>
      </w:pPr>
    </w:p>
    <w:p>
      <w:pPr>
        <w:spacing w:line="360" w:lineRule="auto"/>
        <w:rPr>
          <w:rFonts w:ascii="宋体" w:hAnsi="宋体" w:cs="宋体"/>
          <w:b/>
          <w:szCs w:val="21"/>
        </w:rPr>
      </w:pPr>
      <w:bookmarkStart w:id="51" w:name="_Hlk72257771"/>
      <w:r>
        <w:rPr>
          <w:rFonts w:hint="eastAsia" w:ascii="宋体" w:hAnsi="宋体" w:cs="宋体"/>
          <w:b/>
          <w:szCs w:val="21"/>
        </w:rPr>
        <w:t>备注：</w:t>
      </w:r>
    </w:p>
    <w:p>
      <w:pPr>
        <w:spacing w:line="360" w:lineRule="auto"/>
        <w:rPr>
          <w:rFonts w:ascii="宋体" w:hAnsi="宋体" w:cs="宋体"/>
          <w:b/>
          <w:szCs w:val="21"/>
        </w:rPr>
      </w:pPr>
      <w:r>
        <w:rPr>
          <w:rFonts w:hint="eastAsia" w:ascii="宋体" w:hAnsi="宋体" w:cs="宋体"/>
          <w:b/>
          <w:szCs w:val="21"/>
        </w:rPr>
        <w:t>1.本项目为网上电子投标项目，投标文件不需法人或授权委托人另行签字，无需加盖单位公章，招标文件专用条款另有规定的除外。</w:t>
      </w:r>
    </w:p>
    <w:p>
      <w:pPr>
        <w:spacing w:line="360" w:lineRule="auto"/>
        <w:rPr>
          <w:rFonts w:ascii="宋体" w:hAnsi="宋体" w:cs="宋体"/>
          <w:color w:val="FF0000"/>
          <w:sz w:val="24"/>
        </w:rPr>
      </w:pPr>
      <w:bookmarkStart w:id="52" w:name="_Hlk72263559"/>
      <w:r>
        <w:rPr>
          <w:rFonts w:hint="eastAsia" w:ascii="宋体" w:hAnsi="宋体" w:cs="宋体"/>
          <w:b/>
          <w:szCs w:val="21"/>
        </w:rPr>
        <w:t>2.关于填写“开标一览表”的说明：“开标一览表”中除“投标总价”外，其他信息不作评审依据。</w:t>
      </w:r>
      <w:bookmarkEnd w:id="51"/>
      <w:bookmarkEnd w:id="52"/>
    </w:p>
    <w:p>
      <w:pPr>
        <w:spacing w:line="360" w:lineRule="auto"/>
        <w:rPr>
          <w:rFonts w:ascii="宋体" w:hAnsi="宋体" w:cs="宋体"/>
          <w:color w:val="FF0000"/>
          <w:sz w:val="24"/>
        </w:rPr>
      </w:pPr>
    </w:p>
    <w:p>
      <w:pPr>
        <w:spacing w:line="360" w:lineRule="auto"/>
        <w:rPr>
          <w:rFonts w:ascii="宋体" w:hAnsi="宋体" w:cs="宋体"/>
          <w:color w:val="FF0000"/>
          <w:sz w:val="24"/>
        </w:rPr>
      </w:pPr>
    </w:p>
    <w:p>
      <w:pPr>
        <w:spacing w:line="360" w:lineRule="auto"/>
        <w:rPr>
          <w:rFonts w:ascii="宋体" w:hAnsi="宋体" w:cs="宋体"/>
          <w:color w:val="FF0000"/>
          <w:sz w:val="24"/>
        </w:rPr>
      </w:pPr>
    </w:p>
    <w:p>
      <w:pPr>
        <w:spacing w:line="360" w:lineRule="auto"/>
        <w:rPr>
          <w:rFonts w:ascii="宋体" w:hAnsi="宋体" w:cs="宋体"/>
          <w:color w:val="FF0000"/>
          <w:sz w:val="24"/>
        </w:rPr>
      </w:pPr>
    </w:p>
    <w:p>
      <w:pPr>
        <w:spacing w:line="360" w:lineRule="auto"/>
        <w:rPr>
          <w:rFonts w:ascii="宋体" w:hAnsi="宋体" w:cs="宋体"/>
          <w:color w:val="FF0000"/>
          <w:sz w:val="24"/>
        </w:rPr>
      </w:pPr>
    </w:p>
    <w:p>
      <w:pPr>
        <w:spacing w:line="360" w:lineRule="auto"/>
        <w:rPr>
          <w:rFonts w:ascii="宋体" w:hAnsi="宋体" w:cs="宋体"/>
          <w:b/>
          <w:color w:val="FF0000"/>
          <w:sz w:val="28"/>
          <w:szCs w:val="28"/>
        </w:rPr>
      </w:pPr>
      <w:r>
        <w:rPr>
          <w:rFonts w:hint="eastAsia" w:ascii="宋体" w:hAnsi="宋体" w:cs="宋体"/>
          <w:b/>
          <w:color w:val="FF0000"/>
          <w:sz w:val="28"/>
          <w:szCs w:val="28"/>
        </w:rPr>
        <w:br w:type="page"/>
      </w:r>
    </w:p>
    <w:p>
      <w:pPr>
        <w:spacing w:line="360" w:lineRule="auto"/>
        <w:outlineLvl w:val="2"/>
        <w:rPr>
          <w:rFonts w:ascii="宋体" w:hAnsi="宋体" w:cs="宋体"/>
          <w:b/>
          <w:color w:val="FF0000"/>
          <w:sz w:val="28"/>
          <w:szCs w:val="28"/>
        </w:rPr>
      </w:pPr>
      <w:r>
        <w:rPr>
          <w:rFonts w:hint="eastAsia" w:ascii="宋体" w:hAnsi="宋体" w:cs="宋体"/>
          <w:b/>
          <w:color w:val="FF0000"/>
          <w:sz w:val="28"/>
          <w:szCs w:val="28"/>
        </w:rPr>
        <w:t>投标文件正文（信息公开部分）</w:t>
      </w:r>
    </w:p>
    <w:p>
      <w:pPr>
        <w:pStyle w:val="6"/>
        <w:spacing w:before="0" w:after="0" w:line="360" w:lineRule="auto"/>
        <w:jc w:val="center"/>
        <w:rPr>
          <w:rFonts w:ascii="宋体" w:hAnsi="宋体" w:eastAsia="宋体" w:cs="宋体"/>
          <w:b w:val="0"/>
          <w:sz w:val="24"/>
        </w:rPr>
      </w:pPr>
      <w:r>
        <w:rPr>
          <w:rFonts w:hint="eastAsia" w:ascii="宋体" w:hAnsi="宋体" w:eastAsia="宋体" w:cs="宋体"/>
          <w:b w:val="0"/>
          <w:sz w:val="24"/>
        </w:rPr>
        <w:t>一、投标函</w:t>
      </w:r>
    </w:p>
    <w:p>
      <w:pPr>
        <w:spacing w:line="360" w:lineRule="auto"/>
        <w:rPr>
          <w:rFonts w:ascii="宋体" w:hAnsi="宋体" w:cs="宋体"/>
          <w:szCs w:val="21"/>
        </w:rPr>
      </w:pPr>
      <w:bookmarkStart w:id="53" w:name="_Hlk72257506"/>
      <w:r>
        <w:rPr>
          <w:rFonts w:hint="eastAsia" w:ascii="宋体" w:hAnsi="宋体" w:cs="宋体"/>
          <w:szCs w:val="21"/>
        </w:rPr>
        <w:t>致：</w:t>
      </w:r>
      <w:r>
        <w:rPr>
          <w:rFonts w:hint="eastAsia" w:ascii="宋体" w:hAnsi="宋体" w:cs="宋体"/>
          <w:szCs w:val="21"/>
          <w:u w:val="single"/>
        </w:rPr>
        <w:t xml:space="preserve">  </w:t>
      </w:r>
      <w:r>
        <w:rPr>
          <w:rFonts w:hint="eastAsia" w:ascii="宋体" w:hAnsi="宋体" w:cs="宋体"/>
          <w:color w:val="FF0000"/>
          <w:szCs w:val="21"/>
          <w:u w:val="single"/>
        </w:rPr>
        <w:t>深圳公共资源交易中心</w:t>
      </w:r>
      <w:r>
        <w:rPr>
          <w:rFonts w:hint="eastAsia" w:ascii="宋体" w:hAnsi="宋体" w:cs="宋体"/>
          <w:szCs w:val="21"/>
          <w:u w:val="single"/>
        </w:rPr>
        <w:t xml:space="preserve">  </w:t>
      </w:r>
    </w:p>
    <w:p>
      <w:pPr>
        <w:spacing w:line="360" w:lineRule="auto"/>
        <w:rPr>
          <w:rFonts w:ascii="宋体" w:hAnsi="宋体" w:cs="宋体"/>
          <w:szCs w:val="21"/>
        </w:rPr>
      </w:pPr>
      <w:bookmarkStart w:id="54" w:name="_Hlk73818812"/>
      <w:r>
        <w:rPr>
          <w:rFonts w:hint="eastAsia" w:ascii="宋体" w:hAnsi="宋体" w:cs="宋体"/>
          <w:szCs w:val="21"/>
        </w:rPr>
        <w:t>1、根据已收到贵单位的项目编号为</w:t>
      </w:r>
      <w:r>
        <w:rPr>
          <w:rFonts w:hint="eastAsia" w:ascii="宋体" w:hAnsi="宋体" w:cs="宋体"/>
          <w:szCs w:val="21"/>
          <w:u w:val="single"/>
        </w:rPr>
        <w:t xml:space="preserve">        </w:t>
      </w:r>
      <w:r>
        <w:rPr>
          <w:rFonts w:hint="eastAsia" w:ascii="宋体" w:hAnsi="宋体" w:cs="宋体"/>
          <w:szCs w:val="21"/>
        </w:rPr>
        <w:t>的</w:t>
      </w:r>
      <w:r>
        <w:rPr>
          <w:rFonts w:hint="eastAsia" w:ascii="宋体" w:hAnsi="宋体" w:cs="宋体"/>
          <w:szCs w:val="21"/>
          <w:u w:val="single"/>
        </w:rPr>
        <w:t xml:space="preserve">               </w:t>
      </w:r>
      <w:r>
        <w:rPr>
          <w:rFonts w:hint="eastAsia" w:ascii="宋体" w:hAnsi="宋体" w:cs="宋体"/>
          <w:szCs w:val="21"/>
        </w:rPr>
        <w:t>项目的招标文件，遵照《深圳经济特区政府采购条例》和《深圳网上政府采购管理暂行办法》等有关规定，我单位经研究上述招标文件的专用条款及通用条款后，</w:t>
      </w:r>
      <w:bookmarkStart w:id="55" w:name="_Hlk72263588"/>
      <w:r>
        <w:rPr>
          <w:rFonts w:hint="eastAsia" w:ascii="宋体" w:hAnsi="宋体" w:cs="宋体"/>
          <w:szCs w:val="21"/>
        </w:rPr>
        <w:t>愿意按照招标文件要求承包上述项目并修补其任何缺陷。</w:t>
      </w:r>
      <w:bookmarkEnd w:id="55"/>
    </w:p>
    <w:p>
      <w:pPr>
        <w:spacing w:line="360" w:lineRule="auto"/>
        <w:rPr>
          <w:rFonts w:ascii="宋体" w:hAnsi="宋体" w:cs="宋体"/>
          <w:szCs w:val="21"/>
        </w:rPr>
      </w:pPr>
      <w:r>
        <w:rPr>
          <w:rFonts w:hint="eastAsia" w:ascii="宋体" w:hAnsi="宋体" w:cs="宋体"/>
          <w:szCs w:val="21"/>
        </w:rPr>
        <w:t>2、</w:t>
      </w:r>
      <w:bookmarkStart w:id="56" w:name="_Hlk73819847"/>
      <w:r>
        <w:rPr>
          <w:rFonts w:hint="eastAsia" w:ascii="宋体" w:hAnsi="宋体" w:cs="宋体"/>
          <w:szCs w:val="21"/>
        </w:rPr>
        <w:t>投标价格见投标书编制软件中《开标一览表》中填写的投标总价。</w:t>
      </w:r>
      <w:bookmarkEnd w:id="56"/>
    </w:p>
    <w:p>
      <w:pPr>
        <w:spacing w:line="360" w:lineRule="auto"/>
        <w:rPr>
          <w:rFonts w:ascii="宋体" w:hAnsi="宋体" w:cs="宋体"/>
          <w:szCs w:val="21"/>
        </w:rPr>
      </w:pPr>
      <w:r>
        <w:rPr>
          <w:rFonts w:hint="eastAsia" w:ascii="宋体" w:hAnsi="宋体" w:cs="宋体"/>
          <w:szCs w:val="21"/>
        </w:rPr>
        <w:t>3、如果我单位中标，我单位将按照招标文件的要求足额提交履约担保。</w:t>
      </w:r>
    </w:p>
    <w:p>
      <w:pPr>
        <w:spacing w:line="360" w:lineRule="auto"/>
        <w:rPr>
          <w:rFonts w:ascii="宋体" w:hAnsi="宋体" w:cs="宋体"/>
          <w:szCs w:val="21"/>
        </w:rPr>
      </w:pPr>
      <w:r>
        <w:rPr>
          <w:rFonts w:hint="eastAsia" w:ascii="宋体" w:hAnsi="宋体" w:cs="宋体"/>
          <w:szCs w:val="21"/>
        </w:rPr>
        <w:t>4、我单位同意所递交的投标文件在“对通用条款的补充内容”中明确的投标有效期内有效，在此期间内我单位的投标有可能中标，我方将受此约束。</w:t>
      </w:r>
    </w:p>
    <w:p>
      <w:pPr>
        <w:spacing w:line="360" w:lineRule="auto"/>
        <w:rPr>
          <w:rFonts w:ascii="宋体" w:hAnsi="宋体" w:cs="宋体"/>
          <w:szCs w:val="21"/>
        </w:rPr>
      </w:pPr>
      <w:r>
        <w:rPr>
          <w:rFonts w:hint="eastAsia" w:ascii="宋体" w:hAnsi="宋体" w:cs="宋体"/>
          <w:szCs w:val="21"/>
        </w:rPr>
        <w:t>5、除非另外达成协议并生效，贵单位的中标通知书和本投标文件将构成合同的重要内容。</w:t>
      </w:r>
    </w:p>
    <w:p>
      <w:pPr>
        <w:spacing w:line="360" w:lineRule="auto"/>
        <w:rPr>
          <w:rFonts w:ascii="宋体" w:hAnsi="宋体" w:cs="宋体"/>
          <w:szCs w:val="21"/>
        </w:rPr>
      </w:pPr>
      <w:r>
        <w:rPr>
          <w:rFonts w:hint="eastAsia" w:ascii="宋体" w:hAnsi="宋体" w:cs="宋体"/>
          <w:szCs w:val="21"/>
        </w:rPr>
        <w:t>6、我单位理解贵单位将不受必须接受所收到的最低报价或其它任何投标文件的约束。</w:t>
      </w:r>
      <w:bookmarkEnd w:id="54"/>
    </w:p>
    <w:p>
      <w:pPr>
        <w:spacing w:line="360" w:lineRule="auto"/>
        <w:rPr>
          <w:rFonts w:ascii="宋体" w:hAnsi="宋体" w:cs="宋体"/>
          <w:b/>
          <w:bCs/>
          <w:szCs w:val="21"/>
        </w:rPr>
      </w:pPr>
      <w:r>
        <w:rPr>
          <w:rFonts w:hint="eastAsia" w:ascii="宋体" w:hAnsi="宋体" w:cs="宋体"/>
          <w:b/>
          <w:bCs/>
          <w:szCs w:val="21"/>
        </w:rPr>
        <w:t>7、如我单位提交样品，且未在规定时间内取回样品的，视同放弃取回，同意深圳公共资源交易中心对我单位提交的样品进行清理。</w:t>
      </w:r>
    </w:p>
    <w:p>
      <w:pPr>
        <w:spacing w:line="360" w:lineRule="auto"/>
        <w:rPr>
          <w:rFonts w:ascii="宋体" w:hAnsi="宋体" w:cs="宋体"/>
          <w:szCs w:val="21"/>
          <w:u w:val="single"/>
        </w:rPr>
      </w:pPr>
      <w:r>
        <w:rPr>
          <w:rFonts w:hint="eastAsia" w:ascii="宋体" w:hAnsi="宋体" w:cs="宋体"/>
          <w:szCs w:val="21"/>
        </w:rPr>
        <w:t>投标人：</w:t>
      </w:r>
      <w:r>
        <w:rPr>
          <w:rFonts w:hint="eastAsia" w:ascii="宋体" w:hAnsi="宋体" w:cs="宋体"/>
          <w:szCs w:val="21"/>
          <w:u w:val="single"/>
        </w:rPr>
        <w:t xml:space="preserve">                   </w:t>
      </w:r>
      <w:r>
        <w:rPr>
          <w:rFonts w:hint="eastAsia" w:ascii="宋体" w:hAnsi="宋体" w:cs="宋体"/>
          <w:szCs w:val="21"/>
        </w:rPr>
        <w:t xml:space="preserve">    单位地址：</w:t>
      </w:r>
      <w:r>
        <w:rPr>
          <w:rFonts w:hint="eastAsia" w:ascii="宋体" w:hAnsi="宋体" w:cs="宋体"/>
          <w:szCs w:val="21"/>
          <w:u w:val="single"/>
        </w:rPr>
        <w:t xml:space="preserve">               </w:t>
      </w:r>
    </w:p>
    <w:p>
      <w:pPr>
        <w:spacing w:line="360" w:lineRule="auto"/>
        <w:rPr>
          <w:rFonts w:ascii="宋体" w:hAnsi="宋体" w:cs="宋体"/>
          <w:szCs w:val="21"/>
          <w:u w:val="single"/>
        </w:rPr>
      </w:pPr>
      <w:r>
        <w:rPr>
          <w:rFonts w:hint="eastAsia" w:ascii="宋体" w:hAnsi="宋体" w:cs="宋体"/>
          <w:szCs w:val="21"/>
        </w:rPr>
        <w:t>法定代表人（负责人）或其授权委托代理人：</w:t>
      </w:r>
      <w:r>
        <w:rPr>
          <w:rFonts w:hint="eastAsia" w:ascii="宋体" w:hAnsi="宋体" w:cs="宋体"/>
          <w:szCs w:val="21"/>
          <w:u w:val="single"/>
        </w:rPr>
        <w:t xml:space="preserve">                   </w:t>
      </w:r>
    </w:p>
    <w:p>
      <w:pPr>
        <w:spacing w:line="360" w:lineRule="auto"/>
        <w:rPr>
          <w:rFonts w:ascii="宋体" w:hAnsi="宋体" w:cs="宋体"/>
          <w:szCs w:val="21"/>
          <w:u w:val="single"/>
        </w:rPr>
      </w:pPr>
      <w:r>
        <w:rPr>
          <w:rFonts w:hint="eastAsia" w:ascii="宋体" w:hAnsi="宋体" w:cs="宋体"/>
          <w:szCs w:val="21"/>
        </w:rPr>
        <w:t>邮政编码：</w:t>
      </w:r>
      <w:r>
        <w:rPr>
          <w:rFonts w:hint="eastAsia" w:ascii="宋体" w:hAnsi="宋体" w:cs="宋体"/>
          <w:szCs w:val="21"/>
          <w:u w:val="single"/>
        </w:rPr>
        <w:t xml:space="preserve">          </w:t>
      </w:r>
      <w:r>
        <w:rPr>
          <w:rFonts w:hint="eastAsia" w:ascii="宋体" w:hAnsi="宋体" w:cs="宋体"/>
          <w:szCs w:val="21"/>
        </w:rPr>
        <w:t xml:space="preserve">  电话：</w:t>
      </w:r>
      <w:r>
        <w:rPr>
          <w:rFonts w:hint="eastAsia" w:ascii="宋体" w:hAnsi="宋体" w:cs="宋体"/>
          <w:szCs w:val="21"/>
          <w:u w:val="single"/>
        </w:rPr>
        <w:t xml:space="preserve">          </w:t>
      </w:r>
      <w:r>
        <w:rPr>
          <w:rFonts w:hint="eastAsia" w:ascii="宋体" w:hAnsi="宋体" w:cs="宋体"/>
          <w:szCs w:val="21"/>
        </w:rPr>
        <w:t xml:space="preserve">  传真：</w:t>
      </w:r>
      <w:r>
        <w:rPr>
          <w:rFonts w:hint="eastAsia" w:ascii="宋体" w:hAnsi="宋体" w:cs="宋体"/>
          <w:szCs w:val="21"/>
          <w:u w:val="single"/>
        </w:rPr>
        <w:t xml:space="preserve">            </w:t>
      </w:r>
    </w:p>
    <w:p>
      <w:pPr>
        <w:spacing w:line="360" w:lineRule="auto"/>
        <w:rPr>
          <w:rFonts w:ascii="宋体" w:hAnsi="宋体" w:cs="宋体"/>
          <w:sz w:val="24"/>
        </w:rPr>
      </w:pPr>
      <w:r>
        <w:rPr>
          <w:rFonts w:hint="eastAsia" w:ascii="宋体" w:hAnsi="宋体" w:cs="宋体"/>
          <w:szCs w:val="21"/>
        </w:rPr>
        <w:t>日期：</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w:t>
      </w:r>
      <w:r>
        <w:rPr>
          <w:rFonts w:hint="eastAsia" w:ascii="宋体" w:hAnsi="宋体" w:cs="宋体"/>
          <w:sz w:val="24"/>
        </w:rPr>
        <w:t xml:space="preserve">                                </w:t>
      </w:r>
    </w:p>
    <w:p>
      <w:pPr>
        <w:spacing w:line="360" w:lineRule="auto"/>
        <w:rPr>
          <w:rFonts w:ascii="宋体" w:hAnsi="宋体" w:cs="宋体"/>
        </w:rPr>
      </w:pPr>
    </w:p>
    <w:p>
      <w:pPr>
        <w:spacing w:line="360" w:lineRule="auto"/>
        <w:rPr>
          <w:rFonts w:ascii="宋体" w:hAnsi="宋体" w:cs="宋体"/>
        </w:rPr>
      </w:pPr>
    </w:p>
    <w:bookmarkEnd w:id="53"/>
    <w:p>
      <w:pPr>
        <w:pStyle w:val="6"/>
        <w:spacing w:before="0" w:after="0" w:line="360" w:lineRule="auto"/>
        <w:jc w:val="center"/>
        <w:rPr>
          <w:rFonts w:ascii="宋体" w:hAnsi="宋体" w:eastAsia="宋体" w:cs="宋体"/>
          <w:b w:val="0"/>
          <w:sz w:val="24"/>
        </w:rPr>
      </w:pPr>
      <w:r>
        <w:rPr>
          <w:rFonts w:hint="eastAsia" w:ascii="宋体" w:hAnsi="宋体" w:eastAsia="宋体" w:cs="宋体"/>
          <w:b w:val="0"/>
          <w:sz w:val="24"/>
        </w:rPr>
        <w:t>二、政府采购投标及履约承诺函</w:t>
      </w:r>
    </w:p>
    <w:p>
      <w:pPr>
        <w:spacing w:line="360" w:lineRule="auto"/>
        <w:rPr>
          <w:rFonts w:ascii="宋体" w:hAnsi="宋体" w:cs="宋体"/>
          <w:color w:val="FF0000"/>
          <w:szCs w:val="21"/>
        </w:rPr>
      </w:pPr>
      <w:bookmarkStart w:id="57" w:name="_Hlk72257530"/>
      <w:r>
        <w:rPr>
          <w:rFonts w:hint="eastAsia" w:ascii="宋体" w:hAnsi="宋体" w:cs="宋体"/>
          <w:color w:val="FF0000"/>
          <w:szCs w:val="21"/>
        </w:rPr>
        <w:t>致：</w:t>
      </w:r>
      <w:r>
        <w:rPr>
          <w:rFonts w:hint="eastAsia" w:ascii="宋体" w:hAnsi="宋体" w:cs="宋体"/>
          <w:color w:val="FF0000"/>
          <w:szCs w:val="21"/>
          <w:u w:val="single"/>
        </w:rPr>
        <w:t>深圳公共资源交易中心</w:t>
      </w:r>
    </w:p>
    <w:p>
      <w:pPr>
        <w:spacing w:line="360" w:lineRule="auto"/>
        <w:rPr>
          <w:rFonts w:ascii="宋体" w:hAnsi="宋体" w:cs="宋体"/>
          <w:szCs w:val="21"/>
        </w:rPr>
      </w:pPr>
      <w:r>
        <w:rPr>
          <w:rFonts w:hint="eastAsia" w:ascii="宋体" w:hAnsi="宋体" w:cs="宋体"/>
          <w:szCs w:val="21"/>
        </w:rPr>
        <w:t>我单位承诺：</w:t>
      </w:r>
    </w:p>
    <w:p>
      <w:pPr>
        <w:spacing w:line="360" w:lineRule="auto"/>
        <w:rPr>
          <w:rFonts w:ascii="宋体" w:hAnsi="宋体" w:cs="宋体"/>
          <w:b/>
          <w:szCs w:val="21"/>
        </w:rPr>
      </w:pPr>
      <w:r>
        <w:rPr>
          <w:rFonts w:hint="eastAsia" w:ascii="宋体" w:hAnsi="宋体" w:cs="宋体"/>
          <w:bCs/>
          <w:szCs w:val="21"/>
        </w:rPr>
        <w:t>1.我单位参与本项目所投标（响应）的货物、工程或服务，不存在侵犯知识产权的情况。</w:t>
      </w:r>
    </w:p>
    <w:p>
      <w:pPr>
        <w:spacing w:line="360" w:lineRule="auto"/>
        <w:rPr>
          <w:rFonts w:ascii="宋体" w:hAnsi="宋体" w:cs="宋体"/>
          <w:szCs w:val="21"/>
        </w:rPr>
      </w:pPr>
      <w:r>
        <w:rPr>
          <w:rFonts w:hint="eastAsia" w:ascii="宋体" w:hAnsi="宋体" w:cs="宋体"/>
          <w:szCs w:val="21"/>
        </w:rPr>
        <w:t>2.我单位参与本项目</w:t>
      </w:r>
      <w:r>
        <w:rPr>
          <w:rFonts w:hint="eastAsia" w:ascii="宋体" w:hAnsi="宋体" w:cs="宋体"/>
        </w:rPr>
        <w:t>政府采购活动时不存在被有关部门禁止参与政府采购活动且在有效期内的情况。</w:t>
      </w:r>
    </w:p>
    <w:p>
      <w:pPr>
        <w:spacing w:line="360" w:lineRule="auto"/>
        <w:rPr>
          <w:rFonts w:ascii="宋体" w:hAnsi="宋体" w:cs="宋体"/>
          <w:szCs w:val="21"/>
        </w:rPr>
      </w:pPr>
      <w:r>
        <w:rPr>
          <w:rFonts w:hint="eastAsia" w:ascii="宋体" w:hAnsi="宋体" w:cs="宋体"/>
          <w:szCs w:val="21"/>
        </w:rPr>
        <w:t>3.我单位具备《中华人民共和国政府采购法》第二十二条第一款规定的六项条件。</w:t>
      </w:r>
    </w:p>
    <w:p>
      <w:pPr>
        <w:spacing w:line="360" w:lineRule="auto"/>
        <w:rPr>
          <w:rFonts w:ascii="宋体" w:hAnsi="宋体" w:cs="宋体"/>
          <w:szCs w:val="21"/>
        </w:rPr>
      </w:pPr>
      <w:r>
        <w:rPr>
          <w:rFonts w:hint="eastAsia" w:ascii="宋体" w:hAnsi="宋体" w:cs="宋体"/>
          <w:szCs w:val="21"/>
        </w:rPr>
        <w:t>4.我单位</w:t>
      </w:r>
      <w:r>
        <w:rPr>
          <w:rFonts w:hint="eastAsia" w:ascii="宋体" w:hAnsi="宋体" w:cs="宋体"/>
        </w:rPr>
        <w:t>未被列入失信被执行人、重大税收违法案件当事人名单、政府采购严重违法失信行为记录名单。</w:t>
      </w:r>
    </w:p>
    <w:p>
      <w:pPr>
        <w:spacing w:line="360" w:lineRule="auto"/>
        <w:rPr>
          <w:rFonts w:ascii="宋体" w:hAnsi="宋体" w:cs="宋体"/>
          <w:szCs w:val="21"/>
        </w:rPr>
      </w:pPr>
      <w:r>
        <w:rPr>
          <w:rFonts w:hint="eastAsia" w:ascii="宋体" w:hAnsi="宋体" w:cs="宋体"/>
          <w:szCs w:val="21"/>
        </w:rPr>
        <w:t>5.</w:t>
      </w:r>
      <w:bookmarkStart w:id="58" w:name="_Hlk72587269"/>
      <w:bookmarkStart w:id="59" w:name="_Hlk72587299"/>
      <w:r>
        <w:rPr>
          <w:rFonts w:hint="eastAsia" w:ascii="宋体" w:hAnsi="宋体" w:cs="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8"/>
      <w:r>
        <w:rPr>
          <w:rFonts w:hint="eastAsia" w:ascii="宋体" w:hAnsi="宋体" w:cs="宋体"/>
          <w:szCs w:val="21"/>
        </w:rPr>
        <w:t>。</w:t>
      </w:r>
    </w:p>
    <w:bookmarkEnd w:id="59"/>
    <w:p>
      <w:pPr>
        <w:spacing w:line="360" w:lineRule="auto"/>
        <w:rPr>
          <w:rFonts w:ascii="宋体" w:hAnsi="宋体" w:cs="宋体"/>
          <w:szCs w:val="21"/>
        </w:rPr>
      </w:pPr>
      <w:r>
        <w:rPr>
          <w:rFonts w:hint="eastAsia" w:ascii="宋体" w:hAnsi="宋体" w:cs="宋体"/>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spacing w:line="360" w:lineRule="auto"/>
        <w:rPr>
          <w:rFonts w:ascii="宋体" w:hAnsi="宋体" w:cs="宋体"/>
          <w:szCs w:val="21"/>
        </w:rPr>
      </w:pPr>
      <w:r>
        <w:rPr>
          <w:rFonts w:hint="eastAsia" w:ascii="宋体" w:hAnsi="宋体" w:cs="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spacing w:line="360" w:lineRule="auto"/>
        <w:rPr>
          <w:rFonts w:ascii="宋体" w:hAnsi="宋体" w:cs="宋体"/>
          <w:szCs w:val="21"/>
        </w:rPr>
      </w:pPr>
      <w:r>
        <w:rPr>
          <w:rFonts w:hint="eastAsia" w:ascii="宋体" w:hAnsi="宋体" w:cs="宋体"/>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spacing w:line="360" w:lineRule="auto"/>
        <w:rPr>
          <w:rFonts w:ascii="宋体" w:hAnsi="宋体" w:cs="宋体"/>
          <w:szCs w:val="21"/>
        </w:rPr>
      </w:pPr>
      <w:r>
        <w:rPr>
          <w:rFonts w:hint="eastAsia" w:ascii="宋体" w:hAnsi="宋体" w:cs="宋体"/>
          <w:szCs w:val="21"/>
        </w:rPr>
        <w:t>8.我单位承诺中标后项目不转包，未经采购人同意不进行分包。</w:t>
      </w:r>
    </w:p>
    <w:p>
      <w:pPr>
        <w:spacing w:line="360" w:lineRule="auto"/>
        <w:rPr>
          <w:rFonts w:ascii="宋体" w:hAnsi="宋体" w:cs="宋体"/>
        </w:rPr>
      </w:pPr>
      <w:r>
        <w:rPr>
          <w:rFonts w:hint="eastAsia" w:ascii="宋体" w:hAnsi="宋体" w:cs="宋体"/>
          <w:szCs w:val="21"/>
        </w:rPr>
        <w:t>9.</w:t>
      </w:r>
      <w:r>
        <w:rPr>
          <w:rFonts w:hint="eastAsia" w:ascii="宋体" w:hAnsi="宋体" w:cs="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spacing w:line="360" w:lineRule="auto"/>
        <w:rPr>
          <w:rFonts w:ascii="宋体" w:hAnsi="宋体" w:cs="宋体"/>
          <w:b/>
          <w:kern w:val="0"/>
          <w:szCs w:val="21"/>
        </w:rPr>
      </w:pPr>
      <w:r>
        <w:rPr>
          <w:rFonts w:hint="eastAsia" w:ascii="宋体" w:hAnsi="宋体" w:cs="宋体"/>
        </w:rPr>
        <w:t>10.我单位保证，若所投货物涉及《财政部生态环境部关于印发节能产品政府采购品目清单的通知》（财库〔2019〕19号）列明的政府采购强制产品，则所投该产品符合节能产品的认证要求，则所投该产品符合节能产品的认证要求。若所投产品包括数据中心相关设备的，应满足财政部《绿色数据中心政府采购需求标准（试行）》（财办库〔2023〕7号）。</w:t>
      </w:r>
    </w:p>
    <w:p>
      <w:pPr>
        <w:spacing w:line="360" w:lineRule="auto"/>
        <w:rPr>
          <w:rFonts w:ascii="宋体" w:hAnsi="宋体" w:cs="宋体"/>
          <w:bCs/>
        </w:rPr>
      </w:pPr>
      <w:r>
        <w:rPr>
          <w:rFonts w:hint="eastAsia" w:ascii="宋体" w:hAnsi="宋体" w:cs="宋体"/>
          <w:bCs/>
          <w:kern w:val="0"/>
          <w:szCs w:val="21"/>
        </w:rPr>
        <w:t>11.</w:t>
      </w:r>
      <w:r>
        <w:rPr>
          <w:rFonts w:hint="eastAsia" w:ascii="宋体" w:hAnsi="宋体" w:cs="宋体"/>
          <w:bCs/>
        </w:rPr>
        <w:t>我单位已知悉并同意中标（成交）结果信息公示（公开）的内容。</w:t>
      </w:r>
    </w:p>
    <w:p>
      <w:pPr>
        <w:spacing w:line="360" w:lineRule="auto"/>
        <w:rPr>
          <w:rFonts w:ascii="宋体" w:hAnsi="宋体" w:cs="宋体"/>
          <w:b/>
          <w:kern w:val="0"/>
          <w:szCs w:val="21"/>
        </w:rPr>
      </w:pPr>
      <w:r>
        <w:rPr>
          <w:rFonts w:hint="eastAsia" w:ascii="宋体" w:hAnsi="宋体" w:cs="宋体"/>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spacing w:line="360" w:lineRule="auto"/>
        <w:rPr>
          <w:rFonts w:ascii="宋体" w:hAnsi="宋体" w:cs="宋体"/>
          <w:b/>
          <w:szCs w:val="21"/>
        </w:rPr>
      </w:pPr>
      <w:r>
        <w:rPr>
          <w:rFonts w:hint="eastAsia" w:ascii="宋体" w:hAnsi="宋体" w:cs="宋体"/>
          <w:b/>
        </w:rPr>
        <w:t>13.我单位清楚，如存在违反投标承诺行为情节严重的，将根据《深圳市财政局关于印发&lt;深圳市财政局政府采购供应商信用信息管理办法&gt;的通知》，依法被列入失信信息。</w:t>
      </w:r>
    </w:p>
    <w:p>
      <w:pPr>
        <w:spacing w:line="360" w:lineRule="auto"/>
        <w:rPr>
          <w:rFonts w:ascii="宋体" w:hAnsi="宋体" w:cs="宋体"/>
        </w:rPr>
      </w:pPr>
    </w:p>
    <w:p>
      <w:pPr>
        <w:spacing w:line="360" w:lineRule="auto"/>
        <w:rPr>
          <w:rFonts w:ascii="宋体" w:hAnsi="宋体" w:cs="宋体"/>
          <w:szCs w:val="21"/>
        </w:rPr>
      </w:pPr>
      <w:r>
        <w:rPr>
          <w:rFonts w:hint="eastAsia" w:ascii="宋体" w:hAnsi="宋体" w:cs="宋体"/>
          <w:szCs w:val="21"/>
        </w:rPr>
        <w:t>以上承诺，如有违反，愿依照国家相关法律法规处理，并承担由此给采购人带来的损失。</w:t>
      </w:r>
    </w:p>
    <w:p>
      <w:pPr>
        <w:spacing w:line="360" w:lineRule="auto"/>
        <w:rPr>
          <w:rFonts w:ascii="宋体" w:hAnsi="宋体" w:cs="宋体"/>
          <w:szCs w:val="21"/>
        </w:rPr>
      </w:pPr>
      <w:r>
        <w:rPr>
          <w:rFonts w:hint="eastAsia" w:ascii="宋体" w:hAnsi="宋体" w:cs="宋体"/>
          <w:szCs w:val="21"/>
        </w:rPr>
        <w:t xml:space="preserve">                                    </w:t>
      </w:r>
    </w:p>
    <w:p>
      <w:pPr>
        <w:spacing w:line="360" w:lineRule="auto"/>
        <w:ind w:firstLine="4830" w:firstLineChars="2300"/>
        <w:rPr>
          <w:rFonts w:ascii="宋体" w:hAnsi="宋体" w:cs="宋体"/>
          <w:color w:val="FF0000"/>
        </w:rPr>
      </w:pPr>
      <w:r>
        <w:rPr>
          <w:rFonts w:hint="eastAsia" w:ascii="宋体" w:hAnsi="宋体" w:cs="宋体"/>
          <w:color w:val="FF0000"/>
          <w:szCs w:val="21"/>
        </w:rPr>
        <w:t>投标人：</w:t>
      </w:r>
      <w:r>
        <w:rPr>
          <w:rFonts w:hint="eastAsia" w:ascii="宋体" w:hAnsi="宋体" w:cs="宋体"/>
          <w:color w:val="FF0000"/>
          <w:szCs w:val="21"/>
          <w:u w:val="single"/>
        </w:rPr>
        <w:t xml:space="preserve">              </w:t>
      </w:r>
    </w:p>
    <w:p>
      <w:pPr>
        <w:spacing w:line="360" w:lineRule="auto"/>
        <w:rPr>
          <w:rFonts w:ascii="宋体" w:hAnsi="宋体" w:cs="宋体"/>
          <w:color w:val="FF0000"/>
          <w:szCs w:val="21"/>
        </w:rPr>
      </w:pPr>
      <w:r>
        <w:rPr>
          <w:rFonts w:hint="eastAsia" w:ascii="宋体" w:hAnsi="宋体" w:cs="宋体"/>
          <w:color w:val="FF0000"/>
          <w:szCs w:val="21"/>
        </w:rPr>
        <w:t xml:space="preserve">                                              日  期：</w:t>
      </w:r>
      <w:r>
        <w:rPr>
          <w:rFonts w:hint="eastAsia" w:ascii="宋体" w:hAnsi="宋体" w:cs="宋体"/>
          <w:color w:val="FF0000"/>
          <w:szCs w:val="21"/>
          <w:u w:val="single"/>
        </w:rPr>
        <w:t xml:space="preserve">    </w:t>
      </w:r>
      <w:r>
        <w:rPr>
          <w:rFonts w:hint="eastAsia" w:ascii="宋体" w:hAnsi="宋体" w:cs="宋体"/>
          <w:color w:val="FF0000"/>
          <w:szCs w:val="21"/>
        </w:rPr>
        <w:t>年</w:t>
      </w:r>
      <w:r>
        <w:rPr>
          <w:rFonts w:hint="eastAsia" w:ascii="宋体" w:hAnsi="宋体" w:cs="宋体"/>
          <w:color w:val="FF0000"/>
          <w:szCs w:val="21"/>
          <w:u w:val="single"/>
        </w:rPr>
        <w:t xml:space="preserve">   </w:t>
      </w:r>
      <w:r>
        <w:rPr>
          <w:rFonts w:hint="eastAsia" w:ascii="宋体" w:hAnsi="宋体" w:cs="宋体"/>
          <w:color w:val="FF0000"/>
          <w:szCs w:val="21"/>
        </w:rPr>
        <w:t>月</w:t>
      </w:r>
      <w:r>
        <w:rPr>
          <w:rFonts w:hint="eastAsia" w:ascii="宋体" w:hAnsi="宋体" w:cs="宋体"/>
          <w:color w:val="FF0000"/>
          <w:szCs w:val="21"/>
          <w:u w:val="single"/>
        </w:rPr>
        <w:t xml:space="preserve">   </w:t>
      </w:r>
      <w:r>
        <w:rPr>
          <w:rFonts w:hint="eastAsia" w:ascii="宋体" w:hAnsi="宋体" w:cs="宋体"/>
          <w:color w:val="FF0000"/>
          <w:szCs w:val="21"/>
        </w:rPr>
        <w:t>日</w:t>
      </w:r>
    </w:p>
    <w:bookmarkEnd w:id="57"/>
    <w:p>
      <w:pPr>
        <w:spacing w:line="360" w:lineRule="auto"/>
        <w:rPr>
          <w:rFonts w:ascii="宋体" w:hAnsi="宋体" w:cs="宋体"/>
          <w:szCs w:val="21"/>
        </w:rPr>
      </w:pPr>
    </w:p>
    <w:p>
      <w:pPr>
        <w:spacing w:line="360" w:lineRule="auto"/>
        <w:rPr>
          <w:rFonts w:ascii="宋体" w:hAnsi="宋体" w:cs="宋体"/>
          <w:b/>
          <w:szCs w:val="21"/>
        </w:rPr>
      </w:pPr>
    </w:p>
    <w:p>
      <w:pPr>
        <w:spacing w:line="360" w:lineRule="auto"/>
        <w:jc w:val="center"/>
        <w:rPr>
          <w:rFonts w:ascii="宋体" w:hAnsi="宋体" w:cs="宋体"/>
          <w:b/>
          <w:bCs/>
          <w:sz w:val="24"/>
        </w:rPr>
      </w:pPr>
    </w:p>
    <w:p>
      <w:pPr>
        <w:pStyle w:val="6"/>
        <w:spacing w:before="0" w:after="0" w:line="360" w:lineRule="auto"/>
        <w:jc w:val="center"/>
        <w:rPr>
          <w:rFonts w:ascii="宋体" w:hAnsi="宋体" w:eastAsia="宋体" w:cs="宋体"/>
          <w:b w:val="0"/>
          <w:sz w:val="24"/>
          <w:szCs w:val="24"/>
        </w:rPr>
      </w:pPr>
      <w:r>
        <w:rPr>
          <w:rFonts w:hint="eastAsia" w:ascii="宋体" w:hAnsi="宋体" w:eastAsia="宋体" w:cs="宋体"/>
          <w:b w:val="0"/>
          <w:sz w:val="24"/>
          <w:szCs w:val="24"/>
        </w:rPr>
        <w:t>三、投标人情况及资格证明文件</w:t>
      </w:r>
    </w:p>
    <w:p>
      <w:pPr>
        <w:spacing w:line="360" w:lineRule="auto"/>
        <w:rPr>
          <w:rFonts w:ascii="宋体" w:hAnsi="宋体" w:cs="宋体"/>
          <w:b/>
          <w:bCs/>
          <w:sz w:val="24"/>
        </w:rPr>
      </w:pPr>
    </w:p>
    <w:p>
      <w:pPr>
        <w:spacing w:line="360" w:lineRule="auto"/>
        <w:outlineLvl w:val="4"/>
        <w:rPr>
          <w:rFonts w:ascii="宋体" w:hAnsi="宋体" w:cs="宋体"/>
          <w:bCs/>
          <w:kern w:val="0"/>
          <w:sz w:val="24"/>
          <w:szCs w:val="32"/>
        </w:rPr>
      </w:pPr>
      <w:bookmarkStart w:id="60" w:name="_Hlk72257590"/>
      <w:r>
        <w:rPr>
          <w:rFonts w:hint="eastAsia" w:ascii="宋体" w:hAnsi="宋体" w:cs="宋体"/>
          <w:bCs/>
          <w:kern w:val="0"/>
          <w:sz w:val="24"/>
          <w:szCs w:val="32"/>
        </w:rPr>
        <w:t>（一）投标人资格证明文件</w:t>
      </w:r>
    </w:p>
    <w:p>
      <w:pPr>
        <w:spacing w:line="360" w:lineRule="auto"/>
        <w:rPr>
          <w:rFonts w:ascii="宋体" w:hAnsi="宋体" w:cs="宋体"/>
          <w:b/>
          <w:bCs/>
          <w:color w:val="FF0000"/>
        </w:rPr>
      </w:pPr>
      <w:r>
        <w:rPr>
          <w:rFonts w:hint="eastAsia" w:ascii="宋体" w:hAnsi="宋体" w:cs="宋体"/>
          <w:b/>
          <w:bCs/>
          <w:color w:val="FF0000"/>
        </w:rPr>
        <w:t>（特别提示：投标人须按本招标文件第一册第一章招标公告 “申请人的资格要求”（即投标人资格要求）提供相关的资格证明资料，未提供或提供不完整、不符合要求的，将作投标无效处理。）</w:t>
      </w:r>
    </w:p>
    <w:p>
      <w:pPr>
        <w:spacing w:line="360" w:lineRule="auto"/>
        <w:rPr>
          <w:rFonts w:ascii="宋体" w:hAnsi="宋体" w:cs="宋体"/>
          <w:b/>
          <w:bCs/>
          <w:sz w:val="24"/>
        </w:rPr>
      </w:pPr>
    </w:p>
    <w:p>
      <w:pPr>
        <w:spacing w:line="360" w:lineRule="auto"/>
        <w:outlineLvl w:val="4"/>
        <w:rPr>
          <w:rFonts w:ascii="宋体" w:hAnsi="宋体" w:cs="宋体"/>
          <w:bCs/>
          <w:kern w:val="0"/>
          <w:sz w:val="24"/>
          <w:szCs w:val="32"/>
        </w:rPr>
      </w:pPr>
      <w:bookmarkStart w:id="61" w:name="_Hlk72257908"/>
      <w:r>
        <w:rPr>
          <w:rFonts w:hint="eastAsia" w:ascii="宋体" w:hAnsi="宋体" w:cs="宋体"/>
          <w:bCs/>
          <w:kern w:val="0"/>
          <w:sz w:val="24"/>
          <w:szCs w:val="32"/>
        </w:rPr>
        <w:t>（二）中小企业声明函、残疾人福利性单位声明函及监狱企业声明函</w:t>
      </w:r>
    </w:p>
    <w:bookmarkEnd w:id="60"/>
    <w:p>
      <w:pPr>
        <w:spacing w:line="360" w:lineRule="auto"/>
        <w:jc w:val="left"/>
        <w:rPr>
          <w:rFonts w:ascii="宋体" w:hAnsi="宋体" w:cs="宋体"/>
          <w:bCs/>
          <w:kern w:val="0"/>
          <w:sz w:val="24"/>
          <w:szCs w:val="32"/>
        </w:rPr>
      </w:pPr>
    </w:p>
    <w:p>
      <w:pPr>
        <w:spacing w:line="360" w:lineRule="auto"/>
        <w:rPr>
          <w:rFonts w:ascii="宋体" w:hAnsi="宋体" w:cs="宋体"/>
          <w:bCs/>
          <w:color w:val="FF0000"/>
          <w:kern w:val="0"/>
          <w:szCs w:val="21"/>
        </w:rPr>
      </w:pPr>
      <w:r>
        <w:rPr>
          <w:rFonts w:hint="eastAsia" w:ascii="宋体" w:hAnsi="宋体" w:cs="宋体"/>
          <w:bCs/>
          <w:color w:val="FF0000"/>
          <w:kern w:val="0"/>
          <w:szCs w:val="21"/>
        </w:rPr>
        <w:t>填写指引：</w:t>
      </w:r>
    </w:p>
    <w:p>
      <w:pPr>
        <w:spacing w:line="360" w:lineRule="auto"/>
        <w:rPr>
          <w:rFonts w:ascii="宋体" w:hAnsi="宋体" w:cs="宋体"/>
          <w:color w:val="FF0000"/>
          <w:szCs w:val="21"/>
        </w:rPr>
      </w:pPr>
      <w:r>
        <w:rPr>
          <w:rFonts w:hint="eastAsia" w:ascii="宋体" w:hAnsi="宋体" w:cs="宋体"/>
          <w:bCs/>
          <w:color w:val="FF0000"/>
          <w:kern w:val="0"/>
          <w:szCs w:val="21"/>
        </w:rPr>
        <w:t>1、该部分内容由投标人根据自身实际情况填写，不符合要求的投标人可以不填写或直接删除相应的声明函。</w:t>
      </w:r>
      <w:r>
        <w:rPr>
          <w:rFonts w:hint="eastAsia" w:ascii="宋体" w:hAnsi="宋体" w:cs="宋体"/>
          <w:color w:val="FF0000"/>
          <w:szCs w:val="21"/>
        </w:rPr>
        <w:t>投标人提供的声明函不属实的，属于提供虚假资料谋取中标，依照《中华人民共和国政府采购法》等国家有关规定追究相应责任。</w:t>
      </w:r>
    </w:p>
    <w:p>
      <w:pPr>
        <w:spacing w:line="360" w:lineRule="auto"/>
        <w:rPr>
          <w:rFonts w:ascii="宋体" w:hAnsi="宋体" w:cs="宋体"/>
          <w:color w:val="FF0000"/>
          <w:szCs w:val="21"/>
        </w:rPr>
      </w:pPr>
      <w:r>
        <w:rPr>
          <w:rFonts w:hint="eastAsia" w:ascii="宋体" w:hAnsi="宋体" w:cs="宋体"/>
          <w:color w:val="FF0000"/>
          <w:szCs w:val="21"/>
        </w:rPr>
        <w:t>2、该部分内容填写需要参考的相关文件：</w:t>
      </w:r>
    </w:p>
    <w:p>
      <w:pPr>
        <w:spacing w:line="360" w:lineRule="auto"/>
        <w:rPr>
          <w:rFonts w:ascii="宋体" w:hAnsi="宋体" w:cs="宋体"/>
          <w:color w:val="FF0000"/>
          <w:szCs w:val="21"/>
        </w:rPr>
      </w:pPr>
      <w:r>
        <w:rPr>
          <w:rFonts w:hint="eastAsia" w:ascii="宋体" w:hAnsi="宋体" w:cs="宋体"/>
          <w:color w:val="FF0000"/>
          <w:szCs w:val="21"/>
        </w:rPr>
        <w:t>(1)财政部《政府采购促进中小企业发展管理办法》（财库〔2020〕46号）；</w:t>
      </w:r>
    </w:p>
    <w:p>
      <w:pPr>
        <w:spacing w:line="360" w:lineRule="auto"/>
        <w:rPr>
          <w:rFonts w:ascii="宋体" w:hAnsi="宋体" w:cs="宋体"/>
          <w:color w:val="FF0000"/>
          <w:szCs w:val="21"/>
        </w:rPr>
      </w:pPr>
      <w:r>
        <w:rPr>
          <w:rFonts w:hint="eastAsia" w:ascii="宋体" w:hAnsi="宋体" w:cs="宋体"/>
          <w:color w:val="FF0000"/>
          <w:szCs w:val="21"/>
        </w:rPr>
        <w:t>(2)《工业和信息化部、国家统计局、国家发展和改革委员会、财政部关于印发中小企业划型标准规定的通知》（工信部联企业〔2011〕300 号，以下简称300号文）；</w:t>
      </w:r>
    </w:p>
    <w:p>
      <w:pPr>
        <w:spacing w:line="360" w:lineRule="auto"/>
        <w:rPr>
          <w:rFonts w:ascii="宋体" w:hAnsi="宋体" w:cs="宋体"/>
          <w:color w:val="FF0000"/>
          <w:szCs w:val="21"/>
        </w:rPr>
      </w:pPr>
      <w:r>
        <w:rPr>
          <w:rFonts w:hint="eastAsia" w:ascii="宋体" w:hAnsi="宋体" w:cs="宋体"/>
          <w:color w:val="FF0000"/>
          <w:szCs w:val="21"/>
        </w:rPr>
        <w:t>(3)《统计上大中小微型企业划分办法(2017)》（国统字〔2017〕213 号）；</w:t>
      </w:r>
    </w:p>
    <w:p>
      <w:pPr>
        <w:spacing w:line="360" w:lineRule="auto"/>
        <w:rPr>
          <w:rFonts w:ascii="宋体" w:hAnsi="宋体" w:cs="宋体"/>
          <w:color w:val="FF0000"/>
          <w:szCs w:val="21"/>
        </w:rPr>
      </w:pPr>
      <w:r>
        <w:rPr>
          <w:rFonts w:hint="eastAsia" w:ascii="宋体" w:hAnsi="宋体" w:cs="宋体"/>
          <w:color w:val="FF0000"/>
          <w:szCs w:val="21"/>
        </w:rPr>
        <w:t>(4)《关于促进残疾人就业政府采购政策的通知》（财库〔2017〕141号）；</w:t>
      </w:r>
    </w:p>
    <w:p>
      <w:pPr>
        <w:spacing w:line="360" w:lineRule="auto"/>
        <w:rPr>
          <w:rFonts w:ascii="宋体" w:hAnsi="宋体" w:cs="宋体"/>
          <w:color w:val="FF0000"/>
          <w:szCs w:val="21"/>
        </w:rPr>
      </w:pPr>
      <w:r>
        <w:rPr>
          <w:rFonts w:hint="eastAsia" w:ascii="宋体" w:hAnsi="宋体" w:cs="宋体"/>
          <w:color w:val="FF0000"/>
          <w:szCs w:val="21"/>
        </w:rPr>
        <w:t>(5)《关于政府采购支持监狱企业发展有关问题的通知》（财库〔2014〕68号）</w:t>
      </w:r>
    </w:p>
    <w:p>
      <w:pPr>
        <w:spacing w:line="360" w:lineRule="auto"/>
        <w:rPr>
          <w:rFonts w:ascii="宋体" w:hAnsi="宋体" w:cs="宋体"/>
          <w:bCs/>
          <w:color w:val="FF0000"/>
          <w:kern w:val="0"/>
          <w:szCs w:val="21"/>
        </w:rPr>
      </w:pPr>
      <w:r>
        <w:rPr>
          <w:rFonts w:hint="eastAsia" w:ascii="宋体" w:hAnsi="宋体" w:cs="宋体"/>
          <w:bCs/>
          <w:color w:val="FF0000"/>
          <w:kern w:val="0"/>
          <w:szCs w:val="21"/>
        </w:rPr>
        <w:t>3、请依照提供的格式和内容填写声明函，不要随意变更格式；声明函不需要盖章或签字；</w:t>
      </w:r>
      <w:r>
        <w:rPr>
          <w:rFonts w:hint="eastAsia" w:ascii="宋体" w:hAnsi="宋体" w:cs="宋体"/>
          <w:color w:val="FF0000"/>
          <w:szCs w:val="21"/>
        </w:rPr>
        <w:t>满足多项优惠政策的投标人，不重复享受多项价格扣除政策。</w:t>
      </w:r>
    </w:p>
    <w:p>
      <w:pPr>
        <w:spacing w:line="360" w:lineRule="auto"/>
        <w:rPr>
          <w:rFonts w:ascii="宋体" w:hAnsi="宋体" w:cs="宋体"/>
          <w:bCs/>
          <w:color w:val="FF0000"/>
          <w:kern w:val="0"/>
          <w:szCs w:val="21"/>
        </w:rPr>
      </w:pPr>
      <w:r>
        <w:rPr>
          <w:rFonts w:hint="eastAsia" w:ascii="宋体" w:hAnsi="宋体" w:cs="宋体"/>
          <w:bCs/>
          <w:color w:val="FF0000"/>
          <w:kern w:val="0"/>
          <w:szCs w:val="21"/>
        </w:rPr>
        <w:t>4、声明函具体填写要求：</w:t>
      </w:r>
    </w:p>
    <w:p>
      <w:pPr>
        <w:spacing w:line="360" w:lineRule="auto"/>
        <w:rPr>
          <w:rFonts w:ascii="宋体" w:hAnsi="宋体" w:cs="宋体"/>
          <w:bCs/>
          <w:color w:val="FF0000"/>
          <w:kern w:val="0"/>
          <w:szCs w:val="21"/>
        </w:rPr>
      </w:pPr>
      <w:r>
        <w:rPr>
          <w:rFonts w:hint="eastAsia" w:ascii="宋体" w:hAnsi="宋体" w:cs="宋体"/>
          <w:bCs/>
          <w:color w:val="FF0000"/>
          <w:kern w:val="0"/>
          <w:szCs w:val="21"/>
        </w:rPr>
        <w:t>（1）声明是中小企业须填写《中小企业声明函》的以下内容：</w:t>
      </w:r>
    </w:p>
    <w:p>
      <w:pPr>
        <w:spacing w:line="360" w:lineRule="auto"/>
        <w:rPr>
          <w:rFonts w:ascii="宋体" w:hAnsi="宋体" w:cs="宋体"/>
          <w:bCs/>
          <w:color w:val="FF0000"/>
          <w:kern w:val="0"/>
          <w:szCs w:val="21"/>
        </w:rPr>
      </w:pPr>
      <w:r>
        <w:rPr>
          <w:rFonts w:hint="eastAsia" w:ascii="宋体" w:hAnsi="宋体" w:cs="宋体"/>
          <w:bCs/>
          <w:color w:val="FF0000"/>
          <w:kern w:val="0"/>
          <w:szCs w:val="21"/>
        </w:rPr>
        <w:t>第一处，在“单位名称”下划线处如实填写采购人名称（深圳公共资源交易中心不是本项目的采购人，而是组织实施机构）；</w:t>
      </w:r>
    </w:p>
    <w:p>
      <w:pPr>
        <w:spacing w:line="360" w:lineRule="auto"/>
        <w:rPr>
          <w:rFonts w:ascii="宋体" w:hAnsi="宋体" w:cs="宋体"/>
          <w:bCs/>
          <w:color w:val="FF0000"/>
          <w:kern w:val="0"/>
          <w:szCs w:val="21"/>
        </w:rPr>
      </w:pPr>
      <w:r>
        <w:rPr>
          <w:rFonts w:hint="eastAsia" w:ascii="宋体" w:hAnsi="宋体" w:cs="宋体"/>
          <w:bCs/>
          <w:color w:val="FF0000"/>
          <w:kern w:val="0"/>
          <w:szCs w:val="21"/>
        </w:rPr>
        <w:t>第二处，在“项目名称”下划线处如实填写采购项目名称；</w:t>
      </w:r>
    </w:p>
    <w:p>
      <w:pPr>
        <w:spacing w:line="360" w:lineRule="auto"/>
        <w:rPr>
          <w:rFonts w:ascii="宋体" w:hAnsi="宋体" w:cs="宋体"/>
          <w:bCs/>
          <w:color w:val="FF0000"/>
          <w:kern w:val="0"/>
          <w:szCs w:val="21"/>
        </w:rPr>
      </w:pPr>
      <w:r>
        <w:rPr>
          <w:rFonts w:hint="eastAsia" w:ascii="宋体" w:hAnsi="宋体" w:cs="宋体"/>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spacing w:line="360" w:lineRule="auto"/>
        <w:rPr>
          <w:rFonts w:ascii="宋体" w:hAnsi="宋体" w:cs="宋体"/>
          <w:bCs/>
          <w:color w:val="FF0000"/>
          <w:kern w:val="0"/>
          <w:szCs w:val="21"/>
        </w:rPr>
      </w:pPr>
      <w:r>
        <w:rPr>
          <w:rFonts w:hint="eastAsia" w:ascii="宋体" w:hAnsi="宋体" w:cs="宋体"/>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spacing w:line="360" w:lineRule="auto"/>
        <w:rPr>
          <w:rFonts w:ascii="宋体" w:hAnsi="宋体" w:cs="宋体"/>
          <w:bCs/>
          <w:color w:val="FF0000"/>
          <w:kern w:val="0"/>
          <w:szCs w:val="21"/>
        </w:rPr>
      </w:pPr>
      <w:r>
        <w:rPr>
          <w:rFonts w:hint="eastAsia" w:ascii="宋体" w:hAnsi="宋体" w:cs="宋体"/>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spacing w:line="360" w:lineRule="auto"/>
        <w:rPr>
          <w:rFonts w:ascii="宋体" w:hAnsi="宋体" w:cs="宋体"/>
          <w:bCs/>
          <w:color w:val="FF0000"/>
          <w:kern w:val="0"/>
          <w:szCs w:val="21"/>
        </w:rPr>
      </w:pPr>
      <w:r>
        <w:rPr>
          <w:rFonts w:hint="eastAsia" w:ascii="宋体" w:hAnsi="宋体" w:cs="宋体"/>
          <w:bCs/>
          <w:color w:val="FF0000"/>
          <w:kern w:val="0"/>
          <w:szCs w:val="21"/>
        </w:rPr>
        <w:t>（2）声明是残疾人福利性单位须填写《残疾人福利性单位声明函》的相关内容，具体参照以上《中小企业声明函》填写要求执行。</w:t>
      </w:r>
    </w:p>
    <w:p>
      <w:pPr>
        <w:spacing w:line="360" w:lineRule="auto"/>
        <w:rPr>
          <w:rFonts w:ascii="宋体" w:hAnsi="宋体" w:cs="宋体"/>
          <w:bCs/>
          <w:color w:val="FF0000"/>
          <w:kern w:val="0"/>
          <w:szCs w:val="21"/>
        </w:rPr>
      </w:pPr>
      <w:r>
        <w:rPr>
          <w:rFonts w:hint="eastAsia" w:ascii="宋体" w:hAnsi="宋体" w:cs="宋体"/>
          <w:bCs/>
          <w:color w:val="FF0000"/>
          <w:kern w:val="0"/>
          <w:szCs w:val="21"/>
        </w:rPr>
        <w:t>（3）声明是监狱企业须填写《监狱企业声明函》的三项内容（填写位置的字体已加粗），具体参照以上《中小企业声明函》填写要求执行。</w:t>
      </w:r>
    </w:p>
    <w:p>
      <w:pPr>
        <w:spacing w:line="360" w:lineRule="auto"/>
        <w:rPr>
          <w:rFonts w:ascii="宋体" w:hAnsi="宋体" w:cs="宋体"/>
        </w:rPr>
      </w:pPr>
      <w:r>
        <w:rPr>
          <w:rFonts w:hint="eastAsia" w:ascii="宋体" w:hAnsi="宋体" w:cs="宋体"/>
          <w:bCs/>
          <w:color w:val="FF0000"/>
          <w:kern w:val="0"/>
          <w:szCs w:val="21"/>
        </w:rPr>
        <w:t>5、声明函的有效性最终由评审委员会判定；如评审委员会判定声明函无效，相关供应商不享受</w:t>
      </w:r>
      <w:r>
        <w:rPr>
          <w:rFonts w:hint="eastAsia" w:ascii="宋体" w:hAnsi="宋体" w:cs="宋体"/>
          <w:color w:val="FF0000"/>
          <w:szCs w:val="21"/>
        </w:rPr>
        <w:t>价格扣除</w:t>
      </w:r>
      <w:r>
        <w:rPr>
          <w:rFonts w:hint="eastAsia" w:ascii="宋体" w:hAnsi="宋体" w:cs="宋体"/>
          <w:bCs/>
          <w:color w:val="FF0000"/>
          <w:kern w:val="0"/>
          <w:szCs w:val="21"/>
        </w:rPr>
        <w:t>（但不作投标无效处理）。</w:t>
      </w:r>
    </w:p>
    <w:p>
      <w:pPr>
        <w:spacing w:line="360" w:lineRule="auto"/>
        <w:rPr>
          <w:rFonts w:ascii="宋体" w:hAnsi="宋体" w:cs="宋体"/>
        </w:rPr>
      </w:pPr>
    </w:p>
    <w:p>
      <w:pPr>
        <w:spacing w:line="360" w:lineRule="auto"/>
        <w:jc w:val="center"/>
        <w:rPr>
          <w:rFonts w:ascii="宋体" w:hAnsi="宋体" w:cs="宋体"/>
          <w:b/>
          <w:sz w:val="24"/>
        </w:rPr>
      </w:pPr>
      <w:r>
        <w:rPr>
          <w:rFonts w:hint="eastAsia" w:ascii="宋体" w:hAnsi="宋体" w:cs="宋体"/>
          <w:b/>
          <w:sz w:val="24"/>
        </w:rPr>
        <w:t xml:space="preserve">1、中小企业声明函（货物） </w:t>
      </w:r>
    </w:p>
    <w:p>
      <w:pPr>
        <w:spacing w:line="360" w:lineRule="auto"/>
        <w:rPr>
          <w:rFonts w:ascii="宋体" w:hAnsi="宋体" w:cs="宋体"/>
          <w:szCs w:val="21"/>
        </w:rPr>
      </w:pPr>
      <w:r>
        <w:rPr>
          <w:rFonts w:hint="eastAsia" w:ascii="宋体" w:hAnsi="宋体" w:cs="宋体"/>
          <w:szCs w:val="21"/>
        </w:rPr>
        <w:t>本投标人郑重声明，根据《政府采购促进中小企业发展管理办法》（财库﹝2020﹞46 号）的规定，本投标人参加</w:t>
      </w:r>
      <w:r>
        <w:rPr>
          <w:rFonts w:hint="eastAsia" w:ascii="宋体" w:hAnsi="宋体" w:cs="宋体"/>
          <w:b/>
          <w:bCs/>
          <w:szCs w:val="21"/>
          <w:u w:val="single"/>
        </w:rPr>
        <w:t>（采购人名称）</w:t>
      </w:r>
      <w:r>
        <w:rPr>
          <w:rFonts w:hint="eastAsia" w:ascii="宋体" w:hAnsi="宋体" w:cs="宋体"/>
          <w:szCs w:val="21"/>
        </w:rPr>
        <w:t>的</w:t>
      </w:r>
      <w:r>
        <w:rPr>
          <w:rFonts w:hint="eastAsia" w:ascii="宋体" w:hAnsi="宋体" w:cs="宋体"/>
          <w:b/>
          <w:bCs/>
          <w:szCs w:val="21"/>
          <w:u w:val="single"/>
        </w:rPr>
        <w:t>（项目名称）</w:t>
      </w:r>
      <w:r>
        <w:rPr>
          <w:rFonts w:hint="eastAsia" w:ascii="宋体" w:hAnsi="宋体" w:cs="宋体"/>
          <w:szCs w:val="21"/>
        </w:rPr>
        <w:t>采购活动，提供的货物全部由符合政策要求的中小企业制造。相关企业的具体情况如下：</w:t>
      </w:r>
    </w:p>
    <w:p>
      <w:pPr>
        <w:spacing w:line="360" w:lineRule="auto"/>
        <w:rPr>
          <w:rFonts w:ascii="宋体" w:hAnsi="宋体" w:cs="宋体"/>
          <w:szCs w:val="21"/>
        </w:rPr>
      </w:pPr>
      <w:r>
        <w:rPr>
          <w:rFonts w:hint="eastAsia" w:ascii="宋体" w:hAnsi="宋体" w:cs="宋体"/>
          <w:szCs w:val="21"/>
        </w:rPr>
        <w:t>1.</w:t>
      </w:r>
      <w:r>
        <w:rPr>
          <w:rFonts w:hint="eastAsia" w:ascii="宋体" w:hAnsi="宋体" w:cs="宋体"/>
          <w:b/>
          <w:bCs/>
          <w:szCs w:val="21"/>
          <w:u w:val="single"/>
        </w:rPr>
        <w:t xml:space="preserve"> （标的名称）</w:t>
      </w:r>
      <w:r>
        <w:rPr>
          <w:rFonts w:hint="eastAsia" w:ascii="宋体" w:hAnsi="宋体" w:cs="宋体"/>
          <w:szCs w:val="21"/>
        </w:rPr>
        <w:t xml:space="preserve"> ，属于</w:t>
      </w:r>
      <w:r>
        <w:rPr>
          <w:rFonts w:hint="eastAsia" w:ascii="宋体" w:hAnsi="宋体" w:cs="宋体"/>
          <w:b/>
          <w:bCs/>
          <w:szCs w:val="21"/>
          <w:u w:val="single"/>
        </w:rPr>
        <w:t xml:space="preserve">（招标文件中明确的所属行业） </w:t>
      </w:r>
      <w:r>
        <w:rPr>
          <w:rFonts w:hint="eastAsia" w:ascii="宋体" w:hAnsi="宋体" w:cs="宋体"/>
          <w:szCs w:val="21"/>
        </w:rPr>
        <w:t>行业；制造商为</w:t>
      </w:r>
      <w:r>
        <w:rPr>
          <w:rFonts w:hint="eastAsia" w:ascii="宋体" w:hAnsi="宋体" w:cs="宋体"/>
          <w:b/>
          <w:bCs/>
          <w:szCs w:val="21"/>
          <w:u w:val="single"/>
        </w:rPr>
        <w:t>（企业名称）</w:t>
      </w:r>
      <w:r>
        <w:rPr>
          <w:rFonts w:hint="eastAsia" w:ascii="宋体" w:hAnsi="宋体" w:cs="宋体"/>
          <w:szCs w:val="21"/>
        </w:rPr>
        <w:t>，从业人员</w:t>
      </w:r>
      <w:r>
        <w:rPr>
          <w:rFonts w:hint="eastAsia" w:ascii="宋体" w:hAnsi="宋体" w:cs="宋体"/>
          <w:b/>
          <w:bCs/>
          <w:szCs w:val="21"/>
          <w:u w:val="single"/>
        </w:rPr>
        <w:t xml:space="preserve">  </w:t>
      </w:r>
      <w:r>
        <w:rPr>
          <w:rFonts w:hint="eastAsia" w:ascii="宋体" w:hAnsi="宋体" w:cs="宋体"/>
          <w:szCs w:val="21"/>
        </w:rPr>
        <w:t>人，营业收入为</w:t>
      </w:r>
      <w:r>
        <w:rPr>
          <w:rFonts w:hint="eastAsia" w:ascii="宋体" w:hAnsi="宋体" w:cs="宋体"/>
          <w:b/>
          <w:bCs/>
          <w:szCs w:val="21"/>
          <w:u w:val="single"/>
        </w:rPr>
        <w:t xml:space="preserve">  </w:t>
      </w:r>
      <w:r>
        <w:rPr>
          <w:rFonts w:hint="eastAsia" w:ascii="宋体" w:hAnsi="宋体" w:cs="宋体"/>
          <w:szCs w:val="21"/>
        </w:rPr>
        <w:t>万元，资产总额为</w:t>
      </w:r>
      <w:r>
        <w:rPr>
          <w:rFonts w:hint="eastAsia" w:ascii="宋体" w:hAnsi="宋体" w:cs="宋体"/>
          <w:b/>
          <w:bCs/>
          <w:szCs w:val="21"/>
          <w:u w:val="single"/>
        </w:rPr>
        <w:t xml:space="preserve">  </w:t>
      </w:r>
      <w:r>
        <w:rPr>
          <w:rFonts w:hint="eastAsia" w:ascii="宋体" w:hAnsi="宋体" w:cs="宋体"/>
          <w:szCs w:val="21"/>
        </w:rPr>
        <w:t>万元 ，属于</w:t>
      </w:r>
      <w:r>
        <w:rPr>
          <w:rFonts w:hint="eastAsia" w:ascii="宋体" w:hAnsi="宋体" w:cs="宋体"/>
          <w:b/>
          <w:bCs/>
          <w:szCs w:val="21"/>
          <w:u w:val="single"/>
        </w:rPr>
        <w:t>（中型企业、小型企业、微型企业）</w:t>
      </w:r>
      <w:r>
        <w:rPr>
          <w:rFonts w:hint="eastAsia" w:ascii="宋体" w:hAnsi="宋体" w:cs="宋体"/>
          <w:szCs w:val="21"/>
        </w:rPr>
        <w:t xml:space="preserve">； </w:t>
      </w:r>
    </w:p>
    <w:p>
      <w:pPr>
        <w:spacing w:line="360" w:lineRule="auto"/>
        <w:rPr>
          <w:rFonts w:ascii="宋体" w:hAnsi="宋体" w:cs="宋体"/>
          <w:szCs w:val="21"/>
          <w:u w:val="single"/>
        </w:rPr>
      </w:pPr>
      <w:r>
        <w:rPr>
          <w:rFonts w:hint="eastAsia" w:ascii="宋体" w:hAnsi="宋体" w:cs="宋体"/>
          <w:szCs w:val="21"/>
        </w:rPr>
        <w:t>2.</w:t>
      </w:r>
      <w:r>
        <w:rPr>
          <w:rFonts w:hint="eastAsia" w:ascii="宋体" w:hAnsi="宋体" w:cs="宋体"/>
          <w:b/>
          <w:bCs/>
          <w:szCs w:val="21"/>
          <w:u w:val="single"/>
        </w:rPr>
        <w:t xml:space="preserve"> （标的名称）</w:t>
      </w:r>
      <w:r>
        <w:rPr>
          <w:rFonts w:hint="eastAsia" w:ascii="宋体" w:hAnsi="宋体" w:cs="宋体"/>
          <w:szCs w:val="21"/>
        </w:rPr>
        <w:t xml:space="preserve"> ，属于</w:t>
      </w:r>
      <w:r>
        <w:rPr>
          <w:rFonts w:hint="eastAsia" w:ascii="宋体" w:hAnsi="宋体" w:cs="宋体"/>
          <w:b/>
          <w:bCs/>
          <w:szCs w:val="21"/>
          <w:u w:val="single"/>
        </w:rPr>
        <w:t xml:space="preserve">（招标文件中明确的所属行业） </w:t>
      </w:r>
      <w:r>
        <w:rPr>
          <w:rFonts w:hint="eastAsia" w:ascii="宋体" w:hAnsi="宋体" w:cs="宋体"/>
          <w:szCs w:val="21"/>
        </w:rPr>
        <w:t>行业；制造商为</w:t>
      </w:r>
      <w:r>
        <w:rPr>
          <w:rFonts w:hint="eastAsia" w:ascii="宋体" w:hAnsi="宋体" w:cs="宋体"/>
          <w:b/>
          <w:bCs/>
          <w:szCs w:val="21"/>
          <w:u w:val="single"/>
        </w:rPr>
        <w:t>（企业名称）</w:t>
      </w:r>
      <w:r>
        <w:rPr>
          <w:rFonts w:hint="eastAsia" w:ascii="宋体" w:hAnsi="宋体" w:cs="宋体"/>
          <w:szCs w:val="21"/>
        </w:rPr>
        <w:t>，从业人员</w:t>
      </w:r>
      <w:r>
        <w:rPr>
          <w:rFonts w:hint="eastAsia" w:ascii="宋体" w:hAnsi="宋体" w:cs="宋体"/>
          <w:b/>
          <w:bCs/>
          <w:szCs w:val="21"/>
          <w:u w:val="single"/>
        </w:rPr>
        <w:t xml:space="preserve">  </w:t>
      </w:r>
      <w:r>
        <w:rPr>
          <w:rFonts w:hint="eastAsia" w:ascii="宋体" w:hAnsi="宋体" w:cs="宋体"/>
          <w:szCs w:val="21"/>
        </w:rPr>
        <w:t>人，营业收入为</w:t>
      </w:r>
      <w:r>
        <w:rPr>
          <w:rFonts w:hint="eastAsia" w:ascii="宋体" w:hAnsi="宋体" w:cs="宋体"/>
          <w:b/>
          <w:bCs/>
          <w:szCs w:val="21"/>
          <w:u w:val="single"/>
        </w:rPr>
        <w:t xml:space="preserve">  </w:t>
      </w:r>
      <w:r>
        <w:rPr>
          <w:rFonts w:hint="eastAsia" w:ascii="宋体" w:hAnsi="宋体" w:cs="宋体"/>
          <w:szCs w:val="21"/>
        </w:rPr>
        <w:t>万元，资产总额为</w:t>
      </w:r>
      <w:r>
        <w:rPr>
          <w:rFonts w:hint="eastAsia" w:ascii="宋体" w:hAnsi="宋体" w:cs="宋体"/>
          <w:b/>
          <w:bCs/>
          <w:szCs w:val="21"/>
          <w:u w:val="single"/>
        </w:rPr>
        <w:t xml:space="preserve">  </w:t>
      </w:r>
      <w:r>
        <w:rPr>
          <w:rFonts w:hint="eastAsia" w:ascii="宋体" w:hAnsi="宋体" w:cs="宋体"/>
          <w:szCs w:val="21"/>
        </w:rPr>
        <w:t>万元 ，属于</w:t>
      </w:r>
      <w:r>
        <w:rPr>
          <w:rFonts w:hint="eastAsia" w:ascii="宋体" w:hAnsi="宋体" w:cs="宋体"/>
          <w:b/>
          <w:bCs/>
          <w:szCs w:val="21"/>
          <w:u w:val="single"/>
        </w:rPr>
        <w:t>（中型企业、小型企业、微型企业）</w:t>
      </w:r>
      <w:r>
        <w:rPr>
          <w:rFonts w:hint="eastAsia" w:ascii="宋体" w:hAnsi="宋体" w:cs="宋体"/>
          <w:szCs w:val="21"/>
        </w:rPr>
        <w:t>；</w:t>
      </w:r>
    </w:p>
    <w:p>
      <w:pPr>
        <w:spacing w:line="360" w:lineRule="auto"/>
        <w:rPr>
          <w:rFonts w:ascii="宋体" w:hAnsi="宋体" w:cs="宋体"/>
          <w:szCs w:val="21"/>
        </w:rPr>
      </w:pPr>
      <w:r>
        <w:rPr>
          <w:rFonts w:hint="eastAsia" w:ascii="宋体" w:hAnsi="宋体" w:cs="宋体"/>
          <w:szCs w:val="21"/>
        </w:rPr>
        <w:t xml:space="preserve">…… </w:t>
      </w:r>
    </w:p>
    <w:p>
      <w:pPr>
        <w:spacing w:line="360" w:lineRule="auto"/>
        <w:rPr>
          <w:rFonts w:ascii="宋体" w:hAnsi="宋体" w:cs="宋体"/>
          <w:szCs w:val="21"/>
        </w:rPr>
      </w:pPr>
      <w:r>
        <w:rPr>
          <w:rFonts w:hint="eastAsia" w:ascii="宋体" w:hAnsi="宋体" w:cs="宋体"/>
          <w:szCs w:val="21"/>
        </w:rPr>
        <w:t>以上企业，不属于大企业的分支机构，不存在控股股东为大企业的情形，也不存在与大企业的负责人为同一人的情形。</w:t>
      </w:r>
    </w:p>
    <w:p>
      <w:pPr>
        <w:spacing w:line="360" w:lineRule="auto"/>
        <w:rPr>
          <w:rFonts w:ascii="宋体" w:hAnsi="宋体" w:cs="宋体"/>
        </w:rPr>
      </w:pPr>
      <w:bookmarkStart w:id="62" w:name="_Hlk73562203"/>
      <w:r>
        <w:rPr>
          <w:rFonts w:hint="eastAsia" w:ascii="宋体" w:hAnsi="宋体" w:cs="宋体"/>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2"/>
    </w:p>
    <w:p>
      <w:pPr>
        <w:spacing w:line="360" w:lineRule="auto"/>
        <w:rPr>
          <w:rFonts w:ascii="宋体" w:hAnsi="宋体" w:cs="宋体"/>
        </w:rPr>
      </w:pPr>
    </w:p>
    <w:p>
      <w:pPr>
        <w:spacing w:line="360" w:lineRule="auto"/>
        <w:jc w:val="right"/>
        <w:rPr>
          <w:rFonts w:ascii="宋体" w:hAnsi="宋体" w:cs="宋体"/>
          <w:szCs w:val="21"/>
        </w:rPr>
      </w:pPr>
      <w:r>
        <w:rPr>
          <w:rFonts w:hint="eastAsia" w:ascii="宋体" w:hAnsi="宋体" w:cs="宋体"/>
          <w:szCs w:val="21"/>
        </w:rPr>
        <w:t>企业名称：</w:t>
      </w:r>
    </w:p>
    <w:p>
      <w:pPr>
        <w:spacing w:line="360" w:lineRule="auto"/>
        <w:rPr>
          <w:rFonts w:ascii="宋体" w:hAnsi="宋体" w:cs="宋体"/>
          <w:bCs/>
          <w:color w:val="FF0000"/>
          <w:kern w:val="0"/>
          <w:szCs w:val="21"/>
        </w:rPr>
      </w:pPr>
    </w:p>
    <w:p>
      <w:pPr>
        <w:spacing w:line="360" w:lineRule="auto"/>
        <w:jc w:val="right"/>
        <w:rPr>
          <w:rFonts w:ascii="宋体" w:hAnsi="宋体" w:cs="宋体"/>
          <w:szCs w:val="21"/>
        </w:rPr>
      </w:pPr>
      <w:r>
        <w:rPr>
          <w:rFonts w:hint="eastAsia" w:ascii="宋体" w:hAnsi="宋体" w:cs="宋体"/>
          <w:szCs w:val="21"/>
        </w:rPr>
        <w:t>日 期：</w:t>
      </w:r>
    </w:p>
    <w:p>
      <w:pPr>
        <w:spacing w:line="360" w:lineRule="auto"/>
        <w:rPr>
          <w:rFonts w:ascii="宋体" w:hAnsi="宋体" w:cs="宋体"/>
        </w:rPr>
      </w:pPr>
    </w:p>
    <w:p>
      <w:pPr>
        <w:spacing w:line="360" w:lineRule="auto"/>
        <w:rPr>
          <w:rFonts w:ascii="宋体" w:hAnsi="宋体" w:cs="宋体"/>
        </w:rPr>
      </w:pPr>
    </w:p>
    <w:p>
      <w:pPr>
        <w:spacing w:line="360" w:lineRule="auto"/>
        <w:jc w:val="center"/>
        <w:rPr>
          <w:rFonts w:ascii="宋体" w:hAnsi="宋体" w:cs="宋体"/>
          <w:b/>
          <w:sz w:val="24"/>
        </w:rPr>
      </w:pPr>
      <w:r>
        <w:rPr>
          <w:rFonts w:hint="eastAsia" w:ascii="宋体" w:hAnsi="宋体" w:cs="宋体"/>
          <w:b/>
          <w:sz w:val="24"/>
        </w:rPr>
        <w:t>2、残疾人福利性单位声明函（货物类）</w:t>
      </w:r>
    </w:p>
    <w:p>
      <w:pPr>
        <w:spacing w:line="360" w:lineRule="auto"/>
        <w:rPr>
          <w:rFonts w:ascii="宋体" w:hAnsi="宋体" w:cs="宋体"/>
          <w:b/>
          <w:bCs/>
        </w:rPr>
      </w:pPr>
    </w:p>
    <w:p>
      <w:pPr>
        <w:spacing w:line="360" w:lineRule="auto"/>
        <w:rPr>
          <w:rFonts w:ascii="宋体" w:hAnsi="宋体" w:cs="宋体"/>
          <w:szCs w:val="21"/>
        </w:rPr>
      </w:pPr>
      <w:r>
        <w:rPr>
          <w:rFonts w:hint="eastAsia" w:ascii="宋体" w:hAnsi="宋体" w:cs="宋体"/>
          <w:szCs w:val="21"/>
        </w:rPr>
        <w:t>本投标人郑重声明，根据《财政部民政部中国残疾人联合会关于促进残疾人就业政府采购政策的通知》（财库〔2017〕141 号）的规定，本投标人参加</w:t>
      </w:r>
      <w:r>
        <w:rPr>
          <w:rFonts w:hint="eastAsia" w:ascii="宋体" w:hAnsi="宋体" w:cs="宋体"/>
          <w:b/>
          <w:bCs/>
          <w:szCs w:val="21"/>
          <w:u w:val="single"/>
        </w:rPr>
        <w:t>（采购人名称）</w:t>
      </w:r>
      <w:r>
        <w:rPr>
          <w:rFonts w:hint="eastAsia" w:ascii="宋体" w:hAnsi="宋体" w:cs="宋体"/>
          <w:szCs w:val="21"/>
        </w:rPr>
        <w:t>的</w:t>
      </w:r>
      <w:r>
        <w:rPr>
          <w:rFonts w:hint="eastAsia" w:ascii="宋体" w:hAnsi="宋体" w:cs="宋体"/>
          <w:b/>
          <w:bCs/>
          <w:szCs w:val="21"/>
          <w:u w:val="single"/>
        </w:rPr>
        <w:t>（项目名称）</w:t>
      </w:r>
      <w:r>
        <w:rPr>
          <w:rFonts w:hint="eastAsia" w:ascii="宋体" w:hAnsi="宋体" w:cs="宋体"/>
          <w:szCs w:val="21"/>
        </w:rPr>
        <w:t>采购活动，提供的货物全部由符合政策要求的残疾人福利性单位制造。相关残疾人福利性单位的具体情况如下：</w:t>
      </w:r>
    </w:p>
    <w:p>
      <w:pPr>
        <w:spacing w:line="360" w:lineRule="auto"/>
        <w:rPr>
          <w:rFonts w:ascii="宋体" w:hAnsi="宋体" w:cs="宋体"/>
          <w:szCs w:val="21"/>
        </w:rPr>
      </w:pPr>
      <w:r>
        <w:rPr>
          <w:rFonts w:hint="eastAsia" w:ascii="宋体" w:hAnsi="宋体" w:cs="宋体"/>
          <w:szCs w:val="21"/>
        </w:rPr>
        <w:t>1.</w:t>
      </w:r>
      <w:r>
        <w:rPr>
          <w:rFonts w:hint="eastAsia" w:ascii="宋体" w:hAnsi="宋体" w:cs="宋体"/>
          <w:b/>
          <w:bCs/>
          <w:szCs w:val="21"/>
          <w:u w:val="single"/>
        </w:rPr>
        <w:t xml:space="preserve"> （标的名称）</w:t>
      </w:r>
      <w:r>
        <w:rPr>
          <w:rFonts w:hint="eastAsia" w:ascii="宋体" w:hAnsi="宋体" w:cs="宋体"/>
          <w:szCs w:val="21"/>
        </w:rPr>
        <w:t xml:space="preserve"> ，制造商为</w:t>
      </w:r>
      <w:r>
        <w:rPr>
          <w:rFonts w:hint="eastAsia" w:ascii="宋体" w:hAnsi="宋体" w:cs="宋体"/>
          <w:b/>
          <w:bCs/>
          <w:szCs w:val="21"/>
          <w:u w:val="single"/>
        </w:rPr>
        <w:t>（单位名称）</w:t>
      </w:r>
      <w:r>
        <w:rPr>
          <w:rFonts w:hint="eastAsia" w:ascii="宋体" w:hAnsi="宋体" w:cs="宋体"/>
          <w:szCs w:val="21"/>
        </w:rPr>
        <w:t>，属于</w:t>
      </w:r>
      <w:r>
        <w:rPr>
          <w:rFonts w:hint="eastAsia" w:ascii="宋体" w:hAnsi="宋体" w:cs="宋体"/>
          <w:b/>
          <w:bCs/>
          <w:szCs w:val="21"/>
          <w:u w:val="single"/>
        </w:rPr>
        <w:t>残疾人福利性单位</w:t>
      </w:r>
      <w:r>
        <w:rPr>
          <w:rFonts w:hint="eastAsia" w:ascii="宋体" w:hAnsi="宋体" w:cs="宋体"/>
          <w:szCs w:val="21"/>
        </w:rPr>
        <w:t>；</w:t>
      </w:r>
    </w:p>
    <w:p>
      <w:pPr>
        <w:spacing w:line="360" w:lineRule="auto"/>
        <w:rPr>
          <w:rFonts w:ascii="宋体" w:hAnsi="宋体" w:cs="宋体"/>
          <w:szCs w:val="21"/>
        </w:rPr>
      </w:pPr>
      <w:r>
        <w:rPr>
          <w:rFonts w:hint="eastAsia" w:ascii="宋体" w:hAnsi="宋体" w:cs="宋体"/>
          <w:szCs w:val="21"/>
        </w:rPr>
        <w:t>2.</w:t>
      </w:r>
      <w:r>
        <w:rPr>
          <w:rFonts w:hint="eastAsia" w:ascii="宋体" w:hAnsi="宋体" w:cs="宋体"/>
          <w:b/>
          <w:bCs/>
          <w:szCs w:val="21"/>
          <w:u w:val="single"/>
        </w:rPr>
        <w:t xml:space="preserve"> （标的名称）</w:t>
      </w:r>
      <w:r>
        <w:rPr>
          <w:rFonts w:hint="eastAsia" w:ascii="宋体" w:hAnsi="宋体" w:cs="宋体"/>
          <w:szCs w:val="21"/>
        </w:rPr>
        <w:t xml:space="preserve"> ，制造商为</w:t>
      </w:r>
      <w:r>
        <w:rPr>
          <w:rFonts w:hint="eastAsia" w:ascii="宋体" w:hAnsi="宋体" w:cs="宋体"/>
          <w:b/>
          <w:bCs/>
          <w:szCs w:val="21"/>
          <w:u w:val="single"/>
        </w:rPr>
        <w:t>（单位名称）</w:t>
      </w:r>
      <w:r>
        <w:rPr>
          <w:rFonts w:hint="eastAsia" w:ascii="宋体" w:hAnsi="宋体" w:cs="宋体"/>
          <w:szCs w:val="21"/>
        </w:rPr>
        <w:t>，属于</w:t>
      </w:r>
      <w:r>
        <w:rPr>
          <w:rFonts w:hint="eastAsia" w:ascii="宋体" w:hAnsi="宋体" w:cs="宋体"/>
          <w:b/>
          <w:bCs/>
          <w:szCs w:val="21"/>
          <w:u w:val="single"/>
        </w:rPr>
        <w:t>残疾人福利性单位</w:t>
      </w:r>
      <w:r>
        <w:rPr>
          <w:rFonts w:hint="eastAsia" w:ascii="宋体" w:hAnsi="宋体" w:cs="宋体"/>
          <w:szCs w:val="21"/>
        </w:rPr>
        <w:t>。</w:t>
      </w:r>
    </w:p>
    <w:p>
      <w:pPr>
        <w:spacing w:line="360" w:lineRule="auto"/>
        <w:rPr>
          <w:rFonts w:ascii="宋体" w:hAnsi="宋体" w:cs="宋体"/>
          <w:szCs w:val="21"/>
        </w:rPr>
      </w:pPr>
      <w:r>
        <w:rPr>
          <w:rFonts w:hint="eastAsia" w:ascii="宋体" w:hAnsi="宋体" w:cs="宋体"/>
          <w:szCs w:val="21"/>
        </w:rPr>
        <w:t xml:space="preserve">…… </w:t>
      </w:r>
    </w:p>
    <w:p>
      <w:pPr>
        <w:spacing w:line="360" w:lineRule="auto"/>
        <w:rPr>
          <w:rFonts w:ascii="宋体" w:hAnsi="宋体" w:cs="宋体"/>
          <w:szCs w:val="21"/>
        </w:rPr>
      </w:pPr>
      <w:bookmarkStart w:id="63" w:name="_Hlk73562331"/>
      <w:bookmarkStart w:id="64" w:name="_Hlk73562245"/>
      <w:r>
        <w:rPr>
          <w:rFonts w:hint="eastAsia" w:ascii="宋体" w:hAnsi="宋体" w:cs="宋体"/>
        </w:rPr>
        <w:t>本投标人已知悉《财政部民政部中国残疾人联合会关于促进残疾人就业政府采购政策的通知》（财库〔2017〕141 号）的规定，承诺提供的声明函内容是真实的，如提供声明函内容不实，则依法追究相关法律责任。</w:t>
      </w:r>
      <w:bookmarkEnd w:id="63"/>
    </w:p>
    <w:bookmarkEnd w:id="64"/>
    <w:p>
      <w:pPr>
        <w:spacing w:line="360" w:lineRule="auto"/>
        <w:jc w:val="right"/>
        <w:rPr>
          <w:rFonts w:ascii="宋体" w:hAnsi="宋体" w:cs="宋体"/>
          <w:szCs w:val="21"/>
        </w:rPr>
      </w:pPr>
      <w:r>
        <w:rPr>
          <w:rFonts w:hint="eastAsia" w:ascii="宋体" w:hAnsi="宋体" w:cs="宋体"/>
          <w:szCs w:val="21"/>
        </w:rPr>
        <w:t>企业名称：</w:t>
      </w:r>
    </w:p>
    <w:p>
      <w:pPr>
        <w:spacing w:line="360" w:lineRule="auto"/>
        <w:jc w:val="right"/>
        <w:rPr>
          <w:rFonts w:ascii="宋体" w:hAnsi="宋体" w:cs="宋体"/>
          <w:szCs w:val="21"/>
        </w:rPr>
      </w:pPr>
      <w:r>
        <w:rPr>
          <w:rFonts w:hint="eastAsia" w:ascii="宋体" w:hAnsi="宋体" w:cs="宋体"/>
          <w:szCs w:val="21"/>
        </w:rPr>
        <w:t>日 期：</w:t>
      </w:r>
    </w:p>
    <w:p>
      <w:pPr>
        <w:spacing w:line="360" w:lineRule="auto"/>
        <w:rPr>
          <w:rFonts w:ascii="宋体" w:hAnsi="宋体" w:cs="宋体"/>
          <w:szCs w:val="21"/>
        </w:rPr>
      </w:pPr>
    </w:p>
    <w:p>
      <w:pPr>
        <w:spacing w:line="360" w:lineRule="auto"/>
        <w:rPr>
          <w:rFonts w:ascii="宋体" w:hAnsi="宋体" w:cs="宋体"/>
          <w:szCs w:val="21"/>
        </w:rPr>
      </w:pPr>
    </w:p>
    <w:p>
      <w:pPr>
        <w:spacing w:line="360" w:lineRule="auto"/>
        <w:jc w:val="center"/>
        <w:rPr>
          <w:rFonts w:ascii="宋体" w:hAnsi="宋体" w:cs="宋体"/>
          <w:b/>
          <w:sz w:val="24"/>
        </w:rPr>
      </w:pPr>
      <w:r>
        <w:rPr>
          <w:rFonts w:hint="eastAsia" w:ascii="宋体" w:hAnsi="宋体" w:cs="宋体"/>
          <w:b/>
          <w:sz w:val="24"/>
        </w:rPr>
        <w:t>3、监狱企业声明函【货物类，提供监狱企业货物的供应商如需享受优惠政策，还须另行提供省级以上监狱管理局、戒毒管理局（含新疆生产建设兵团）出具的监狱企业证明文件】</w:t>
      </w:r>
    </w:p>
    <w:p>
      <w:pPr>
        <w:spacing w:line="360" w:lineRule="auto"/>
        <w:rPr>
          <w:rFonts w:ascii="宋体" w:hAnsi="宋体" w:cs="宋体"/>
          <w:szCs w:val="21"/>
        </w:rPr>
      </w:pPr>
      <w:r>
        <w:rPr>
          <w:rFonts w:hint="eastAsia" w:ascii="宋体" w:hAnsi="宋体" w:cs="宋体"/>
          <w:szCs w:val="21"/>
        </w:rPr>
        <w:t>本投标人郑重声明，根据《财政部司法部关于政府采购支持监狱企业发展有关问题的通知》（财库〔2014〕68号）的规定，本投标人参加</w:t>
      </w:r>
      <w:r>
        <w:rPr>
          <w:rFonts w:hint="eastAsia" w:ascii="宋体" w:hAnsi="宋体" w:cs="宋体"/>
          <w:b/>
          <w:bCs/>
          <w:szCs w:val="21"/>
          <w:u w:val="single"/>
        </w:rPr>
        <w:t>（采购人名称）</w:t>
      </w:r>
      <w:r>
        <w:rPr>
          <w:rFonts w:hint="eastAsia" w:ascii="宋体" w:hAnsi="宋体" w:cs="宋体"/>
          <w:szCs w:val="21"/>
        </w:rPr>
        <w:t>的</w:t>
      </w:r>
      <w:r>
        <w:rPr>
          <w:rFonts w:hint="eastAsia" w:ascii="宋体" w:hAnsi="宋体" w:cs="宋体"/>
          <w:b/>
          <w:bCs/>
          <w:szCs w:val="21"/>
          <w:u w:val="single"/>
        </w:rPr>
        <w:t>（项目名称）</w:t>
      </w:r>
      <w:r>
        <w:rPr>
          <w:rFonts w:hint="eastAsia" w:ascii="宋体" w:hAnsi="宋体" w:cs="宋体"/>
          <w:szCs w:val="21"/>
        </w:rPr>
        <w:t>采购活动，提供的货物全部由符合政策要求的监狱企业制造。相关监狱企业的具体情况如下：</w:t>
      </w:r>
    </w:p>
    <w:p>
      <w:pPr>
        <w:spacing w:line="360" w:lineRule="auto"/>
        <w:rPr>
          <w:rFonts w:ascii="宋体" w:hAnsi="宋体" w:cs="宋体"/>
          <w:szCs w:val="21"/>
        </w:rPr>
      </w:pPr>
      <w:r>
        <w:rPr>
          <w:rFonts w:hint="eastAsia" w:ascii="宋体" w:hAnsi="宋体" w:cs="宋体"/>
          <w:szCs w:val="21"/>
        </w:rPr>
        <w:t>1.</w:t>
      </w:r>
      <w:r>
        <w:rPr>
          <w:rFonts w:hint="eastAsia" w:ascii="宋体" w:hAnsi="宋体" w:cs="宋体"/>
          <w:b/>
          <w:bCs/>
          <w:szCs w:val="21"/>
          <w:u w:val="single"/>
        </w:rPr>
        <w:t xml:space="preserve"> （标的名称）</w:t>
      </w:r>
      <w:r>
        <w:rPr>
          <w:rFonts w:hint="eastAsia" w:ascii="宋体" w:hAnsi="宋体" w:cs="宋体"/>
          <w:szCs w:val="21"/>
        </w:rPr>
        <w:t xml:space="preserve"> ，制造商为</w:t>
      </w:r>
      <w:r>
        <w:rPr>
          <w:rFonts w:hint="eastAsia" w:ascii="宋体" w:hAnsi="宋体" w:cs="宋体"/>
          <w:b/>
          <w:bCs/>
          <w:szCs w:val="21"/>
          <w:u w:val="single"/>
        </w:rPr>
        <w:t>（企业名称）</w:t>
      </w:r>
      <w:r>
        <w:rPr>
          <w:rFonts w:hint="eastAsia" w:ascii="宋体" w:hAnsi="宋体" w:cs="宋体"/>
          <w:szCs w:val="21"/>
        </w:rPr>
        <w:t>，属于</w:t>
      </w:r>
      <w:r>
        <w:rPr>
          <w:rFonts w:hint="eastAsia" w:ascii="宋体" w:hAnsi="宋体" w:cs="宋体"/>
          <w:b/>
          <w:bCs/>
          <w:szCs w:val="21"/>
          <w:u w:val="single"/>
        </w:rPr>
        <w:t>监狱企业</w:t>
      </w:r>
      <w:r>
        <w:rPr>
          <w:rFonts w:hint="eastAsia" w:ascii="宋体" w:hAnsi="宋体" w:cs="宋体"/>
          <w:szCs w:val="21"/>
        </w:rPr>
        <w:t>；</w:t>
      </w:r>
    </w:p>
    <w:p>
      <w:pPr>
        <w:spacing w:line="360" w:lineRule="auto"/>
        <w:rPr>
          <w:rFonts w:ascii="宋体" w:hAnsi="宋体" w:cs="宋体"/>
          <w:szCs w:val="21"/>
        </w:rPr>
      </w:pPr>
      <w:r>
        <w:rPr>
          <w:rFonts w:hint="eastAsia" w:ascii="宋体" w:hAnsi="宋体" w:cs="宋体"/>
          <w:szCs w:val="21"/>
        </w:rPr>
        <w:t>2.</w:t>
      </w:r>
      <w:r>
        <w:rPr>
          <w:rFonts w:hint="eastAsia" w:ascii="宋体" w:hAnsi="宋体" w:cs="宋体"/>
          <w:b/>
          <w:bCs/>
          <w:szCs w:val="21"/>
          <w:u w:val="single"/>
        </w:rPr>
        <w:t xml:space="preserve"> （标的名称）</w:t>
      </w:r>
      <w:r>
        <w:rPr>
          <w:rFonts w:hint="eastAsia" w:ascii="宋体" w:hAnsi="宋体" w:cs="宋体"/>
          <w:szCs w:val="21"/>
        </w:rPr>
        <w:t xml:space="preserve"> ，制造商为</w:t>
      </w:r>
      <w:r>
        <w:rPr>
          <w:rFonts w:hint="eastAsia" w:ascii="宋体" w:hAnsi="宋体" w:cs="宋体"/>
          <w:b/>
          <w:bCs/>
          <w:szCs w:val="21"/>
          <w:u w:val="single"/>
        </w:rPr>
        <w:t>（企业名称）</w:t>
      </w:r>
      <w:r>
        <w:rPr>
          <w:rFonts w:hint="eastAsia" w:ascii="宋体" w:hAnsi="宋体" w:cs="宋体"/>
          <w:szCs w:val="21"/>
        </w:rPr>
        <w:t>，属于</w:t>
      </w:r>
      <w:r>
        <w:rPr>
          <w:rFonts w:hint="eastAsia" w:ascii="宋体" w:hAnsi="宋体" w:cs="宋体"/>
          <w:b/>
          <w:bCs/>
          <w:szCs w:val="21"/>
          <w:u w:val="single"/>
        </w:rPr>
        <w:t>监狱企业</w:t>
      </w:r>
      <w:r>
        <w:rPr>
          <w:rFonts w:hint="eastAsia" w:ascii="宋体" w:hAnsi="宋体" w:cs="宋体"/>
          <w:szCs w:val="21"/>
        </w:rPr>
        <w:t>。</w:t>
      </w:r>
    </w:p>
    <w:p>
      <w:pPr>
        <w:spacing w:line="360" w:lineRule="auto"/>
        <w:rPr>
          <w:rFonts w:ascii="宋体" w:hAnsi="宋体" w:cs="宋体"/>
          <w:szCs w:val="21"/>
        </w:rPr>
      </w:pPr>
      <w:r>
        <w:rPr>
          <w:rFonts w:hint="eastAsia" w:ascii="宋体" w:hAnsi="宋体" w:cs="宋体"/>
          <w:szCs w:val="21"/>
        </w:rPr>
        <w:t xml:space="preserve">…… </w:t>
      </w:r>
    </w:p>
    <w:p>
      <w:pPr>
        <w:spacing w:line="360" w:lineRule="auto"/>
        <w:rPr>
          <w:rFonts w:ascii="宋体" w:hAnsi="宋体" w:cs="宋体"/>
          <w:szCs w:val="21"/>
        </w:rPr>
      </w:pPr>
      <w:r>
        <w:rPr>
          <w:rFonts w:hint="eastAsia" w:ascii="宋体" w:hAnsi="宋体" w:cs="宋体"/>
          <w:szCs w:val="21"/>
        </w:rPr>
        <w:t>本投标人对上述声明内容的真实性负责。如有虚假，将依法承担相应责任。</w:t>
      </w:r>
    </w:p>
    <w:p>
      <w:pPr>
        <w:spacing w:line="360" w:lineRule="auto"/>
        <w:rPr>
          <w:rFonts w:ascii="宋体" w:hAnsi="宋体" w:cs="宋体"/>
          <w:szCs w:val="21"/>
        </w:rPr>
      </w:pPr>
      <w:r>
        <w:rPr>
          <w:rFonts w:hint="eastAsia" w:ascii="宋体" w:hAnsi="宋体" w:cs="宋体"/>
          <w:szCs w:val="21"/>
        </w:rPr>
        <w:t>附：省级以上监狱管理局、戒毒管理局（含新疆生产建设兵团）出具的监狱企业证明文件。</w:t>
      </w:r>
      <w:bookmarkEnd w:id="61"/>
    </w:p>
    <w:p>
      <w:pPr>
        <w:spacing w:line="360" w:lineRule="auto"/>
        <w:jc w:val="right"/>
        <w:rPr>
          <w:rFonts w:ascii="宋体" w:hAnsi="宋体" w:cs="宋体"/>
          <w:szCs w:val="21"/>
        </w:rPr>
      </w:pPr>
      <w:r>
        <w:rPr>
          <w:rFonts w:hint="eastAsia" w:ascii="宋体" w:hAnsi="宋体" w:cs="宋体"/>
          <w:szCs w:val="21"/>
        </w:rPr>
        <w:t>企业名称：</w:t>
      </w:r>
    </w:p>
    <w:p>
      <w:pPr>
        <w:spacing w:line="360" w:lineRule="auto"/>
        <w:jc w:val="right"/>
        <w:rPr>
          <w:rFonts w:ascii="宋体" w:hAnsi="宋体" w:cs="宋体"/>
          <w:szCs w:val="21"/>
        </w:rPr>
      </w:pPr>
      <w:r>
        <w:rPr>
          <w:rFonts w:hint="eastAsia" w:ascii="宋体" w:hAnsi="宋体" w:cs="宋体"/>
          <w:szCs w:val="21"/>
        </w:rPr>
        <w:t>日 期：</w:t>
      </w:r>
    </w:p>
    <w:p>
      <w:pPr>
        <w:pStyle w:val="2"/>
        <w:rPr>
          <w:rFonts w:ascii="宋体" w:hAnsi="宋体" w:cs="宋体"/>
        </w:rPr>
      </w:pPr>
    </w:p>
    <w:p>
      <w:pPr>
        <w:pStyle w:val="6"/>
        <w:spacing w:before="0" w:after="0" w:line="360" w:lineRule="auto"/>
        <w:jc w:val="center"/>
        <w:rPr>
          <w:rFonts w:ascii="宋体" w:hAnsi="宋体" w:eastAsia="宋体" w:cs="宋体"/>
          <w:b w:val="0"/>
          <w:sz w:val="24"/>
          <w:szCs w:val="24"/>
        </w:rPr>
      </w:pPr>
      <w:bookmarkStart w:id="65" w:name="_Hlk72259976"/>
      <w:r>
        <w:rPr>
          <w:rFonts w:hint="eastAsia" w:ascii="宋体" w:hAnsi="宋体" w:eastAsia="宋体" w:cs="宋体"/>
          <w:b w:val="0"/>
          <w:sz w:val="24"/>
          <w:szCs w:val="24"/>
        </w:rPr>
        <w:t>四、项目详细报价</w:t>
      </w:r>
    </w:p>
    <w:p>
      <w:pPr>
        <w:tabs>
          <w:tab w:val="left" w:pos="720"/>
        </w:tabs>
        <w:spacing w:line="360" w:lineRule="auto"/>
        <w:rPr>
          <w:rFonts w:ascii="宋体" w:hAnsi="宋体" w:cs="宋体"/>
          <w:b/>
          <w:sz w:val="24"/>
        </w:rPr>
      </w:pPr>
      <w:r>
        <w:rPr>
          <w:rFonts w:hint="eastAsia" w:ascii="宋体" w:hAnsi="宋体" w:cs="宋体"/>
          <w:b/>
          <w:sz w:val="24"/>
        </w:rPr>
        <w:t>（一）分项报价表</w:t>
      </w:r>
    </w:p>
    <w:tbl>
      <w:tblPr>
        <w:tblStyle w:val="12"/>
        <w:tblW w:w="5000" w:type="pct"/>
        <w:tblInd w:w="0" w:type="dxa"/>
        <w:tblLayout w:type="autofit"/>
        <w:tblCellMar>
          <w:top w:w="0" w:type="dxa"/>
          <w:left w:w="108" w:type="dxa"/>
          <w:bottom w:w="0" w:type="dxa"/>
          <w:right w:w="108" w:type="dxa"/>
        </w:tblCellMar>
      </w:tblPr>
      <w:tblGrid>
        <w:gridCol w:w="483"/>
        <w:gridCol w:w="1051"/>
        <w:gridCol w:w="1162"/>
        <w:gridCol w:w="814"/>
        <w:gridCol w:w="669"/>
        <w:gridCol w:w="710"/>
        <w:gridCol w:w="524"/>
        <w:gridCol w:w="867"/>
        <w:gridCol w:w="867"/>
        <w:gridCol w:w="1382"/>
      </w:tblGrid>
      <w:tr>
        <w:tblPrEx>
          <w:tblCellMar>
            <w:top w:w="0" w:type="dxa"/>
            <w:left w:w="108" w:type="dxa"/>
            <w:bottom w:w="0" w:type="dxa"/>
            <w:right w:w="108" w:type="dxa"/>
          </w:tblCellMar>
        </w:tblPrEx>
        <w:trPr>
          <w:trHeight w:val="505" w:hRule="atLeast"/>
        </w:trPr>
        <w:tc>
          <w:tcPr>
            <w:tcW w:w="5000" w:type="pct"/>
            <w:gridSpan w:val="10"/>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b/>
                <w:bCs/>
                <w:kern w:val="0"/>
                <w:szCs w:val="21"/>
              </w:rPr>
              <w:t>A标段</w:t>
            </w:r>
          </w:p>
        </w:tc>
      </w:tr>
      <w:tr>
        <w:tblPrEx>
          <w:tblCellMar>
            <w:top w:w="0" w:type="dxa"/>
            <w:left w:w="108" w:type="dxa"/>
            <w:bottom w:w="0" w:type="dxa"/>
            <w:right w:w="108" w:type="dxa"/>
          </w:tblCellMar>
        </w:tblPrEx>
        <w:trPr>
          <w:trHeight w:val="65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序号</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货物名称</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szCs w:val="21"/>
              </w:rPr>
              <w:t>规格/品牌/型号</w:t>
            </w: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szCs w:val="21"/>
              </w:rPr>
              <w:t>原产地</w:t>
            </w: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szCs w:val="21"/>
              </w:rPr>
              <w:t>制造商名称</w:t>
            </w: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kern w:val="0"/>
                <w:szCs w:val="21"/>
              </w:rPr>
              <w:t>数量</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单位</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单价（元）</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合价（元）</w:t>
            </w:r>
          </w:p>
        </w:tc>
        <w:tc>
          <w:tcPr>
            <w:tcW w:w="8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财政预算限额（元）</w:t>
            </w: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Theme="minorEastAsia" w:hAnsiTheme="minorEastAsia" w:eastAsiaTheme="minorEastAsia" w:cstheme="minorEastAsia"/>
                <w:color w:val="000000"/>
                <w:kern w:val="0"/>
                <w:szCs w:val="21"/>
              </w:rPr>
              <w:t>1</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智慧实验区级管理系统软件</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套</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restar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r>
              <w:rPr>
                <w:rFonts w:ascii="宋体" w:hAnsi="宋体" w:cs="宋体"/>
                <w:b/>
                <w:bCs/>
                <w:kern w:val="0"/>
                <w:szCs w:val="21"/>
              </w:rPr>
              <w:t>7500000.00</w:t>
            </w: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Theme="minorEastAsia" w:hAnsiTheme="minorEastAsia" w:eastAsiaTheme="minorEastAsia" w:cstheme="minorEastAsia"/>
                <w:color w:val="000000"/>
                <w:kern w:val="0"/>
                <w:szCs w:val="21"/>
                <w:lang w:val="en-US" w:eastAsia="zh-CN"/>
              </w:rPr>
              <w:t>2</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平台存储集群</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套</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Theme="minorEastAsia" w:hAnsiTheme="minorEastAsia" w:eastAsiaTheme="minorEastAsia" w:cstheme="minorEastAsia"/>
                <w:color w:val="000000"/>
                <w:kern w:val="0"/>
                <w:szCs w:val="21"/>
                <w:lang w:val="en-US" w:eastAsia="zh-CN"/>
              </w:rPr>
              <w:t>3</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平台指挥大屏</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套</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Theme="minorEastAsia" w:hAnsiTheme="minorEastAsia" w:eastAsiaTheme="minorEastAsia" w:cstheme="minorEastAsia"/>
                <w:color w:val="000000"/>
                <w:kern w:val="0"/>
                <w:szCs w:val="21"/>
                <w:lang w:val="en-US" w:eastAsia="zh-CN"/>
              </w:rPr>
              <w:t>4</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智慧实验校级管理系统软件</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r>
              <w:rPr>
                <w:rFonts w:hint="eastAsia" w:ascii="宋体" w:hAnsi="宋体" w:cs="宋体"/>
                <w:bCs/>
                <w:szCs w:val="21"/>
                <w:lang w:val="en-US" w:eastAsia="zh-CN"/>
              </w:rPr>
              <w:t>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套</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kern w:val="0"/>
                <w:szCs w:val="21"/>
                <w:lang w:val="en-US" w:eastAsia="zh-CN"/>
              </w:rPr>
              <w:t>5</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eastAsia="宋体" w:cs="宋体"/>
                <w:kern w:val="0"/>
                <w:szCs w:val="21"/>
                <w:lang w:eastAsia="zh-CN"/>
              </w:rPr>
            </w:pPr>
            <w:r>
              <w:rPr>
                <w:rFonts w:hint="eastAsia" w:ascii="宋体" w:hAnsi="宋体" w:cs="宋体"/>
                <w:szCs w:val="21"/>
                <w:lang w:eastAsia="zh-CN"/>
              </w:rPr>
              <w:t>考试AI评分系统系统</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r>
              <w:rPr>
                <w:rFonts w:hint="eastAsia" w:ascii="宋体" w:hAnsi="宋体" w:cs="宋体"/>
                <w:bCs/>
                <w:szCs w:val="21"/>
                <w:lang w:val="en-US" w:eastAsia="zh-CN"/>
              </w:rPr>
              <w:t>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室</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Theme="minorEastAsia" w:hAnsiTheme="minorEastAsia" w:eastAsiaTheme="minorEastAsia" w:cstheme="minorEastAsia"/>
                <w:color w:val="000000"/>
                <w:kern w:val="0"/>
                <w:szCs w:val="21"/>
                <w:lang w:val="en-US" w:eastAsia="zh-CN"/>
              </w:rPr>
              <w:t>6</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考试专用服务器</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bCs/>
                <w:szCs w:val="21"/>
                <w:lang w:val="en-US" w:eastAsia="zh-CN"/>
              </w:rPr>
              <w:t>30</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Theme="minorEastAsia" w:hAnsiTheme="minorEastAsia" w:eastAsiaTheme="minorEastAsia" w:cstheme="minorEastAsia"/>
                <w:color w:val="000000"/>
                <w:kern w:val="0"/>
                <w:szCs w:val="21"/>
                <w:lang w:val="en-US" w:eastAsia="zh-CN"/>
              </w:rPr>
              <w:t>7</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eastAsia="宋体" w:cs="宋体"/>
                <w:kern w:val="0"/>
                <w:szCs w:val="21"/>
                <w:lang w:eastAsia="zh-CN"/>
              </w:rPr>
            </w:pPr>
            <w:r>
              <w:rPr>
                <w:rFonts w:hint="eastAsia" w:ascii="宋体" w:hAnsi="宋体" w:cs="宋体"/>
                <w:szCs w:val="21"/>
                <w:lang w:eastAsia="zh-CN"/>
              </w:rPr>
              <w:t>AI使能推理加速器</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r>
              <w:rPr>
                <w:rFonts w:hint="eastAsia" w:ascii="宋体" w:hAnsi="宋体" w:cs="宋体"/>
                <w:bCs/>
                <w:szCs w:val="21"/>
                <w:lang w:val="en-US" w:eastAsia="zh-CN"/>
              </w:rPr>
              <w:t>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Theme="minorEastAsia" w:hAnsiTheme="minorEastAsia" w:eastAsiaTheme="minorEastAsia" w:cstheme="minorEastAsia"/>
                <w:color w:val="000000"/>
                <w:kern w:val="0"/>
                <w:szCs w:val="21"/>
                <w:lang w:val="en-US" w:eastAsia="zh-CN"/>
              </w:rPr>
              <w:t>8</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机柜</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r>
              <w:rPr>
                <w:rFonts w:hint="eastAsia" w:ascii="宋体" w:hAnsi="宋体" w:cs="宋体"/>
                <w:bCs/>
                <w:szCs w:val="21"/>
                <w:lang w:val="en-US" w:eastAsia="zh-CN"/>
              </w:rPr>
              <w:t>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Theme="minorEastAsia" w:hAnsiTheme="minorEastAsia" w:eastAsiaTheme="minorEastAsia" w:cstheme="minorEastAsia"/>
                <w:color w:val="000000"/>
                <w:kern w:val="0"/>
                <w:szCs w:val="21"/>
                <w:lang w:val="en-US" w:eastAsia="zh-CN"/>
              </w:rPr>
              <w:t>9</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智能实验终端</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bCs/>
                <w:szCs w:val="21"/>
                <w:lang w:val="en-US" w:eastAsia="zh-CN"/>
              </w:rPr>
              <w:t>375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cs="宋体" w:eastAsiaTheme="minorEastAsia"/>
                <w:kern w:val="0"/>
                <w:szCs w:val="21"/>
                <w:lang w:eastAsia="zh-CN"/>
              </w:rPr>
            </w:pPr>
            <w:r>
              <w:rPr>
                <w:rFonts w:hint="eastAsia" w:asciiTheme="minorEastAsia" w:hAnsiTheme="minorEastAsia" w:eastAsiaTheme="minorEastAsia" w:cstheme="minorEastAsia"/>
                <w:color w:val="000000"/>
                <w:kern w:val="0"/>
                <w:szCs w:val="21"/>
              </w:rPr>
              <w:t>1</w:t>
            </w:r>
            <w:r>
              <w:rPr>
                <w:rFonts w:hint="eastAsia" w:asciiTheme="minorEastAsia" w:hAnsiTheme="minorEastAsia" w:eastAsiaTheme="minorEastAsia" w:cstheme="minorEastAsia"/>
                <w:color w:val="000000"/>
                <w:kern w:val="0"/>
                <w:szCs w:val="21"/>
                <w:lang w:val="en-US" w:eastAsia="zh-CN"/>
              </w:rPr>
              <w:t>0</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智能实验终端软件</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bCs/>
                <w:szCs w:val="21"/>
                <w:lang w:val="en-US" w:eastAsia="zh-CN"/>
              </w:rPr>
              <w:t>375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套</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cs="宋体" w:eastAsiaTheme="minorEastAsia"/>
                <w:kern w:val="0"/>
                <w:szCs w:val="21"/>
                <w:lang w:eastAsia="zh-CN"/>
              </w:rPr>
            </w:pPr>
            <w:r>
              <w:rPr>
                <w:rFonts w:hint="eastAsia" w:asciiTheme="minorEastAsia" w:hAnsiTheme="minorEastAsia" w:eastAsiaTheme="minorEastAsia" w:cstheme="minorEastAsia"/>
                <w:color w:val="000000"/>
                <w:kern w:val="0"/>
                <w:szCs w:val="21"/>
              </w:rPr>
              <w:t>1</w:t>
            </w:r>
            <w:r>
              <w:rPr>
                <w:rFonts w:hint="eastAsia" w:asciiTheme="minorEastAsia" w:hAnsiTheme="minorEastAsia" w:eastAsiaTheme="minorEastAsia" w:cstheme="minorEastAsia"/>
                <w:color w:val="000000"/>
                <w:kern w:val="0"/>
                <w:szCs w:val="21"/>
                <w:lang w:val="en-US" w:eastAsia="zh-CN"/>
              </w:rPr>
              <w:t>1</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电子目镜</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bCs/>
                <w:szCs w:val="21"/>
                <w:lang w:val="en-US" w:eastAsia="zh-CN"/>
              </w:rPr>
              <w:t>375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cs="宋体" w:eastAsiaTheme="minorEastAsia"/>
                <w:kern w:val="0"/>
                <w:szCs w:val="21"/>
                <w:lang w:eastAsia="zh-CN"/>
              </w:rPr>
            </w:pPr>
            <w:r>
              <w:rPr>
                <w:rFonts w:hint="eastAsia" w:asciiTheme="minorEastAsia" w:hAnsiTheme="minorEastAsia" w:eastAsiaTheme="minorEastAsia" w:cstheme="minorEastAsia"/>
                <w:color w:val="000000"/>
                <w:kern w:val="0"/>
                <w:szCs w:val="21"/>
              </w:rPr>
              <w:t>1</w:t>
            </w:r>
            <w:r>
              <w:rPr>
                <w:rFonts w:hint="eastAsia" w:asciiTheme="minorEastAsia" w:hAnsiTheme="minorEastAsia" w:eastAsiaTheme="minorEastAsia" w:cstheme="minorEastAsia"/>
                <w:color w:val="000000"/>
                <w:kern w:val="0"/>
                <w:szCs w:val="21"/>
                <w:lang w:val="en-US" w:eastAsia="zh-CN"/>
              </w:rPr>
              <w:t>2</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考场交换机</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r>
              <w:rPr>
                <w:rFonts w:hint="eastAsia" w:ascii="宋体" w:hAnsi="宋体" w:cs="宋体"/>
                <w:bCs/>
                <w:szCs w:val="21"/>
                <w:lang w:val="en-US" w:eastAsia="zh-CN"/>
              </w:rPr>
              <w:t>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cs="宋体" w:eastAsiaTheme="minorEastAsia"/>
                <w:kern w:val="0"/>
                <w:szCs w:val="21"/>
                <w:lang w:eastAsia="zh-CN"/>
              </w:rPr>
            </w:pPr>
            <w:r>
              <w:rPr>
                <w:rFonts w:hint="eastAsia" w:asciiTheme="minorEastAsia" w:hAnsiTheme="minorEastAsia" w:eastAsiaTheme="minorEastAsia" w:cstheme="minorEastAsia"/>
                <w:color w:val="000000"/>
                <w:kern w:val="0"/>
                <w:szCs w:val="21"/>
              </w:rPr>
              <w:t>1</w:t>
            </w:r>
            <w:r>
              <w:rPr>
                <w:rFonts w:hint="eastAsia" w:asciiTheme="minorEastAsia" w:hAnsiTheme="minorEastAsia" w:eastAsiaTheme="minorEastAsia" w:cstheme="minorEastAsia"/>
                <w:color w:val="000000"/>
                <w:kern w:val="0"/>
                <w:szCs w:val="21"/>
                <w:lang w:val="en-US" w:eastAsia="zh-CN"/>
              </w:rPr>
              <w:t>3</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核心交换机</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r>
              <w:rPr>
                <w:rFonts w:hint="eastAsia" w:ascii="宋体" w:hAnsi="宋体" w:cs="宋体"/>
                <w:bCs/>
                <w:szCs w:val="21"/>
                <w:lang w:val="en-US" w:eastAsia="zh-CN"/>
              </w:rPr>
              <w:t>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cs="宋体" w:eastAsiaTheme="minorEastAsia"/>
                <w:kern w:val="0"/>
                <w:szCs w:val="21"/>
                <w:lang w:eastAsia="zh-CN"/>
              </w:rPr>
            </w:pPr>
            <w:r>
              <w:rPr>
                <w:rFonts w:hint="eastAsia" w:asciiTheme="minorEastAsia" w:hAnsiTheme="minorEastAsia" w:eastAsiaTheme="minorEastAsia" w:cstheme="minorEastAsia"/>
                <w:color w:val="000000"/>
                <w:kern w:val="0"/>
                <w:szCs w:val="21"/>
              </w:rPr>
              <w:t>1</w:t>
            </w:r>
            <w:r>
              <w:rPr>
                <w:rFonts w:hint="eastAsia" w:asciiTheme="minorEastAsia" w:hAnsiTheme="minorEastAsia" w:eastAsiaTheme="minorEastAsia" w:cstheme="minorEastAsia"/>
                <w:color w:val="000000"/>
                <w:kern w:val="0"/>
                <w:szCs w:val="21"/>
                <w:lang w:val="en-US" w:eastAsia="zh-CN"/>
              </w:rPr>
              <w:t>4</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小型机柜</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r>
              <w:rPr>
                <w:rFonts w:hint="eastAsia" w:ascii="宋体" w:hAnsi="宋体" w:cs="宋体"/>
                <w:bCs/>
                <w:szCs w:val="21"/>
                <w:lang w:val="en-US" w:eastAsia="zh-CN"/>
              </w:rPr>
              <w:t>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cs="宋体" w:eastAsiaTheme="minorEastAsia"/>
                <w:kern w:val="0"/>
                <w:szCs w:val="21"/>
                <w:lang w:eastAsia="zh-CN"/>
              </w:rPr>
            </w:pPr>
            <w:r>
              <w:rPr>
                <w:rFonts w:hint="eastAsia" w:asciiTheme="minorEastAsia" w:hAnsiTheme="minorEastAsia" w:eastAsiaTheme="minorEastAsia" w:cstheme="minorEastAsia"/>
                <w:color w:val="000000"/>
                <w:kern w:val="0"/>
                <w:szCs w:val="21"/>
              </w:rPr>
              <w:t>1</w:t>
            </w:r>
            <w:r>
              <w:rPr>
                <w:rFonts w:hint="eastAsia" w:asciiTheme="minorEastAsia" w:hAnsiTheme="minorEastAsia" w:eastAsiaTheme="minorEastAsia" w:cstheme="minorEastAsia"/>
                <w:color w:val="000000"/>
                <w:kern w:val="0"/>
                <w:szCs w:val="21"/>
                <w:lang w:val="en-US" w:eastAsia="zh-CN"/>
              </w:rPr>
              <w:t>5</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移动硬盘</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r>
              <w:rPr>
                <w:rFonts w:hint="eastAsia" w:ascii="宋体" w:hAnsi="宋体" w:cs="宋体"/>
                <w:bCs/>
                <w:szCs w:val="21"/>
                <w:lang w:val="en-US" w:eastAsia="zh-CN"/>
              </w:rPr>
              <w:t>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cs="宋体" w:eastAsiaTheme="minorEastAsia"/>
                <w:kern w:val="0"/>
                <w:szCs w:val="21"/>
                <w:lang w:eastAsia="zh-CN"/>
              </w:rPr>
            </w:pPr>
            <w:r>
              <w:rPr>
                <w:rFonts w:hint="eastAsia" w:asciiTheme="minorEastAsia" w:hAnsiTheme="minorEastAsia" w:eastAsiaTheme="minorEastAsia" w:cstheme="minorEastAsia"/>
                <w:color w:val="000000"/>
                <w:kern w:val="0"/>
                <w:szCs w:val="21"/>
              </w:rPr>
              <w:t>1</w:t>
            </w:r>
            <w:r>
              <w:rPr>
                <w:rFonts w:hint="eastAsia" w:asciiTheme="minorEastAsia" w:hAnsiTheme="minorEastAsia" w:eastAsiaTheme="minorEastAsia" w:cstheme="minorEastAsia"/>
                <w:color w:val="000000"/>
                <w:kern w:val="0"/>
                <w:szCs w:val="21"/>
                <w:lang w:val="en-US" w:eastAsia="zh-CN"/>
              </w:rPr>
              <w:t>6</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考场监考管理主机</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r>
              <w:rPr>
                <w:rFonts w:hint="eastAsia" w:ascii="宋体" w:hAnsi="宋体" w:cs="宋体"/>
                <w:bCs/>
                <w:szCs w:val="21"/>
                <w:lang w:val="en-US" w:eastAsia="zh-CN"/>
              </w:rPr>
              <w:t>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cs="宋体" w:eastAsiaTheme="minorEastAsia"/>
                <w:kern w:val="0"/>
                <w:szCs w:val="21"/>
                <w:lang w:eastAsia="zh-CN"/>
              </w:rPr>
            </w:pPr>
            <w:r>
              <w:rPr>
                <w:rFonts w:hint="eastAsia" w:asciiTheme="minorEastAsia" w:hAnsiTheme="minorEastAsia" w:eastAsiaTheme="minorEastAsia" w:cstheme="minorEastAsia"/>
                <w:color w:val="000000"/>
                <w:kern w:val="0"/>
                <w:szCs w:val="21"/>
              </w:rPr>
              <w:t>1</w:t>
            </w:r>
            <w:r>
              <w:rPr>
                <w:rFonts w:hint="eastAsia" w:asciiTheme="minorEastAsia" w:hAnsiTheme="minorEastAsia" w:eastAsiaTheme="minorEastAsia" w:cstheme="minorEastAsia"/>
                <w:color w:val="000000"/>
                <w:kern w:val="0"/>
                <w:szCs w:val="21"/>
                <w:lang w:val="en-US" w:eastAsia="zh-CN"/>
              </w:rPr>
              <w:t>7</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ascii="宋体" w:hAnsi="宋体" w:cs="宋体"/>
                <w:szCs w:val="21"/>
              </w:rPr>
              <w:t>UPS</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r>
              <w:rPr>
                <w:rFonts w:hint="eastAsia" w:ascii="宋体" w:hAnsi="宋体" w:cs="宋体"/>
                <w:bCs/>
                <w:szCs w:val="21"/>
                <w:lang w:val="en-US" w:eastAsia="zh-CN"/>
              </w:rPr>
              <w:t>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Theme="minorEastAsia" w:hAnsiTheme="minorEastAsia" w:eastAsiaTheme="minorEastAsia" w:cstheme="minorEastAsia"/>
                <w:color w:val="000000"/>
                <w:kern w:val="0"/>
                <w:szCs w:val="21"/>
                <w:lang w:val="en-US" w:eastAsia="zh-CN"/>
              </w:rPr>
              <w:t>18</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信号屏蔽器</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bCs/>
                <w:szCs w:val="21"/>
              </w:rPr>
              <w:t>1</w:t>
            </w:r>
            <w:r>
              <w:rPr>
                <w:rFonts w:hint="eastAsia" w:ascii="宋体" w:hAnsi="宋体" w:cs="宋体"/>
                <w:bCs/>
                <w:szCs w:val="21"/>
                <w:lang w:val="en-US" w:eastAsia="zh-CN"/>
              </w:rPr>
              <w:t>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000000"/>
                <w:kern w:val="0"/>
                <w:szCs w:val="21"/>
                <w:lang w:val="en-US" w:eastAsia="zh-CN"/>
              </w:rPr>
              <w:t>19</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cs="宋体"/>
                <w:szCs w:val="21"/>
              </w:rPr>
            </w:pPr>
            <w:r>
              <w:rPr>
                <w:rFonts w:hint="eastAsia"/>
                <w:color w:val="auto"/>
              </w:rPr>
              <w:t>路由器</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bCs/>
                <w:szCs w:val="21"/>
                <w:lang w:val="en-US" w:eastAsia="zh-CN"/>
              </w:rPr>
            </w:pPr>
            <w:r>
              <w:rPr>
                <w:rFonts w:hint="eastAsia" w:ascii="宋体" w:hAnsi="宋体" w:cs="宋体"/>
                <w:bCs/>
                <w:szCs w:val="21"/>
                <w:lang w:val="en-US" w:eastAsia="zh-CN"/>
              </w:rPr>
              <w:t>15</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cs="宋体"/>
              </w:rPr>
            </w:pPr>
            <w:r>
              <w:rPr>
                <w:rFonts w:hint="eastAsia" w:ascii="宋体" w:hAnsi="宋体" w:cs="宋体"/>
              </w:rPr>
              <w:t>个</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cs="宋体" w:eastAsiaTheme="minorEastAsia"/>
                <w:kern w:val="0"/>
                <w:szCs w:val="21"/>
                <w:lang w:val="en-US" w:eastAsia="zh-CN"/>
              </w:rPr>
            </w:pPr>
            <w:r>
              <w:rPr>
                <w:rFonts w:hint="eastAsia" w:asciiTheme="minorEastAsia" w:hAnsiTheme="minorEastAsia" w:eastAsiaTheme="minorEastAsia" w:cstheme="minorEastAsia"/>
                <w:color w:val="000000"/>
                <w:kern w:val="0"/>
                <w:szCs w:val="21"/>
              </w:rPr>
              <w:t>2</w:t>
            </w:r>
            <w:r>
              <w:rPr>
                <w:rFonts w:hint="eastAsia" w:asciiTheme="minorEastAsia" w:hAnsiTheme="minorEastAsia" w:eastAsiaTheme="minorEastAsia" w:cstheme="minorEastAsia"/>
                <w:color w:val="000000"/>
                <w:kern w:val="0"/>
                <w:szCs w:val="21"/>
                <w:lang w:val="en-US" w:eastAsia="zh-CN"/>
              </w:rPr>
              <w:t>0</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巡考摄像头</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bCs/>
                <w:szCs w:val="21"/>
                <w:lang w:val="en-US" w:eastAsia="zh-CN"/>
              </w:rPr>
              <w:t>30</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5000" w:type="pct"/>
            <w:gridSpan w:val="10"/>
            <w:tcBorders>
              <w:top w:val="single" w:color="auto" w:sz="4" w:space="0"/>
              <w:left w:val="single" w:color="auto" w:sz="4" w:space="0"/>
              <w:bottom w:val="single" w:color="auto" w:sz="4" w:space="0"/>
              <w:right w:val="single" w:color="auto" w:sz="4" w:space="0"/>
            </w:tcBorders>
            <w:shd w:val="clear" w:color="000000" w:fill="auto"/>
          </w:tcPr>
          <w:p>
            <w:pPr>
              <w:widowControl/>
              <w:spacing w:after="60"/>
              <w:jc w:val="left"/>
              <w:rPr>
                <w:rFonts w:ascii="宋体" w:hAnsi="宋体" w:cs="宋体"/>
                <w:b/>
                <w:bCs/>
                <w:kern w:val="0"/>
                <w:szCs w:val="21"/>
              </w:rPr>
            </w:pPr>
            <w:r>
              <w:rPr>
                <w:rFonts w:hint="eastAsia" w:ascii="宋体" w:hAnsi="宋体" w:cs="宋体"/>
                <w:b/>
                <w:bCs/>
                <w:kern w:val="0"/>
                <w:szCs w:val="21"/>
              </w:rPr>
              <w:t>A标段投标总价（元）：</w:t>
            </w:r>
          </w:p>
        </w:tc>
      </w:tr>
      <w:tr>
        <w:tblPrEx>
          <w:tblCellMar>
            <w:top w:w="0" w:type="dxa"/>
            <w:left w:w="108" w:type="dxa"/>
            <w:bottom w:w="0" w:type="dxa"/>
            <w:right w:w="108" w:type="dxa"/>
          </w:tblCellMar>
        </w:tblPrEx>
        <w:trPr>
          <w:trHeight w:val="659" w:hRule="atLeast"/>
        </w:trPr>
        <w:tc>
          <w:tcPr>
            <w:tcW w:w="5000" w:type="pct"/>
            <w:gridSpan w:val="10"/>
            <w:tcBorders>
              <w:top w:val="single" w:color="auto" w:sz="4" w:space="0"/>
              <w:left w:val="single" w:color="auto" w:sz="4" w:space="0"/>
              <w:bottom w:val="single" w:color="auto" w:sz="4" w:space="0"/>
              <w:right w:val="single" w:color="auto" w:sz="4" w:space="0"/>
            </w:tcBorders>
            <w:shd w:val="clear" w:color="000000" w:fill="auto"/>
          </w:tcPr>
          <w:p>
            <w:pPr>
              <w:widowControl/>
              <w:spacing w:after="60"/>
              <w:jc w:val="center"/>
              <w:rPr>
                <w:rFonts w:ascii="宋体" w:hAnsi="宋体" w:cs="宋体"/>
                <w:kern w:val="0"/>
                <w:szCs w:val="21"/>
              </w:rPr>
            </w:pPr>
            <w:r>
              <w:rPr>
                <w:rFonts w:hint="eastAsia" w:ascii="宋体" w:hAnsi="宋体" w:cs="宋体"/>
                <w:b/>
                <w:bCs/>
                <w:kern w:val="0"/>
                <w:szCs w:val="21"/>
              </w:rPr>
              <w:t>B标段</w:t>
            </w:r>
          </w:p>
        </w:tc>
      </w:tr>
      <w:tr>
        <w:tblPrEx>
          <w:tblCellMar>
            <w:top w:w="0" w:type="dxa"/>
            <w:left w:w="108" w:type="dxa"/>
            <w:bottom w:w="0" w:type="dxa"/>
            <w:right w:w="108" w:type="dxa"/>
          </w:tblCellMar>
        </w:tblPrEx>
        <w:trPr>
          <w:trHeight w:val="65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序号</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货物名称</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szCs w:val="21"/>
              </w:rPr>
              <w:t>规格/品牌/型号</w:t>
            </w: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szCs w:val="21"/>
              </w:rPr>
              <w:t>原产地</w:t>
            </w: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szCs w:val="21"/>
              </w:rPr>
              <w:t>制造商名称</w:t>
            </w: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kern w:val="0"/>
                <w:szCs w:val="21"/>
              </w:rPr>
              <w:t>数量</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单位</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单价（元）</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合价（元）</w:t>
            </w:r>
          </w:p>
        </w:tc>
        <w:tc>
          <w:tcPr>
            <w:tcW w:w="8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财政预算限额（元）</w:t>
            </w: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1</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智慧实验校级管理系统软件</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lang w:val="en-US" w:eastAsia="zh-CN"/>
              </w:rPr>
            </w:pPr>
            <w:r>
              <w:rPr>
                <w:rFonts w:hint="eastAsia" w:ascii="宋体" w:hAnsi="宋体" w:eastAsia="宋体" w:cs="宋体"/>
                <w:color w:val="auto"/>
                <w:sz w:val="21"/>
                <w:szCs w:val="21"/>
              </w:rPr>
              <w:t>12</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套</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restart"/>
            <w:tcBorders>
              <w:top w:val="single" w:color="auto" w:sz="4" w:space="0"/>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r>
              <w:rPr>
                <w:rFonts w:ascii="宋体" w:hAnsi="宋体" w:cs="宋体"/>
                <w:b/>
                <w:bCs/>
                <w:kern w:val="0"/>
                <w:szCs w:val="21"/>
              </w:rPr>
              <w:t>6000000.00</w:t>
            </w: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2</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eastAsia="宋体" w:cs="宋体"/>
                <w:kern w:val="0"/>
                <w:szCs w:val="21"/>
                <w:lang w:eastAsia="zh-CN"/>
              </w:rPr>
            </w:pPr>
            <w:r>
              <w:rPr>
                <w:rFonts w:hint="eastAsia" w:ascii="宋体" w:hAnsi="宋体" w:cs="宋体"/>
                <w:szCs w:val="21"/>
                <w:lang w:eastAsia="zh-CN"/>
              </w:rPr>
              <w:t>考试AI评分系统系统</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12</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室</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3</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考试专用服务器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24</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4</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eastAsia="宋体" w:cs="宋体"/>
                <w:kern w:val="0"/>
                <w:szCs w:val="21"/>
                <w:lang w:eastAsia="zh-CN"/>
              </w:rPr>
            </w:pPr>
            <w:r>
              <w:rPr>
                <w:rFonts w:hint="eastAsia" w:ascii="宋体" w:hAnsi="宋体" w:cs="宋体"/>
                <w:szCs w:val="21"/>
                <w:lang w:eastAsia="zh-CN"/>
              </w:rPr>
              <w:t>AI使能推理加速器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12</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5</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机柜</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12</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6</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智能实验终端</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300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lang w:val="en-US" w:eastAsia="zh-CN"/>
              </w:rPr>
              <w:t>7</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智能实验终端软件</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300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套</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kern w:val="0"/>
                <w:szCs w:val="21"/>
                <w:lang w:val="en-US" w:eastAsia="zh-CN"/>
              </w:rPr>
              <w:t>8</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电子目镜</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300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9</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考场交换机</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12</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kern w:val="0"/>
                <w:szCs w:val="21"/>
              </w:rPr>
              <w:t>1</w:t>
            </w:r>
            <w:r>
              <w:rPr>
                <w:rFonts w:hint="eastAsia" w:ascii="宋体" w:hAnsi="宋体" w:cs="宋体"/>
                <w:kern w:val="0"/>
                <w:szCs w:val="21"/>
                <w:lang w:val="en-US" w:eastAsia="zh-CN"/>
              </w:rPr>
              <w:t>0</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核心交换机</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12</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kern w:val="0"/>
                <w:szCs w:val="21"/>
              </w:rPr>
              <w:t>1</w:t>
            </w:r>
            <w:r>
              <w:rPr>
                <w:rFonts w:hint="eastAsia" w:ascii="宋体" w:hAnsi="宋体" w:cs="宋体"/>
                <w:kern w:val="0"/>
                <w:szCs w:val="21"/>
                <w:lang w:val="en-US" w:eastAsia="zh-CN"/>
              </w:rPr>
              <w:t>1</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小型机柜</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12</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kern w:val="0"/>
                <w:szCs w:val="21"/>
              </w:rPr>
              <w:t>1</w:t>
            </w:r>
            <w:r>
              <w:rPr>
                <w:rFonts w:hint="eastAsia" w:ascii="宋体" w:hAnsi="宋体" w:cs="宋体"/>
                <w:kern w:val="0"/>
                <w:szCs w:val="21"/>
                <w:lang w:val="en-US" w:eastAsia="zh-CN"/>
              </w:rPr>
              <w:t>2</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移动硬盘</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12</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kern w:val="0"/>
                <w:szCs w:val="21"/>
              </w:rPr>
              <w:t>1</w:t>
            </w:r>
            <w:r>
              <w:rPr>
                <w:rFonts w:hint="eastAsia" w:ascii="宋体" w:hAnsi="宋体" w:cs="宋体"/>
                <w:kern w:val="0"/>
                <w:szCs w:val="21"/>
                <w:lang w:val="en-US" w:eastAsia="zh-CN"/>
              </w:rPr>
              <w:t>3</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考场监考管理主机</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12</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4</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ascii="宋体" w:hAnsi="宋体" w:cs="宋体"/>
                <w:szCs w:val="21"/>
              </w:rPr>
              <w:t>UPS</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12</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5</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信号屏蔽器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12</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kern w:val="0"/>
                <w:szCs w:val="21"/>
                <w:lang w:val="en-US" w:eastAsia="zh-CN"/>
              </w:rPr>
              <w:t>16</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cs="宋体"/>
                <w:szCs w:val="21"/>
              </w:rPr>
            </w:pPr>
            <w:r>
              <w:rPr>
                <w:rFonts w:hint="eastAsia"/>
                <w:color w:val="auto"/>
              </w:rPr>
              <w:t>路由器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bCs/>
                <w:sz w:val="21"/>
                <w:szCs w:val="21"/>
              </w:rPr>
            </w:pPr>
            <w:r>
              <w:rPr>
                <w:rFonts w:hint="eastAsia" w:ascii="宋体" w:hAnsi="宋体" w:eastAsia="宋体" w:cs="宋体"/>
                <w:color w:val="auto"/>
                <w:sz w:val="21"/>
                <w:szCs w:val="21"/>
              </w:rPr>
              <w:t>12</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hint="eastAsia" w:ascii="宋体" w:hAnsi="宋体" w:cs="宋体"/>
              </w:rPr>
            </w:pPr>
            <w:r>
              <w:rPr>
                <w:rFonts w:hint="eastAsia" w:ascii="宋体" w:hAnsi="宋体" w:cs="宋体"/>
              </w:rPr>
              <w:t>个</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kern w:val="0"/>
                <w:szCs w:val="21"/>
                <w:lang w:val="en-US" w:eastAsia="zh-CN"/>
              </w:rPr>
              <w:t>17</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巡考摄像头</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bCs/>
                <w:color w:val="auto"/>
                <w:sz w:val="21"/>
                <w:szCs w:val="21"/>
              </w:rPr>
              <w:t>24</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59" w:hRule="atLeast"/>
        </w:trPr>
        <w:tc>
          <w:tcPr>
            <w:tcW w:w="5000" w:type="pct"/>
            <w:gridSpan w:val="10"/>
            <w:tcBorders>
              <w:top w:val="single" w:color="auto" w:sz="4" w:space="0"/>
              <w:left w:val="single" w:color="auto" w:sz="4" w:space="0"/>
              <w:bottom w:val="single" w:color="auto" w:sz="4" w:space="0"/>
              <w:right w:val="single" w:color="auto" w:sz="4" w:space="0"/>
            </w:tcBorders>
            <w:shd w:val="clear" w:color="000000" w:fill="auto"/>
          </w:tcPr>
          <w:p>
            <w:pPr>
              <w:widowControl/>
              <w:spacing w:after="60"/>
              <w:jc w:val="left"/>
              <w:rPr>
                <w:rFonts w:ascii="宋体" w:hAnsi="宋体" w:cs="宋体"/>
                <w:kern w:val="0"/>
                <w:szCs w:val="21"/>
              </w:rPr>
            </w:pPr>
            <w:r>
              <w:rPr>
                <w:rFonts w:hint="eastAsia" w:ascii="宋体" w:hAnsi="宋体" w:cs="宋体"/>
                <w:b/>
                <w:bCs/>
                <w:kern w:val="0"/>
                <w:szCs w:val="21"/>
              </w:rPr>
              <w:t>B标段投标总价（元）：</w:t>
            </w:r>
          </w:p>
        </w:tc>
      </w:tr>
      <w:tr>
        <w:tblPrEx>
          <w:tblCellMar>
            <w:top w:w="0" w:type="dxa"/>
            <w:left w:w="108" w:type="dxa"/>
            <w:bottom w:w="0" w:type="dxa"/>
            <w:right w:w="108" w:type="dxa"/>
          </w:tblCellMar>
        </w:tblPrEx>
        <w:trPr>
          <w:trHeight w:val="659" w:hRule="atLeast"/>
        </w:trPr>
        <w:tc>
          <w:tcPr>
            <w:tcW w:w="5000" w:type="pct"/>
            <w:gridSpan w:val="10"/>
            <w:tcBorders>
              <w:top w:val="single" w:color="auto" w:sz="4" w:space="0"/>
              <w:left w:val="single" w:color="auto" w:sz="4" w:space="0"/>
              <w:bottom w:val="single" w:color="auto" w:sz="4" w:space="0"/>
              <w:right w:val="single" w:color="auto" w:sz="4" w:space="0"/>
            </w:tcBorders>
            <w:shd w:val="clear" w:color="000000" w:fill="auto"/>
          </w:tcPr>
          <w:p>
            <w:pPr>
              <w:widowControl/>
              <w:spacing w:after="60"/>
              <w:jc w:val="center"/>
              <w:rPr>
                <w:rFonts w:ascii="宋体" w:hAnsi="宋体" w:cs="宋体"/>
                <w:kern w:val="0"/>
                <w:szCs w:val="21"/>
              </w:rPr>
            </w:pPr>
            <w:r>
              <w:rPr>
                <w:rFonts w:hint="eastAsia" w:ascii="宋体" w:hAnsi="宋体" w:cs="宋体"/>
                <w:b/>
                <w:bCs/>
                <w:kern w:val="0"/>
                <w:szCs w:val="21"/>
              </w:rPr>
              <w:t>C标段</w:t>
            </w:r>
          </w:p>
        </w:tc>
      </w:tr>
      <w:tr>
        <w:tblPrEx>
          <w:tblCellMar>
            <w:top w:w="0" w:type="dxa"/>
            <w:left w:w="108" w:type="dxa"/>
            <w:bottom w:w="0" w:type="dxa"/>
            <w:right w:w="108" w:type="dxa"/>
          </w:tblCellMar>
        </w:tblPrEx>
        <w:trPr>
          <w:trHeight w:val="65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序号</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货物名称</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szCs w:val="21"/>
              </w:rPr>
              <w:t>规格/品牌/型号</w:t>
            </w: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szCs w:val="21"/>
              </w:rPr>
              <w:t>原产地</w:t>
            </w: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szCs w:val="21"/>
              </w:rPr>
              <w:t>制造商名称</w:t>
            </w: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kern w:val="0"/>
                <w:szCs w:val="21"/>
              </w:rPr>
              <w:t>数量</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单位</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单价（元）</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合价（元）</w:t>
            </w:r>
          </w:p>
        </w:tc>
        <w:tc>
          <w:tcPr>
            <w:tcW w:w="8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财政预算限额（元）</w:t>
            </w: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1</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智慧实验校级管理系统软件</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套</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restar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r>
              <w:rPr>
                <w:rFonts w:ascii="宋体" w:hAnsi="宋体" w:cs="宋体"/>
                <w:b/>
                <w:bCs/>
                <w:kern w:val="0"/>
                <w:szCs w:val="21"/>
              </w:rPr>
              <w:t>5000000.00</w:t>
            </w: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2</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eastAsia="宋体" w:cs="宋体"/>
                <w:kern w:val="0"/>
                <w:szCs w:val="21"/>
                <w:lang w:eastAsia="zh-CN"/>
              </w:rPr>
            </w:pPr>
            <w:r>
              <w:rPr>
                <w:rFonts w:hint="eastAsia" w:ascii="宋体" w:hAnsi="宋体" w:cs="宋体"/>
                <w:szCs w:val="21"/>
                <w:lang w:eastAsia="zh-CN"/>
              </w:rPr>
              <w:t>考试AI评分系统系统</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室</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3</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考试专用服务器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20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4</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eastAsia="宋体" w:cs="宋体"/>
                <w:kern w:val="0"/>
                <w:szCs w:val="21"/>
                <w:lang w:eastAsia="zh-CN"/>
              </w:rPr>
            </w:pPr>
            <w:r>
              <w:rPr>
                <w:rFonts w:hint="eastAsia" w:ascii="宋体" w:hAnsi="宋体" w:cs="宋体"/>
                <w:szCs w:val="21"/>
                <w:lang w:eastAsia="zh-CN"/>
              </w:rPr>
              <w:t>AI使能推理加速器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5</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机柜</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6</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智能实验终端</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250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7</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智能实验终端软件</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250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套</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8</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电子目镜</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250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9</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考场交换机</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0</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核心交换机</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1</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小型机柜</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2</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移动硬盘</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3</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考场监考管理主机</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kern w:val="0"/>
                <w:szCs w:val="21"/>
                <w:lang w:val="en-US" w:eastAsia="zh-CN"/>
              </w:rPr>
              <w:t>14</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ascii="宋体" w:hAnsi="宋体" w:cs="宋体"/>
                <w:szCs w:val="21"/>
              </w:rPr>
              <w:t>UPS</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5</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信号屏蔽器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kern w:val="0"/>
                <w:szCs w:val="21"/>
                <w:lang w:val="en-US" w:eastAsia="zh-CN"/>
              </w:rPr>
              <w:t>16</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cs="宋体"/>
                <w:szCs w:val="21"/>
              </w:rPr>
            </w:pPr>
            <w:r>
              <w:rPr>
                <w:rFonts w:hint="eastAsia"/>
                <w:color w:val="auto"/>
              </w:rPr>
              <w:t>路由器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bCs/>
                <w:sz w:val="21"/>
                <w:szCs w:val="21"/>
              </w:rPr>
            </w:pPr>
            <w:r>
              <w:rPr>
                <w:rFonts w:hint="eastAsia" w:ascii="宋体" w:hAnsi="宋体" w:eastAsia="宋体" w:cs="宋体"/>
                <w:color w:val="auto"/>
                <w:sz w:val="21"/>
                <w:szCs w:val="21"/>
              </w:rPr>
              <w:t>10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cs="宋体"/>
              </w:rPr>
            </w:pPr>
            <w:r>
              <w:rPr>
                <w:rFonts w:hint="eastAsia" w:ascii="宋体" w:hAnsi="宋体" w:cs="宋体"/>
              </w:rPr>
              <w:t>个</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kern w:val="0"/>
                <w:szCs w:val="21"/>
                <w:lang w:val="en-US" w:eastAsia="zh-CN"/>
              </w:rPr>
              <w:t>17</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巡考摄像头</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bCs/>
                <w:color w:val="auto"/>
                <w:sz w:val="21"/>
                <w:szCs w:val="21"/>
              </w:rPr>
              <w:t>20</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5000" w:type="pct"/>
            <w:gridSpan w:val="10"/>
            <w:tcBorders>
              <w:top w:val="single" w:color="auto" w:sz="4" w:space="0"/>
              <w:left w:val="single" w:color="auto" w:sz="4" w:space="0"/>
              <w:bottom w:val="single" w:color="auto" w:sz="4" w:space="0"/>
              <w:right w:val="single" w:color="auto" w:sz="4" w:space="0"/>
            </w:tcBorders>
            <w:shd w:val="clear" w:color="000000" w:fill="auto"/>
          </w:tcPr>
          <w:p>
            <w:pPr>
              <w:widowControl/>
              <w:spacing w:after="60"/>
              <w:jc w:val="left"/>
              <w:rPr>
                <w:rFonts w:ascii="宋体" w:hAnsi="宋体" w:cs="宋体"/>
                <w:b/>
                <w:bCs/>
                <w:kern w:val="0"/>
                <w:szCs w:val="21"/>
              </w:rPr>
            </w:pPr>
            <w:r>
              <w:rPr>
                <w:rFonts w:hint="eastAsia" w:ascii="宋体" w:hAnsi="宋体" w:cs="宋体"/>
                <w:b/>
                <w:bCs/>
                <w:kern w:val="0"/>
                <w:szCs w:val="21"/>
              </w:rPr>
              <w:t>C标段投标总价（元）：</w:t>
            </w:r>
          </w:p>
        </w:tc>
      </w:tr>
      <w:tr>
        <w:tblPrEx>
          <w:tblCellMar>
            <w:top w:w="0" w:type="dxa"/>
            <w:left w:w="108" w:type="dxa"/>
            <w:bottom w:w="0" w:type="dxa"/>
            <w:right w:w="108" w:type="dxa"/>
          </w:tblCellMar>
        </w:tblPrEx>
        <w:trPr>
          <w:trHeight w:val="505" w:hRule="atLeast"/>
        </w:trPr>
        <w:tc>
          <w:tcPr>
            <w:tcW w:w="5000" w:type="pct"/>
            <w:gridSpan w:val="10"/>
            <w:tcBorders>
              <w:top w:val="single" w:color="auto" w:sz="4" w:space="0"/>
              <w:left w:val="single" w:color="auto" w:sz="4" w:space="0"/>
              <w:bottom w:val="single" w:color="auto" w:sz="4" w:space="0"/>
              <w:right w:val="single" w:color="auto" w:sz="4" w:space="0"/>
            </w:tcBorders>
            <w:shd w:val="clear" w:color="000000" w:fill="auto"/>
          </w:tcPr>
          <w:p>
            <w:pPr>
              <w:widowControl/>
              <w:spacing w:after="60"/>
              <w:jc w:val="center"/>
              <w:rPr>
                <w:rFonts w:ascii="宋体" w:hAnsi="宋体" w:cs="宋体"/>
                <w:kern w:val="0"/>
                <w:szCs w:val="21"/>
              </w:rPr>
            </w:pPr>
            <w:r>
              <w:rPr>
                <w:rFonts w:ascii="宋体" w:hAnsi="宋体" w:cs="宋体"/>
                <w:b/>
                <w:bCs/>
                <w:kern w:val="0"/>
                <w:szCs w:val="21"/>
              </w:rPr>
              <w:t>D</w:t>
            </w:r>
            <w:r>
              <w:rPr>
                <w:rFonts w:hint="eastAsia" w:ascii="宋体" w:hAnsi="宋体" w:cs="宋体"/>
                <w:b/>
                <w:bCs/>
                <w:kern w:val="0"/>
                <w:szCs w:val="21"/>
              </w:rPr>
              <w:t>标段</w:t>
            </w:r>
          </w:p>
        </w:tc>
      </w:tr>
      <w:tr>
        <w:tblPrEx>
          <w:tblCellMar>
            <w:top w:w="0" w:type="dxa"/>
            <w:left w:w="108" w:type="dxa"/>
            <w:bottom w:w="0" w:type="dxa"/>
            <w:right w:w="108" w:type="dxa"/>
          </w:tblCellMar>
        </w:tblPrEx>
        <w:trPr>
          <w:trHeight w:val="65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序号</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货物名称</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szCs w:val="21"/>
              </w:rPr>
              <w:t>规格/品牌/型号</w:t>
            </w: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szCs w:val="21"/>
              </w:rPr>
              <w:t>原产地</w:t>
            </w: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szCs w:val="21"/>
              </w:rPr>
              <w:t>制造商名称</w:t>
            </w: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kern w:val="0"/>
                <w:szCs w:val="21"/>
              </w:rPr>
              <w:t>数量</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单位</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单价（元）</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合价（元）</w:t>
            </w:r>
          </w:p>
        </w:tc>
        <w:tc>
          <w:tcPr>
            <w:tcW w:w="8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财政预算限额（元）</w:t>
            </w: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1</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智慧实验校级管理系统软件</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套</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restart"/>
            <w:tcBorders>
              <w:top w:val="single" w:color="auto" w:sz="4" w:space="0"/>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r>
              <w:rPr>
                <w:rFonts w:ascii="宋体" w:hAnsi="宋体" w:cs="宋体"/>
                <w:b/>
                <w:bCs/>
                <w:kern w:val="0"/>
                <w:szCs w:val="21"/>
              </w:rPr>
              <w:t>3000000.00</w:t>
            </w: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2</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eastAsia="宋体" w:cs="宋体"/>
                <w:kern w:val="0"/>
                <w:szCs w:val="21"/>
                <w:lang w:eastAsia="zh-CN"/>
              </w:rPr>
            </w:pPr>
            <w:r>
              <w:rPr>
                <w:rFonts w:hint="eastAsia" w:ascii="宋体" w:hAnsi="宋体" w:cs="宋体"/>
                <w:szCs w:val="21"/>
                <w:lang w:eastAsia="zh-CN"/>
              </w:rPr>
              <w:t>考试AI评分系统系统</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室</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3</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考试专用服务器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12</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4</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eastAsia="宋体" w:cs="宋体"/>
                <w:kern w:val="0"/>
                <w:szCs w:val="21"/>
                <w:lang w:eastAsia="zh-CN"/>
              </w:rPr>
            </w:pPr>
            <w:r>
              <w:rPr>
                <w:rFonts w:hint="eastAsia" w:ascii="宋体" w:hAnsi="宋体" w:cs="宋体"/>
                <w:szCs w:val="21"/>
                <w:lang w:eastAsia="zh-CN"/>
              </w:rPr>
              <w:t>AI使能推理加速器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5</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机柜</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6</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智能实验终端</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150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7</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智能实验终端软件</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150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套</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kern w:val="0"/>
                <w:szCs w:val="21"/>
                <w:lang w:val="en-US" w:eastAsia="zh-CN"/>
              </w:rPr>
              <w:t>8</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电子目镜</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150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9</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考场交换机</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0</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核心交换机</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1</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小型机柜</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2</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移动硬盘</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3</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考场监考管理主机</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kern w:val="0"/>
                <w:szCs w:val="21"/>
                <w:lang w:val="en-US" w:eastAsia="zh-CN"/>
              </w:rPr>
              <w:t>14</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ascii="宋体" w:hAnsi="宋体" w:cs="宋体"/>
                <w:szCs w:val="21"/>
              </w:rPr>
              <w:t>UPS</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1</w:t>
            </w:r>
            <w:r>
              <w:rPr>
                <w:rFonts w:hint="eastAsia" w:ascii="宋体" w:hAnsi="宋体" w:cs="宋体"/>
                <w:kern w:val="0"/>
                <w:szCs w:val="21"/>
                <w:lang w:val="en-US" w:eastAsia="zh-CN"/>
              </w:rPr>
              <w:t>5</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信号屏蔽器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kern w:val="0"/>
                <w:szCs w:val="21"/>
                <w:lang w:val="en-US" w:eastAsia="zh-CN"/>
              </w:rPr>
              <w:t>16</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cs="宋体"/>
                <w:szCs w:val="21"/>
              </w:rPr>
            </w:pPr>
            <w:r>
              <w:rPr>
                <w:rFonts w:hint="eastAsia"/>
                <w:color w:val="auto"/>
              </w:rPr>
              <w:t>路由器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bCs/>
                <w:sz w:val="21"/>
                <w:szCs w:val="21"/>
              </w:rPr>
            </w:pPr>
            <w:r>
              <w:rPr>
                <w:rFonts w:hint="eastAsia" w:ascii="宋体" w:hAnsi="宋体" w:eastAsia="宋体" w:cs="宋体"/>
                <w:color w:val="auto"/>
                <w:sz w:val="21"/>
                <w:szCs w:val="21"/>
              </w:rPr>
              <w:t>6</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hint="eastAsia" w:ascii="宋体" w:hAnsi="宋体" w:cs="宋体"/>
              </w:rPr>
            </w:pPr>
            <w:r>
              <w:rPr>
                <w:rFonts w:hint="eastAsia" w:ascii="宋体" w:hAnsi="宋体" w:cs="宋体"/>
              </w:rPr>
              <w:t>个</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kern w:val="0"/>
                <w:szCs w:val="21"/>
              </w:rPr>
              <w:t>1</w:t>
            </w:r>
            <w:r>
              <w:rPr>
                <w:rFonts w:hint="eastAsia" w:ascii="宋体" w:hAnsi="宋体" w:cs="宋体"/>
                <w:kern w:val="0"/>
                <w:szCs w:val="21"/>
                <w:lang w:val="en-US" w:eastAsia="zh-CN"/>
              </w:rPr>
              <w:t>7</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巡考摄像头</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bCs/>
                <w:color w:val="auto"/>
                <w:sz w:val="21"/>
                <w:szCs w:val="21"/>
              </w:rPr>
              <w:t>12</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5000" w:type="pct"/>
            <w:gridSpan w:val="10"/>
            <w:tcBorders>
              <w:top w:val="single" w:color="auto" w:sz="4" w:space="0"/>
              <w:left w:val="single" w:color="auto" w:sz="4" w:space="0"/>
              <w:bottom w:val="single" w:color="auto" w:sz="4" w:space="0"/>
              <w:right w:val="single" w:color="auto" w:sz="4" w:space="0"/>
            </w:tcBorders>
            <w:shd w:val="clear" w:color="000000" w:fill="auto"/>
          </w:tcPr>
          <w:p>
            <w:pPr>
              <w:widowControl/>
              <w:spacing w:after="60"/>
              <w:jc w:val="left"/>
              <w:rPr>
                <w:rFonts w:ascii="宋体" w:hAnsi="宋体" w:cs="宋体"/>
                <w:b/>
                <w:bCs/>
                <w:kern w:val="0"/>
                <w:szCs w:val="21"/>
              </w:rPr>
            </w:pPr>
            <w:r>
              <w:rPr>
                <w:rFonts w:ascii="宋体" w:hAnsi="宋体" w:cs="宋体"/>
                <w:b/>
                <w:bCs/>
                <w:kern w:val="0"/>
                <w:szCs w:val="21"/>
              </w:rPr>
              <w:t>D</w:t>
            </w:r>
            <w:r>
              <w:rPr>
                <w:rFonts w:hint="eastAsia" w:ascii="宋体" w:hAnsi="宋体" w:cs="宋体"/>
                <w:b/>
                <w:bCs/>
                <w:kern w:val="0"/>
                <w:szCs w:val="21"/>
              </w:rPr>
              <w:t>标段投标总价（元）：</w:t>
            </w:r>
          </w:p>
        </w:tc>
      </w:tr>
      <w:tr>
        <w:tblPrEx>
          <w:tblCellMar>
            <w:top w:w="0" w:type="dxa"/>
            <w:left w:w="108" w:type="dxa"/>
            <w:bottom w:w="0" w:type="dxa"/>
            <w:right w:w="108" w:type="dxa"/>
          </w:tblCellMar>
        </w:tblPrEx>
        <w:trPr>
          <w:trHeight w:val="659" w:hRule="atLeast"/>
        </w:trPr>
        <w:tc>
          <w:tcPr>
            <w:tcW w:w="5000" w:type="pct"/>
            <w:gridSpan w:val="10"/>
            <w:tcBorders>
              <w:top w:val="single" w:color="auto" w:sz="4" w:space="0"/>
              <w:left w:val="single" w:color="auto" w:sz="4" w:space="0"/>
              <w:bottom w:val="single" w:color="auto" w:sz="4" w:space="0"/>
              <w:right w:val="single" w:color="auto" w:sz="4" w:space="0"/>
            </w:tcBorders>
            <w:shd w:val="clear" w:color="000000" w:fill="auto"/>
          </w:tcPr>
          <w:p>
            <w:pPr>
              <w:widowControl/>
              <w:spacing w:after="60"/>
              <w:jc w:val="center"/>
              <w:rPr>
                <w:rFonts w:ascii="宋体" w:hAnsi="宋体" w:cs="宋体"/>
                <w:kern w:val="0"/>
                <w:szCs w:val="21"/>
              </w:rPr>
            </w:pPr>
            <w:r>
              <w:rPr>
                <w:rFonts w:ascii="宋体" w:hAnsi="宋体" w:cs="宋体"/>
                <w:b/>
                <w:bCs/>
                <w:kern w:val="0"/>
                <w:szCs w:val="21"/>
              </w:rPr>
              <w:t>E</w:t>
            </w:r>
            <w:r>
              <w:rPr>
                <w:rFonts w:hint="eastAsia" w:ascii="宋体" w:hAnsi="宋体" w:cs="宋体"/>
                <w:b/>
                <w:bCs/>
                <w:kern w:val="0"/>
                <w:szCs w:val="21"/>
              </w:rPr>
              <w:t>标段</w:t>
            </w:r>
          </w:p>
        </w:tc>
      </w:tr>
      <w:tr>
        <w:tblPrEx>
          <w:tblCellMar>
            <w:top w:w="0" w:type="dxa"/>
            <w:left w:w="108" w:type="dxa"/>
            <w:bottom w:w="0" w:type="dxa"/>
            <w:right w:w="108" w:type="dxa"/>
          </w:tblCellMar>
        </w:tblPrEx>
        <w:trPr>
          <w:trHeight w:val="65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序号</w:t>
            </w:r>
          </w:p>
        </w:tc>
        <w:tc>
          <w:tcPr>
            <w:tcW w:w="617" w:type="pct"/>
            <w:tcBorders>
              <w:top w:val="single" w:color="auto" w:sz="4" w:space="0"/>
              <w:left w:val="nil"/>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货物名称</w:t>
            </w:r>
          </w:p>
        </w:tc>
        <w:tc>
          <w:tcPr>
            <w:tcW w:w="681"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szCs w:val="21"/>
              </w:rPr>
              <w:t>规格/品牌/型号</w:t>
            </w:r>
          </w:p>
        </w:tc>
        <w:tc>
          <w:tcPr>
            <w:tcW w:w="477"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szCs w:val="21"/>
              </w:rPr>
              <w:t>原产地</w:t>
            </w:r>
          </w:p>
        </w:tc>
        <w:tc>
          <w:tcPr>
            <w:tcW w:w="392"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szCs w:val="21"/>
              </w:rPr>
              <w:t>制造商名称</w:t>
            </w:r>
          </w:p>
        </w:tc>
        <w:tc>
          <w:tcPr>
            <w:tcW w:w="416" w:type="pct"/>
            <w:tcBorders>
              <w:top w:val="single" w:color="auto" w:sz="4" w:space="0"/>
              <w:left w:val="single" w:color="auto" w:sz="4" w:space="0"/>
              <w:bottom w:val="single" w:color="auto" w:sz="4" w:space="0"/>
              <w:right w:val="single" w:color="auto" w:sz="4" w:space="0"/>
            </w:tcBorders>
            <w:shd w:val="clear" w:color="000000" w:fill="auto"/>
            <w:vAlign w:val="center"/>
          </w:tcPr>
          <w:p>
            <w:pPr>
              <w:jc w:val="center"/>
              <w:rPr>
                <w:rFonts w:ascii="宋体" w:hAnsi="宋体" w:cs="宋体"/>
                <w:kern w:val="0"/>
                <w:szCs w:val="21"/>
              </w:rPr>
            </w:pPr>
            <w:r>
              <w:rPr>
                <w:rFonts w:hint="eastAsia" w:ascii="宋体" w:hAnsi="宋体" w:cs="宋体"/>
                <w:kern w:val="0"/>
                <w:szCs w:val="21"/>
              </w:rPr>
              <w:t>数量</w:t>
            </w:r>
          </w:p>
        </w:tc>
        <w:tc>
          <w:tcPr>
            <w:tcW w:w="3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单位</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单价（元）</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合价（元）</w:t>
            </w:r>
          </w:p>
        </w:tc>
        <w:tc>
          <w:tcPr>
            <w:tcW w:w="807"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after="60"/>
              <w:jc w:val="center"/>
              <w:rPr>
                <w:rFonts w:ascii="宋体" w:hAnsi="宋体" w:cs="宋体"/>
                <w:kern w:val="0"/>
                <w:szCs w:val="21"/>
              </w:rPr>
            </w:pPr>
            <w:r>
              <w:rPr>
                <w:rFonts w:hint="eastAsia" w:ascii="宋体" w:hAnsi="宋体" w:cs="宋体"/>
                <w:kern w:val="0"/>
                <w:szCs w:val="21"/>
              </w:rPr>
              <w:t>财政预算限额（元）</w:t>
            </w: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1</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智慧实验校级管理系统软件</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套</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restart"/>
            <w:tcBorders>
              <w:top w:val="single" w:color="auto" w:sz="4" w:space="0"/>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r>
              <w:rPr>
                <w:rFonts w:ascii="宋体" w:hAnsi="宋体" w:cs="宋体"/>
                <w:b/>
                <w:bCs/>
                <w:kern w:val="0"/>
                <w:szCs w:val="21"/>
              </w:rPr>
              <w:t>3000000.00</w:t>
            </w: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2</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eastAsia="宋体" w:cs="宋体"/>
                <w:kern w:val="0"/>
                <w:szCs w:val="21"/>
                <w:lang w:eastAsia="zh-CN"/>
              </w:rPr>
            </w:pPr>
            <w:r>
              <w:rPr>
                <w:rFonts w:hint="eastAsia" w:ascii="宋体" w:hAnsi="宋体" w:cs="宋体"/>
                <w:szCs w:val="21"/>
                <w:lang w:eastAsia="zh-CN"/>
              </w:rPr>
              <w:t>考试AI评分系统系统</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室</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3</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考试专用服务器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12</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kern w:val="0"/>
                <w:szCs w:val="21"/>
              </w:rPr>
              <w:t>4</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eastAsia="宋体" w:cs="宋体"/>
                <w:kern w:val="0"/>
                <w:szCs w:val="21"/>
                <w:lang w:eastAsia="zh-CN"/>
              </w:rPr>
            </w:pPr>
            <w:r>
              <w:rPr>
                <w:rFonts w:hint="eastAsia" w:ascii="宋体" w:hAnsi="宋体" w:cs="宋体"/>
                <w:szCs w:val="21"/>
                <w:lang w:eastAsia="zh-CN"/>
              </w:rPr>
              <w:t>AI使能推理加速器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kern w:val="0"/>
                <w:szCs w:val="21"/>
                <w:lang w:val="en-US" w:eastAsia="zh-CN"/>
              </w:rPr>
              <w:t>5</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机柜</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kern w:val="0"/>
                <w:szCs w:val="21"/>
                <w:lang w:val="en-US" w:eastAsia="zh-CN"/>
              </w:rPr>
              <w:t>6</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智能实验终端</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150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0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7</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智能实验终端软件</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150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套</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8</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电子目镜</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150</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lang w:val="en-US" w:eastAsia="zh-CN"/>
              </w:rPr>
              <w:t>9</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考场交换机</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0</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核心交换机</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899"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val="en-US" w:eastAsia="zh-CN"/>
              </w:rPr>
            </w:pPr>
            <w:r>
              <w:rPr>
                <w:rFonts w:hint="eastAsia" w:ascii="宋体" w:hAnsi="宋体" w:cs="宋体"/>
                <w:kern w:val="0"/>
                <w:szCs w:val="21"/>
              </w:rPr>
              <w:t>1</w:t>
            </w:r>
            <w:r>
              <w:rPr>
                <w:rFonts w:hint="eastAsia" w:ascii="宋体" w:hAnsi="宋体" w:cs="宋体"/>
                <w:kern w:val="0"/>
                <w:szCs w:val="21"/>
                <w:lang w:val="en-US" w:eastAsia="zh-CN"/>
              </w:rPr>
              <w:t>1</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小型机柜</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306"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2</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移动硬盘</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single" w:color="auto" w:sz="4" w:space="0"/>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3</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考场监考管理主机</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4</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ascii="宋体" w:hAnsi="宋体" w:cs="宋体"/>
                <w:szCs w:val="21"/>
              </w:rPr>
              <w:t>UPS</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台</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5</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信号屏蔽器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color w:val="auto"/>
                <w:sz w:val="21"/>
                <w:szCs w:val="21"/>
              </w:rPr>
              <w:t>6</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default" w:ascii="宋体" w:hAnsi="宋体" w:eastAsia="宋体" w:cs="宋体"/>
                <w:kern w:val="0"/>
                <w:szCs w:val="21"/>
                <w:lang w:val="en-US" w:eastAsia="zh-CN"/>
              </w:rPr>
            </w:pPr>
            <w:r>
              <w:rPr>
                <w:rFonts w:hint="eastAsia" w:ascii="宋体" w:hAnsi="宋体" w:cs="宋体"/>
                <w:kern w:val="0"/>
                <w:szCs w:val="21"/>
                <w:lang w:val="en-US" w:eastAsia="zh-CN"/>
              </w:rPr>
              <w:t>16</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hint="eastAsia" w:ascii="宋体" w:hAnsi="宋体" w:cs="宋体"/>
                <w:szCs w:val="21"/>
              </w:rPr>
            </w:pPr>
            <w:r>
              <w:rPr>
                <w:rFonts w:hint="eastAsia"/>
                <w:color w:val="auto"/>
              </w:rPr>
              <w:t>路由器</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top"/>
          </w:tcPr>
          <w:p>
            <w:pPr>
              <w:widowControl/>
              <w:spacing w:line="360" w:lineRule="auto"/>
              <w:jc w:val="center"/>
              <w:textAlignment w:val="center"/>
              <w:rPr>
                <w:rFonts w:hint="eastAsia" w:ascii="宋体" w:hAnsi="宋体" w:eastAsia="宋体" w:cs="宋体"/>
                <w:bCs/>
                <w:sz w:val="21"/>
                <w:szCs w:val="21"/>
              </w:rPr>
            </w:pPr>
            <w:r>
              <w:rPr>
                <w:rFonts w:hint="eastAsia" w:ascii="宋体" w:hAnsi="宋体" w:eastAsia="宋体" w:cs="宋体"/>
                <w:color w:val="auto"/>
                <w:sz w:val="21"/>
                <w:szCs w:val="21"/>
              </w:rPr>
              <w:t>6</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hint="eastAsia" w:ascii="宋体" w:hAnsi="宋体" w:cs="宋体"/>
              </w:rPr>
            </w:pPr>
            <w:r>
              <w:rPr>
                <w:rFonts w:hint="eastAsia" w:ascii="宋体" w:hAnsi="宋体" w:cs="宋体"/>
              </w:rPr>
              <w:t>个</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12" w:hRule="atLeast"/>
        </w:trPr>
        <w:tc>
          <w:tcPr>
            <w:tcW w:w="284"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hint="eastAsia" w:ascii="宋体" w:hAnsi="宋体" w:eastAsia="宋体" w:cs="宋体"/>
                <w:kern w:val="0"/>
                <w:szCs w:val="21"/>
                <w:lang w:eastAsia="zh-CN"/>
              </w:rPr>
            </w:pPr>
            <w:r>
              <w:rPr>
                <w:rFonts w:hint="eastAsia" w:ascii="宋体" w:hAnsi="宋体" w:cs="宋体"/>
                <w:kern w:val="0"/>
                <w:szCs w:val="21"/>
              </w:rPr>
              <w:t>1</w:t>
            </w:r>
            <w:r>
              <w:rPr>
                <w:rFonts w:hint="eastAsia" w:ascii="宋体" w:hAnsi="宋体" w:cs="宋体"/>
                <w:kern w:val="0"/>
                <w:szCs w:val="21"/>
                <w:lang w:val="en-US" w:eastAsia="zh-CN"/>
              </w:rPr>
              <w:t>7</w:t>
            </w:r>
          </w:p>
        </w:tc>
        <w:tc>
          <w:tcPr>
            <w:tcW w:w="1051" w:type="dxa"/>
            <w:tcBorders>
              <w:top w:val="single" w:color="auto" w:sz="4" w:space="0"/>
              <w:left w:val="nil"/>
              <w:bottom w:val="single" w:color="auto" w:sz="4" w:space="0"/>
              <w:right w:val="single" w:color="auto" w:sz="4" w:space="0"/>
            </w:tcBorders>
            <w:shd w:val="clear" w:color="000000" w:fill="auto"/>
            <w:vAlign w:val="center"/>
          </w:tcPr>
          <w:p>
            <w:pPr>
              <w:widowControl/>
              <w:jc w:val="left"/>
              <w:rPr>
                <w:rFonts w:ascii="宋体" w:hAnsi="宋体" w:cs="宋体"/>
                <w:kern w:val="0"/>
                <w:szCs w:val="21"/>
              </w:rPr>
            </w:pPr>
            <w:r>
              <w:rPr>
                <w:rFonts w:hint="eastAsia" w:ascii="宋体" w:hAnsi="宋体" w:cs="宋体"/>
                <w:szCs w:val="21"/>
              </w:rPr>
              <w:t>巡考摄像头</w:t>
            </w:r>
          </w:p>
        </w:tc>
        <w:tc>
          <w:tcPr>
            <w:tcW w:w="1162" w:type="dxa"/>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1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669"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710" w:type="dxa"/>
            <w:tcBorders>
              <w:top w:val="single" w:color="auto" w:sz="4" w:space="0"/>
              <w:left w:val="nil"/>
              <w:bottom w:val="single" w:color="auto" w:sz="4" w:space="0"/>
              <w:right w:val="single" w:color="auto" w:sz="4" w:space="0"/>
            </w:tcBorders>
            <w:shd w:val="clear" w:color="000000" w:fill="auto"/>
            <w:vAlign w:val="center"/>
          </w:tcPr>
          <w:p>
            <w:pPr>
              <w:widowControl/>
              <w:spacing w:line="360" w:lineRule="auto"/>
              <w:jc w:val="center"/>
              <w:textAlignment w:val="center"/>
              <w:rPr>
                <w:rFonts w:hint="eastAsia" w:ascii="宋体" w:hAnsi="宋体" w:eastAsia="宋体" w:cs="宋体"/>
                <w:kern w:val="0"/>
                <w:sz w:val="21"/>
                <w:szCs w:val="21"/>
              </w:rPr>
            </w:pPr>
            <w:r>
              <w:rPr>
                <w:rFonts w:hint="eastAsia" w:ascii="宋体" w:hAnsi="宋体" w:eastAsia="宋体" w:cs="宋体"/>
                <w:bCs/>
                <w:color w:val="auto"/>
                <w:sz w:val="21"/>
                <w:szCs w:val="21"/>
              </w:rPr>
              <w:t>12</w:t>
            </w:r>
          </w:p>
        </w:tc>
        <w:tc>
          <w:tcPr>
            <w:tcW w:w="524" w:type="dxa"/>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r>
              <w:rPr>
                <w:rFonts w:hint="eastAsia" w:ascii="宋体" w:hAnsi="宋体" w:cs="宋体"/>
              </w:rPr>
              <w:t>个</w:t>
            </w:r>
          </w:p>
        </w:tc>
        <w:tc>
          <w:tcPr>
            <w:tcW w:w="508" w:type="pct"/>
            <w:tcBorders>
              <w:top w:val="single" w:color="auto" w:sz="4" w:space="0"/>
              <w:left w:val="nil"/>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508" w:type="pct"/>
            <w:tcBorders>
              <w:top w:val="single" w:color="auto" w:sz="4" w:space="0"/>
              <w:left w:val="single" w:color="auto" w:sz="4" w:space="0"/>
              <w:bottom w:val="single" w:color="auto" w:sz="4" w:space="0"/>
              <w:right w:val="single" w:color="auto" w:sz="4" w:space="0"/>
            </w:tcBorders>
            <w:shd w:val="clear" w:color="000000" w:fill="auto"/>
            <w:vAlign w:val="center"/>
          </w:tcPr>
          <w:p>
            <w:pPr>
              <w:widowControl/>
              <w:jc w:val="center"/>
              <w:rPr>
                <w:rFonts w:ascii="宋体" w:hAnsi="宋体" w:cs="宋体"/>
                <w:kern w:val="0"/>
                <w:szCs w:val="21"/>
              </w:rPr>
            </w:pPr>
          </w:p>
        </w:tc>
        <w:tc>
          <w:tcPr>
            <w:tcW w:w="807" w:type="pct"/>
            <w:vMerge w:val="continue"/>
            <w:tcBorders>
              <w:left w:val="single" w:color="auto" w:sz="4" w:space="0"/>
              <w:right w:val="single" w:color="auto" w:sz="4" w:space="0"/>
            </w:tcBorders>
            <w:shd w:val="clear" w:color="000000" w:fill="auto"/>
            <w:vAlign w:val="center"/>
          </w:tcPr>
          <w:p>
            <w:pPr>
              <w:widowControl/>
              <w:spacing w:after="60"/>
              <w:jc w:val="center"/>
              <w:rPr>
                <w:rFonts w:ascii="宋体" w:hAnsi="宋体" w:cs="宋体"/>
                <w:b/>
                <w:bCs/>
                <w:kern w:val="0"/>
                <w:szCs w:val="21"/>
              </w:rPr>
            </w:pPr>
          </w:p>
        </w:tc>
      </w:tr>
      <w:tr>
        <w:tblPrEx>
          <w:tblCellMar>
            <w:top w:w="0" w:type="dxa"/>
            <w:left w:w="108" w:type="dxa"/>
            <w:bottom w:w="0" w:type="dxa"/>
            <w:right w:w="108" w:type="dxa"/>
          </w:tblCellMar>
        </w:tblPrEx>
        <w:trPr>
          <w:trHeight w:val="659" w:hRule="atLeast"/>
        </w:trPr>
        <w:tc>
          <w:tcPr>
            <w:tcW w:w="5000" w:type="pct"/>
            <w:gridSpan w:val="10"/>
            <w:tcBorders>
              <w:top w:val="single" w:color="auto" w:sz="4" w:space="0"/>
              <w:left w:val="single" w:color="auto" w:sz="4" w:space="0"/>
              <w:bottom w:val="single" w:color="auto" w:sz="4" w:space="0"/>
              <w:right w:val="single" w:color="auto" w:sz="4" w:space="0"/>
            </w:tcBorders>
            <w:shd w:val="clear" w:color="000000" w:fill="auto"/>
          </w:tcPr>
          <w:p>
            <w:pPr>
              <w:widowControl/>
              <w:spacing w:after="60"/>
              <w:jc w:val="left"/>
              <w:rPr>
                <w:rFonts w:ascii="宋体" w:hAnsi="宋体" w:cs="宋体"/>
                <w:kern w:val="0"/>
                <w:szCs w:val="21"/>
              </w:rPr>
            </w:pPr>
            <w:r>
              <w:rPr>
                <w:rFonts w:ascii="宋体" w:hAnsi="宋体" w:cs="宋体"/>
                <w:b/>
                <w:bCs/>
                <w:kern w:val="0"/>
                <w:szCs w:val="21"/>
              </w:rPr>
              <w:t>E</w:t>
            </w:r>
            <w:r>
              <w:rPr>
                <w:rFonts w:hint="eastAsia" w:ascii="宋体" w:hAnsi="宋体" w:cs="宋体"/>
                <w:b/>
                <w:bCs/>
                <w:kern w:val="0"/>
                <w:szCs w:val="21"/>
              </w:rPr>
              <w:t>标段投标总价（元）：</w:t>
            </w:r>
          </w:p>
        </w:tc>
      </w:tr>
      <w:tr>
        <w:tblPrEx>
          <w:tblCellMar>
            <w:top w:w="0" w:type="dxa"/>
            <w:left w:w="108" w:type="dxa"/>
            <w:bottom w:w="0" w:type="dxa"/>
            <w:right w:w="108" w:type="dxa"/>
          </w:tblCellMar>
        </w:tblPrEx>
        <w:trPr>
          <w:trHeight w:val="659" w:hRule="atLeast"/>
        </w:trPr>
        <w:tc>
          <w:tcPr>
            <w:tcW w:w="5000" w:type="pct"/>
            <w:gridSpan w:val="10"/>
            <w:tcBorders>
              <w:top w:val="single" w:color="auto" w:sz="4" w:space="0"/>
              <w:left w:val="single" w:color="auto" w:sz="4" w:space="0"/>
              <w:bottom w:val="single" w:color="auto" w:sz="4" w:space="0"/>
              <w:right w:val="single" w:color="auto" w:sz="4" w:space="0"/>
            </w:tcBorders>
            <w:shd w:val="clear" w:color="000000" w:fill="auto"/>
          </w:tcPr>
          <w:p>
            <w:pPr>
              <w:widowControl/>
              <w:spacing w:after="60"/>
              <w:jc w:val="left"/>
              <w:rPr>
                <w:rFonts w:ascii="宋体" w:hAnsi="宋体" w:cs="宋体"/>
                <w:kern w:val="0"/>
                <w:szCs w:val="21"/>
              </w:rPr>
            </w:pPr>
            <w:r>
              <w:rPr>
                <w:rFonts w:hint="eastAsia" w:ascii="宋体" w:hAnsi="宋体" w:cs="宋体"/>
                <w:b/>
                <w:bCs/>
                <w:kern w:val="0"/>
                <w:szCs w:val="21"/>
              </w:rPr>
              <w:t>本项目（A标段+B标段+C标段+</w:t>
            </w:r>
            <w:r>
              <w:rPr>
                <w:rFonts w:ascii="宋体" w:hAnsi="宋体" w:cs="宋体"/>
                <w:b/>
                <w:bCs/>
                <w:kern w:val="0"/>
                <w:szCs w:val="21"/>
              </w:rPr>
              <w:t>D</w:t>
            </w:r>
            <w:r>
              <w:rPr>
                <w:rFonts w:hint="eastAsia" w:ascii="宋体" w:hAnsi="宋体" w:cs="宋体"/>
                <w:b/>
                <w:bCs/>
                <w:kern w:val="0"/>
                <w:szCs w:val="21"/>
              </w:rPr>
              <w:t>标段+</w:t>
            </w:r>
            <w:r>
              <w:rPr>
                <w:rFonts w:ascii="宋体" w:hAnsi="宋体" w:cs="宋体"/>
                <w:b/>
                <w:bCs/>
                <w:kern w:val="0"/>
                <w:szCs w:val="21"/>
              </w:rPr>
              <w:t>E</w:t>
            </w:r>
            <w:r>
              <w:rPr>
                <w:rFonts w:hint="eastAsia" w:ascii="宋体" w:hAnsi="宋体" w:cs="宋体"/>
                <w:b/>
                <w:bCs/>
                <w:kern w:val="0"/>
                <w:szCs w:val="21"/>
              </w:rPr>
              <w:t>标段）投标总价（元）：</w:t>
            </w:r>
          </w:p>
        </w:tc>
      </w:tr>
    </w:tbl>
    <w:p>
      <w:pPr>
        <w:spacing w:line="360" w:lineRule="auto"/>
        <w:rPr>
          <w:rFonts w:ascii="宋体" w:hAnsi="宋体" w:cs="宋体"/>
          <w:b/>
          <w:sz w:val="24"/>
        </w:rPr>
      </w:pPr>
      <w:r>
        <w:rPr>
          <w:rFonts w:hint="eastAsia" w:ascii="宋体" w:hAnsi="宋体" w:cs="宋体"/>
          <w:b/>
          <w:sz w:val="24"/>
        </w:rPr>
        <w:t>注：1.本表可按同样格式扩展。</w:t>
      </w:r>
    </w:p>
    <w:p>
      <w:pPr>
        <w:spacing w:line="360" w:lineRule="auto"/>
        <w:rPr>
          <w:rFonts w:ascii="宋体" w:hAnsi="宋体" w:cs="宋体"/>
          <w:b/>
          <w:sz w:val="24"/>
        </w:rPr>
      </w:pPr>
      <w:r>
        <w:rPr>
          <w:rFonts w:hint="eastAsia" w:ascii="宋体" w:hAnsi="宋体" w:cs="宋体"/>
          <w:b/>
          <w:sz w:val="24"/>
        </w:rPr>
        <w:t>2. 如所投货物属于定制类的非量产货物或无具体品牌、型号的货物，可以在“规格/品牌/型号”一栏仅填写规格信息而不填写品牌、型号等信息（品牌、型号信息用“定制”描述即可）；</w:t>
      </w:r>
      <w:bookmarkStart w:id="66" w:name="_Hlk73646428"/>
      <w:r>
        <w:rPr>
          <w:rFonts w:hint="eastAsia" w:ascii="宋体" w:hAnsi="宋体" w:cs="宋体"/>
          <w:b/>
          <w:sz w:val="24"/>
        </w:rPr>
        <w:t>此类填写错误（所投货物为定制类的非量产货物但供应商却错误填报了品牌、型号）的不利后果由供应商承担，经评审委员会认定，在使用综合评分法的项目中一项此类填写错误将按照一项招标技术要求负偏离作处理。</w:t>
      </w:r>
      <w:bookmarkEnd w:id="66"/>
    </w:p>
    <w:p>
      <w:pPr>
        <w:spacing w:line="360" w:lineRule="auto"/>
        <w:rPr>
          <w:rFonts w:ascii="宋体" w:hAnsi="宋体" w:cs="宋体"/>
          <w:b/>
          <w:sz w:val="24"/>
        </w:rPr>
      </w:pPr>
      <w:r>
        <w:rPr>
          <w:rFonts w:hint="eastAsia" w:ascii="宋体" w:hAnsi="宋体" w:cs="宋体"/>
          <w:b/>
          <w:sz w:val="24"/>
        </w:rPr>
        <w:t>3.</w:t>
      </w:r>
      <w:bookmarkStart w:id="67" w:name="_Hlk72074795"/>
      <w:r>
        <w:rPr>
          <w:rFonts w:hint="eastAsia" w:ascii="宋体" w:hAnsi="宋体" w:cs="宋体"/>
          <w:b/>
          <w:sz w:val="24"/>
        </w:rPr>
        <w:t>“原产地”是指该货物的实际生产加工地，而非品牌总公司所在地</w:t>
      </w:r>
      <w:bookmarkEnd w:id="67"/>
      <w:r>
        <w:rPr>
          <w:rFonts w:hint="eastAsia" w:ascii="宋体" w:hAnsi="宋体" w:cs="宋体"/>
          <w:b/>
          <w:sz w:val="24"/>
        </w:rPr>
        <w:t>。</w:t>
      </w:r>
    </w:p>
    <w:p>
      <w:pPr>
        <w:spacing w:line="360" w:lineRule="auto"/>
        <w:rPr>
          <w:rFonts w:ascii="宋体" w:hAnsi="宋体" w:cs="宋体"/>
          <w:b/>
          <w:sz w:val="24"/>
        </w:rPr>
      </w:pPr>
      <w:r>
        <w:rPr>
          <w:rFonts w:hint="eastAsia" w:ascii="宋体" w:hAnsi="宋体" w:cs="宋体"/>
          <w:b/>
          <w:sz w:val="24"/>
        </w:rPr>
        <w:t>4.所投货物均应填写制造商名称。</w:t>
      </w:r>
    </w:p>
    <w:p>
      <w:pPr>
        <w:spacing w:line="360" w:lineRule="auto"/>
        <w:rPr>
          <w:rFonts w:ascii="宋体" w:hAnsi="宋体" w:cs="宋体"/>
          <w:b/>
          <w:sz w:val="24"/>
        </w:rPr>
      </w:pPr>
      <w:r>
        <w:rPr>
          <w:rFonts w:hint="eastAsia" w:ascii="宋体" w:hAnsi="宋体" w:cs="宋体"/>
          <w:b/>
          <w:sz w:val="24"/>
        </w:rPr>
        <w:t>5.以上分项报价表的投标总价应当与开标一览表的投标总价一致。</w:t>
      </w:r>
    </w:p>
    <w:p>
      <w:pPr>
        <w:spacing w:line="360" w:lineRule="auto"/>
        <w:rPr>
          <w:rFonts w:ascii="宋体" w:hAnsi="宋体" w:cs="宋体"/>
          <w:b/>
          <w:sz w:val="24"/>
        </w:rPr>
      </w:pPr>
      <w:r>
        <w:rPr>
          <w:rFonts w:hint="eastAsia" w:ascii="宋体" w:hAnsi="宋体" w:cs="宋体"/>
          <w:b/>
          <w:sz w:val="24"/>
        </w:rPr>
        <w:t>6.单价、合价和投标总价为包干价，即三者均应包含货物的价款、包装、运输、装卸、安装、调试、技术指导、培训、咨询、服务、保险、税费、检测、验收合格交付使用之前以及技术和售后服务等其他各项有关费用。</w:t>
      </w:r>
    </w:p>
    <w:p>
      <w:pPr>
        <w:spacing w:line="360" w:lineRule="auto"/>
        <w:rPr>
          <w:rFonts w:ascii="宋体" w:hAnsi="宋体" w:cs="宋体"/>
          <w:b/>
          <w:sz w:val="24"/>
        </w:rPr>
      </w:pPr>
      <w:r>
        <w:rPr>
          <w:rFonts w:hint="eastAsia" w:ascii="宋体" w:hAnsi="宋体" w:cs="宋体"/>
          <w:b/>
          <w:sz w:val="24"/>
        </w:rPr>
        <w:t>7.所有价格应按“招标文件”中规定的货币单位填写；投标总价应为以上各分项价格之和；投标总价和项目报价表中单个采购预算条目报价均不得超过对应的财政预算限额，否则将导致投标无效。</w:t>
      </w:r>
    </w:p>
    <w:p>
      <w:pPr>
        <w:spacing w:line="360" w:lineRule="auto"/>
        <w:rPr>
          <w:rFonts w:ascii="宋体" w:hAnsi="宋体" w:cs="宋体"/>
          <w:b/>
          <w:color w:val="FF0000"/>
          <w:sz w:val="24"/>
        </w:rPr>
      </w:pPr>
    </w:p>
    <w:p>
      <w:pPr>
        <w:spacing w:line="360" w:lineRule="auto"/>
        <w:rPr>
          <w:rFonts w:ascii="宋体" w:hAnsi="宋体" w:cs="宋体"/>
          <w:b/>
          <w:color w:val="FF0000"/>
          <w:sz w:val="24"/>
        </w:rPr>
      </w:pPr>
    </w:p>
    <w:p>
      <w:pPr>
        <w:tabs>
          <w:tab w:val="left" w:pos="720"/>
        </w:tabs>
        <w:spacing w:line="360" w:lineRule="auto"/>
        <w:jc w:val="center"/>
        <w:rPr>
          <w:rFonts w:ascii="宋体" w:hAnsi="宋体" w:cs="宋体"/>
          <w:b/>
          <w:sz w:val="24"/>
        </w:rPr>
      </w:pPr>
      <w:r>
        <w:rPr>
          <w:rFonts w:hint="eastAsia" w:ascii="宋体" w:hAnsi="宋体" w:cs="宋体"/>
          <w:b/>
          <w:sz w:val="24"/>
        </w:rPr>
        <w:t>（二）核心产品品牌</w:t>
      </w:r>
    </w:p>
    <w:p>
      <w:pPr>
        <w:spacing w:line="360" w:lineRule="auto"/>
        <w:rPr>
          <w:rFonts w:ascii="宋体" w:hAnsi="宋体" w:cs="宋体"/>
          <w:b/>
          <w:color w:val="FF0000"/>
          <w:sz w:val="24"/>
        </w:rPr>
      </w:pPr>
    </w:p>
    <w:p>
      <w:pPr>
        <w:spacing w:line="360" w:lineRule="auto"/>
        <w:rPr>
          <w:rFonts w:ascii="宋体" w:hAnsi="宋体" w:cs="宋体"/>
          <w:b/>
          <w:sz w:val="24"/>
        </w:rPr>
      </w:pPr>
      <w:r>
        <w:rPr>
          <w:rFonts w:hint="eastAsia" w:ascii="宋体" w:hAnsi="宋体" w:cs="宋体"/>
          <w:b/>
          <w:sz w:val="24"/>
        </w:rPr>
        <w:t>我单位所投核心产品的品牌为：</w:t>
      </w:r>
      <w:r>
        <w:rPr>
          <w:rFonts w:hint="eastAsia" w:ascii="宋体" w:hAnsi="宋体" w:cs="宋体"/>
          <w:b/>
          <w:sz w:val="24"/>
          <w:u w:val="single"/>
        </w:rPr>
        <w:t xml:space="preserve">       </w:t>
      </w:r>
      <w:r>
        <w:rPr>
          <w:rFonts w:hint="eastAsia" w:ascii="宋体" w:hAnsi="宋体" w:eastAsia="宋体" w:cs="宋体"/>
          <w:b/>
          <w:sz w:val="24"/>
          <w:u w:val="single"/>
        </w:rPr>
        <w:t>智能实验终端</w:t>
      </w:r>
      <w:r>
        <w:rPr>
          <w:rFonts w:hint="eastAsia" w:ascii="宋体" w:hAnsi="宋体" w:cs="宋体"/>
          <w:b/>
          <w:sz w:val="24"/>
          <w:u w:val="single"/>
        </w:rPr>
        <w:t xml:space="preserve">        </w:t>
      </w:r>
      <w:r>
        <w:rPr>
          <w:rFonts w:hint="eastAsia" w:ascii="宋体" w:hAnsi="宋体" w:cs="宋体"/>
          <w:b/>
          <w:sz w:val="24"/>
        </w:rPr>
        <w:t>。</w:t>
      </w:r>
    </w:p>
    <w:p>
      <w:pPr>
        <w:spacing w:line="360" w:lineRule="auto"/>
        <w:rPr>
          <w:rFonts w:ascii="宋体" w:hAnsi="宋体" w:cs="宋体"/>
          <w:b/>
          <w:color w:val="FF0000"/>
          <w:sz w:val="24"/>
        </w:rPr>
      </w:pPr>
    </w:p>
    <w:p>
      <w:pPr>
        <w:spacing w:line="360" w:lineRule="auto"/>
        <w:rPr>
          <w:rFonts w:ascii="宋体" w:hAnsi="宋体" w:cs="宋体"/>
          <w:sz w:val="24"/>
        </w:rPr>
      </w:pPr>
      <w:r>
        <w:rPr>
          <w:rFonts w:hint="eastAsia" w:ascii="宋体" w:hAnsi="宋体" w:cs="宋体"/>
          <w:sz w:val="24"/>
        </w:rPr>
        <w:t>备注：招标文件未列明核心产品的，无需填写该项。</w:t>
      </w:r>
    </w:p>
    <w:p>
      <w:pPr>
        <w:spacing w:line="360" w:lineRule="auto"/>
        <w:rPr>
          <w:rFonts w:ascii="宋体" w:hAnsi="宋体" w:cs="宋体"/>
          <w:b/>
          <w:color w:val="FF0000"/>
          <w:sz w:val="24"/>
        </w:rPr>
      </w:pPr>
    </w:p>
    <w:p>
      <w:pPr>
        <w:spacing w:line="360" w:lineRule="auto"/>
        <w:rPr>
          <w:rFonts w:ascii="宋体" w:hAnsi="宋体" w:cs="宋体"/>
          <w:b/>
          <w:color w:val="FF0000"/>
          <w:sz w:val="24"/>
        </w:rPr>
      </w:pPr>
    </w:p>
    <w:p>
      <w:pPr>
        <w:spacing w:line="360" w:lineRule="auto"/>
        <w:rPr>
          <w:rFonts w:ascii="宋体" w:hAnsi="宋体" w:cs="宋体"/>
          <w:b/>
          <w:sz w:val="24"/>
        </w:rPr>
      </w:pPr>
    </w:p>
    <w:p>
      <w:pPr>
        <w:tabs>
          <w:tab w:val="left" w:pos="720"/>
        </w:tabs>
        <w:spacing w:line="360" w:lineRule="auto"/>
        <w:rPr>
          <w:rFonts w:ascii="宋体" w:hAnsi="宋体" w:cs="宋体"/>
          <w:b/>
          <w:sz w:val="24"/>
        </w:rPr>
      </w:pPr>
      <w:r>
        <w:rPr>
          <w:rFonts w:hint="eastAsia" w:ascii="宋体" w:hAnsi="宋体" w:cs="宋体"/>
          <w:b/>
          <w:sz w:val="24"/>
        </w:rPr>
        <w:t>（三）可选配件报价清单（不包括在总报价内）</w:t>
      </w:r>
    </w:p>
    <w:p>
      <w:pPr>
        <w:spacing w:line="360" w:lineRule="auto"/>
        <w:rPr>
          <w:rFonts w:ascii="宋体" w:hAnsi="宋体" w:cs="宋体"/>
          <w:b/>
          <w:bCs/>
          <w:szCs w:val="21"/>
        </w:rPr>
      </w:pPr>
      <w:r>
        <w:rPr>
          <w:rFonts w:hint="eastAsia" w:ascii="宋体" w:hAnsi="宋体" w:cs="宋体"/>
          <w:b/>
          <w:bCs/>
          <w:szCs w:val="21"/>
        </w:rPr>
        <w:t>注：格式可以参照《（一）分项报价表》表格，并提供相应的品牌/规格/型号、原产地、制造商信息（没有品牌、型号的，用“定制”描述即可）、单价等详细信息</w:t>
      </w:r>
    </w:p>
    <w:p>
      <w:pPr>
        <w:spacing w:line="360" w:lineRule="auto"/>
        <w:rPr>
          <w:rFonts w:ascii="宋体" w:hAnsi="宋体" w:cs="宋体"/>
          <w:b/>
          <w:bCs/>
          <w:sz w:val="24"/>
        </w:rPr>
      </w:pPr>
    </w:p>
    <w:p>
      <w:pPr>
        <w:spacing w:line="360" w:lineRule="auto"/>
        <w:rPr>
          <w:rFonts w:ascii="宋体" w:hAnsi="宋体" w:cs="宋体"/>
          <w:b/>
          <w:bCs/>
          <w:sz w:val="24"/>
        </w:rPr>
      </w:pPr>
    </w:p>
    <w:p>
      <w:pPr>
        <w:tabs>
          <w:tab w:val="left" w:pos="720"/>
        </w:tabs>
        <w:spacing w:line="360" w:lineRule="auto"/>
        <w:jc w:val="center"/>
        <w:rPr>
          <w:rFonts w:ascii="宋体" w:hAnsi="宋体" w:cs="宋体"/>
          <w:b/>
          <w:sz w:val="24"/>
        </w:rPr>
      </w:pPr>
      <w:r>
        <w:rPr>
          <w:rFonts w:hint="eastAsia" w:ascii="宋体" w:hAnsi="宋体" w:cs="宋体"/>
          <w:b/>
          <w:sz w:val="24"/>
        </w:rPr>
        <w:t>（四）</w:t>
      </w:r>
      <w:bookmarkStart w:id="68" w:name="_Hlk72073235"/>
      <w:r>
        <w:rPr>
          <w:rFonts w:hint="eastAsia" w:ascii="宋体" w:hAnsi="宋体" w:cs="宋体"/>
          <w:b/>
          <w:sz w:val="24"/>
        </w:rPr>
        <w:t>投标人认为需要涉及的其他内容报价清单</w:t>
      </w:r>
      <w:bookmarkEnd w:id="68"/>
    </w:p>
    <w:p>
      <w:pPr>
        <w:keepNext w:val="0"/>
        <w:keepLines w:val="0"/>
        <w:pageBreakBefore w:val="0"/>
        <w:widowControl w:val="0"/>
        <w:tabs>
          <w:tab w:val="left" w:pos="720"/>
        </w:tabs>
        <w:kinsoku/>
        <w:wordWrap/>
        <w:overflowPunct/>
        <w:topLinePunct w:val="0"/>
        <w:autoSpaceDE/>
        <w:autoSpaceDN/>
        <w:bidi w:val="0"/>
        <w:adjustRightInd/>
        <w:snapToGrid/>
        <w:spacing w:beforeAutospacing="0" w:afterAutospacing="0" w:line="480" w:lineRule="auto"/>
        <w:ind w:left="0" w:leftChars="0" w:right="0" w:firstLine="0" w:firstLineChars="0"/>
        <w:jc w:val="center"/>
        <w:textAlignment w:val="auto"/>
        <w:rPr>
          <w:rFonts w:hint="eastAsia" w:ascii="宋体" w:hAnsi="宋体" w:eastAsia="宋体" w:cs="宋体"/>
          <w:b/>
          <w:sz w:val="24"/>
          <w:lang w:val="en-US" w:eastAsia="zh-CN"/>
        </w:rPr>
      </w:pPr>
    </w:p>
    <w:p>
      <w:pPr>
        <w:keepNext w:val="0"/>
        <w:keepLines w:val="0"/>
        <w:pageBreakBefore w:val="0"/>
        <w:widowControl w:val="0"/>
        <w:tabs>
          <w:tab w:val="left" w:pos="720"/>
        </w:tabs>
        <w:kinsoku/>
        <w:wordWrap/>
        <w:overflowPunct/>
        <w:topLinePunct w:val="0"/>
        <w:autoSpaceDE/>
        <w:autoSpaceDN/>
        <w:bidi w:val="0"/>
        <w:adjustRightInd/>
        <w:snapToGrid/>
        <w:spacing w:beforeAutospacing="0" w:afterAutospacing="0" w:line="480" w:lineRule="auto"/>
        <w:ind w:left="0" w:leftChars="0" w:right="0" w:firstLine="0" w:firstLineChars="0"/>
        <w:jc w:val="center"/>
        <w:textAlignment w:val="auto"/>
        <w:rPr>
          <w:rFonts w:hint="eastAsia" w:ascii="宋体" w:hAnsi="宋体" w:eastAsia="宋体" w:cs="宋体"/>
          <w:b/>
          <w:sz w:val="24"/>
          <w:lang w:val="en-US" w:eastAsia="zh-CN"/>
        </w:rPr>
      </w:pPr>
      <w:r>
        <w:rPr>
          <w:rFonts w:hint="eastAsia" w:ascii="宋体" w:hAnsi="宋体" w:eastAsia="宋体" w:cs="宋体"/>
          <w:b/>
          <w:sz w:val="24"/>
          <w:lang w:val="en-US" w:eastAsia="zh-CN"/>
        </w:rPr>
        <w:t>五、投标人认证情况</w:t>
      </w:r>
    </w:p>
    <w:p>
      <w:pPr>
        <w:keepNext w:val="0"/>
        <w:keepLines w:val="0"/>
        <w:pageBreakBefore w:val="0"/>
        <w:widowControl w:val="0"/>
        <w:tabs>
          <w:tab w:val="left" w:pos="720"/>
        </w:tabs>
        <w:kinsoku/>
        <w:wordWrap/>
        <w:overflowPunct/>
        <w:topLinePunct w:val="0"/>
        <w:autoSpaceDE/>
        <w:autoSpaceDN/>
        <w:bidi w:val="0"/>
        <w:adjustRightInd/>
        <w:snapToGrid/>
        <w:spacing w:beforeAutospacing="0" w:afterAutospacing="0" w:line="480" w:lineRule="auto"/>
        <w:ind w:left="0" w:leftChars="0" w:right="0" w:firstLine="0" w:firstLineChars="0"/>
        <w:jc w:val="center"/>
        <w:textAlignment w:val="auto"/>
        <w:rPr>
          <w:rFonts w:hint="eastAsia" w:ascii="宋体" w:hAnsi="宋体" w:eastAsia="宋体" w:cs="宋体"/>
          <w:b/>
          <w:sz w:val="24"/>
          <w:lang w:val="en-US" w:eastAsia="zh-CN"/>
        </w:rPr>
      </w:pPr>
    </w:p>
    <w:p>
      <w:pPr>
        <w:keepNext w:val="0"/>
        <w:keepLines w:val="0"/>
        <w:pageBreakBefore w:val="0"/>
        <w:widowControl w:val="0"/>
        <w:tabs>
          <w:tab w:val="left" w:pos="720"/>
        </w:tabs>
        <w:kinsoku/>
        <w:wordWrap/>
        <w:overflowPunct/>
        <w:topLinePunct w:val="0"/>
        <w:autoSpaceDE/>
        <w:autoSpaceDN/>
        <w:bidi w:val="0"/>
        <w:adjustRightInd/>
        <w:snapToGrid/>
        <w:spacing w:beforeAutospacing="0" w:afterAutospacing="0" w:line="480" w:lineRule="auto"/>
        <w:ind w:left="0" w:leftChars="0" w:right="0" w:firstLine="0" w:firstLineChars="0"/>
        <w:jc w:val="center"/>
        <w:textAlignment w:val="auto"/>
        <w:rPr>
          <w:rFonts w:hint="eastAsia" w:ascii="宋体" w:hAnsi="宋体" w:eastAsia="宋体" w:cs="宋体"/>
          <w:b/>
          <w:sz w:val="24"/>
          <w:lang w:val="en-US" w:eastAsia="zh-CN"/>
        </w:rPr>
      </w:pPr>
      <w:r>
        <w:rPr>
          <w:rFonts w:hint="eastAsia" w:ascii="宋体" w:hAnsi="宋体" w:eastAsia="宋体" w:cs="宋体"/>
          <w:b/>
          <w:sz w:val="24"/>
          <w:lang w:val="en-US" w:eastAsia="zh-CN"/>
        </w:rPr>
        <w:t>六、投标人荣誉情况</w:t>
      </w:r>
    </w:p>
    <w:p>
      <w:pPr>
        <w:keepNext w:val="0"/>
        <w:keepLines w:val="0"/>
        <w:pageBreakBefore w:val="0"/>
        <w:widowControl w:val="0"/>
        <w:tabs>
          <w:tab w:val="left" w:pos="720"/>
        </w:tabs>
        <w:kinsoku/>
        <w:wordWrap/>
        <w:overflowPunct/>
        <w:topLinePunct w:val="0"/>
        <w:autoSpaceDE/>
        <w:autoSpaceDN/>
        <w:bidi w:val="0"/>
        <w:adjustRightInd/>
        <w:snapToGrid/>
        <w:spacing w:beforeAutospacing="0" w:afterAutospacing="0" w:line="480" w:lineRule="auto"/>
        <w:ind w:left="0" w:leftChars="0" w:right="0" w:firstLine="0" w:firstLineChars="0"/>
        <w:jc w:val="center"/>
        <w:textAlignment w:val="auto"/>
        <w:rPr>
          <w:rFonts w:hint="eastAsia" w:ascii="宋体" w:hAnsi="宋体" w:eastAsia="宋体" w:cs="宋体"/>
          <w:b/>
          <w:sz w:val="24"/>
          <w:lang w:val="en-US" w:eastAsia="zh-CN"/>
        </w:rPr>
      </w:pPr>
    </w:p>
    <w:p>
      <w:pPr>
        <w:keepNext w:val="0"/>
        <w:keepLines w:val="0"/>
        <w:pageBreakBefore w:val="0"/>
        <w:widowControl w:val="0"/>
        <w:tabs>
          <w:tab w:val="left" w:pos="720"/>
        </w:tabs>
        <w:kinsoku/>
        <w:wordWrap/>
        <w:overflowPunct/>
        <w:topLinePunct w:val="0"/>
        <w:autoSpaceDE/>
        <w:autoSpaceDN/>
        <w:bidi w:val="0"/>
        <w:adjustRightInd/>
        <w:snapToGrid/>
        <w:spacing w:beforeAutospacing="0" w:afterAutospacing="0" w:line="480" w:lineRule="auto"/>
        <w:ind w:left="0" w:leftChars="0" w:right="0" w:firstLine="0" w:firstLineChars="0"/>
        <w:jc w:val="center"/>
        <w:textAlignment w:val="auto"/>
        <w:rPr>
          <w:rFonts w:hint="eastAsia" w:ascii="宋体" w:hAnsi="宋体" w:eastAsia="宋体" w:cs="宋体"/>
          <w:b/>
          <w:sz w:val="24"/>
          <w:lang w:val="en-US" w:eastAsia="zh-CN"/>
        </w:rPr>
      </w:pPr>
      <w:r>
        <w:rPr>
          <w:rFonts w:hint="eastAsia" w:ascii="宋体" w:hAnsi="宋体" w:eastAsia="宋体" w:cs="宋体"/>
          <w:b/>
          <w:sz w:val="24"/>
          <w:lang w:val="en-US" w:eastAsia="zh-CN"/>
        </w:rPr>
        <w:t>七、投标人自主知识产权产品（创新、设计）情况</w:t>
      </w:r>
    </w:p>
    <w:p>
      <w:pPr>
        <w:spacing w:line="360" w:lineRule="auto"/>
        <w:rPr>
          <w:rFonts w:ascii="宋体" w:hAnsi="宋体" w:cs="宋体"/>
        </w:rPr>
      </w:pPr>
    </w:p>
    <w:p>
      <w:pPr>
        <w:spacing w:line="360" w:lineRule="auto"/>
        <w:rPr>
          <w:rFonts w:ascii="宋体" w:hAnsi="宋体" w:cs="宋体"/>
          <w:b/>
          <w:color w:val="FF0000"/>
          <w:sz w:val="24"/>
        </w:rPr>
      </w:pPr>
      <w:r>
        <w:rPr>
          <w:rFonts w:hint="eastAsia" w:ascii="宋体" w:hAnsi="宋体" w:cs="宋体"/>
          <w:b/>
          <w:color w:val="FF0000"/>
          <w:sz w:val="24"/>
        </w:rPr>
        <w:t>（信息公开部分的内容到此为止！以下为信息不公开部分。）</w:t>
      </w:r>
    </w:p>
    <w:bookmarkEnd w:id="65"/>
    <w:p>
      <w:pPr>
        <w:spacing w:line="360" w:lineRule="auto"/>
        <w:rPr>
          <w:rFonts w:ascii="宋体" w:hAnsi="宋体" w:cs="宋体"/>
        </w:rPr>
      </w:pPr>
      <w:r>
        <w:rPr>
          <w:rFonts w:hint="eastAsia" w:ascii="宋体" w:hAnsi="宋体" w:cs="宋体"/>
        </w:rPr>
        <w:br w:type="page"/>
      </w:r>
    </w:p>
    <w:p>
      <w:pPr>
        <w:spacing w:line="360" w:lineRule="auto"/>
        <w:outlineLvl w:val="2"/>
        <w:rPr>
          <w:rFonts w:ascii="宋体" w:hAnsi="宋体" w:cs="宋体"/>
          <w:b/>
          <w:color w:val="FF0000"/>
          <w:sz w:val="28"/>
          <w:szCs w:val="28"/>
        </w:rPr>
      </w:pPr>
      <w:bookmarkStart w:id="69" w:name="_Hlk72260530"/>
      <w:r>
        <w:rPr>
          <w:rFonts w:hint="eastAsia" w:ascii="宋体" w:hAnsi="宋体" w:cs="宋体"/>
          <w:b/>
          <w:color w:val="FF0000"/>
          <w:sz w:val="28"/>
          <w:szCs w:val="28"/>
        </w:rPr>
        <w:t>投标文件附件（信息不公开部分）</w:t>
      </w:r>
    </w:p>
    <w:p>
      <w:pPr>
        <w:pStyle w:val="6"/>
        <w:spacing w:before="0" w:after="0" w:line="360" w:lineRule="auto"/>
        <w:jc w:val="center"/>
        <w:rPr>
          <w:rFonts w:ascii="宋体" w:hAnsi="宋体" w:eastAsia="宋体" w:cs="宋体"/>
          <w:b w:val="0"/>
          <w:sz w:val="24"/>
        </w:rPr>
      </w:pPr>
      <w:r>
        <w:rPr>
          <w:rFonts w:hint="eastAsia" w:ascii="宋体" w:hAnsi="宋体" w:eastAsia="宋体" w:cs="宋体"/>
          <w:b w:val="0"/>
          <w:sz w:val="24"/>
        </w:rPr>
        <w:t>一、</w:t>
      </w:r>
      <w:bookmarkStart w:id="70" w:name="_Hlk72092499"/>
      <w:r>
        <w:rPr>
          <w:rFonts w:hint="eastAsia" w:ascii="宋体" w:hAnsi="宋体" w:eastAsia="宋体" w:cs="宋体"/>
          <w:b w:val="0"/>
          <w:sz w:val="24"/>
        </w:rPr>
        <w:t>法定代表人（负责人）证明书</w:t>
      </w:r>
      <w:bookmarkEnd w:id="70"/>
    </w:p>
    <w:p>
      <w:pPr>
        <w:spacing w:line="360" w:lineRule="auto"/>
        <w:rPr>
          <w:rFonts w:ascii="宋体" w:hAnsi="宋体" w:cs="宋体"/>
          <w:sz w:val="24"/>
        </w:rPr>
      </w:pPr>
    </w:p>
    <w:p>
      <w:pPr>
        <w:spacing w:line="360" w:lineRule="auto"/>
        <w:rPr>
          <w:rFonts w:ascii="宋体" w:hAnsi="宋体" w:cs="宋体"/>
          <w:szCs w:val="21"/>
        </w:rPr>
      </w:pPr>
      <w:r>
        <w:rPr>
          <w:rFonts w:hint="eastAsia" w:ascii="宋体" w:hAnsi="宋体" w:cs="宋体"/>
          <w:szCs w:val="21"/>
        </w:rPr>
        <w:t xml:space="preserve">   </w:t>
      </w:r>
      <w:r>
        <w:rPr>
          <w:rFonts w:hint="eastAsia" w:ascii="宋体" w:hAnsi="宋体" w:cs="宋体"/>
          <w:szCs w:val="21"/>
          <w:u w:val="single"/>
        </w:rPr>
        <w:t xml:space="preserve">         </w:t>
      </w:r>
      <w:r>
        <w:rPr>
          <w:rFonts w:hint="eastAsia" w:ascii="宋体" w:hAnsi="宋体" w:cs="宋体"/>
          <w:szCs w:val="21"/>
        </w:rPr>
        <w:t>同志，现任我单位</w:t>
      </w:r>
      <w:r>
        <w:rPr>
          <w:rFonts w:hint="eastAsia" w:ascii="宋体" w:hAnsi="宋体" w:cs="宋体"/>
          <w:szCs w:val="21"/>
          <w:u w:val="single"/>
        </w:rPr>
        <w:t xml:space="preserve">         </w:t>
      </w:r>
      <w:r>
        <w:rPr>
          <w:rFonts w:hint="eastAsia" w:ascii="宋体" w:hAnsi="宋体" w:cs="宋体"/>
          <w:szCs w:val="21"/>
        </w:rPr>
        <w:t>职务，为法定代表人（负责人），</w:t>
      </w:r>
    </w:p>
    <w:p>
      <w:pPr>
        <w:spacing w:line="360" w:lineRule="auto"/>
        <w:rPr>
          <w:rFonts w:ascii="宋体" w:hAnsi="宋体" w:cs="宋体"/>
          <w:szCs w:val="21"/>
        </w:rPr>
      </w:pPr>
      <w:r>
        <w:rPr>
          <w:rFonts w:hint="eastAsia" w:ascii="宋体" w:hAnsi="宋体" w:cs="宋体"/>
          <w:szCs w:val="21"/>
        </w:rPr>
        <w:t xml:space="preserve">身份证号：   </w:t>
      </w:r>
      <w:r>
        <w:rPr>
          <w:rFonts w:hint="eastAsia" w:ascii="宋体" w:hAnsi="宋体" w:cs="宋体"/>
          <w:szCs w:val="21"/>
          <w:u w:val="single"/>
        </w:rPr>
        <w:t xml:space="preserve">                          </w:t>
      </w:r>
      <w:r>
        <w:rPr>
          <w:rFonts w:hint="eastAsia" w:ascii="宋体" w:hAnsi="宋体" w:cs="宋体"/>
          <w:szCs w:val="21"/>
        </w:rPr>
        <w:t xml:space="preserve"> ；联系电话：</w:t>
      </w:r>
      <w:r>
        <w:rPr>
          <w:rFonts w:hint="eastAsia" w:ascii="宋体" w:hAnsi="宋体" w:cs="宋体"/>
          <w:szCs w:val="21"/>
          <w:u w:val="single"/>
        </w:rPr>
        <w:t xml:space="preserve">            </w:t>
      </w:r>
      <w:r>
        <w:rPr>
          <w:rFonts w:hint="eastAsia" w:ascii="宋体" w:hAnsi="宋体" w:cs="宋体"/>
          <w:szCs w:val="21"/>
        </w:rPr>
        <w:t>，特此证明。</w:t>
      </w:r>
    </w:p>
    <w:p>
      <w:pPr>
        <w:spacing w:line="360" w:lineRule="auto"/>
        <w:rPr>
          <w:rFonts w:ascii="宋体" w:hAnsi="宋体" w:cs="宋体"/>
          <w:szCs w:val="21"/>
        </w:rPr>
      </w:pPr>
      <w:r>
        <w:rPr>
          <w:rFonts w:hint="eastAsia" w:ascii="宋体" w:hAnsi="宋体" w:cs="宋体"/>
          <w:szCs w:val="21"/>
        </w:rPr>
        <w:t xml:space="preserve">         </w:t>
      </w:r>
    </w:p>
    <w:p>
      <w:pPr>
        <w:spacing w:line="360" w:lineRule="auto"/>
        <w:rPr>
          <w:rFonts w:ascii="宋体" w:hAnsi="宋体" w:cs="宋体"/>
          <w:szCs w:val="21"/>
        </w:rPr>
      </w:pPr>
      <w:r>
        <w:rPr>
          <w:rFonts w:hint="eastAsia" w:ascii="宋体" w:hAnsi="宋体" w:cs="宋体"/>
          <w:szCs w:val="21"/>
        </w:rPr>
        <w:t>说明：1、法定代表人为投标人（企业事业单位、国家机关、社会团体）的主要行政负责人。    2、本证明书要求投标供应商同时提供法定代表人（负责人）的身份证扫描件（正反两面）作为附件方为有效。</w:t>
      </w:r>
    </w:p>
    <w:p>
      <w:pPr>
        <w:spacing w:line="360" w:lineRule="auto"/>
        <w:rPr>
          <w:rFonts w:ascii="宋体" w:hAnsi="宋体" w:cs="宋体"/>
          <w:szCs w:val="21"/>
        </w:rPr>
      </w:pPr>
      <w:r>
        <w:rPr>
          <w:rFonts w:hint="eastAsia" w:ascii="宋体" w:hAnsi="宋体" w:cs="宋体"/>
          <w:szCs w:val="21"/>
        </w:rPr>
        <w:t>3、</w:t>
      </w:r>
      <w:r>
        <w:rPr>
          <w:rFonts w:hint="eastAsia" w:ascii="宋体" w:hAnsi="宋体" w:cs="宋体"/>
          <w:szCs w:val="21"/>
          <w:lang w:eastAsia="zh-Hans"/>
        </w:rPr>
        <w:t>本项目投标授权代表为法定代表人（负责人）的，无需提供</w:t>
      </w:r>
      <w:r>
        <w:rPr>
          <w:rFonts w:hint="eastAsia" w:ascii="宋体" w:hAnsi="宋体" w:cs="宋体"/>
          <w:szCs w:val="21"/>
        </w:rPr>
        <w:t>《投标文件签署授权委托书》</w:t>
      </w:r>
      <w:r>
        <w:rPr>
          <w:rFonts w:hint="eastAsia" w:ascii="宋体" w:hAnsi="宋体" w:cs="宋体"/>
          <w:szCs w:val="21"/>
          <w:lang w:eastAsia="zh-Hans"/>
        </w:rPr>
        <w:t>。</w:t>
      </w:r>
    </w:p>
    <w:p>
      <w:pPr>
        <w:spacing w:line="360" w:lineRule="auto"/>
        <w:rPr>
          <w:rFonts w:ascii="宋体" w:hAnsi="宋体" w:cs="宋体"/>
          <w:szCs w:val="21"/>
        </w:rPr>
      </w:pPr>
      <w:r>
        <w:rPr>
          <w:rFonts w:hint="eastAsia" w:ascii="宋体" w:hAnsi="宋体" w:cs="宋体"/>
          <w:szCs w:val="21"/>
        </w:rPr>
        <w:t>4、内容必须填写真实、清楚，涂改无效，不得转让、买卖。</w:t>
      </w:r>
    </w:p>
    <w:p>
      <w:pPr>
        <w:spacing w:line="360" w:lineRule="auto"/>
        <w:rPr>
          <w:rFonts w:ascii="宋体" w:hAnsi="宋体" w:cs="宋体"/>
          <w:sz w:val="24"/>
        </w:rPr>
      </w:pPr>
    </w:p>
    <w:p>
      <w:pPr>
        <w:spacing w:line="360" w:lineRule="auto"/>
        <w:rPr>
          <w:rFonts w:ascii="宋体" w:hAnsi="宋体" w:cs="宋体"/>
          <w:b/>
          <w:bCs/>
          <w:sz w:val="24"/>
        </w:rPr>
      </w:pPr>
    </w:p>
    <w:p>
      <w:pPr>
        <w:pStyle w:val="6"/>
        <w:spacing w:before="0" w:after="0" w:line="360" w:lineRule="auto"/>
        <w:jc w:val="center"/>
        <w:rPr>
          <w:rFonts w:ascii="宋体" w:hAnsi="宋体" w:eastAsia="宋体" w:cs="宋体"/>
          <w:b w:val="0"/>
          <w:sz w:val="24"/>
        </w:rPr>
      </w:pPr>
      <w:r>
        <w:rPr>
          <w:rFonts w:hint="eastAsia" w:ascii="宋体" w:hAnsi="宋体" w:eastAsia="宋体" w:cs="宋体"/>
          <w:b w:val="0"/>
          <w:sz w:val="24"/>
        </w:rPr>
        <w:t>二、投标文件签署授权委托书</w:t>
      </w:r>
    </w:p>
    <w:p>
      <w:pPr>
        <w:spacing w:line="360" w:lineRule="auto"/>
        <w:rPr>
          <w:rFonts w:ascii="宋体" w:hAnsi="宋体" w:cs="宋体"/>
          <w:szCs w:val="21"/>
        </w:rPr>
      </w:pPr>
      <w:r>
        <w:rPr>
          <w:rFonts w:hint="eastAsia" w:ascii="宋体" w:hAnsi="宋体" w:cs="宋体"/>
          <w:szCs w:val="21"/>
        </w:rPr>
        <w:t>本授权委托书声明：我</w:t>
      </w:r>
      <w:r>
        <w:rPr>
          <w:rFonts w:hint="eastAsia" w:ascii="宋体" w:hAnsi="宋体" w:cs="宋体"/>
          <w:szCs w:val="21"/>
          <w:u w:val="single"/>
        </w:rPr>
        <w:t xml:space="preserve">           </w:t>
      </w:r>
      <w:r>
        <w:rPr>
          <w:rFonts w:hint="eastAsia" w:ascii="宋体" w:hAnsi="宋体" w:cs="宋体"/>
          <w:szCs w:val="21"/>
        </w:rPr>
        <w:t>（姓名）系</w:t>
      </w:r>
      <w:r>
        <w:rPr>
          <w:rFonts w:hint="eastAsia" w:ascii="宋体" w:hAnsi="宋体" w:cs="宋体"/>
          <w:szCs w:val="21"/>
          <w:u w:val="single"/>
        </w:rPr>
        <w:t xml:space="preserve">             </w:t>
      </w:r>
      <w:r>
        <w:rPr>
          <w:rFonts w:hint="eastAsia" w:ascii="宋体" w:hAnsi="宋体" w:cs="宋体"/>
          <w:szCs w:val="21"/>
        </w:rPr>
        <w:t>（投标人名称）的法定代表人（负责人），现授权委托</w:t>
      </w:r>
      <w:r>
        <w:rPr>
          <w:rFonts w:hint="eastAsia" w:ascii="宋体" w:hAnsi="宋体" w:cs="宋体"/>
          <w:szCs w:val="21"/>
          <w:u w:val="single"/>
        </w:rPr>
        <w:t xml:space="preserve">            </w:t>
      </w:r>
      <w:r>
        <w:rPr>
          <w:rFonts w:hint="eastAsia" w:ascii="宋体" w:hAnsi="宋体" w:cs="宋体"/>
          <w:szCs w:val="21"/>
        </w:rPr>
        <w:t>（姓名）为我单位签署本项目已递交的投标文件的法定代表人（负责人）的授权委托代理人，代理人全权代表我所签署的本项目已递交的投标文件内容我均承认。</w:t>
      </w:r>
    </w:p>
    <w:p>
      <w:pPr>
        <w:pStyle w:val="7"/>
        <w:spacing w:line="360" w:lineRule="auto"/>
        <w:ind w:firstLine="0"/>
        <w:rPr>
          <w:rFonts w:ascii="宋体" w:hAnsi="宋体" w:cs="宋体"/>
          <w:szCs w:val="21"/>
        </w:rPr>
      </w:pPr>
      <w:r>
        <w:rPr>
          <w:rFonts w:hint="eastAsia" w:ascii="宋体" w:hAnsi="宋体" w:cs="宋体"/>
          <w:szCs w:val="21"/>
        </w:rPr>
        <w:t>代理人无转委托权，特此委托。</w:t>
      </w:r>
    </w:p>
    <w:p>
      <w:pPr>
        <w:pStyle w:val="7"/>
        <w:spacing w:line="360" w:lineRule="auto"/>
        <w:ind w:firstLine="0"/>
        <w:rPr>
          <w:rFonts w:ascii="宋体" w:hAnsi="宋体" w:cs="宋体"/>
          <w:szCs w:val="21"/>
        </w:rPr>
      </w:pPr>
    </w:p>
    <w:p>
      <w:pPr>
        <w:spacing w:line="360" w:lineRule="auto"/>
        <w:rPr>
          <w:rFonts w:ascii="宋体" w:hAnsi="宋体" w:cs="宋体"/>
          <w:szCs w:val="21"/>
          <w:u w:val="single"/>
        </w:rPr>
      </w:pPr>
      <w:r>
        <w:rPr>
          <w:rFonts w:hint="eastAsia" w:ascii="宋体" w:hAnsi="宋体" w:cs="宋体"/>
          <w:szCs w:val="21"/>
        </w:rPr>
        <w:t>代理人：</w:t>
      </w:r>
      <w:r>
        <w:rPr>
          <w:rFonts w:hint="eastAsia" w:ascii="宋体" w:hAnsi="宋体" w:cs="宋体"/>
          <w:szCs w:val="21"/>
          <w:u w:val="single"/>
        </w:rPr>
        <w:t xml:space="preserve">             </w:t>
      </w:r>
    </w:p>
    <w:p>
      <w:pPr>
        <w:spacing w:line="360" w:lineRule="auto"/>
        <w:rPr>
          <w:rFonts w:ascii="宋体" w:hAnsi="宋体" w:cs="宋体"/>
          <w:szCs w:val="21"/>
        </w:rPr>
      </w:pPr>
      <w:r>
        <w:rPr>
          <w:rFonts w:hint="eastAsia" w:ascii="宋体" w:hAnsi="宋体" w:cs="宋体"/>
          <w:szCs w:val="21"/>
        </w:rPr>
        <w:t>联系电话：</w:t>
      </w:r>
      <w:r>
        <w:rPr>
          <w:rFonts w:hint="eastAsia" w:ascii="宋体" w:hAnsi="宋体" w:cs="宋体"/>
          <w:szCs w:val="21"/>
          <w:u w:val="single"/>
        </w:rPr>
        <w:t xml:space="preserve">            </w:t>
      </w:r>
      <w:r>
        <w:rPr>
          <w:rFonts w:hint="eastAsia" w:ascii="宋体" w:hAnsi="宋体" w:cs="宋体"/>
          <w:szCs w:val="21"/>
        </w:rPr>
        <w:t xml:space="preserve">  手机：</w:t>
      </w:r>
      <w:r>
        <w:rPr>
          <w:rFonts w:hint="eastAsia" w:ascii="宋体" w:hAnsi="宋体" w:cs="宋体"/>
          <w:szCs w:val="21"/>
          <w:u w:val="single"/>
        </w:rPr>
        <w:t xml:space="preserve">                   </w:t>
      </w:r>
    </w:p>
    <w:p>
      <w:pPr>
        <w:spacing w:line="360" w:lineRule="auto"/>
        <w:rPr>
          <w:rFonts w:ascii="宋体" w:hAnsi="宋体" w:cs="宋体"/>
          <w:szCs w:val="21"/>
          <w:u w:val="single"/>
        </w:rPr>
      </w:pPr>
      <w:r>
        <w:rPr>
          <w:rFonts w:hint="eastAsia" w:ascii="宋体" w:hAnsi="宋体" w:cs="宋体"/>
          <w:szCs w:val="21"/>
        </w:rPr>
        <w:t>身份证号码：</w:t>
      </w:r>
      <w:r>
        <w:rPr>
          <w:rFonts w:hint="eastAsia" w:ascii="宋体" w:hAnsi="宋体" w:cs="宋体"/>
          <w:szCs w:val="21"/>
          <w:u w:val="single"/>
        </w:rPr>
        <w:t xml:space="preserve">                        </w:t>
      </w:r>
      <w:r>
        <w:rPr>
          <w:rFonts w:hint="eastAsia" w:ascii="宋体" w:hAnsi="宋体" w:cs="宋体"/>
          <w:szCs w:val="21"/>
        </w:rPr>
        <w:t>职务：</w:t>
      </w:r>
      <w:r>
        <w:rPr>
          <w:rFonts w:hint="eastAsia" w:ascii="宋体" w:hAnsi="宋体" w:cs="宋体"/>
          <w:szCs w:val="21"/>
          <w:u w:val="single"/>
        </w:rPr>
        <w:t xml:space="preserve">       </w:t>
      </w:r>
    </w:p>
    <w:p>
      <w:pPr>
        <w:spacing w:line="360" w:lineRule="auto"/>
        <w:rPr>
          <w:rFonts w:ascii="宋体" w:hAnsi="宋体" w:cs="宋体"/>
          <w:szCs w:val="21"/>
        </w:rPr>
      </w:pPr>
      <w:r>
        <w:rPr>
          <w:rFonts w:hint="eastAsia" w:ascii="宋体" w:hAnsi="宋体" w:cs="宋体"/>
          <w:szCs w:val="21"/>
        </w:rPr>
        <w:t>授权委托日期：</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 xml:space="preserve">月 </w:t>
      </w:r>
      <w:r>
        <w:rPr>
          <w:rFonts w:hint="eastAsia" w:ascii="宋体" w:hAnsi="宋体" w:cs="宋体"/>
          <w:szCs w:val="21"/>
          <w:u w:val="single"/>
        </w:rPr>
        <w:t xml:space="preserve">      </w:t>
      </w:r>
      <w:r>
        <w:rPr>
          <w:rFonts w:hint="eastAsia" w:ascii="宋体" w:hAnsi="宋体" w:cs="宋体"/>
          <w:szCs w:val="21"/>
        </w:rPr>
        <w:t>日</w:t>
      </w:r>
    </w:p>
    <w:p>
      <w:pPr>
        <w:spacing w:line="360" w:lineRule="auto"/>
        <w:rPr>
          <w:rFonts w:ascii="宋体" w:hAnsi="宋体" w:cs="宋体"/>
        </w:rPr>
      </w:pPr>
    </w:p>
    <w:p>
      <w:pPr>
        <w:spacing w:line="360" w:lineRule="auto"/>
        <w:rPr>
          <w:rFonts w:ascii="宋体" w:hAnsi="宋体" w:cs="宋体"/>
          <w:b/>
          <w:color w:val="FF0000"/>
          <w:szCs w:val="21"/>
        </w:rPr>
      </w:pPr>
      <w:r>
        <w:rPr>
          <w:rFonts w:hint="eastAsia" w:ascii="宋体" w:hAnsi="宋体" w:cs="宋体"/>
          <w:b/>
          <w:color w:val="FF0000"/>
          <w:szCs w:val="21"/>
        </w:rPr>
        <w:t>附： 请提供代理人身份证扫描件（正反两面）；港澳台居民可提供来往通行证扫描件；非中国国籍管辖范围人员，可提供公安部门认可的身份证明材料扫描件。</w:t>
      </w:r>
    </w:p>
    <w:p>
      <w:pPr>
        <w:spacing w:line="360" w:lineRule="auto"/>
        <w:rPr>
          <w:rFonts w:ascii="宋体" w:hAnsi="宋体" w:cs="宋体"/>
          <w:b/>
          <w:color w:val="FF0000"/>
          <w:szCs w:val="21"/>
        </w:rPr>
      </w:pPr>
      <w:r>
        <w:rPr>
          <w:rFonts w:hint="eastAsia" w:ascii="宋体" w:hAnsi="宋体" w:cs="宋体"/>
          <w:b/>
          <w:color w:val="FF0000"/>
          <w:szCs w:val="21"/>
        </w:rPr>
        <w:t xml:space="preserve">        </w:t>
      </w:r>
    </w:p>
    <w:p>
      <w:pPr>
        <w:spacing w:line="360" w:lineRule="auto"/>
        <w:rPr>
          <w:rFonts w:ascii="宋体" w:hAnsi="宋体" w:cs="宋体"/>
          <w:b/>
          <w:szCs w:val="21"/>
        </w:rPr>
      </w:pPr>
    </w:p>
    <w:p>
      <w:pPr>
        <w:pStyle w:val="6"/>
        <w:spacing w:before="0" w:after="0" w:line="360" w:lineRule="auto"/>
        <w:jc w:val="center"/>
        <w:rPr>
          <w:rFonts w:ascii="宋体" w:hAnsi="宋体" w:eastAsia="宋体" w:cs="宋体"/>
          <w:b w:val="0"/>
          <w:kern w:val="0"/>
          <w:sz w:val="24"/>
          <w:szCs w:val="24"/>
        </w:rPr>
      </w:pPr>
      <w:r>
        <w:rPr>
          <w:rFonts w:hint="eastAsia" w:ascii="宋体" w:hAnsi="宋体" w:eastAsia="宋体" w:cs="宋体"/>
          <w:b w:val="0"/>
          <w:kern w:val="0"/>
          <w:sz w:val="24"/>
          <w:szCs w:val="24"/>
        </w:rPr>
        <w:t>三、</w:t>
      </w:r>
      <w:bookmarkStart w:id="71" w:name="_Hlk72092634"/>
      <w:r>
        <w:rPr>
          <w:rFonts w:hint="eastAsia" w:ascii="宋体" w:hAnsi="宋体" w:eastAsia="宋体" w:cs="宋体"/>
          <w:b w:val="0"/>
          <w:kern w:val="0"/>
          <w:sz w:val="24"/>
          <w:szCs w:val="24"/>
        </w:rPr>
        <w:t>实质性条款响应情况表</w:t>
      </w:r>
      <w:bookmarkEnd w:id="71"/>
    </w:p>
    <w:tbl>
      <w:tblPr>
        <w:tblStyle w:val="12"/>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2664"/>
        <w:gridCol w:w="1588"/>
        <w:gridCol w:w="1842"/>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pPr>
              <w:adjustRightInd w:val="0"/>
              <w:snapToGrid w:val="0"/>
              <w:spacing w:line="360" w:lineRule="auto"/>
              <w:jc w:val="center"/>
              <w:rPr>
                <w:rFonts w:ascii="宋体" w:hAnsi="宋体" w:cs="宋体"/>
                <w:kern w:val="0"/>
                <w:szCs w:val="21"/>
              </w:rPr>
            </w:pPr>
            <w:bookmarkStart w:id="72" w:name="_Hlk72092651"/>
            <w:r>
              <w:rPr>
                <w:rFonts w:hint="eastAsia" w:ascii="宋体" w:hAnsi="宋体" w:cs="宋体"/>
                <w:kern w:val="0"/>
                <w:szCs w:val="21"/>
              </w:rPr>
              <w:t>序号</w:t>
            </w:r>
          </w:p>
        </w:tc>
        <w:tc>
          <w:tcPr>
            <w:tcW w:w="2664" w:type="dxa"/>
            <w:vAlign w:val="center"/>
          </w:tcPr>
          <w:p>
            <w:pPr>
              <w:adjustRightInd w:val="0"/>
              <w:snapToGrid w:val="0"/>
              <w:spacing w:line="360" w:lineRule="auto"/>
              <w:jc w:val="center"/>
              <w:rPr>
                <w:rFonts w:ascii="宋体" w:hAnsi="宋体" w:cs="宋体"/>
                <w:kern w:val="0"/>
                <w:szCs w:val="21"/>
              </w:rPr>
            </w:pPr>
            <w:r>
              <w:rPr>
                <w:rFonts w:hint="eastAsia" w:ascii="宋体" w:hAnsi="宋体" w:cs="宋体"/>
                <w:kern w:val="0"/>
                <w:szCs w:val="21"/>
              </w:rPr>
              <w:t>实质性条款具体内容</w:t>
            </w:r>
          </w:p>
        </w:tc>
        <w:tc>
          <w:tcPr>
            <w:tcW w:w="1588" w:type="dxa"/>
            <w:vAlign w:val="center"/>
          </w:tcPr>
          <w:p>
            <w:pPr>
              <w:adjustRightInd w:val="0"/>
              <w:snapToGrid w:val="0"/>
              <w:spacing w:line="360" w:lineRule="auto"/>
              <w:jc w:val="center"/>
              <w:rPr>
                <w:rFonts w:ascii="宋体" w:hAnsi="宋体" w:cs="宋体"/>
                <w:kern w:val="0"/>
                <w:szCs w:val="21"/>
              </w:rPr>
            </w:pPr>
            <w:r>
              <w:rPr>
                <w:rFonts w:hint="eastAsia" w:ascii="宋体" w:hAnsi="宋体" w:cs="宋体"/>
              </w:rPr>
              <w:t>投标响应</w:t>
            </w:r>
          </w:p>
        </w:tc>
        <w:tc>
          <w:tcPr>
            <w:tcW w:w="1842" w:type="dxa"/>
            <w:vAlign w:val="center"/>
          </w:tcPr>
          <w:p>
            <w:pPr>
              <w:adjustRightInd w:val="0"/>
              <w:snapToGrid w:val="0"/>
              <w:spacing w:line="360" w:lineRule="auto"/>
              <w:jc w:val="center"/>
              <w:rPr>
                <w:rFonts w:ascii="宋体" w:hAnsi="宋体" w:cs="宋体"/>
                <w:kern w:val="0"/>
                <w:szCs w:val="21"/>
              </w:rPr>
            </w:pPr>
            <w:r>
              <w:rPr>
                <w:rFonts w:hint="eastAsia" w:ascii="宋体" w:hAnsi="宋体" w:cs="宋体"/>
              </w:rPr>
              <w:t>偏离情况</w:t>
            </w:r>
          </w:p>
        </w:tc>
        <w:tc>
          <w:tcPr>
            <w:tcW w:w="1418" w:type="dxa"/>
            <w:vAlign w:val="center"/>
          </w:tcPr>
          <w:p>
            <w:pPr>
              <w:adjustRightInd w:val="0"/>
              <w:snapToGrid w:val="0"/>
              <w:spacing w:line="360" w:lineRule="auto"/>
              <w:jc w:val="center"/>
              <w:rPr>
                <w:rFonts w:ascii="宋体" w:hAnsi="宋体" w:cs="宋体"/>
                <w:kern w:val="0"/>
                <w:szCs w:val="21"/>
              </w:rPr>
            </w:pPr>
            <w:r>
              <w:rPr>
                <w:rFonts w:hint="eastAsia" w:ascii="宋体" w:hAnsi="宋体" w:cs="宋体"/>
              </w:rPr>
              <w:t>说明</w:t>
            </w:r>
          </w:p>
        </w:tc>
      </w:tr>
      <w:bookmarkEnd w:id="72"/>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adjustRightInd w:val="0"/>
              <w:snapToGrid w:val="0"/>
              <w:spacing w:line="360" w:lineRule="auto"/>
              <w:rPr>
                <w:rFonts w:ascii="宋体" w:hAnsi="宋体" w:cs="宋体"/>
                <w:kern w:val="0"/>
                <w:szCs w:val="21"/>
              </w:rPr>
            </w:pPr>
            <w:r>
              <w:rPr>
                <w:rFonts w:hint="eastAsia" w:ascii="宋体" w:hAnsi="宋体" w:cs="宋体"/>
                <w:kern w:val="0"/>
                <w:szCs w:val="21"/>
              </w:rPr>
              <w:t>1</w:t>
            </w:r>
          </w:p>
        </w:tc>
        <w:tc>
          <w:tcPr>
            <w:tcW w:w="2664" w:type="dxa"/>
            <w:vAlign w:val="top"/>
          </w:tcPr>
          <w:p>
            <w:pPr>
              <w:adjustRightInd w:val="0"/>
              <w:snapToGrid w:val="0"/>
              <w:spacing w:line="360" w:lineRule="auto"/>
              <w:rPr>
                <w:rFonts w:ascii="宋体" w:hAnsi="宋体" w:cs="宋体"/>
                <w:kern w:val="0"/>
                <w:szCs w:val="21"/>
              </w:rPr>
            </w:pPr>
            <w:r>
              <w:rPr>
                <w:rFonts w:hint="eastAsia" w:ascii="宋体" w:hAnsi="宋体" w:cs="宋体"/>
                <w:kern w:val="0"/>
                <w:szCs w:val="21"/>
              </w:rPr>
              <w:t>投标文件载明的交货期不超过招标文件规定的期限</w:t>
            </w:r>
          </w:p>
        </w:tc>
        <w:tc>
          <w:tcPr>
            <w:tcW w:w="1588" w:type="dxa"/>
          </w:tcPr>
          <w:p>
            <w:pPr>
              <w:adjustRightInd w:val="0"/>
              <w:snapToGrid w:val="0"/>
              <w:spacing w:line="360" w:lineRule="auto"/>
              <w:rPr>
                <w:rFonts w:ascii="宋体" w:hAnsi="宋体" w:cs="宋体"/>
                <w:kern w:val="0"/>
                <w:szCs w:val="21"/>
              </w:rPr>
            </w:pPr>
          </w:p>
        </w:tc>
        <w:tc>
          <w:tcPr>
            <w:tcW w:w="1842" w:type="dxa"/>
          </w:tcPr>
          <w:p>
            <w:pPr>
              <w:adjustRightInd w:val="0"/>
              <w:snapToGrid w:val="0"/>
              <w:spacing w:line="360" w:lineRule="auto"/>
              <w:rPr>
                <w:rFonts w:ascii="宋体" w:hAnsi="宋体" w:cs="宋体"/>
                <w:kern w:val="0"/>
                <w:szCs w:val="21"/>
              </w:rPr>
            </w:pPr>
          </w:p>
        </w:tc>
        <w:tc>
          <w:tcPr>
            <w:tcW w:w="1418" w:type="dxa"/>
          </w:tcPr>
          <w:p>
            <w:pPr>
              <w:adjustRightInd w:val="0"/>
              <w:snapToGrid w:val="0"/>
              <w:spacing w:line="360" w:lineRule="auto"/>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adjustRightInd w:val="0"/>
              <w:snapToGrid w:val="0"/>
              <w:spacing w:line="360" w:lineRule="auto"/>
              <w:rPr>
                <w:rFonts w:ascii="宋体" w:hAnsi="宋体" w:cs="宋体"/>
                <w:kern w:val="0"/>
                <w:szCs w:val="21"/>
              </w:rPr>
            </w:pPr>
            <w:r>
              <w:rPr>
                <w:rFonts w:hint="eastAsia" w:ascii="宋体" w:hAnsi="宋体" w:cs="宋体"/>
                <w:kern w:val="0"/>
                <w:szCs w:val="21"/>
              </w:rPr>
              <w:t>2</w:t>
            </w:r>
          </w:p>
        </w:tc>
        <w:tc>
          <w:tcPr>
            <w:tcW w:w="2664" w:type="dxa"/>
            <w:vAlign w:val="top"/>
          </w:tcPr>
          <w:p>
            <w:pPr>
              <w:adjustRightInd w:val="0"/>
              <w:snapToGrid w:val="0"/>
              <w:spacing w:line="360" w:lineRule="auto"/>
              <w:rPr>
                <w:rFonts w:ascii="宋体" w:hAnsi="宋体" w:cs="宋体"/>
                <w:kern w:val="0"/>
                <w:szCs w:val="21"/>
              </w:rPr>
            </w:pPr>
            <w:r>
              <w:rPr>
                <w:rFonts w:hint="eastAsia" w:ascii="宋体" w:hAnsi="宋体" w:cs="宋体"/>
                <w:kern w:val="0"/>
                <w:szCs w:val="21"/>
              </w:rPr>
              <w:t>投标文件载明的免费保修期不低于招标文件规定的期限</w:t>
            </w:r>
          </w:p>
        </w:tc>
        <w:tc>
          <w:tcPr>
            <w:tcW w:w="1588" w:type="dxa"/>
          </w:tcPr>
          <w:p>
            <w:pPr>
              <w:adjustRightInd w:val="0"/>
              <w:snapToGrid w:val="0"/>
              <w:spacing w:line="360" w:lineRule="auto"/>
              <w:rPr>
                <w:rFonts w:ascii="宋体" w:hAnsi="宋体" w:cs="宋体"/>
                <w:kern w:val="0"/>
                <w:szCs w:val="21"/>
              </w:rPr>
            </w:pPr>
          </w:p>
        </w:tc>
        <w:tc>
          <w:tcPr>
            <w:tcW w:w="1842" w:type="dxa"/>
          </w:tcPr>
          <w:p>
            <w:pPr>
              <w:adjustRightInd w:val="0"/>
              <w:snapToGrid w:val="0"/>
              <w:spacing w:line="360" w:lineRule="auto"/>
              <w:rPr>
                <w:rFonts w:ascii="宋体" w:hAnsi="宋体" w:cs="宋体"/>
                <w:kern w:val="0"/>
                <w:szCs w:val="21"/>
              </w:rPr>
            </w:pPr>
          </w:p>
        </w:tc>
        <w:tc>
          <w:tcPr>
            <w:tcW w:w="1418" w:type="dxa"/>
          </w:tcPr>
          <w:p>
            <w:pPr>
              <w:adjustRightInd w:val="0"/>
              <w:snapToGrid w:val="0"/>
              <w:spacing w:line="360" w:lineRule="auto"/>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adjustRightInd w:val="0"/>
              <w:snapToGrid w:val="0"/>
              <w:spacing w:line="360" w:lineRule="auto"/>
              <w:rPr>
                <w:rFonts w:ascii="宋体" w:hAnsi="宋体" w:cs="宋体"/>
                <w:kern w:val="0"/>
                <w:szCs w:val="21"/>
              </w:rPr>
            </w:pPr>
            <w:r>
              <w:rPr>
                <w:rFonts w:hint="eastAsia" w:ascii="宋体" w:hAnsi="宋体" w:cs="宋体"/>
                <w:kern w:val="0"/>
                <w:szCs w:val="21"/>
              </w:rPr>
              <w:t>3</w:t>
            </w:r>
          </w:p>
        </w:tc>
        <w:tc>
          <w:tcPr>
            <w:tcW w:w="2664" w:type="dxa"/>
            <w:vAlign w:val="top"/>
          </w:tcPr>
          <w:p>
            <w:pPr>
              <w:adjustRightInd w:val="0"/>
              <w:snapToGrid w:val="0"/>
              <w:spacing w:line="360" w:lineRule="auto"/>
              <w:rPr>
                <w:rFonts w:ascii="宋体" w:hAnsi="宋体" w:cs="宋体"/>
                <w:kern w:val="0"/>
                <w:szCs w:val="21"/>
              </w:rPr>
            </w:pPr>
            <w:r>
              <w:rPr>
                <w:rFonts w:hint="eastAsia" w:ascii="宋体" w:hAnsi="宋体" w:cs="宋体"/>
                <w:kern w:val="0"/>
                <w:szCs w:val="21"/>
              </w:rPr>
              <w:t>招标文件中带“</w:t>
            </w:r>
            <w:r>
              <w:rPr>
                <w:rFonts w:hint="eastAsia" w:ascii="宋体" w:hAnsi="宋体" w:cs="宋体"/>
                <w:b/>
                <w:szCs w:val="21"/>
              </w:rPr>
              <w:t>★</w:t>
            </w:r>
            <w:r>
              <w:rPr>
                <w:rFonts w:hint="eastAsia" w:ascii="宋体" w:hAnsi="宋体" w:cs="宋体"/>
                <w:kern w:val="0"/>
                <w:szCs w:val="21"/>
              </w:rPr>
              <w:t>”的技术要求、商务需求或其他要求。</w:t>
            </w:r>
          </w:p>
        </w:tc>
        <w:tc>
          <w:tcPr>
            <w:tcW w:w="1588" w:type="dxa"/>
          </w:tcPr>
          <w:p>
            <w:pPr>
              <w:adjustRightInd w:val="0"/>
              <w:snapToGrid w:val="0"/>
              <w:spacing w:line="360" w:lineRule="auto"/>
              <w:rPr>
                <w:rFonts w:ascii="宋体" w:hAnsi="宋体" w:cs="宋体"/>
                <w:kern w:val="0"/>
                <w:szCs w:val="21"/>
              </w:rPr>
            </w:pPr>
          </w:p>
        </w:tc>
        <w:tc>
          <w:tcPr>
            <w:tcW w:w="1842" w:type="dxa"/>
          </w:tcPr>
          <w:p>
            <w:pPr>
              <w:adjustRightInd w:val="0"/>
              <w:snapToGrid w:val="0"/>
              <w:spacing w:line="360" w:lineRule="auto"/>
              <w:rPr>
                <w:rFonts w:ascii="宋体" w:hAnsi="宋体" w:cs="宋体"/>
                <w:kern w:val="0"/>
                <w:szCs w:val="21"/>
              </w:rPr>
            </w:pPr>
          </w:p>
        </w:tc>
        <w:tc>
          <w:tcPr>
            <w:tcW w:w="1418" w:type="dxa"/>
          </w:tcPr>
          <w:p>
            <w:pPr>
              <w:adjustRightInd w:val="0"/>
              <w:snapToGrid w:val="0"/>
              <w:spacing w:line="360" w:lineRule="auto"/>
              <w:rPr>
                <w:rFonts w:ascii="宋体" w:hAnsi="宋体" w:cs="宋体"/>
                <w:kern w:val="0"/>
                <w:szCs w:val="21"/>
              </w:rPr>
            </w:pPr>
          </w:p>
        </w:tc>
      </w:tr>
    </w:tbl>
    <w:p>
      <w:pPr>
        <w:spacing w:line="360" w:lineRule="auto"/>
        <w:rPr>
          <w:rFonts w:ascii="宋体" w:hAnsi="宋体" w:cs="宋体"/>
          <w:b/>
          <w:sz w:val="24"/>
          <w:szCs w:val="22"/>
        </w:rPr>
      </w:pPr>
    </w:p>
    <w:p>
      <w:pPr>
        <w:spacing w:line="360" w:lineRule="auto"/>
        <w:rPr>
          <w:rFonts w:ascii="宋体" w:hAnsi="宋体" w:cs="宋体"/>
          <w:b/>
          <w:sz w:val="24"/>
          <w:szCs w:val="22"/>
        </w:rPr>
      </w:pPr>
      <w:r>
        <w:rPr>
          <w:rFonts w:hint="eastAsia" w:ascii="宋体" w:hAnsi="宋体" w:cs="宋体"/>
          <w:b/>
          <w:sz w:val="24"/>
          <w:szCs w:val="22"/>
        </w:rPr>
        <w:t>注：1. 上表所列各项均为不可负偏离条款。</w:t>
      </w:r>
    </w:p>
    <w:p>
      <w:pPr>
        <w:spacing w:line="360" w:lineRule="auto"/>
        <w:rPr>
          <w:rFonts w:ascii="宋体" w:hAnsi="宋体" w:cs="宋体"/>
          <w:b/>
          <w:sz w:val="24"/>
          <w:szCs w:val="22"/>
        </w:rPr>
      </w:pPr>
      <w:r>
        <w:rPr>
          <w:rFonts w:hint="eastAsia" w:ascii="宋体" w:hAnsi="宋体" w:cs="宋体"/>
          <w:b/>
          <w:sz w:val="24"/>
          <w:szCs w:val="22"/>
        </w:rPr>
        <w:t>2.“投标响应”一栏应当详细填写投标人自身响应情况，而不能不合理照搬照抄招实质性条款具体内容。</w:t>
      </w:r>
    </w:p>
    <w:p>
      <w:pPr>
        <w:spacing w:line="360" w:lineRule="auto"/>
        <w:rPr>
          <w:rFonts w:ascii="宋体" w:hAnsi="宋体" w:cs="宋体"/>
          <w:b/>
          <w:sz w:val="24"/>
          <w:szCs w:val="22"/>
        </w:rPr>
      </w:pPr>
      <w:r>
        <w:rPr>
          <w:rFonts w:hint="eastAsia" w:ascii="宋体" w:hAnsi="宋体" w:cs="宋体"/>
          <w:b/>
          <w:sz w:val="24"/>
          <w:szCs w:val="22"/>
        </w:rPr>
        <w:t>3.“偏离情况”一栏应填写“正偏离”、“负偏离”或“无偏离”，</w:t>
      </w:r>
      <w:r>
        <w:rPr>
          <w:rFonts w:hint="eastAsia" w:ascii="宋体" w:hAnsi="宋体" w:cs="宋体"/>
          <w:b/>
          <w:sz w:val="24"/>
        </w:rPr>
        <w:t>“正偏离”表示“投标响应优于实质性条款具体内容要求”，“负偏离”表示“投标响应不满足实质性条款具体内容要求”，“无偏离”表示“投标响应与实质性条款具体内容要求一致”。</w:t>
      </w:r>
    </w:p>
    <w:p>
      <w:pPr>
        <w:spacing w:line="360" w:lineRule="auto"/>
        <w:rPr>
          <w:rFonts w:ascii="宋体" w:hAnsi="宋体" w:cs="宋体"/>
          <w:b/>
          <w:sz w:val="24"/>
        </w:rPr>
      </w:pPr>
      <w:r>
        <w:rPr>
          <w:rFonts w:hint="eastAsia" w:ascii="宋体" w:hAnsi="宋体" w:cs="宋体"/>
          <w:b/>
          <w:sz w:val="24"/>
        </w:rPr>
        <w:t>4.评审委员会有权对投标响应情况作出判断（作出评审结论）。</w:t>
      </w:r>
    </w:p>
    <w:p>
      <w:pPr>
        <w:spacing w:line="360" w:lineRule="auto"/>
        <w:rPr>
          <w:rFonts w:ascii="宋体" w:hAnsi="宋体" w:cs="宋体"/>
          <w:b/>
          <w:sz w:val="24"/>
          <w:szCs w:val="22"/>
        </w:rPr>
      </w:pPr>
      <w:r>
        <w:rPr>
          <w:rFonts w:hint="eastAsia" w:ascii="宋体" w:hAnsi="宋体" w:cs="宋体"/>
          <w:b/>
          <w:sz w:val="24"/>
          <w:szCs w:val="22"/>
        </w:rPr>
        <w:t>5.实质性响应条款“投标响应情况”与投标文件其它内容冲突的，以实质性响应条款“投标响应情况”为准。</w:t>
      </w:r>
      <w:bookmarkEnd w:id="69"/>
    </w:p>
    <w:p>
      <w:pPr>
        <w:spacing w:line="360" w:lineRule="auto"/>
        <w:rPr>
          <w:rFonts w:ascii="宋体" w:hAnsi="宋体" w:cs="宋体"/>
          <w:b/>
          <w:sz w:val="24"/>
          <w:szCs w:val="22"/>
        </w:rPr>
      </w:pPr>
      <w:r>
        <w:rPr>
          <w:rFonts w:hint="eastAsia" w:ascii="宋体" w:hAnsi="宋体" w:cs="宋体"/>
          <w:b/>
          <w:sz w:val="24"/>
          <w:szCs w:val="22"/>
        </w:rPr>
        <w:t>6.</w:t>
      </w:r>
      <w:r>
        <w:rPr>
          <w:rFonts w:hint="eastAsia" w:ascii="宋体" w:hAnsi="宋体" w:cs="宋体"/>
        </w:rPr>
        <w:t xml:space="preserve"> </w:t>
      </w:r>
      <w:r>
        <w:rPr>
          <w:rFonts w:hint="eastAsia" w:ascii="宋体" w:hAnsi="宋体" w:cs="宋体"/>
          <w:b/>
          <w:sz w:val="24"/>
          <w:szCs w:val="22"/>
        </w:rPr>
        <w:t>要求提供证明资料，在“说明”一栏中列明证明资料的位置,以便评审；未要求提供证明材料的，投标人可以不提供。</w:t>
      </w: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sz w:val="24"/>
        </w:rPr>
      </w:pPr>
    </w:p>
    <w:p>
      <w:pPr>
        <w:spacing w:line="360" w:lineRule="auto"/>
        <w:rPr>
          <w:rFonts w:ascii="宋体" w:hAnsi="宋体" w:cs="宋体"/>
          <w:sz w:val="24"/>
        </w:rPr>
      </w:pPr>
    </w:p>
    <w:p>
      <w:pPr>
        <w:pStyle w:val="6"/>
        <w:spacing w:before="0" w:after="0" w:line="360" w:lineRule="auto"/>
        <w:jc w:val="center"/>
        <w:rPr>
          <w:rFonts w:ascii="宋体" w:hAnsi="宋体" w:eastAsia="宋体" w:cs="宋体"/>
          <w:sz w:val="24"/>
        </w:rPr>
      </w:pPr>
      <w:r>
        <w:rPr>
          <w:rFonts w:hint="eastAsia" w:ascii="宋体" w:hAnsi="宋体" w:eastAsia="宋体" w:cs="宋体"/>
          <w:b w:val="0"/>
          <w:sz w:val="24"/>
          <w:szCs w:val="24"/>
        </w:rPr>
        <w:t>四、技术要求偏离表</w:t>
      </w:r>
    </w:p>
    <w:tbl>
      <w:tblPr>
        <w:tblStyle w:val="12"/>
        <w:tblW w:w="8404"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0"/>
        <w:gridCol w:w="988"/>
        <w:gridCol w:w="3260"/>
        <w:gridCol w:w="1453"/>
        <w:gridCol w:w="1263"/>
        <w:gridCol w:w="9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widowControl/>
              <w:jc w:val="center"/>
              <w:textAlignment w:val="center"/>
              <w:rPr>
                <w:rFonts w:ascii="宋体" w:hAnsi="宋体" w:cs="宋体"/>
                <w:b/>
                <w:bCs/>
                <w:color w:val="000000"/>
                <w:szCs w:val="21"/>
              </w:rPr>
            </w:pPr>
            <w:r>
              <w:rPr>
                <w:rFonts w:hint="eastAsia" w:ascii="宋体" w:hAnsi="宋体" w:cs="宋体"/>
                <w:b/>
                <w:bCs/>
                <w:color w:val="000000"/>
                <w:kern w:val="0"/>
                <w:szCs w:val="21"/>
              </w:rPr>
              <w:t>序号</w:t>
            </w:r>
          </w:p>
        </w:tc>
        <w:tc>
          <w:tcPr>
            <w:tcW w:w="988" w:type="dxa"/>
            <w:tcBorders>
              <w:top w:val="single" w:color="000000" w:sz="4" w:space="0"/>
              <w:left w:val="single" w:color="000000" w:sz="4" w:space="0"/>
              <w:bottom w:val="single" w:color="auto" w:sz="4" w:space="0"/>
              <w:right w:val="single" w:color="000000" w:sz="4" w:space="0"/>
            </w:tcBorders>
            <w:shd w:val="clear" w:color="auto" w:fill="auto"/>
            <w:vAlign w:val="center"/>
          </w:tcPr>
          <w:p>
            <w:pPr>
              <w:widowControl/>
              <w:jc w:val="center"/>
              <w:textAlignment w:val="center"/>
              <w:rPr>
                <w:rFonts w:ascii="宋体" w:hAnsi="宋体" w:cs="宋体"/>
                <w:b/>
                <w:bCs/>
                <w:color w:val="000000"/>
                <w:szCs w:val="21"/>
              </w:rPr>
            </w:pPr>
            <w:r>
              <w:rPr>
                <w:rFonts w:hint="eastAsia" w:ascii="宋体" w:hAnsi="宋体" w:cs="宋体"/>
                <w:b/>
                <w:bCs/>
                <w:color w:val="000000"/>
                <w:kern w:val="0"/>
                <w:szCs w:val="21"/>
              </w:rPr>
              <w:t>名称</w:t>
            </w: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szCs w:val="21"/>
              </w:rPr>
            </w:pPr>
            <w:r>
              <w:rPr>
                <w:rFonts w:hint="eastAsia" w:ascii="宋体" w:hAnsi="宋体" w:cs="宋体"/>
                <w:b/>
                <w:bCs/>
                <w:color w:val="000000"/>
                <w:kern w:val="0"/>
                <w:szCs w:val="21"/>
              </w:rPr>
              <w:t>招标技术要求</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Cs w:val="21"/>
              </w:rPr>
            </w:pPr>
            <w:r>
              <w:rPr>
                <w:rFonts w:hint="eastAsia" w:ascii="宋体" w:hAnsi="宋体" w:cs="宋体"/>
                <w:b/>
                <w:bCs/>
                <w:color w:val="000000"/>
                <w:kern w:val="0"/>
                <w:szCs w:val="21"/>
              </w:rPr>
              <w:t>投标技术响应</w:t>
            </w: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Cs w:val="21"/>
              </w:rPr>
            </w:pPr>
            <w:r>
              <w:rPr>
                <w:rFonts w:hint="eastAsia" w:ascii="宋体" w:hAnsi="宋体" w:cs="宋体"/>
                <w:b/>
                <w:bCs/>
                <w:color w:val="000000"/>
                <w:kern w:val="0"/>
                <w:szCs w:val="21"/>
              </w:rPr>
              <w:t>偏离情况</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Cs w:val="21"/>
              </w:rPr>
            </w:pPr>
            <w:r>
              <w:rPr>
                <w:rFonts w:hint="eastAsia" w:ascii="宋体" w:hAnsi="宋体" w:cs="宋体"/>
                <w:b/>
                <w:bCs/>
                <w:color w:val="000000"/>
                <w:kern w:val="0"/>
                <w:szCs w:val="21"/>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szCs w:val="21"/>
              </w:rPr>
            </w:pPr>
            <w:r>
              <w:rPr>
                <w:rFonts w:hint="eastAsia" w:ascii="宋体" w:hAnsi="宋体" w:cs="宋体"/>
                <w:kern w:val="0"/>
                <w:szCs w:val="21"/>
              </w:rPr>
              <w:t>1</w:t>
            </w:r>
          </w:p>
        </w:tc>
        <w:tc>
          <w:tcPr>
            <w:tcW w:w="98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sz w:val="21"/>
                <w:szCs w:val="21"/>
              </w:rPr>
              <w:t>智慧实验区级管理系统软件</w:t>
            </w: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w:t>
            </w:r>
            <w:r>
              <w:rPr>
                <w:rStyle w:val="18"/>
                <w:rFonts w:hint="eastAsia"/>
                <w:color w:val="auto"/>
                <w:sz w:val="21"/>
                <w:szCs w:val="21"/>
              </w:rPr>
              <w:t>1考试监管功能：支持获取并呈现考务管理系统的考试数据，可分行政区、校显示考务统计图形化报表，包括考试进度、完成规模、异常情</w:t>
            </w:r>
            <w:r>
              <w:rPr>
                <w:rFonts w:hint="eastAsia" w:ascii="宋体" w:hAnsi="宋体" w:cs="宋体"/>
                <w:color w:val="000000"/>
                <w:kern w:val="0"/>
                <w:sz w:val="21"/>
                <w:szCs w:val="21"/>
              </w:rPr>
              <w:t>况等。</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1.2阅卷监管功能：支持获取并呈现阅卷管理系统的考试数据，可分学科、试卷、教师实时查看当前阅卷任务的进度及分数的统计信息。</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1.3成绩统计功能：支持获取并呈现阅卷管理系统的考试数据，可分行政区、校显示成绩统计图形化报表，可按学科、试卷、评分点查看二级报表。</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1.4教学监管功能：支持获取并呈现教学管理系统的考试数据，可分行政区、校显示日常教学开展情况，统计维度包含周期（可分月度、学期、学年）、学科（可分各实验题目）；支持统计指标包含开课总数量、班均上课数量、师均上课数量等。</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1.5切换布局功能：可切换主显示窗口中显示的报表类型。</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1.6教学资源共享：支持将教学实验通过向校级平台下发，实现教学实验区校共享。</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1.7▲AI评分功能：支持涵盖新课标物理、化学、生物共46个实验，支持对全科实验进行AI评分。</w:t>
            </w:r>
            <w:r>
              <w:rPr>
                <w:rFonts w:hint="eastAsia" w:ascii="宋体" w:hAnsi="宋体" w:cs="宋体"/>
                <w:b/>
                <w:bCs/>
                <w:color w:val="FF0000"/>
                <w:kern w:val="0"/>
                <w:sz w:val="21"/>
                <w:szCs w:val="21"/>
              </w:rPr>
              <w:t>（提供具有CMA</w:t>
            </w:r>
            <w:r>
              <w:rPr>
                <w:rFonts w:hint="eastAsia" w:ascii="宋体" w:hAnsi="宋体" w:cs="宋体"/>
                <w:b/>
                <w:bCs/>
                <w:color w:val="FF0000"/>
                <w:kern w:val="0"/>
                <w:sz w:val="21"/>
                <w:szCs w:val="21"/>
                <w:lang w:val="en-US" w:eastAsia="zh-CN"/>
              </w:rPr>
              <w:t>或</w:t>
            </w:r>
            <w:r>
              <w:rPr>
                <w:rFonts w:hint="eastAsia" w:ascii="宋体" w:hAnsi="宋体" w:cs="宋体"/>
                <w:b/>
                <w:bCs/>
                <w:color w:val="FF0000"/>
                <w:kern w:val="0"/>
                <w:sz w:val="21"/>
                <w:szCs w:val="21"/>
              </w:rPr>
              <w:t>CNAS标志的检验检测报告扫描件</w:t>
            </w:r>
            <w:r>
              <w:rPr>
                <w:rFonts w:hint="eastAsia" w:ascii="宋体" w:hAnsi="宋体" w:cs="宋体"/>
                <w:b/>
                <w:bCs/>
                <w:color w:val="FF0000"/>
                <w:kern w:val="0"/>
                <w:sz w:val="21"/>
                <w:szCs w:val="21"/>
                <w:lang w:val="en-US" w:eastAsia="zh-CN"/>
              </w:rPr>
              <w:t>及</w:t>
            </w:r>
            <w:r>
              <w:rPr>
                <w:rFonts w:hint="eastAsia" w:ascii="宋体" w:hAnsi="宋体" w:cs="宋体"/>
                <w:b/>
                <w:bCs/>
                <w:color w:val="FF0000"/>
                <w:kern w:val="0"/>
                <w:sz w:val="21"/>
                <w:szCs w:val="21"/>
              </w:rPr>
              <w:t>检验检测报告在全国认证认可信息公共服务平台（认e云）（http://cx.cnca.cn/）的查询记录截图，原件备查。）</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hint="eastAsia" w:ascii="宋体" w:hAnsi="宋体" w:eastAsia="宋体" w:cs="宋体"/>
                <w:color w:val="000000"/>
                <w:szCs w:val="21"/>
                <w:lang w:eastAsia="zh-CN"/>
              </w:rPr>
            </w:pPr>
            <w:r>
              <w:rPr>
                <w:rFonts w:hint="eastAsia" w:ascii="宋体" w:hAnsi="宋体" w:cs="宋体"/>
                <w:color w:val="000000"/>
                <w:kern w:val="0"/>
                <w:szCs w:val="21"/>
                <w:lang w:val="en-US" w:eastAsia="zh-CN"/>
              </w:rPr>
              <w:t>2</w:t>
            </w:r>
          </w:p>
        </w:tc>
        <w:tc>
          <w:tcPr>
            <w:tcW w:w="98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平台存储集群</w:t>
            </w: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2.1 2U标准机架，CPU≥2颗Intel Xeon Silver 4314 每颗核数≥16C，主频≥2.4GHz，内存≥4*32 GB DDR4 3200，系统盘≥2*240GB SATA SSD，缓存盘≥2*960G SSD，数据盘≥16*12T SATA盘，硬盘插槽≥12，电源：白金，冗余电源，万兆光口≥2个，千兆电口≥4个，支持RAID0/RAID1/RAID10。</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2.2配置不低于2颗CPU的计算虚拟化授权</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2.3支持可视化大屏，可直观查看虚拟化资源池的使用情况和健康状态，包括集群资源情况，各主机资源使用情况，包括内存/CPU/磁盘使用趋势，以及集群故障与告警等；</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2.4在管理平台界面上提供虚拟机删除、开关机、挂起与恢复、重启、关闭、关闭电源、克隆、迁移、备份、模板导出、快照、标签管理等功能，并支持批量操作；</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2.5▲支持漏洞及版本信息巡检，推送补丁及升级信息，并支持补丁管理、更新、回滚；</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2.6具有合理的内存调度机制，支持内存回收机制，实现虚拟化平台内存资源的动态复用，并支持手动设置内存超配机制，能够实现内存的过量使用，保证内存资源的充分利用；</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2.7▲虚拟机资源告警项支持虚拟机CPU利用率、内存利用率，虚拟机单网口链接session数过高、虚拟机过期时间，并检测异常状态持续时间，支持检测虚拟机镜像文件损坏，备份失败，虚拟机与外部网络不通的监控告警，用户可自定义告警项并支持通过邮件和短信进行告警；</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hint="eastAsia" w:ascii="宋体" w:hAnsi="宋体" w:eastAsia="宋体" w:cs="宋体"/>
                <w:color w:val="000000"/>
                <w:szCs w:val="21"/>
                <w:lang w:eastAsia="zh-CN"/>
              </w:rPr>
            </w:pPr>
            <w:r>
              <w:rPr>
                <w:rFonts w:hint="eastAsia" w:ascii="宋体" w:hAnsi="宋体" w:cs="宋体"/>
                <w:color w:val="000000"/>
                <w:kern w:val="0"/>
                <w:szCs w:val="21"/>
                <w:lang w:val="en-US" w:eastAsia="zh-CN"/>
              </w:rPr>
              <w:t>3</w:t>
            </w:r>
          </w:p>
        </w:tc>
        <w:tc>
          <w:tcPr>
            <w:tcW w:w="98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平台指挥大屏</w:t>
            </w: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3.1整机采用一体设计，外部无任何可见内部功能模块连接线。整机采用全金属外壳设计，边角采用弧形设计，表面无尖锐边缘或凸起。</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宋体" w:hAnsi="宋体" w:cs="宋体"/>
                <w:color w:val="000000"/>
                <w:szCs w:val="21"/>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3.2整机屏幕采用</w:t>
            </w:r>
            <w:r>
              <w:rPr>
                <w:rFonts w:hint="eastAsia" w:ascii="宋体" w:hAnsi="宋体" w:cs="宋体"/>
                <w:color w:val="auto"/>
                <w:kern w:val="0"/>
                <w:sz w:val="21"/>
                <w:szCs w:val="21"/>
              </w:rPr>
              <w:t>≥</w:t>
            </w:r>
            <w:r>
              <w:rPr>
                <w:rFonts w:hint="eastAsia" w:ascii="宋体" w:hAnsi="宋体" w:cs="宋体"/>
                <w:color w:val="000000"/>
                <w:kern w:val="0"/>
                <w:sz w:val="21"/>
                <w:szCs w:val="21"/>
              </w:rPr>
              <w:t>98英寸 UHD超高清LED 液晶屏，显示比例16:9，屏幕图像分辨率≥3840*2160，具备防眩光效果。</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ascii="宋体" w:hAnsi="宋体" w:cs="宋体"/>
                <w:color w:val="000000"/>
                <w:sz w:val="22"/>
                <w:szCs w:val="22"/>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3.3整机采用全金属外壳设计，有效屏蔽内部电路器件辐射；防潮耐盐雾蚀锈，钢化玻璃表面硬度≥9H，适应多种教学环境。</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ascii="宋体" w:hAnsi="宋体" w:cs="宋体"/>
                <w:color w:val="000000"/>
                <w:sz w:val="22"/>
                <w:szCs w:val="22"/>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3.4采用红外触控技术，支持Windows系统中进行20点或以上触控，支持在Android系统中进行10点或以上触控。</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ascii="宋体" w:hAnsi="宋体" w:cs="宋体"/>
                <w:color w:val="000000"/>
                <w:sz w:val="22"/>
                <w:szCs w:val="22"/>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3.5系统自定义：支持自定义系统logo和系统名称，适用于校园定制系统。</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ascii="宋体" w:hAnsi="宋体" w:cs="宋体"/>
                <w:color w:val="000000"/>
                <w:sz w:val="22"/>
                <w:szCs w:val="22"/>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3.6权限管理：支持学校高级管理员添加多位管理员协同管理，并支持为普通管理员分配不同权限，权限支持按系统功能菜单分配、按管理设备分配方式。并支持转让高级管理员给其他管理员。</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ascii="宋体" w:hAnsi="宋体" w:cs="宋体"/>
                <w:color w:val="000000"/>
                <w:sz w:val="22"/>
                <w:szCs w:val="22"/>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3.7并行管理：支持实时展示不少于20台设备的运行画面，并支持切换画面模式/列表模式，方便管理员根据实际管理需要选择管理模式。</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ascii="宋体" w:hAnsi="宋体" w:cs="宋体"/>
                <w:color w:val="000000"/>
                <w:sz w:val="22"/>
                <w:szCs w:val="22"/>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3.8大文件传输：支持同时上传多个大于50MB的文件，并可批量发送至多台设备。</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auto" w:sz="4" w:space="0"/>
              <w:left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szCs w:val="21"/>
                <w:lang w:eastAsia="zh-CN"/>
              </w:rPr>
            </w:pPr>
            <w:r>
              <w:rPr>
                <w:rFonts w:hint="eastAsia" w:ascii="宋体" w:hAnsi="宋体" w:cs="宋体"/>
                <w:color w:val="000000"/>
                <w:kern w:val="0"/>
                <w:szCs w:val="21"/>
                <w:lang w:val="en-US" w:eastAsia="zh-CN"/>
              </w:rPr>
              <w:t>4</w:t>
            </w:r>
          </w:p>
        </w:tc>
        <w:tc>
          <w:tcPr>
            <w:tcW w:w="988" w:type="dxa"/>
            <w:vMerge w:val="restart"/>
            <w:tcBorders>
              <w:top w:val="single" w:color="auto" w:sz="4" w:space="0"/>
              <w:left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智慧实验校级管理系统软件</w:t>
            </w: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4.1角色管理：考务角色设置、权限管理、考试管理、阅卷管理等用户权限的设定，可以对阅卷的数据进行管理。</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4.2学校信息管理：新增学校、删除学校、修改学校信息、查询学校信息.</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4.3实验室管理：实验室电子目镜自检、新增实验室、删除实验室、实验室设备管理、设备自检、基本信息管理。</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4.4考试配置：考试信息查看、新增考试、删除考试、编辑考试、试卷配置、考试流程设置、终端状态检测、考生批量编排。</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4.5考试管理：考试类型、考试安排、智能排考。</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4.6视频监考：筛选画面、视角调整、信息查看、异常列表。</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4.7成绩汇总：查询考试成绩、查看考试成绩的具体信息。</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4.8成绩复核：查询考试、查看导入的名单、导入复核名单、导出复核结果。</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4.9试题管理：对理化生实验操作考试考题统一管理、考题信息包括考题名称、所属学科、总分、评分细则（包含评分项及分值、说明等）。考题类型可分为“AI试卷”、“非AI试卷”。支持查看题目、试题内容、器材清单、注意事项、答题卡、评分点等.</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4.10阅卷管理系统：评卷配置、新增评卷配置、评卷管理、阅卷、仲裁、可以查看考试的整体阅卷进度、可以随机分配答卷进行正评、可以把答卷标记为怀疑卷以及正常卷。</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4.11答卷安全校验：支持终端、校级、区级三级数据存诸，并满足三级数据和MD5码完全一致。</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4.12考试安全保障系统：考场考生与考位核身，机考组卷与抽签，机考操作视频录制采集。</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4.13电子目镜巡检功能：支持5秒之内输出全班所有实验终端（24台）电子目镜画面图片，未连接电子目镜提示为未连接；</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szCs w:val="21"/>
                <w:lang w:eastAsia="zh-CN"/>
              </w:rPr>
            </w:pPr>
            <w:r>
              <w:rPr>
                <w:rFonts w:hint="eastAsia" w:ascii="宋体" w:hAnsi="宋体" w:cs="宋体"/>
                <w:color w:val="000000"/>
                <w:kern w:val="0"/>
                <w:szCs w:val="21"/>
                <w:lang w:val="en-US" w:eastAsia="zh-CN"/>
              </w:rPr>
              <w:t>5</w:t>
            </w:r>
          </w:p>
        </w:tc>
        <w:tc>
          <w:tcPr>
            <w:tcW w:w="98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eastAsia="宋体" w:cs="宋体"/>
                <w:color w:val="000000"/>
                <w:szCs w:val="21"/>
                <w:lang w:val="en-US" w:eastAsia="zh-CN"/>
              </w:rPr>
            </w:pPr>
            <w:r>
              <w:rPr>
                <w:rStyle w:val="18"/>
                <w:rFonts w:hint="eastAsia"/>
                <w:color w:val="auto"/>
              </w:rPr>
              <w:t>考试AI评分</w:t>
            </w:r>
            <w:r>
              <w:rPr>
                <w:rStyle w:val="18"/>
                <w:rFonts w:hint="eastAsia"/>
                <w:color w:val="auto"/>
                <w:lang w:val="en-US" w:eastAsia="zh-CN"/>
              </w:rPr>
              <w:t>系统</w:t>
            </w: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5.1生物实验AI赋分功能：AI评分准确率≥96%，并支持查看生物实验的AI评分成绩。</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5.2对实验操作视频进行逐帧分析的能力，不抽帧，不遗漏任何信息。</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000000" w:sz="4" w:space="0"/>
              <w:left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szCs w:val="21"/>
                <w:lang w:eastAsia="zh-CN"/>
              </w:rPr>
            </w:pPr>
            <w:r>
              <w:rPr>
                <w:rFonts w:hint="eastAsia" w:ascii="宋体" w:hAnsi="宋体" w:cs="宋体"/>
                <w:color w:val="000000"/>
                <w:kern w:val="0"/>
                <w:szCs w:val="21"/>
                <w:lang w:val="en-US" w:eastAsia="zh-CN"/>
              </w:rPr>
              <w:t>6</w:t>
            </w:r>
          </w:p>
        </w:tc>
        <w:tc>
          <w:tcPr>
            <w:tcW w:w="988" w:type="dxa"/>
            <w:vMerge w:val="restart"/>
            <w:tcBorders>
              <w:top w:val="single" w:color="000000" w:sz="4" w:space="0"/>
              <w:left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考试专用服务器</w:t>
            </w: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auto"/>
                <w:kern w:val="0"/>
                <w:sz w:val="21"/>
                <w:szCs w:val="21"/>
                <w:lang w:val="en-US" w:eastAsia="zh-CN"/>
              </w:rPr>
              <w:t>6</w:t>
            </w:r>
            <w:r>
              <w:rPr>
                <w:rFonts w:ascii="宋体" w:hAnsi="宋体" w:cs="宋体"/>
                <w:color w:val="auto"/>
                <w:kern w:val="0"/>
                <w:sz w:val="21"/>
                <w:szCs w:val="21"/>
              </w:rPr>
              <w:t>.1</w:t>
            </w:r>
            <w:r>
              <w:rPr>
                <w:rFonts w:hint="eastAsia" w:ascii="宋体" w:hAnsi="宋体" w:cs="宋体"/>
                <w:color w:val="auto"/>
                <w:kern w:val="0"/>
                <w:sz w:val="21"/>
                <w:szCs w:val="21"/>
                <w:lang w:val="en-US" w:eastAsia="zh-CN"/>
              </w:rPr>
              <w:t xml:space="preserve"> </w:t>
            </w:r>
            <w:r>
              <w:rPr>
                <w:rFonts w:ascii="宋体" w:hAnsi="宋体" w:cs="宋体"/>
                <w:color w:val="auto"/>
                <w:kern w:val="0"/>
                <w:sz w:val="21"/>
                <w:szCs w:val="21"/>
              </w:rPr>
              <w:t>CPU:配置≥2颗，要求：采用业界通用X86架构处理器，主频≥3.1GHz，核数≥16核，</w:t>
            </w:r>
            <w:r>
              <w:rPr>
                <w:rFonts w:hint="eastAsia" w:ascii="宋体" w:hAnsi="宋体" w:cs="宋体"/>
                <w:color w:val="auto"/>
                <w:kern w:val="0"/>
                <w:sz w:val="21"/>
                <w:szCs w:val="21"/>
              </w:rPr>
              <w:t>线程数≥</w:t>
            </w:r>
            <w:r>
              <w:rPr>
                <w:rFonts w:ascii="宋体" w:hAnsi="宋体" w:cs="宋体"/>
                <w:color w:val="auto"/>
                <w:kern w:val="0"/>
                <w:sz w:val="21"/>
                <w:szCs w:val="21"/>
              </w:rPr>
              <w:t>32线程,缓存≥36MB。</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auto"/>
                <w:kern w:val="0"/>
                <w:sz w:val="21"/>
                <w:szCs w:val="21"/>
                <w:lang w:val="en-US" w:eastAsia="zh-CN"/>
              </w:rPr>
              <w:t>6</w:t>
            </w:r>
            <w:r>
              <w:rPr>
                <w:rFonts w:ascii="宋体" w:hAnsi="宋体" w:cs="宋体"/>
                <w:color w:val="auto"/>
                <w:kern w:val="0"/>
                <w:sz w:val="21"/>
                <w:szCs w:val="21"/>
              </w:rPr>
              <w:t>.2内存：配置≥64GB 3200MHz DDR4，单根不低于32GB，最大提供≥32个内存插槽。</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auto"/>
                <w:kern w:val="0"/>
                <w:sz w:val="21"/>
                <w:szCs w:val="21"/>
                <w:lang w:val="en-US" w:eastAsia="zh-CN"/>
              </w:rPr>
              <w:t>6</w:t>
            </w:r>
            <w:r>
              <w:rPr>
                <w:rFonts w:ascii="宋体" w:hAnsi="宋体" w:cs="宋体"/>
                <w:color w:val="auto"/>
                <w:kern w:val="0"/>
                <w:sz w:val="21"/>
                <w:szCs w:val="21"/>
              </w:rPr>
              <w:t>.3存储：配置≥2块480G SSD和≥2块4T SATA 6.2K HDD；配置≥1张LSI存储控制器，支持RAID 0/1；</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color w:val="auto"/>
                <w:sz w:val="21"/>
                <w:szCs w:val="21"/>
              </w:rPr>
            </w:pPr>
            <w:r>
              <w:rPr>
                <w:rFonts w:hint="eastAsia" w:ascii="宋体" w:hAnsi="宋体" w:cs="宋体"/>
                <w:color w:val="000000"/>
                <w:kern w:val="0"/>
                <w:sz w:val="21"/>
                <w:szCs w:val="21"/>
                <w:lang w:val="en-US" w:eastAsia="zh-CN"/>
              </w:rPr>
              <w:t>6</w:t>
            </w:r>
            <w:r>
              <w:rPr>
                <w:rFonts w:hint="eastAsia" w:ascii="宋体" w:hAnsi="宋体" w:cs="宋体"/>
                <w:color w:val="000000"/>
                <w:kern w:val="0"/>
                <w:sz w:val="21"/>
                <w:szCs w:val="21"/>
              </w:rPr>
              <w:t>.4接口：GE接口≥4个，VGA接口≥1个。</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lang w:val="en-US" w:eastAsia="zh-CN"/>
              </w:rPr>
              <w:t>6</w:t>
            </w:r>
            <w:r>
              <w:rPr>
                <w:rFonts w:hint="eastAsia" w:ascii="宋体" w:hAnsi="宋体" w:cs="宋体"/>
                <w:color w:val="000000"/>
                <w:kern w:val="0"/>
                <w:sz w:val="21"/>
                <w:szCs w:val="21"/>
              </w:rPr>
              <w:t>.5电源：提供2个冗余热插拔白金电源，功耗≥800W;</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lang w:val="en-US" w:eastAsia="zh-CN"/>
              </w:rPr>
              <w:t>6</w:t>
            </w:r>
            <w:r>
              <w:rPr>
                <w:rFonts w:hint="eastAsia" w:ascii="宋体" w:hAnsi="宋体" w:cs="宋体"/>
                <w:color w:val="000000"/>
                <w:kern w:val="0"/>
                <w:sz w:val="21"/>
                <w:szCs w:val="21"/>
              </w:rPr>
              <w:t>.6售后服务：硬件三年原厂质保服务；</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lang w:val="en-US" w:eastAsia="zh-CN"/>
              </w:rPr>
              <w:t>6</w:t>
            </w:r>
            <w:r>
              <w:rPr>
                <w:rFonts w:hint="eastAsia" w:ascii="宋体" w:hAnsi="宋体" w:cs="宋体"/>
                <w:color w:val="000000"/>
                <w:kern w:val="0"/>
                <w:sz w:val="21"/>
                <w:szCs w:val="21"/>
              </w:rPr>
              <w:t>.7▲温度管理：具有3D显示服务器的温度传感器信息和温度告警功能。</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lang w:val="en-US" w:eastAsia="zh-CN"/>
              </w:rPr>
              <w:t>6</w:t>
            </w:r>
            <w:r>
              <w:rPr>
                <w:rFonts w:hint="eastAsia" w:ascii="宋体" w:hAnsi="宋体" w:cs="宋体"/>
                <w:color w:val="000000"/>
                <w:kern w:val="0"/>
                <w:sz w:val="21"/>
                <w:szCs w:val="21"/>
              </w:rPr>
              <w:t>.8▲带外升级管理：具有带外一次升级多个部件的固件（如存储卡和网卡）；</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lang w:val="en-US" w:eastAsia="zh-CN"/>
              </w:rPr>
              <w:t>6</w:t>
            </w:r>
            <w:r>
              <w:rPr>
                <w:rFonts w:hint="eastAsia" w:ascii="宋体" w:hAnsi="宋体" w:cs="宋体"/>
                <w:color w:val="000000"/>
                <w:kern w:val="0"/>
                <w:sz w:val="21"/>
                <w:szCs w:val="21"/>
              </w:rPr>
              <w:t>.9诊断日志下载方式：支持通过服务U盘下载诊断日志；</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bottom w:val="single" w:color="auto"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bottom w:val="single" w:color="auto"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lang w:val="en-US" w:eastAsia="zh-CN"/>
              </w:rPr>
              <w:t>6</w:t>
            </w:r>
            <w:r>
              <w:rPr>
                <w:rFonts w:hint="eastAsia" w:ascii="宋体" w:hAnsi="宋体" w:cs="宋体"/>
                <w:color w:val="000000"/>
                <w:kern w:val="0"/>
                <w:sz w:val="21"/>
                <w:szCs w:val="21"/>
              </w:rPr>
              <w:t>.10售后服务：硬件三年原厂质保服务；</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hint="eastAsia" w:ascii="宋体" w:hAnsi="宋体" w:eastAsia="宋体" w:cs="宋体"/>
                <w:color w:val="000000"/>
                <w:szCs w:val="21"/>
                <w:lang w:eastAsia="zh-CN"/>
              </w:rPr>
            </w:pPr>
            <w:r>
              <w:rPr>
                <w:rFonts w:hint="eastAsia" w:ascii="宋体" w:hAnsi="宋体" w:cs="宋体"/>
                <w:color w:val="000000"/>
                <w:kern w:val="0"/>
                <w:szCs w:val="21"/>
                <w:lang w:val="en-US" w:eastAsia="zh-CN"/>
              </w:rPr>
              <w:t>7</w:t>
            </w:r>
          </w:p>
        </w:tc>
        <w:tc>
          <w:tcPr>
            <w:tcW w:w="98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szCs w:val="21"/>
                <w:lang w:eastAsia="zh-CN"/>
              </w:rPr>
            </w:pPr>
            <w:r>
              <w:rPr>
                <w:rStyle w:val="18"/>
                <w:rFonts w:hint="eastAsia"/>
                <w:color w:val="auto"/>
                <w:lang w:eastAsia="zh-CN"/>
              </w:rPr>
              <w:t>AI使能推理加速器</w:t>
            </w: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7.1</w:t>
            </w:r>
            <w:r>
              <w:rPr>
                <w:rFonts w:ascii="宋体" w:hAnsi="宋体" w:cs="宋体"/>
                <w:color w:val="000000"/>
                <w:kern w:val="0"/>
                <w:sz w:val="21"/>
                <w:szCs w:val="21"/>
              </w:rPr>
              <w:t xml:space="preserve"> </w:t>
            </w:r>
            <w:r>
              <w:rPr>
                <w:rFonts w:hint="eastAsia" w:ascii="宋体" w:hAnsi="宋体" w:cs="宋体"/>
                <w:color w:val="000000"/>
                <w:kern w:val="0"/>
                <w:sz w:val="21"/>
                <w:szCs w:val="21"/>
              </w:rPr>
              <w:t>4U机架式服务器，标配导轨</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7.2</w:t>
            </w:r>
            <w:r>
              <w:rPr>
                <w:rFonts w:hint="eastAsia" w:ascii="宋体" w:hAnsi="宋体" w:cs="宋体"/>
                <w:color w:val="000000"/>
                <w:kern w:val="0"/>
                <w:sz w:val="21"/>
                <w:szCs w:val="21"/>
                <w:lang w:val="en-US" w:eastAsia="zh-CN"/>
              </w:rPr>
              <w:t xml:space="preserve"> </w:t>
            </w:r>
            <w:r>
              <w:rPr>
                <w:rFonts w:hint="eastAsia" w:ascii="宋体" w:hAnsi="宋体" w:cs="宋体"/>
                <w:color w:val="000000"/>
                <w:kern w:val="0"/>
                <w:sz w:val="21"/>
                <w:szCs w:val="21"/>
              </w:rPr>
              <w:t>CPU:配置≥2颗，要求：英特尔至强第三代可扩展家族处理器，主频≥2.3GHz，核数≥20核</w:t>
            </w:r>
            <w:r>
              <w:rPr>
                <w:rFonts w:hint="eastAsia" w:ascii="宋体" w:hAnsi="宋体" w:cs="宋体"/>
                <w:color w:val="auto"/>
                <w:kern w:val="0"/>
                <w:sz w:val="21"/>
                <w:szCs w:val="21"/>
              </w:rPr>
              <w:t>，线程数≥</w:t>
            </w:r>
            <w:r>
              <w:rPr>
                <w:rFonts w:ascii="宋体" w:hAnsi="宋体" w:cs="宋体"/>
                <w:color w:val="auto"/>
                <w:kern w:val="0"/>
                <w:sz w:val="21"/>
                <w:szCs w:val="21"/>
              </w:rPr>
              <w:t>40线程；</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7.3内存：配置≥256GB 3200MHz DDR4，单根不低于32GB，最大提供≥32个内存插槽。</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7.4存储：提供≥2块960G SSD；提供≥1张LSI存储控制器，支持RAID 0/1</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7.5网卡：GE接口≥4个。</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7.6</w:t>
            </w:r>
            <w:r>
              <w:rPr>
                <w:rFonts w:hint="eastAsia" w:ascii="宋体" w:hAnsi="宋体" w:cs="宋体"/>
                <w:color w:val="000000"/>
                <w:kern w:val="0"/>
                <w:sz w:val="21"/>
                <w:szCs w:val="21"/>
                <w:lang w:val="en-US" w:eastAsia="zh-CN"/>
              </w:rPr>
              <w:t xml:space="preserve"> </w:t>
            </w:r>
            <w:r>
              <w:rPr>
                <w:rFonts w:hint="eastAsia" w:ascii="宋体" w:hAnsi="宋体" w:cs="宋体"/>
                <w:color w:val="000000"/>
                <w:kern w:val="0"/>
                <w:sz w:val="21"/>
                <w:szCs w:val="21"/>
              </w:rPr>
              <w:t>GPU：最大支持≥8块双宽GPU卡，本次配置≥2块英伟达GPU RTX 4070；</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7.7电源：提供2个冗余热插拔白金电源，功耗≥2000W;</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7.8▲温度管理：具有3D显示服务器的温度传感器信息和温度告警功能。</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7.9▲带外升级管理：具有带外一次升级多个部件的固件（如存储卡和网卡）；</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7.10诊断日志下载方式：支持通过服务U盘下载诊断日志；</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7.11售后服务：硬件三年原厂质保服务；</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auto" w:sz="4" w:space="0"/>
              <w:left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szCs w:val="21"/>
                <w:lang w:eastAsia="zh-CN"/>
              </w:rPr>
            </w:pPr>
            <w:r>
              <w:rPr>
                <w:rFonts w:hint="eastAsia" w:ascii="宋体" w:hAnsi="宋体" w:cs="宋体"/>
                <w:color w:val="000000"/>
                <w:kern w:val="0"/>
                <w:szCs w:val="21"/>
                <w:lang w:val="en-US" w:eastAsia="zh-CN"/>
              </w:rPr>
              <w:t>8</w:t>
            </w:r>
          </w:p>
        </w:tc>
        <w:tc>
          <w:tcPr>
            <w:tcW w:w="988" w:type="dxa"/>
            <w:vMerge w:val="restart"/>
            <w:tcBorders>
              <w:top w:val="single" w:color="auto" w:sz="4" w:space="0"/>
              <w:left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机柜</w:t>
            </w: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8.1 42U网络机柜；</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8.2尺寸：不小于600*1100*2000mm或800*1000*2055（宽*深*高）；</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8.3颜色：黑色；</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8.4散热：至少配备4个风扇；</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8.5隔层：至少配备3个托盘；</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8.6供电：至少配备2个PDU；</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bottom w:val="single" w:color="auto"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left w:val="single" w:color="000000" w:sz="4" w:space="0"/>
              <w:bottom w:val="single" w:color="auto"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8.7其他配件：至少配备4个脚轮、4个脚钉、40个螺丝。</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hint="eastAsia" w:ascii="宋体" w:hAnsi="宋体" w:eastAsia="宋体" w:cs="宋体"/>
                <w:color w:val="000000"/>
                <w:szCs w:val="21"/>
                <w:lang w:val="en-US" w:eastAsia="zh-CN"/>
              </w:rPr>
            </w:pPr>
            <w:r>
              <w:rPr>
                <w:rFonts w:hint="eastAsia" w:ascii="宋体" w:hAnsi="宋体" w:cs="宋体"/>
                <w:color w:val="000000"/>
                <w:kern w:val="0"/>
                <w:szCs w:val="21"/>
                <w:lang w:val="en-US" w:eastAsia="zh-CN"/>
              </w:rPr>
              <w:t>9</w:t>
            </w:r>
          </w:p>
        </w:tc>
        <w:tc>
          <w:tcPr>
            <w:tcW w:w="98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智能实验终端</w:t>
            </w: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9.1 一体化支架：使用过程中应稳定维持固定拍摄角度，不可自由伸缩和旋转；支架底座具备固定功能；支架线材不可完全外露；可用于标准实验桌；宜支持折叠收纳。</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9.2 视频采集摄像头：自动白平衡；支持多码流传输；帧率不低于25fps；支持 3D 数字降噪；不低于 200 万像素，其中至少一个摄像头不低于400 万像素；各摄像头视频同步偏差不高于 80ms；支持 H.265/H.264/MJPEG 视频压缩编码；自动曝光；支持宽动态，宽动态范围不低于 90dB。▲俯视摄像头为广角镜头，能在一个画面内拍摄整个实验台和水槽（实验桌左侧水槽或者右侧水槽均可覆盖，满足水槽左右两侧的考位）；</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9.3 核心操作区标识：放置或粘贴在实验桌上，用于引导学生在核心区域操作，完成整个实验。</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9.4 ▲放置槽：终端自带电子目镜放置槽，可放置电子目镜；</w:t>
            </w:r>
            <w:r>
              <w:rPr>
                <w:rFonts w:hint="eastAsia" w:ascii="宋体" w:hAnsi="宋体" w:cs="宋体"/>
                <w:b/>
                <w:bCs/>
                <w:color w:val="FF0000"/>
                <w:kern w:val="0"/>
                <w:sz w:val="21"/>
                <w:szCs w:val="21"/>
              </w:rPr>
              <w:t>（提供具有CMA</w:t>
            </w:r>
            <w:r>
              <w:rPr>
                <w:rFonts w:hint="eastAsia" w:ascii="宋体" w:hAnsi="宋体" w:cs="宋体"/>
                <w:b/>
                <w:bCs/>
                <w:color w:val="FF0000"/>
                <w:kern w:val="0"/>
                <w:sz w:val="21"/>
                <w:szCs w:val="21"/>
                <w:lang w:val="en-US" w:eastAsia="zh-CN"/>
              </w:rPr>
              <w:t>或</w:t>
            </w:r>
            <w:r>
              <w:rPr>
                <w:rFonts w:hint="eastAsia" w:ascii="宋体" w:hAnsi="宋体" w:cs="宋体"/>
                <w:b/>
                <w:bCs/>
                <w:color w:val="FF0000"/>
                <w:kern w:val="0"/>
                <w:sz w:val="21"/>
                <w:szCs w:val="21"/>
              </w:rPr>
              <w:t>CNAS标志的检验检测报告扫描件</w:t>
            </w:r>
            <w:r>
              <w:rPr>
                <w:rFonts w:hint="eastAsia" w:ascii="宋体" w:hAnsi="宋体" w:cs="宋体"/>
                <w:b/>
                <w:bCs/>
                <w:color w:val="FF0000"/>
                <w:kern w:val="0"/>
                <w:sz w:val="21"/>
                <w:szCs w:val="21"/>
                <w:lang w:val="en-US" w:eastAsia="zh-CN"/>
              </w:rPr>
              <w:t>及</w:t>
            </w:r>
            <w:r>
              <w:rPr>
                <w:rFonts w:hint="eastAsia" w:ascii="宋体" w:hAnsi="宋体" w:cs="宋体"/>
                <w:b/>
                <w:bCs/>
                <w:color w:val="FF0000"/>
                <w:kern w:val="0"/>
                <w:sz w:val="21"/>
                <w:szCs w:val="21"/>
              </w:rPr>
              <w:t>检验检测报告在全国认证认可信息公共服务平台（认e云）（http://cx.cnca.cn/）的查询记录截图，原件备查。）</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9.5 显示器：尺寸不小于10英寸；分辨率不低于1280*800；支持多点(不低于10点)触控。</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9.6 处理器：不低于四核，主频不低于1.6GHz；或以云桌面形式部署。</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9.7 内存：不低于4G。</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9.8 存储：不低于32GB。</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9.9 电源接口：220V 持续供电，或支持“POE” 供电，或支持内置电池供电使用4 小时以上。</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9.10外设接口：至少1 个USB 2.0 接口；用于接入电子目镜或数码显微镜图像。</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9.11▲插线孔设计：终端两侧至少有1个插线孔，网线和电源线通过插线孔接入终端，网口、电源口为隐藏设计。</w:t>
            </w:r>
            <w:r>
              <w:rPr>
                <w:rFonts w:hint="eastAsia" w:ascii="宋体" w:hAnsi="宋体" w:cs="宋体"/>
                <w:b/>
                <w:bCs/>
                <w:color w:val="FF0000"/>
                <w:kern w:val="0"/>
                <w:sz w:val="21"/>
                <w:szCs w:val="21"/>
              </w:rPr>
              <w:t>（提供具有CMA</w:t>
            </w:r>
            <w:r>
              <w:rPr>
                <w:rFonts w:hint="eastAsia" w:ascii="宋体" w:hAnsi="宋体" w:cs="宋体"/>
                <w:b/>
                <w:bCs/>
                <w:color w:val="FF0000"/>
                <w:kern w:val="0"/>
                <w:sz w:val="21"/>
                <w:szCs w:val="21"/>
                <w:lang w:val="en-US" w:eastAsia="zh-CN"/>
              </w:rPr>
              <w:t>或</w:t>
            </w:r>
            <w:r>
              <w:rPr>
                <w:rFonts w:hint="eastAsia" w:ascii="宋体" w:hAnsi="宋体" w:cs="宋体"/>
                <w:b/>
                <w:bCs/>
                <w:color w:val="FF0000"/>
                <w:kern w:val="0"/>
                <w:sz w:val="21"/>
                <w:szCs w:val="21"/>
              </w:rPr>
              <w:t>CNAS标志的检验检测报告扫描件</w:t>
            </w:r>
            <w:r>
              <w:rPr>
                <w:rFonts w:hint="eastAsia" w:ascii="宋体" w:hAnsi="宋体" w:cs="宋体"/>
                <w:b/>
                <w:bCs/>
                <w:color w:val="FF0000"/>
                <w:kern w:val="0"/>
                <w:sz w:val="21"/>
                <w:szCs w:val="21"/>
                <w:lang w:val="en-US" w:eastAsia="zh-CN"/>
              </w:rPr>
              <w:t>及</w:t>
            </w:r>
            <w:r>
              <w:rPr>
                <w:rFonts w:hint="eastAsia" w:ascii="宋体" w:hAnsi="宋体" w:cs="宋体"/>
                <w:b/>
                <w:bCs/>
                <w:color w:val="FF0000"/>
                <w:kern w:val="0"/>
                <w:sz w:val="21"/>
                <w:szCs w:val="21"/>
              </w:rPr>
              <w:t>检验检测报告在全国认证认可信息公共服务平台（认e云）（http://cx.cnca.cn/）的查询记录截图，原件备查。）</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9.12网络模块：支持有线或无线联网。有线： 不低于100M 网卡；无线：支持 2.4GHz 和 5GHz 双频段Wi-Fi6 或支持 5G。</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9.13终端操作系统：内置开机自启动的操作系统。</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auto"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szCs w:val="21"/>
                <w:lang w:val="en-US" w:eastAsia="zh-CN"/>
              </w:rPr>
            </w:pPr>
            <w:r>
              <w:rPr>
                <w:rFonts w:hint="eastAsia" w:ascii="宋体" w:hAnsi="宋体" w:cs="宋体"/>
                <w:color w:val="000000"/>
                <w:kern w:val="0"/>
                <w:szCs w:val="21"/>
              </w:rPr>
              <w:t>1</w:t>
            </w:r>
            <w:r>
              <w:rPr>
                <w:rFonts w:hint="eastAsia" w:ascii="宋体" w:hAnsi="宋体" w:cs="宋体"/>
                <w:color w:val="000000"/>
                <w:kern w:val="0"/>
                <w:szCs w:val="21"/>
                <w:lang w:val="en-US" w:eastAsia="zh-CN"/>
              </w:rPr>
              <w:t>0</w:t>
            </w:r>
          </w:p>
        </w:tc>
        <w:tc>
          <w:tcPr>
            <w:tcW w:w="988" w:type="dxa"/>
            <w:vMerge w:val="restart"/>
            <w:tcBorders>
              <w:top w:val="single" w:color="auto"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智能实验终端软件</w:t>
            </w: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10.1题型兼容：学生端所显示的考试答题卡可以兼容多种题型包括填空题、单选题、多选题、判断题、画图题，学生通过触摸屏填写答题卡；</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10.2组别号显示；设备绑定组别号后，在考试过程中锁屏页可以显示该设备绑定的组别号、试卷标签、实验名称，方便考生进入考场后快速定位到指定设备；</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10.3自定义配置：学生终端流程支持自定义配置，配置项包括登录方式、信息确认、器材清单确认、摄像头检查、注意事项、考前倒计时、二次确认提交答卷等；</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10.4显微镜对接：终端可以对接显微镜，支持在进入答题页面时，终端屏幕显示显微镜的实时影像，支持点击进行拍照，根据考试要求对照片进行标记等操作；</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10.5异常提醒：在掉电情况下，终端界面会显示掉电状态提醒；在断网情况下，终端界面会显示断网状态提醒。</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szCs w:val="21"/>
                <w:lang w:val="en-US" w:eastAsia="zh-CN"/>
              </w:rPr>
            </w:pPr>
            <w:r>
              <w:rPr>
                <w:rFonts w:hint="eastAsia" w:ascii="宋体" w:hAnsi="宋体" w:cs="宋体"/>
                <w:color w:val="000000"/>
                <w:kern w:val="0"/>
                <w:szCs w:val="21"/>
              </w:rPr>
              <w:t>1</w:t>
            </w:r>
            <w:r>
              <w:rPr>
                <w:rFonts w:hint="eastAsia" w:ascii="宋体" w:hAnsi="宋体" w:cs="宋体"/>
                <w:color w:val="000000"/>
                <w:kern w:val="0"/>
                <w:szCs w:val="21"/>
                <w:lang w:val="en-US" w:eastAsia="zh-CN"/>
              </w:rPr>
              <w:t>1</w:t>
            </w:r>
          </w:p>
        </w:tc>
        <w:tc>
          <w:tcPr>
            <w:tcW w:w="98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电子目镜</w:t>
            </w: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11.1生物实验配备电子目镜，支持在终端上呈现显微镜观察到的图像并采集显微镜成像实时图片。</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11.2</w:t>
            </w:r>
            <w:r>
              <w:rPr>
                <w:rFonts w:hint="eastAsia" w:ascii="宋体" w:hAnsi="宋体" w:cs="宋体"/>
                <w:color w:val="000000"/>
                <w:kern w:val="0"/>
                <w:sz w:val="21"/>
                <w:szCs w:val="21"/>
                <w:lang w:val="en-US" w:eastAsia="zh-CN"/>
              </w:rPr>
              <w:t xml:space="preserve"> </w:t>
            </w:r>
            <w:r>
              <w:rPr>
                <w:rFonts w:hint="eastAsia" w:ascii="宋体" w:hAnsi="宋体" w:cs="宋体"/>
                <w:color w:val="000000"/>
                <w:kern w:val="0"/>
                <w:sz w:val="21"/>
                <w:szCs w:val="21"/>
              </w:rPr>
              <w:t>CMOS传感器，匹配传统光学显微镜及数码显微镜；</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11.3分辨率不低于1920×1080（200万像素）；</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11.4帧率不低于25FPS；</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11.5自动白平衡、自动曝光、增益补偿；</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11.6</w:t>
            </w:r>
            <w:r>
              <w:rPr>
                <w:rFonts w:hint="eastAsia" w:ascii="宋体" w:hAnsi="宋体" w:cs="宋体"/>
                <w:color w:val="000000"/>
                <w:kern w:val="0"/>
                <w:sz w:val="21"/>
                <w:szCs w:val="21"/>
                <w:lang w:val="en-US" w:eastAsia="zh-CN"/>
              </w:rPr>
              <w:t xml:space="preserve"> </w:t>
            </w:r>
            <w:r>
              <w:rPr>
                <w:rFonts w:hint="eastAsia" w:ascii="宋体" w:hAnsi="宋体" w:cs="宋体"/>
                <w:color w:val="000000"/>
                <w:kern w:val="0"/>
                <w:sz w:val="21"/>
                <w:szCs w:val="21"/>
              </w:rPr>
              <w:t>USB接口供电，即插即用。</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szCs w:val="21"/>
                <w:lang w:val="en-US" w:eastAsia="zh-CN"/>
              </w:rPr>
            </w:pPr>
            <w:r>
              <w:rPr>
                <w:rFonts w:hint="eastAsia" w:ascii="宋体" w:hAnsi="宋体" w:cs="宋体"/>
                <w:color w:val="000000"/>
                <w:kern w:val="0"/>
                <w:szCs w:val="21"/>
              </w:rPr>
              <w:t>1</w:t>
            </w:r>
            <w:r>
              <w:rPr>
                <w:rFonts w:hint="eastAsia" w:ascii="宋体" w:hAnsi="宋体" w:cs="宋体"/>
                <w:color w:val="000000"/>
                <w:kern w:val="0"/>
                <w:szCs w:val="21"/>
                <w:lang w:val="en-US" w:eastAsia="zh-CN"/>
              </w:rPr>
              <w:t>2</w:t>
            </w:r>
          </w:p>
        </w:tc>
        <w:tc>
          <w:tcPr>
            <w:tcW w:w="98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考场交换机</w:t>
            </w: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12.1 二层交换机</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12.2端口描述：不少于48个千兆电口+4个万兆光口；</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12.3包转发率：不低于132Mpps；</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12.4交换容量：不低于336Gbps。</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szCs w:val="21"/>
                <w:lang w:val="en-US" w:eastAsia="zh-CN"/>
              </w:rPr>
            </w:pPr>
            <w:r>
              <w:rPr>
                <w:rFonts w:hint="eastAsia" w:ascii="宋体" w:hAnsi="宋体" w:cs="宋体"/>
                <w:color w:val="000000"/>
                <w:kern w:val="0"/>
                <w:szCs w:val="21"/>
              </w:rPr>
              <w:t>1</w:t>
            </w:r>
            <w:r>
              <w:rPr>
                <w:rFonts w:hint="eastAsia" w:ascii="宋体" w:hAnsi="宋体" w:cs="宋体"/>
                <w:color w:val="000000"/>
                <w:kern w:val="0"/>
                <w:szCs w:val="21"/>
                <w:lang w:val="en-US" w:eastAsia="zh-CN"/>
              </w:rPr>
              <w:t>3</w:t>
            </w:r>
          </w:p>
        </w:tc>
        <w:tc>
          <w:tcPr>
            <w:tcW w:w="98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核心交换机</w:t>
            </w: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13.1 具备千兆电口≥24个，10GSFP+万兆光口≥4个；</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 xml:space="preserve">13.2 支持IEEE802.3az标准的EEE节能技术： </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13.3 交换性能≥432Gbps/4.32Tbps，包转发率≥156Mpps/168Mpps；</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13.4 支持MAC地址≥16K，支持MAC地址自动学习、源MAC地址过滤、接口MAC地址学习个数限制；</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13.5 支持基于端口或堆叠口的ACL策略、基于源目IP/MAC地址的ACL策略、基于协议的ACL策略、基于时间的ACL策略；</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13.6 支持端口保护、隔离，并有效防止DOS、ARP攻击，支持对CPU的保护功能；</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13.7 为保证设备在受到外界机械碰撞时能够正常运行，要求交换机IK防护测试级别至少达到IK06；</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13.8 ▲支持在交换机上创建东西向安全策略，实现全网安全风险拦截；</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13.9 ▲为提升网络整体安全性，需支持联动第三方安全设备或平台，通过联动实现从系统及接入层交换机对风险终端MAC地址进行封堵；</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13.10▲支持基于终端类型自动识别结果，禁止非法终端(例如私接路由器)接入；</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000000" w:sz="4" w:space="0"/>
              <w:left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szCs w:val="21"/>
                <w:lang w:val="en-US" w:eastAsia="zh-CN"/>
              </w:rPr>
            </w:pPr>
            <w:r>
              <w:rPr>
                <w:rFonts w:hint="eastAsia" w:ascii="宋体" w:hAnsi="宋体" w:cs="宋体"/>
                <w:color w:val="000000"/>
                <w:kern w:val="0"/>
                <w:szCs w:val="21"/>
              </w:rPr>
              <w:t>1</w:t>
            </w:r>
            <w:r>
              <w:rPr>
                <w:rFonts w:hint="eastAsia" w:ascii="宋体" w:hAnsi="宋体" w:cs="宋体"/>
                <w:color w:val="000000"/>
                <w:kern w:val="0"/>
                <w:szCs w:val="21"/>
                <w:lang w:val="en-US" w:eastAsia="zh-CN"/>
              </w:rPr>
              <w:t>4</w:t>
            </w:r>
          </w:p>
        </w:tc>
        <w:tc>
          <w:tcPr>
            <w:tcW w:w="988" w:type="dxa"/>
            <w:vMerge w:val="restart"/>
            <w:tcBorders>
              <w:top w:val="single" w:color="000000" w:sz="4" w:space="0"/>
              <w:left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小型机柜</w:t>
            </w: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14.1 22U网络机柜</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left w:val="single" w:color="000000" w:sz="4" w:space="0"/>
              <w:right w:val="single" w:color="000000"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14.2尺寸W*D*H不小于600*800*1200(mm)；</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left w:val="single" w:color="000000" w:sz="4" w:space="0"/>
              <w:bottom w:val="single" w:color="000000" w:sz="4" w:space="0"/>
              <w:right w:val="single" w:color="000000"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14.3至少配备风扇*2，固定支脚*4，托盘*3，脚轮*4，螺丝*1包，电源插排*1。</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szCs w:val="21"/>
                <w:lang w:val="en-US" w:eastAsia="zh-CN"/>
              </w:rPr>
            </w:pPr>
            <w:r>
              <w:rPr>
                <w:rFonts w:hint="eastAsia" w:ascii="宋体" w:hAnsi="宋体" w:cs="宋体"/>
                <w:color w:val="000000"/>
                <w:kern w:val="0"/>
                <w:szCs w:val="21"/>
              </w:rPr>
              <w:t>1</w:t>
            </w:r>
            <w:r>
              <w:rPr>
                <w:rFonts w:hint="eastAsia" w:ascii="宋体" w:hAnsi="宋体" w:cs="宋体"/>
                <w:color w:val="000000"/>
                <w:kern w:val="0"/>
                <w:szCs w:val="21"/>
                <w:lang w:val="en-US" w:eastAsia="zh-CN"/>
              </w:rPr>
              <w:t>5</w:t>
            </w:r>
          </w:p>
        </w:tc>
        <w:tc>
          <w:tcPr>
            <w:tcW w:w="98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移动硬盘</w:t>
            </w: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color w:val="000000"/>
                <w:sz w:val="21"/>
                <w:szCs w:val="21"/>
              </w:rPr>
            </w:pPr>
            <w:r>
              <w:rPr>
                <w:rFonts w:hint="eastAsia" w:ascii="宋体" w:hAnsi="宋体" w:cs="宋体"/>
                <w:color w:val="000000"/>
                <w:kern w:val="0"/>
                <w:sz w:val="21"/>
                <w:szCs w:val="21"/>
              </w:rPr>
              <w:t>15.1不小于2TB移动固态硬盘，支持Type-C/USB2.0/USB3.1，读写速度不低于550/450MB/s，厚度不超过11mm，防震抗摔</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宋体" w:hAnsi="宋体" w:eastAsia="宋体" w:cs="宋体"/>
                <w:color w:val="000000"/>
                <w:szCs w:val="21"/>
                <w:lang w:val="en-US" w:eastAsia="zh-CN"/>
              </w:rPr>
            </w:pPr>
            <w:r>
              <w:rPr>
                <w:rFonts w:hint="eastAsia" w:ascii="宋体" w:hAnsi="宋体" w:cs="宋体"/>
                <w:color w:val="000000"/>
                <w:kern w:val="0"/>
                <w:szCs w:val="21"/>
                <w:lang w:val="en-US" w:eastAsia="zh-CN"/>
              </w:rPr>
              <w:t>16</w:t>
            </w:r>
          </w:p>
        </w:tc>
        <w:tc>
          <w:tcPr>
            <w:tcW w:w="98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考场监考管理主机</w:t>
            </w: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top"/>
              <w:rPr>
                <w:rFonts w:ascii="宋体" w:hAnsi="宋体" w:cs="宋体"/>
                <w:color w:val="000000"/>
                <w:sz w:val="21"/>
                <w:szCs w:val="21"/>
              </w:rPr>
            </w:pPr>
            <w:r>
              <w:rPr>
                <w:rFonts w:hint="eastAsia" w:ascii="宋体" w:hAnsi="宋体" w:cs="宋体"/>
                <w:color w:val="000000"/>
                <w:kern w:val="0"/>
                <w:sz w:val="21"/>
                <w:szCs w:val="21"/>
              </w:rPr>
              <w:t>16.1商用台式机电脑主机，不低于4核CPU、16G内存、480GB SSD系统盘、1TB硬盘、千兆网口及21.45英寸显示器，支持WiFi，带操作系统。</w:t>
            </w:r>
          </w:p>
        </w:tc>
        <w:tc>
          <w:tcPr>
            <w:tcW w:w="1453" w:type="dxa"/>
            <w:tcBorders>
              <w:top w:val="single" w:color="000000" w:sz="4" w:space="0"/>
              <w:left w:val="single" w:color="000000" w:sz="4" w:space="0"/>
              <w:bottom w:val="single" w:color="000000" w:sz="4" w:space="0"/>
              <w:right w:val="single" w:color="000000" w:sz="4" w:space="0"/>
            </w:tcBorders>
            <w:shd w:val="clear" w:color="auto" w:fill="auto"/>
          </w:tcPr>
          <w:p>
            <w:pPr>
              <w:widowControl/>
              <w:jc w:val="left"/>
              <w:textAlignment w:val="top"/>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tcPr>
          <w:p>
            <w:pPr>
              <w:widowControl/>
              <w:jc w:val="left"/>
              <w:textAlignment w:val="top"/>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tcPr>
          <w:p>
            <w:pPr>
              <w:widowControl/>
              <w:jc w:val="left"/>
              <w:textAlignment w:val="top"/>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宋体" w:hAnsi="宋体" w:eastAsia="宋体" w:cs="宋体"/>
                <w:color w:val="000000"/>
                <w:szCs w:val="21"/>
                <w:lang w:val="en-US" w:eastAsia="zh-CN"/>
              </w:rPr>
            </w:pPr>
            <w:r>
              <w:rPr>
                <w:rFonts w:hint="eastAsia" w:ascii="宋体" w:hAnsi="宋体" w:cs="宋体"/>
                <w:color w:val="000000"/>
                <w:kern w:val="0"/>
                <w:szCs w:val="21"/>
              </w:rPr>
              <w:t>1</w:t>
            </w:r>
            <w:r>
              <w:rPr>
                <w:rFonts w:hint="eastAsia" w:ascii="宋体" w:hAnsi="宋体" w:cs="宋体"/>
                <w:color w:val="000000"/>
                <w:kern w:val="0"/>
                <w:szCs w:val="21"/>
                <w:lang w:val="en-US" w:eastAsia="zh-CN"/>
              </w:rPr>
              <w:t>7</w:t>
            </w:r>
          </w:p>
        </w:tc>
        <w:tc>
          <w:tcPr>
            <w:tcW w:w="98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szCs w:val="21"/>
              </w:rPr>
            </w:pPr>
            <w:r>
              <w:rPr>
                <w:rStyle w:val="18"/>
                <w:color w:val="auto"/>
              </w:rPr>
              <w:t>UPS</w:t>
            </w: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17.1 6KVA在线式UPS不间断电源，满足单个考场考试终端和交换机设备续航≥60分钟；</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17.2 输入电压：120~275V AC；</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17.3 输入频率：(40~70)Hz；</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17.4 输入功因：≥0.99；</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17.5 输出电压：220V AC；</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17.6 输出精度：±1%；</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17.7 输出频率：50/60Hz±0.2Hz；</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17.8 输出波形：纯净正弦输出；</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17.9 外观尺寸W×D×H：212mm×500mm×420mm；</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17.10效率：市电模式&gt;94% ECO高效模式&gt;98%；</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17.11</w:t>
            </w:r>
            <w:r>
              <w:rPr>
                <w:rFonts w:hint="eastAsia" w:ascii="宋体" w:hAnsi="宋体" w:cs="宋体"/>
                <w:color w:val="000000"/>
                <w:kern w:val="0"/>
                <w:sz w:val="21"/>
                <w:szCs w:val="21"/>
                <w:lang w:val="en-US" w:eastAsia="zh-CN"/>
              </w:rPr>
              <w:t xml:space="preserve"> </w:t>
            </w:r>
            <w:r>
              <w:rPr>
                <w:rFonts w:hint="eastAsia" w:ascii="宋体" w:hAnsi="宋体" w:cs="宋体"/>
                <w:color w:val="000000"/>
                <w:kern w:val="0"/>
                <w:sz w:val="21"/>
                <w:szCs w:val="21"/>
              </w:rPr>
              <w:t>LED显示：负载/电量/输入/输出/运行模式；</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17.12连接：单相二线+接地；</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17.13输出谐波失真：≤3%，输入THD-V&lt;1%，线性负载；</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szCs w:val="21"/>
              </w:rPr>
            </w:pPr>
          </w:p>
        </w:tc>
        <w:tc>
          <w:tcPr>
            <w:tcW w:w="9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szCs w:val="21"/>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17.14环境参数：温度0-40℃ 湿度20-90%(无凝露) 噪声&lt;50dB @距离1米；</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21"/>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21"/>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rStyle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hint="default" w:ascii="宋体" w:hAnsi="宋体" w:eastAsia="宋体" w:cs="宋体"/>
                <w:color w:val="000000"/>
                <w:szCs w:val="21"/>
                <w:lang w:val="en-US" w:eastAsia="zh-CN"/>
              </w:rPr>
            </w:pPr>
            <w:r>
              <w:rPr>
                <w:rFonts w:hint="eastAsia" w:ascii="宋体" w:hAnsi="宋体" w:cs="宋体"/>
                <w:color w:val="000000"/>
                <w:kern w:val="0"/>
                <w:szCs w:val="21"/>
                <w:lang w:val="en-US" w:eastAsia="zh-CN"/>
              </w:rPr>
              <w:t>18</w:t>
            </w:r>
          </w:p>
        </w:tc>
        <w:tc>
          <w:tcPr>
            <w:tcW w:w="98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信号屏蔽器</w:t>
            </w: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Fonts w:hint="eastAsia" w:ascii="宋体" w:hAnsi="宋体" w:cs="宋体"/>
                <w:color w:val="000000"/>
                <w:kern w:val="0"/>
                <w:sz w:val="21"/>
                <w:szCs w:val="21"/>
              </w:rPr>
              <w:t>18.1功能：屏蔽手机2G+3G+4G+5G+wifi+蓝牙+热点，屏蔽窃听监听；</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18.2覆盖范围：20-30米（覆盖范围受基站影响会有所不同）；</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18.3功率：90W；</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Fonts w:hint="eastAsia" w:ascii="宋体" w:hAnsi="宋体" w:cs="宋体"/>
                <w:color w:val="000000"/>
                <w:kern w:val="0"/>
                <w:sz w:val="21"/>
                <w:szCs w:val="21"/>
              </w:rPr>
              <w:t>18.4电源：输入AC110-240V  输出DC5V；</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auto" w:sz="4" w:space="0"/>
              <w:left w:val="single" w:color="auto" w:sz="4" w:space="0"/>
              <w:right w:val="single" w:color="auto" w:sz="4" w:space="0"/>
            </w:tcBorders>
            <w:shd w:val="clear" w:color="auto" w:fill="auto"/>
            <w:noWrap/>
            <w:vAlign w:val="center"/>
          </w:tcPr>
          <w:p>
            <w:pPr>
              <w:widowControl/>
              <w:jc w:val="center"/>
              <w:textAlignment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19</w:t>
            </w:r>
          </w:p>
        </w:tc>
        <w:tc>
          <w:tcPr>
            <w:tcW w:w="988" w:type="dxa"/>
            <w:vMerge w:val="restart"/>
            <w:tcBorders>
              <w:top w:val="single" w:color="auto" w:sz="4" w:space="0"/>
              <w:left w:val="single" w:color="auto" w:sz="4" w:space="0"/>
              <w:right w:val="single" w:color="auto" w:sz="4" w:space="0"/>
            </w:tcBorders>
            <w:shd w:val="clear" w:color="auto" w:fill="auto"/>
            <w:vAlign w:val="center"/>
          </w:tcPr>
          <w:p>
            <w:pPr>
              <w:widowControl/>
              <w:jc w:val="center"/>
              <w:textAlignment w:val="center"/>
              <w:rPr>
                <w:rStyle w:val="18"/>
                <w:rFonts w:hint="default" w:eastAsia="宋体"/>
                <w:color w:val="auto"/>
                <w:lang w:val="en-US" w:eastAsia="zh-CN"/>
              </w:rPr>
            </w:pPr>
            <w:r>
              <w:rPr>
                <w:rStyle w:val="18"/>
                <w:rFonts w:hint="eastAsia"/>
                <w:color w:val="auto"/>
                <w:lang w:val="en-US" w:eastAsia="zh-CN"/>
              </w:rPr>
              <w:t>路由器</w:t>
            </w: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hint="eastAsia" w:ascii="宋体" w:hAnsi="宋体" w:cs="宋体"/>
                <w:color w:val="000000"/>
                <w:kern w:val="0"/>
                <w:sz w:val="21"/>
                <w:szCs w:val="21"/>
              </w:rPr>
            </w:pPr>
            <w:r>
              <w:rPr>
                <w:rFonts w:ascii="宋体" w:hAnsi="宋体" w:cs="宋体"/>
                <w:color w:val="auto"/>
                <w:kern w:val="0"/>
                <w:sz w:val="21"/>
                <w:szCs w:val="21"/>
              </w:rPr>
              <w:t>19.1 8口企业级路由器</w:t>
            </w:r>
            <w:r>
              <w:rPr>
                <w:rFonts w:hint="eastAsia" w:ascii="宋体" w:hAnsi="宋体" w:cs="宋体"/>
                <w:color w:val="auto"/>
                <w:kern w:val="0"/>
                <w:sz w:val="21"/>
                <w:szCs w:val="21"/>
                <w:lang w:eastAsia="zh-CN"/>
              </w:rPr>
              <w:t>；</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left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hint="eastAsia" w:ascii="宋体" w:hAnsi="宋体" w:cs="宋体"/>
                <w:color w:val="000000"/>
                <w:kern w:val="0"/>
                <w:sz w:val="21"/>
                <w:szCs w:val="21"/>
              </w:rPr>
            </w:pPr>
            <w:r>
              <w:rPr>
                <w:rFonts w:ascii="宋体" w:hAnsi="宋体" w:cs="宋体"/>
                <w:color w:val="auto"/>
                <w:kern w:val="0"/>
                <w:sz w:val="21"/>
                <w:szCs w:val="21"/>
              </w:rPr>
              <w:t>19.2设备类型：企业级路由器；</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left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hint="eastAsia" w:ascii="宋体" w:hAnsi="宋体" w:cs="宋体"/>
                <w:color w:val="000000"/>
                <w:kern w:val="0"/>
                <w:sz w:val="21"/>
                <w:szCs w:val="21"/>
              </w:rPr>
            </w:pPr>
            <w:r>
              <w:rPr>
                <w:rFonts w:ascii="宋体" w:hAnsi="宋体" w:cs="宋体"/>
                <w:color w:val="auto"/>
                <w:kern w:val="0"/>
                <w:sz w:val="21"/>
                <w:szCs w:val="21"/>
              </w:rPr>
              <w:t>19.3 WAN口：不低于2个GE；</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left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hint="eastAsia" w:ascii="宋体" w:hAnsi="宋体" w:cs="宋体"/>
                <w:color w:val="000000"/>
                <w:kern w:val="0"/>
                <w:sz w:val="21"/>
                <w:szCs w:val="21"/>
              </w:rPr>
            </w:pPr>
            <w:r>
              <w:rPr>
                <w:rFonts w:ascii="宋体" w:hAnsi="宋体" w:cs="宋体"/>
                <w:color w:val="auto"/>
                <w:kern w:val="0"/>
                <w:sz w:val="21"/>
                <w:szCs w:val="21"/>
              </w:rPr>
              <w:t>19.4 LAN口：不低于8个GE(3个LAN口支持切换为WAN)；</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left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hint="eastAsia" w:ascii="宋体" w:hAnsi="宋体" w:cs="宋体"/>
                <w:color w:val="000000"/>
                <w:kern w:val="0"/>
                <w:sz w:val="21"/>
                <w:szCs w:val="21"/>
              </w:rPr>
            </w:pPr>
            <w:r>
              <w:rPr>
                <w:rFonts w:ascii="宋体" w:hAnsi="宋体" w:cs="宋体"/>
                <w:color w:val="auto"/>
                <w:kern w:val="0"/>
                <w:sz w:val="21"/>
                <w:szCs w:val="21"/>
              </w:rPr>
              <w:t xml:space="preserve">19.5 </w:t>
            </w:r>
            <w:r>
              <w:rPr>
                <w:rFonts w:hint="eastAsia" w:ascii="宋体" w:hAnsi="宋体" w:cs="宋体"/>
                <w:color w:val="auto"/>
                <w:kern w:val="0"/>
                <w:sz w:val="21"/>
                <w:szCs w:val="21"/>
              </w:rPr>
              <w:t>处理器：高性能</w:t>
            </w:r>
            <w:r>
              <w:rPr>
                <w:rFonts w:ascii="宋体" w:hAnsi="宋体" w:cs="宋体"/>
                <w:color w:val="auto"/>
                <w:kern w:val="0"/>
                <w:sz w:val="21"/>
                <w:szCs w:val="21"/>
              </w:rPr>
              <w:t>ARM双核CPU；</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hint="eastAsia" w:ascii="宋体" w:hAnsi="宋体" w:cs="宋体"/>
                <w:color w:val="000000"/>
                <w:kern w:val="0"/>
                <w:sz w:val="21"/>
                <w:szCs w:val="21"/>
              </w:rPr>
            </w:pPr>
            <w:r>
              <w:rPr>
                <w:rFonts w:ascii="宋体" w:hAnsi="宋体" w:cs="宋体"/>
                <w:color w:val="auto"/>
                <w:kern w:val="0"/>
                <w:sz w:val="21"/>
                <w:szCs w:val="21"/>
              </w:rPr>
              <w:t xml:space="preserve">19.6 </w:t>
            </w:r>
            <w:r>
              <w:rPr>
                <w:rFonts w:hint="eastAsia" w:ascii="宋体" w:hAnsi="宋体" w:cs="宋体"/>
                <w:color w:val="auto"/>
                <w:kern w:val="0"/>
                <w:sz w:val="21"/>
                <w:szCs w:val="21"/>
              </w:rPr>
              <w:t>产品内存：不低于</w:t>
            </w:r>
            <w:r>
              <w:rPr>
                <w:rFonts w:ascii="宋体" w:hAnsi="宋体" w:cs="宋体"/>
                <w:color w:val="auto"/>
                <w:kern w:val="0"/>
                <w:sz w:val="21"/>
                <w:szCs w:val="21"/>
              </w:rPr>
              <w:t>256MB。</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hint="eastAsia" w:ascii="宋体" w:hAnsi="宋体" w:eastAsia="宋体" w:cs="宋体"/>
                <w:color w:val="000000"/>
                <w:szCs w:val="21"/>
                <w:lang w:eastAsia="zh-CN"/>
              </w:rPr>
            </w:pPr>
            <w:r>
              <w:rPr>
                <w:rFonts w:hint="eastAsia" w:ascii="宋体" w:hAnsi="宋体" w:cs="宋体"/>
                <w:color w:val="000000"/>
                <w:kern w:val="0"/>
                <w:szCs w:val="21"/>
              </w:rPr>
              <w:t>2</w:t>
            </w:r>
            <w:r>
              <w:rPr>
                <w:rFonts w:hint="eastAsia" w:ascii="宋体" w:hAnsi="宋体" w:cs="宋体"/>
                <w:color w:val="000000"/>
                <w:kern w:val="0"/>
                <w:szCs w:val="21"/>
                <w:lang w:val="en-US" w:eastAsia="zh-CN"/>
              </w:rPr>
              <w:t>0</w:t>
            </w:r>
          </w:p>
        </w:tc>
        <w:tc>
          <w:tcPr>
            <w:tcW w:w="98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宋体" w:hAnsi="宋体" w:cs="宋体"/>
                <w:color w:val="000000"/>
                <w:szCs w:val="21"/>
              </w:rPr>
            </w:pPr>
            <w:r>
              <w:rPr>
                <w:rStyle w:val="18"/>
                <w:rFonts w:hint="eastAsia"/>
                <w:color w:val="auto"/>
              </w:rPr>
              <w:t>巡考摄像头</w:t>
            </w: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Fonts w:ascii="宋体" w:hAnsi="宋体" w:cs="宋体"/>
                <w:color w:val="000000"/>
                <w:sz w:val="21"/>
                <w:szCs w:val="21"/>
              </w:rPr>
            </w:pPr>
            <w:r>
              <w:rPr>
                <w:rStyle w:val="18"/>
                <w:color w:val="auto"/>
                <w:sz w:val="21"/>
                <w:szCs w:val="21"/>
              </w:rPr>
              <w:t>2</w:t>
            </w:r>
            <w:r>
              <w:rPr>
                <w:rStyle w:val="18"/>
                <w:rFonts w:hint="eastAsia"/>
                <w:color w:val="auto"/>
                <w:sz w:val="21"/>
                <w:szCs w:val="21"/>
                <w:lang w:val="en-US" w:eastAsia="zh-CN"/>
              </w:rPr>
              <w:t>0</w:t>
            </w:r>
            <w:r>
              <w:rPr>
                <w:rStyle w:val="18"/>
                <w:color w:val="auto"/>
                <w:sz w:val="21"/>
                <w:szCs w:val="21"/>
              </w:rPr>
              <w:t>.</w:t>
            </w:r>
            <w:r>
              <w:rPr>
                <w:rStyle w:val="18"/>
                <w:rFonts w:hint="eastAsia"/>
                <w:color w:val="auto"/>
                <w:sz w:val="21"/>
                <w:szCs w:val="21"/>
              </w:rPr>
              <w:t>1支持双镜头拼接，水平视场角180°，画面比例20:9</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Style w:val="18"/>
                <w:color w:val="auto"/>
                <w:sz w:val="21"/>
                <w:szCs w:val="21"/>
              </w:rPr>
              <w:t>2</w:t>
            </w:r>
            <w:r>
              <w:rPr>
                <w:rStyle w:val="18"/>
                <w:rFonts w:hint="eastAsia"/>
                <w:color w:val="auto"/>
                <w:sz w:val="21"/>
                <w:szCs w:val="21"/>
                <w:lang w:val="en-US" w:eastAsia="zh-CN"/>
              </w:rPr>
              <w:t>0.</w:t>
            </w:r>
            <w:r>
              <w:rPr>
                <w:rStyle w:val="18"/>
                <w:rFonts w:hint="eastAsia"/>
                <w:color w:val="auto"/>
                <w:sz w:val="21"/>
                <w:szCs w:val="21"/>
              </w:rPr>
              <w:t>2最大分辨率3632 × 1632 @20 fps，水平分辨率不低于1400线。</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Style w:val="18"/>
                <w:color w:val="auto"/>
                <w:sz w:val="21"/>
                <w:szCs w:val="21"/>
              </w:rPr>
              <w:t>2</w:t>
            </w:r>
            <w:r>
              <w:rPr>
                <w:rStyle w:val="18"/>
                <w:rFonts w:hint="eastAsia"/>
                <w:color w:val="auto"/>
                <w:sz w:val="21"/>
                <w:szCs w:val="21"/>
                <w:lang w:val="en-US" w:eastAsia="zh-CN"/>
              </w:rPr>
              <w:t>0</w:t>
            </w:r>
            <w:r>
              <w:rPr>
                <w:rStyle w:val="18"/>
                <w:color w:val="auto"/>
                <w:sz w:val="21"/>
                <w:szCs w:val="21"/>
              </w:rPr>
              <w:t>.</w:t>
            </w:r>
            <w:r>
              <w:rPr>
                <w:rStyle w:val="18"/>
                <w:rFonts w:hint="eastAsia"/>
                <w:color w:val="auto"/>
                <w:sz w:val="21"/>
                <w:szCs w:val="21"/>
              </w:rPr>
              <w:t>3最低照度彩色：0.005 lx。</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Style w:val="18"/>
                <w:color w:val="auto"/>
                <w:sz w:val="21"/>
                <w:szCs w:val="21"/>
              </w:rPr>
              <w:t>2</w:t>
            </w:r>
            <w:r>
              <w:rPr>
                <w:rStyle w:val="18"/>
                <w:rFonts w:hint="eastAsia"/>
                <w:color w:val="auto"/>
                <w:sz w:val="21"/>
                <w:szCs w:val="21"/>
                <w:lang w:val="en-US" w:eastAsia="zh-CN"/>
              </w:rPr>
              <w:t>0</w:t>
            </w:r>
            <w:r>
              <w:rPr>
                <w:rStyle w:val="18"/>
                <w:color w:val="auto"/>
                <w:sz w:val="21"/>
                <w:szCs w:val="21"/>
              </w:rPr>
              <w:t>.</w:t>
            </w:r>
            <w:r>
              <w:rPr>
                <w:rStyle w:val="18"/>
                <w:rFonts w:hint="eastAsia"/>
                <w:color w:val="auto"/>
                <w:sz w:val="21"/>
                <w:szCs w:val="21"/>
              </w:rPr>
              <w:t>4调节角度：垂直：-75°~75°</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Style w:val="18"/>
                <w:color w:val="auto"/>
                <w:sz w:val="21"/>
                <w:szCs w:val="21"/>
              </w:rPr>
              <w:t>2</w:t>
            </w:r>
            <w:r>
              <w:rPr>
                <w:rStyle w:val="18"/>
                <w:rFonts w:hint="eastAsia"/>
                <w:color w:val="auto"/>
                <w:sz w:val="21"/>
                <w:szCs w:val="21"/>
                <w:lang w:val="en-US" w:eastAsia="zh-CN"/>
              </w:rPr>
              <w:t>0</w:t>
            </w:r>
            <w:r>
              <w:rPr>
                <w:rStyle w:val="18"/>
                <w:color w:val="auto"/>
                <w:sz w:val="21"/>
                <w:szCs w:val="21"/>
              </w:rPr>
              <w:t>.</w:t>
            </w:r>
            <w:r>
              <w:rPr>
                <w:rStyle w:val="18"/>
                <w:rFonts w:hint="eastAsia"/>
                <w:color w:val="auto"/>
                <w:sz w:val="21"/>
                <w:szCs w:val="21"/>
              </w:rPr>
              <w:t>5摄像机水平视场角不小于180°，垂直视场角不小于81°</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Style w:val="18"/>
                <w:color w:val="auto"/>
                <w:sz w:val="21"/>
                <w:szCs w:val="21"/>
              </w:rPr>
              <w:t>2</w:t>
            </w:r>
            <w:r>
              <w:rPr>
                <w:rStyle w:val="18"/>
                <w:rFonts w:hint="eastAsia"/>
                <w:color w:val="auto"/>
                <w:sz w:val="21"/>
                <w:szCs w:val="21"/>
                <w:lang w:val="en-US" w:eastAsia="zh-CN"/>
              </w:rPr>
              <w:t>0</w:t>
            </w:r>
            <w:r>
              <w:rPr>
                <w:rStyle w:val="18"/>
                <w:color w:val="auto"/>
                <w:sz w:val="21"/>
                <w:szCs w:val="21"/>
              </w:rPr>
              <w:t>.</w:t>
            </w:r>
            <w:r>
              <w:rPr>
                <w:rStyle w:val="18"/>
                <w:rFonts w:hint="eastAsia"/>
                <w:color w:val="auto"/>
                <w:sz w:val="21"/>
                <w:szCs w:val="21"/>
              </w:rPr>
              <w:t>6相机可听清距离10m处声级不小于70dB的声音。支持手动调节进行-75°~75°旋转。</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Style w:val="18"/>
                <w:color w:val="auto"/>
                <w:sz w:val="21"/>
                <w:szCs w:val="21"/>
              </w:rPr>
              <w:t>2</w:t>
            </w:r>
            <w:r>
              <w:rPr>
                <w:rStyle w:val="18"/>
                <w:rFonts w:hint="eastAsia"/>
                <w:color w:val="auto"/>
                <w:sz w:val="21"/>
                <w:szCs w:val="21"/>
                <w:lang w:val="en-US" w:eastAsia="zh-CN"/>
              </w:rPr>
              <w:t>0</w:t>
            </w:r>
            <w:r>
              <w:rPr>
                <w:rStyle w:val="18"/>
                <w:color w:val="auto"/>
                <w:sz w:val="21"/>
                <w:szCs w:val="21"/>
              </w:rPr>
              <w:t>.</w:t>
            </w:r>
            <w:r>
              <w:rPr>
                <w:rStyle w:val="18"/>
                <w:rFonts w:hint="eastAsia"/>
                <w:color w:val="auto"/>
                <w:sz w:val="21"/>
                <w:szCs w:val="21"/>
              </w:rPr>
              <w:t>7内置不少于1个麦克风，1个扬声器，1个报警输入，1个报警输出，1个音频输入，1个音频输出接口。</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Style w:val="18"/>
                <w:color w:val="auto"/>
                <w:sz w:val="21"/>
                <w:szCs w:val="21"/>
              </w:rPr>
              <w:t>2</w:t>
            </w:r>
            <w:r>
              <w:rPr>
                <w:rStyle w:val="18"/>
                <w:rFonts w:hint="eastAsia"/>
                <w:color w:val="auto"/>
                <w:sz w:val="21"/>
                <w:szCs w:val="21"/>
                <w:lang w:val="en-US" w:eastAsia="zh-CN"/>
              </w:rPr>
              <w:t>0</w:t>
            </w:r>
            <w:r>
              <w:rPr>
                <w:rStyle w:val="18"/>
                <w:color w:val="auto"/>
                <w:sz w:val="21"/>
                <w:szCs w:val="21"/>
              </w:rPr>
              <w:t>.</w:t>
            </w:r>
            <w:r>
              <w:rPr>
                <w:rStyle w:val="18"/>
                <w:rFonts w:hint="eastAsia"/>
                <w:color w:val="auto"/>
                <w:sz w:val="21"/>
                <w:szCs w:val="21"/>
              </w:rPr>
              <w:t>8红外补光时可识别不小于30米处的人体。</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textAlignment w:val="center"/>
              <w:rPr>
                <w:rFonts w:ascii="宋体" w:hAnsi="宋体" w:cs="宋体"/>
                <w:color w:val="000000"/>
                <w:kern w:val="0"/>
                <w:szCs w:val="21"/>
              </w:rPr>
            </w:pPr>
          </w:p>
        </w:tc>
        <w:tc>
          <w:tcPr>
            <w:tcW w:w="98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Style w:val="18"/>
                <w:color w:val="auto"/>
              </w:rPr>
            </w:pPr>
          </w:p>
        </w:tc>
        <w:tc>
          <w:tcPr>
            <w:tcW w:w="3260"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spacing w:line="360" w:lineRule="auto"/>
              <w:jc w:val="left"/>
              <w:rPr>
                <w:rStyle w:val="18"/>
                <w:sz w:val="21"/>
                <w:szCs w:val="21"/>
              </w:rPr>
            </w:pPr>
            <w:r>
              <w:rPr>
                <w:rStyle w:val="18"/>
                <w:color w:val="auto"/>
                <w:sz w:val="21"/>
                <w:szCs w:val="21"/>
              </w:rPr>
              <w:t>2</w:t>
            </w:r>
            <w:r>
              <w:rPr>
                <w:rStyle w:val="18"/>
                <w:rFonts w:hint="eastAsia"/>
                <w:color w:val="auto"/>
                <w:sz w:val="21"/>
                <w:szCs w:val="21"/>
                <w:lang w:val="en-US" w:eastAsia="zh-CN"/>
              </w:rPr>
              <w:t>0</w:t>
            </w:r>
            <w:r>
              <w:rPr>
                <w:rStyle w:val="18"/>
                <w:color w:val="auto"/>
                <w:sz w:val="21"/>
                <w:szCs w:val="21"/>
              </w:rPr>
              <w:t>.</w:t>
            </w:r>
            <w:r>
              <w:rPr>
                <w:rStyle w:val="18"/>
                <w:rFonts w:hint="eastAsia"/>
                <w:color w:val="auto"/>
                <w:sz w:val="21"/>
                <w:szCs w:val="21"/>
              </w:rPr>
              <w:t>9支持DC12V和POE供电。</w:t>
            </w:r>
          </w:p>
        </w:tc>
        <w:tc>
          <w:tcPr>
            <w:tcW w:w="145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Style w:val="18"/>
              </w:rPr>
            </w:pPr>
          </w:p>
        </w:tc>
      </w:tr>
    </w:tbl>
    <w:p>
      <w:pPr>
        <w:spacing w:line="360" w:lineRule="auto"/>
        <w:rPr>
          <w:rFonts w:ascii="宋体" w:hAnsi="宋体" w:cs="宋体"/>
          <w:sz w:val="24"/>
        </w:rPr>
      </w:pPr>
    </w:p>
    <w:p>
      <w:pPr>
        <w:spacing w:line="360" w:lineRule="auto"/>
        <w:rPr>
          <w:rFonts w:ascii="宋体" w:hAnsi="宋体" w:cs="宋体"/>
          <w:b/>
          <w:bCs/>
          <w:color w:val="FF0000"/>
          <w:sz w:val="24"/>
        </w:rPr>
      </w:pPr>
      <w:bookmarkStart w:id="73" w:name="_Hlk72095977"/>
      <w:r>
        <w:rPr>
          <w:rFonts w:hint="eastAsia" w:ascii="宋体" w:hAnsi="宋体" w:cs="宋体"/>
          <w:b/>
          <w:bCs/>
          <w:color w:val="FF0000"/>
          <w:sz w:val="24"/>
        </w:rPr>
        <w:t>证明资料【如有的话，提供的证明资料应统一编号（排序），格式自定】</w:t>
      </w:r>
      <w:bookmarkEnd w:id="73"/>
      <w:r>
        <w:rPr>
          <w:rFonts w:hint="eastAsia" w:ascii="宋体" w:hAnsi="宋体" w:cs="宋体"/>
          <w:b/>
          <w:bCs/>
          <w:color w:val="FF0000"/>
          <w:sz w:val="24"/>
        </w:rPr>
        <w:t>：</w:t>
      </w:r>
    </w:p>
    <w:p>
      <w:pPr>
        <w:spacing w:line="360" w:lineRule="auto"/>
        <w:rPr>
          <w:rFonts w:ascii="宋体" w:hAnsi="宋体" w:cs="宋体"/>
          <w:b/>
          <w:sz w:val="24"/>
        </w:rPr>
      </w:pPr>
    </w:p>
    <w:p>
      <w:pPr>
        <w:spacing w:line="360" w:lineRule="auto"/>
        <w:rPr>
          <w:rFonts w:ascii="宋体" w:hAnsi="宋体" w:cs="宋体"/>
          <w:b/>
          <w:sz w:val="24"/>
        </w:rPr>
      </w:pPr>
    </w:p>
    <w:p>
      <w:pPr>
        <w:spacing w:line="360" w:lineRule="auto"/>
        <w:rPr>
          <w:rFonts w:ascii="宋体" w:hAnsi="宋体" w:cs="宋体"/>
          <w:b/>
          <w:sz w:val="24"/>
        </w:rPr>
      </w:pPr>
      <w:r>
        <w:rPr>
          <w:rFonts w:hint="eastAsia" w:ascii="宋体" w:hAnsi="宋体" w:cs="宋体"/>
          <w:b/>
          <w:sz w:val="24"/>
        </w:rPr>
        <w:t>《技术要求偏离表》编制指引：</w:t>
      </w:r>
    </w:p>
    <w:p>
      <w:pPr>
        <w:spacing w:line="360" w:lineRule="auto"/>
        <w:rPr>
          <w:rFonts w:ascii="宋体" w:hAnsi="宋体" w:cs="宋体"/>
          <w:b/>
          <w:sz w:val="24"/>
        </w:rPr>
      </w:pPr>
      <w:r>
        <w:rPr>
          <w:rFonts w:hint="eastAsia" w:ascii="宋体" w:hAnsi="宋体" w:cs="宋体"/>
          <w:b/>
          <w:sz w:val="24"/>
        </w:rPr>
        <w:t>1、技术要求偏离表的序号、货物名称、招标技术要求等栏目</w:t>
      </w:r>
      <w:bookmarkStart w:id="74" w:name="_Hlk72094407"/>
      <w:r>
        <w:rPr>
          <w:rFonts w:hint="eastAsia" w:ascii="宋体" w:hAnsi="宋体" w:cs="宋体"/>
          <w:b/>
          <w:sz w:val="24"/>
        </w:rPr>
        <w:t>对应“用户需求书”中的“技术要求”章节</w:t>
      </w:r>
      <w:bookmarkEnd w:id="74"/>
      <w:r>
        <w:rPr>
          <w:rFonts w:hint="eastAsia" w:ascii="宋体" w:hAnsi="宋体" w:cs="宋体"/>
          <w:b/>
          <w:sz w:val="24"/>
        </w:rPr>
        <w:t>相关内容。</w:t>
      </w:r>
    </w:p>
    <w:p>
      <w:pPr>
        <w:spacing w:line="360" w:lineRule="auto"/>
        <w:rPr>
          <w:rFonts w:ascii="宋体" w:hAnsi="宋体" w:cs="宋体"/>
          <w:b/>
          <w:sz w:val="24"/>
        </w:rPr>
      </w:pPr>
      <w:r>
        <w:rPr>
          <w:rFonts w:hint="eastAsia" w:ascii="宋体" w:hAnsi="宋体" w:cs="宋体"/>
          <w:b/>
          <w:sz w:val="24"/>
        </w:rPr>
        <w:t>2、“投标技术响应”一栏必须一一对照“招标技术要求”，详细填写投标人自身投标货物的具体参数，而不能不合理照搬照抄招标文件的技术要求，以体现具体响应情况。</w:t>
      </w:r>
    </w:p>
    <w:p>
      <w:pPr>
        <w:spacing w:line="360" w:lineRule="auto"/>
        <w:rPr>
          <w:rFonts w:ascii="宋体" w:hAnsi="宋体" w:cs="宋体"/>
          <w:b/>
          <w:sz w:val="24"/>
        </w:rPr>
      </w:pPr>
      <w:r>
        <w:rPr>
          <w:rFonts w:hint="eastAsia" w:ascii="宋体" w:hAnsi="宋体" w:cs="宋体"/>
          <w:b/>
          <w:sz w:val="24"/>
        </w:rPr>
        <w:t>3、</w:t>
      </w:r>
      <w:bookmarkStart w:id="75" w:name="_Hlk72158270"/>
      <w:r>
        <w:rPr>
          <w:rFonts w:hint="eastAsia" w:ascii="宋体" w:hAnsi="宋体" w:cs="宋体"/>
          <w:b/>
          <w:sz w:val="24"/>
        </w:rPr>
        <w:t>“偏离情况”</w:t>
      </w:r>
      <w:bookmarkEnd w:id="75"/>
      <w:r>
        <w:rPr>
          <w:rFonts w:hint="eastAsia" w:ascii="宋体" w:hAnsi="宋体" w:cs="宋体"/>
          <w:b/>
          <w:sz w:val="24"/>
        </w:rPr>
        <w:t>一栏填写如实填写“正偏离”、“负偏离”或“无偏离”，其中：</w:t>
      </w:r>
      <w:bookmarkStart w:id="76" w:name="_Hlk72093866"/>
      <w:r>
        <w:rPr>
          <w:rFonts w:hint="eastAsia" w:ascii="宋体" w:hAnsi="宋体" w:cs="宋体"/>
          <w:b/>
          <w:sz w:val="24"/>
        </w:rPr>
        <w:t>“正偏离”表示“投标响应优于招标技术要求”，“负偏离”表示“投标响应不满足招标技术要求”，“无偏离”表示“投标响应与招标技术要求一致”</w:t>
      </w:r>
      <w:bookmarkEnd w:id="76"/>
      <w:r>
        <w:rPr>
          <w:rFonts w:hint="eastAsia" w:ascii="宋体" w:hAnsi="宋体" w:cs="宋体"/>
          <w:b/>
          <w:sz w:val="24"/>
        </w:rPr>
        <w:t>。“投标技术响应”对比“招标技术要求”存在响应不全（包括未响应整项招标技术要求或者未响应一项招标技术要求的部分内容），均视为“负偏离”。</w:t>
      </w:r>
    </w:p>
    <w:p>
      <w:pPr>
        <w:spacing w:line="360" w:lineRule="auto"/>
        <w:rPr>
          <w:rFonts w:ascii="宋体" w:hAnsi="宋体" w:cs="宋体"/>
          <w:b/>
          <w:sz w:val="24"/>
        </w:rPr>
      </w:pPr>
      <w:r>
        <w:rPr>
          <w:rFonts w:hint="eastAsia" w:ascii="宋体" w:hAnsi="宋体" w:cs="宋体"/>
          <w:b/>
          <w:sz w:val="24"/>
        </w:rPr>
        <w:t>4、未要求提供证明资料的招标技术要求，可以不提供证明资料（如实响应即可）。</w:t>
      </w:r>
    </w:p>
    <w:p>
      <w:pPr>
        <w:spacing w:line="360" w:lineRule="auto"/>
        <w:rPr>
          <w:rFonts w:ascii="宋体" w:hAnsi="宋体" w:cs="宋体"/>
          <w:b/>
          <w:sz w:val="24"/>
        </w:rPr>
      </w:pPr>
      <w:r>
        <w:rPr>
          <w:rFonts w:hint="eastAsia" w:ascii="宋体" w:hAnsi="宋体" w:cs="宋体"/>
          <w:b/>
          <w:sz w:val="24"/>
        </w:rPr>
        <w:t>5、</w:t>
      </w:r>
      <w:bookmarkStart w:id="77" w:name="_Hlk72096106"/>
      <w:r>
        <w:rPr>
          <w:rFonts w:hint="eastAsia" w:ascii="宋体" w:hAnsi="宋体" w:cs="宋体"/>
          <w:b/>
          <w:sz w:val="24"/>
        </w:rPr>
        <w:t>证明资料条款响应要求</w:t>
      </w:r>
      <w:bookmarkEnd w:id="77"/>
      <w:r>
        <w:rPr>
          <w:rFonts w:hint="eastAsia" w:ascii="宋体" w:hAnsi="宋体" w:cs="宋体"/>
          <w:b/>
          <w:sz w:val="24"/>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8" w:name="_Hlk73558782"/>
      <w:r>
        <w:rPr>
          <w:rFonts w:hint="eastAsia" w:ascii="宋体" w:hAnsi="宋体" w:cs="宋体"/>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9" w:name="_Hlk73558164"/>
      <w:r>
        <w:rPr>
          <w:rFonts w:hint="eastAsia" w:ascii="宋体" w:hAnsi="宋体" w:cs="宋体"/>
          <w:b/>
          <w:sz w:val="24"/>
        </w:rPr>
        <w:t>且投标人在“偏离情况”一栏响应为“正偏离”或“无偏离”的，经评审委员会认定，将判定为负偏离。</w:t>
      </w:r>
      <w:bookmarkEnd w:id="78"/>
      <w:bookmarkEnd w:id="79"/>
    </w:p>
    <w:p>
      <w:pPr>
        <w:spacing w:line="360" w:lineRule="auto"/>
        <w:rPr>
          <w:rFonts w:ascii="宋体" w:hAnsi="宋体" w:cs="宋体"/>
          <w:b/>
          <w:sz w:val="24"/>
        </w:rPr>
      </w:pPr>
      <w:r>
        <w:rPr>
          <w:rFonts w:hint="eastAsia" w:ascii="宋体" w:hAnsi="宋体" w:cs="宋体"/>
          <w:b/>
          <w:sz w:val="24"/>
        </w:rPr>
        <w:t>6、</w:t>
      </w:r>
      <w:bookmarkStart w:id="80" w:name="_Hlk72096137"/>
      <w:r>
        <w:rPr>
          <w:rFonts w:hint="eastAsia" w:ascii="宋体" w:hAnsi="宋体" w:cs="宋体"/>
          <w:b/>
          <w:sz w:val="24"/>
        </w:rPr>
        <w:t>表后“证明资料”部分内容的编制</w:t>
      </w:r>
      <w:bookmarkEnd w:id="80"/>
      <w:r>
        <w:rPr>
          <w:rFonts w:hint="eastAsia" w:ascii="宋体" w:hAnsi="宋体" w:cs="宋体"/>
          <w:b/>
          <w:sz w:val="24"/>
        </w:rPr>
        <w:t>：提供的所有证明资料应当统一编号（排序），且证明资料的编号（顺序）、数量和名称（形式）均应与“说明”一栏所填内容保持一致（一一对应），以便评审委员会查看。</w:t>
      </w:r>
      <w:bookmarkStart w:id="81" w:name="_Hlk73558180"/>
      <w:r>
        <w:rPr>
          <w:rFonts w:hint="eastAsia" w:ascii="宋体" w:hAnsi="宋体" w:cs="宋体"/>
          <w:b/>
          <w:sz w:val="24"/>
        </w:rPr>
        <w:t>未按照招标文件要求在表后放置证明材料的供应商将承担不利后果，经评审委员会认定，相关技术要求将判定为负偏离。</w:t>
      </w:r>
      <w:bookmarkEnd w:id="81"/>
    </w:p>
    <w:p>
      <w:pPr>
        <w:spacing w:line="360" w:lineRule="auto"/>
        <w:rPr>
          <w:rFonts w:ascii="宋体" w:hAnsi="宋体" w:cs="宋体"/>
          <w:b/>
          <w:sz w:val="24"/>
        </w:rPr>
      </w:pPr>
      <w:r>
        <w:rPr>
          <w:rFonts w:hint="eastAsia" w:ascii="宋体" w:hAnsi="宋体" w:cs="宋体"/>
          <w:b/>
          <w:sz w:val="24"/>
        </w:rPr>
        <w:t>7、</w:t>
      </w:r>
      <w:bookmarkStart w:id="82" w:name="_Hlk72096176"/>
      <w:r>
        <w:rPr>
          <w:rFonts w:hint="eastAsia" w:ascii="宋体" w:hAnsi="宋体" w:cs="宋体"/>
          <w:b/>
          <w:sz w:val="24"/>
        </w:rPr>
        <w:t>证明资料的形式及其它具体要求</w:t>
      </w:r>
      <w:bookmarkEnd w:id="82"/>
      <w:r>
        <w:rPr>
          <w:rFonts w:hint="eastAsia" w:ascii="宋体" w:hAnsi="宋体" w:cs="宋体"/>
          <w:b/>
          <w:sz w:val="24"/>
        </w:rPr>
        <w:t>：</w:t>
      </w:r>
    </w:p>
    <w:p>
      <w:pPr>
        <w:spacing w:line="360" w:lineRule="auto"/>
        <w:rPr>
          <w:rFonts w:ascii="宋体" w:hAnsi="宋体" w:cs="宋体"/>
          <w:b/>
          <w:sz w:val="24"/>
        </w:rPr>
      </w:pPr>
      <w:r>
        <w:rPr>
          <w:rFonts w:hint="eastAsia" w:ascii="宋体" w:hAnsi="宋体" w:cs="宋体"/>
          <w:b/>
          <w:sz w:val="24"/>
        </w:rPr>
        <w:t>（1）除照片、图片（截图）及不需加盖公章的文字说明（技术说明）外，其它证明资料均要求为原件扫描件；</w:t>
      </w:r>
    </w:p>
    <w:p>
      <w:pPr>
        <w:spacing w:line="360" w:lineRule="auto"/>
        <w:rPr>
          <w:rFonts w:ascii="宋体" w:hAnsi="宋体" w:cs="宋体"/>
          <w:b/>
          <w:sz w:val="24"/>
        </w:rPr>
      </w:pPr>
      <w:r>
        <w:rPr>
          <w:rFonts w:hint="eastAsia" w:ascii="宋体" w:hAnsi="宋体" w:cs="宋体"/>
          <w:b/>
          <w:sz w:val="24"/>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spacing w:line="360" w:lineRule="auto"/>
        <w:rPr>
          <w:rFonts w:ascii="宋体" w:hAnsi="宋体" w:cs="宋体"/>
          <w:b/>
          <w:sz w:val="24"/>
        </w:rPr>
      </w:pPr>
      <w:r>
        <w:rPr>
          <w:rFonts w:hint="eastAsia" w:ascii="宋体" w:hAnsi="宋体" w:cs="宋体"/>
          <w:b/>
          <w:sz w:val="24"/>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spacing w:line="360" w:lineRule="auto"/>
        <w:rPr>
          <w:rFonts w:ascii="宋体" w:hAnsi="宋体" w:cs="宋体"/>
          <w:b/>
          <w:sz w:val="24"/>
        </w:rPr>
      </w:pPr>
      <w:r>
        <w:rPr>
          <w:rFonts w:hint="eastAsia" w:ascii="宋体" w:hAnsi="宋体" w:cs="宋体"/>
          <w:b/>
          <w:sz w:val="24"/>
        </w:rPr>
        <w:t>我国政府机构出具的产品检验和核准证件应为证件正面、背面和附件标注的全部具体内容；产品检验和核准证件的尺寸和清晰度应该能够在电脑上被阅读、识别和判断；</w:t>
      </w:r>
    </w:p>
    <w:p>
      <w:pPr>
        <w:spacing w:line="360" w:lineRule="auto"/>
        <w:rPr>
          <w:rFonts w:ascii="宋体" w:hAnsi="宋体" w:cs="宋体"/>
          <w:b/>
          <w:sz w:val="24"/>
        </w:rPr>
      </w:pPr>
      <w:r>
        <w:rPr>
          <w:rFonts w:hint="eastAsia" w:ascii="宋体" w:hAnsi="宋体" w:cs="宋体"/>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spacing w:line="360" w:lineRule="auto"/>
        <w:rPr>
          <w:rFonts w:ascii="宋体" w:hAnsi="宋体" w:cs="宋体"/>
          <w:b/>
          <w:sz w:val="24"/>
        </w:rPr>
      </w:pPr>
      <w:r>
        <w:rPr>
          <w:rFonts w:hint="eastAsia" w:ascii="宋体" w:hAnsi="宋体" w:cs="宋体"/>
          <w:b/>
          <w:sz w:val="24"/>
        </w:rPr>
        <w:t>其它证明资料的形式要求参照以上要求执行；</w:t>
      </w:r>
    </w:p>
    <w:p>
      <w:pPr>
        <w:spacing w:line="360" w:lineRule="auto"/>
        <w:rPr>
          <w:rFonts w:ascii="宋体" w:hAnsi="宋体" w:cs="宋体"/>
          <w:b/>
          <w:sz w:val="24"/>
        </w:rPr>
      </w:pPr>
      <w:r>
        <w:rPr>
          <w:rFonts w:hint="eastAsia" w:ascii="宋体" w:hAnsi="宋体" w:cs="宋体"/>
          <w:b/>
          <w:sz w:val="24"/>
        </w:rPr>
        <w:t>（4）证明资料均要求原件备查。</w:t>
      </w:r>
    </w:p>
    <w:p>
      <w:pPr>
        <w:spacing w:line="360" w:lineRule="auto"/>
        <w:rPr>
          <w:rFonts w:ascii="宋体" w:hAnsi="宋体" w:cs="宋体"/>
          <w:b/>
          <w:sz w:val="24"/>
        </w:rPr>
      </w:pPr>
      <w:r>
        <w:rPr>
          <w:rFonts w:hint="eastAsia" w:ascii="宋体" w:hAnsi="宋体" w:cs="宋体"/>
          <w:b/>
          <w:sz w:val="24"/>
        </w:rPr>
        <w:t>8、其它注意事项：</w:t>
      </w:r>
    </w:p>
    <w:p>
      <w:pPr>
        <w:spacing w:line="360" w:lineRule="auto"/>
        <w:rPr>
          <w:rFonts w:ascii="宋体" w:hAnsi="宋体" w:cs="宋体"/>
          <w:b/>
          <w:sz w:val="24"/>
        </w:rPr>
      </w:pPr>
      <w:r>
        <w:rPr>
          <w:rFonts w:hint="eastAsia" w:ascii="宋体" w:hAnsi="宋体" w:cs="宋体"/>
          <w:b/>
          <w:sz w:val="24"/>
        </w:rPr>
        <w:t>（1）评审委员会有权对投标人的响应情况作出判断（评审结论）；</w:t>
      </w:r>
    </w:p>
    <w:p>
      <w:pPr>
        <w:spacing w:line="360" w:lineRule="auto"/>
        <w:rPr>
          <w:rFonts w:ascii="宋体" w:hAnsi="宋体" w:cs="宋体"/>
          <w:b/>
          <w:sz w:val="24"/>
        </w:rPr>
      </w:pPr>
      <w:r>
        <w:rPr>
          <w:rFonts w:hint="eastAsia" w:ascii="宋体" w:hAnsi="宋体" w:cs="宋体"/>
          <w:b/>
          <w:sz w:val="24"/>
        </w:rPr>
        <w:t>（2）</w:t>
      </w:r>
      <w:bookmarkStart w:id="83" w:name="_Hlk72158213"/>
      <w:r>
        <w:rPr>
          <w:rFonts w:hint="eastAsia" w:ascii="宋体" w:hAnsi="宋体" w:cs="宋体"/>
          <w:b/>
          <w:sz w:val="24"/>
        </w:rPr>
        <w:t>评审委员会有权对以谋取中标为目的的技术规格模糊响应（如有意不合理照搬照抄招标文件的技术要求）或虚假响应予以认定，并视情况经政府集中采购机构报主管部门进行处理。</w:t>
      </w:r>
      <w:bookmarkEnd w:id="83"/>
    </w:p>
    <w:p>
      <w:pPr>
        <w:spacing w:line="360" w:lineRule="auto"/>
        <w:rPr>
          <w:rFonts w:ascii="宋体" w:hAnsi="宋体" w:cs="宋体"/>
          <w:b/>
          <w:sz w:val="24"/>
        </w:rPr>
      </w:pPr>
    </w:p>
    <w:p>
      <w:pPr>
        <w:spacing w:line="360" w:lineRule="auto"/>
        <w:rPr>
          <w:rFonts w:ascii="宋体" w:hAnsi="宋体" w:cs="宋体"/>
          <w:sz w:val="24"/>
        </w:rPr>
      </w:pPr>
    </w:p>
    <w:p>
      <w:pPr>
        <w:pStyle w:val="6"/>
        <w:spacing w:before="0" w:after="0" w:line="360" w:lineRule="auto"/>
        <w:jc w:val="center"/>
        <w:rPr>
          <w:rFonts w:ascii="宋体" w:hAnsi="宋体" w:eastAsia="宋体" w:cs="宋体"/>
          <w:sz w:val="24"/>
        </w:rPr>
      </w:pPr>
      <w:r>
        <w:rPr>
          <w:rFonts w:hint="eastAsia" w:ascii="宋体" w:hAnsi="宋体" w:eastAsia="宋体" w:cs="宋体"/>
          <w:b w:val="0"/>
          <w:bCs w:val="0"/>
          <w:sz w:val="24"/>
          <w:szCs w:val="20"/>
        </w:rPr>
        <w:t>五、商务要求偏离表</w:t>
      </w:r>
    </w:p>
    <w:tbl>
      <w:tblPr>
        <w:tblStyle w:val="12"/>
        <w:tblW w:w="8869" w:type="dxa"/>
        <w:tblInd w:w="-1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1044"/>
        <w:gridCol w:w="2817"/>
        <w:gridCol w:w="1891"/>
        <w:gridCol w:w="1200"/>
        <w:gridCol w:w="1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61" w:type="dxa"/>
            <w:noWrap w:val="0"/>
            <w:vAlign w:val="center"/>
          </w:tcPr>
          <w:p>
            <w:pPr>
              <w:spacing w:line="240" w:lineRule="auto"/>
              <w:jc w:val="center"/>
              <w:rPr>
                <w:rFonts w:hint="eastAsia" w:ascii="宋体" w:hAnsi="宋体" w:cs="宋体"/>
                <w:b/>
                <w:color w:val="auto"/>
                <w:sz w:val="24"/>
                <w:highlight w:val="none"/>
              </w:rPr>
            </w:pPr>
            <w:r>
              <w:rPr>
                <w:rFonts w:hint="eastAsia" w:ascii="宋体" w:hAnsi="宋体" w:cs="宋体"/>
                <w:b/>
                <w:color w:val="auto"/>
                <w:sz w:val="24"/>
                <w:highlight w:val="none"/>
              </w:rPr>
              <w:t>序号</w:t>
            </w:r>
          </w:p>
        </w:tc>
        <w:tc>
          <w:tcPr>
            <w:tcW w:w="1044" w:type="dxa"/>
            <w:noWrap w:val="0"/>
            <w:vAlign w:val="center"/>
          </w:tcPr>
          <w:p>
            <w:pPr>
              <w:spacing w:line="240" w:lineRule="auto"/>
              <w:jc w:val="center"/>
              <w:rPr>
                <w:rFonts w:hint="eastAsia" w:ascii="宋体" w:hAnsi="宋体" w:cs="宋体"/>
                <w:b/>
                <w:color w:val="auto"/>
                <w:sz w:val="24"/>
                <w:highlight w:val="none"/>
              </w:rPr>
            </w:pPr>
            <w:r>
              <w:rPr>
                <w:rFonts w:hint="eastAsia" w:ascii="宋体" w:hAnsi="宋体" w:cs="宋体"/>
                <w:b/>
                <w:color w:val="auto"/>
                <w:sz w:val="24"/>
                <w:highlight w:val="none"/>
              </w:rPr>
              <w:t>商务需求项</w:t>
            </w:r>
          </w:p>
        </w:tc>
        <w:tc>
          <w:tcPr>
            <w:tcW w:w="2817" w:type="dxa"/>
            <w:noWrap w:val="0"/>
            <w:vAlign w:val="center"/>
          </w:tcPr>
          <w:p>
            <w:pPr>
              <w:spacing w:line="240" w:lineRule="auto"/>
              <w:jc w:val="center"/>
              <w:rPr>
                <w:rFonts w:hint="eastAsia" w:ascii="宋体" w:hAnsi="宋体" w:cs="宋体"/>
                <w:b/>
                <w:color w:val="auto"/>
                <w:sz w:val="24"/>
                <w:highlight w:val="none"/>
              </w:rPr>
            </w:pPr>
            <w:r>
              <w:rPr>
                <w:rFonts w:hint="eastAsia" w:ascii="宋体" w:hAnsi="宋体" w:cs="宋体"/>
                <w:b/>
                <w:color w:val="auto"/>
                <w:sz w:val="24"/>
                <w:highlight w:val="none"/>
              </w:rPr>
              <w:t>招标商务要求</w:t>
            </w:r>
          </w:p>
        </w:tc>
        <w:tc>
          <w:tcPr>
            <w:tcW w:w="1891" w:type="dxa"/>
            <w:noWrap w:val="0"/>
            <w:vAlign w:val="center"/>
          </w:tcPr>
          <w:p>
            <w:pPr>
              <w:spacing w:line="240" w:lineRule="auto"/>
              <w:jc w:val="center"/>
              <w:rPr>
                <w:rFonts w:hint="eastAsia" w:ascii="Times New Roman" w:hAnsi="Times New Roman" w:eastAsia="宋体" w:cs="Times New Roman"/>
                <w:b/>
                <w:bCs/>
                <w:kern w:val="2"/>
                <w:sz w:val="21"/>
                <w:szCs w:val="24"/>
                <w:lang w:val="en-US" w:eastAsia="zh-CN" w:bidi="ar-SA"/>
              </w:rPr>
            </w:pPr>
            <w:r>
              <w:rPr>
                <w:rFonts w:hint="eastAsia"/>
                <w:b/>
                <w:bCs/>
                <w:sz w:val="24"/>
              </w:rPr>
              <w:t>投标商务响应</w:t>
            </w:r>
          </w:p>
        </w:tc>
        <w:tc>
          <w:tcPr>
            <w:tcW w:w="1200" w:type="dxa"/>
            <w:noWrap w:val="0"/>
            <w:vAlign w:val="center"/>
          </w:tcPr>
          <w:p>
            <w:pPr>
              <w:spacing w:line="240" w:lineRule="auto"/>
              <w:jc w:val="center"/>
              <w:rPr>
                <w:rFonts w:hint="eastAsia" w:ascii="Times New Roman" w:hAnsi="Times New Roman" w:eastAsia="宋体" w:cs="Times New Roman"/>
                <w:b/>
                <w:bCs/>
                <w:kern w:val="2"/>
                <w:sz w:val="21"/>
                <w:szCs w:val="24"/>
                <w:lang w:val="en-US" w:eastAsia="zh-CN" w:bidi="ar-SA"/>
              </w:rPr>
            </w:pPr>
            <w:r>
              <w:rPr>
                <w:rFonts w:hint="eastAsia"/>
                <w:b/>
                <w:bCs/>
              </w:rPr>
              <w:t>偏离情况</w:t>
            </w:r>
          </w:p>
        </w:tc>
        <w:tc>
          <w:tcPr>
            <w:tcW w:w="1356" w:type="dxa"/>
            <w:noWrap w:val="0"/>
            <w:vAlign w:val="center"/>
          </w:tcPr>
          <w:p>
            <w:pPr>
              <w:spacing w:line="240" w:lineRule="auto"/>
              <w:jc w:val="center"/>
              <w:rPr>
                <w:rFonts w:hint="eastAsia" w:ascii="Times New Roman" w:hAnsi="Times New Roman" w:eastAsia="宋体" w:cs="Times New Roman"/>
                <w:b/>
                <w:bCs/>
                <w:kern w:val="2"/>
                <w:sz w:val="21"/>
                <w:szCs w:val="24"/>
                <w:lang w:val="en-US" w:eastAsia="zh-CN" w:bidi="ar-SA"/>
              </w:rPr>
            </w:pPr>
            <w:r>
              <w:rPr>
                <w:rFonts w:hint="eastAsia"/>
                <w:b/>
                <w:bCs/>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422" w:type="dxa"/>
            <w:gridSpan w:val="3"/>
            <w:noWrap w:val="0"/>
            <w:vAlign w:val="top"/>
          </w:tcPr>
          <w:p>
            <w:pPr>
              <w:spacing w:line="240" w:lineRule="auto"/>
              <w:rPr>
                <w:rFonts w:hint="eastAsia" w:ascii="宋体" w:hAnsi="宋体" w:cs="宋体"/>
                <w:b/>
                <w:color w:val="auto"/>
                <w:sz w:val="24"/>
                <w:highlight w:val="none"/>
              </w:rPr>
            </w:pPr>
            <w:r>
              <w:rPr>
                <w:rFonts w:hint="eastAsia" w:ascii="宋体" w:hAnsi="宋体" w:cs="宋体"/>
                <w:b/>
                <w:color w:val="auto"/>
                <w:sz w:val="24"/>
                <w:highlight w:val="none"/>
              </w:rPr>
              <w:t>（一）免费保修期内售后服务要求</w:t>
            </w:r>
          </w:p>
        </w:tc>
        <w:tc>
          <w:tcPr>
            <w:tcW w:w="1891" w:type="dxa"/>
            <w:noWrap w:val="0"/>
            <w:vAlign w:val="top"/>
          </w:tcPr>
          <w:p>
            <w:pPr>
              <w:spacing w:line="240" w:lineRule="auto"/>
              <w:rPr>
                <w:rFonts w:hint="eastAsia" w:ascii="宋体" w:hAnsi="宋体" w:cs="宋体"/>
                <w:b/>
                <w:color w:val="auto"/>
                <w:sz w:val="24"/>
                <w:highlight w:val="none"/>
              </w:rPr>
            </w:pPr>
          </w:p>
        </w:tc>
        <w:tc>
          <w:tcPr>
            <w:tcW w:w="1200" w:type="dxa"/>
            <w:noWrap w:val="0"/>
            <w:vAlign w:val="top"/>
          </w:tcPr>
          <w:p>
            <w:pPr>
              <w:spacing w:line="240" w:lineRule="auto"/>
              <w:rPr>
                <w:rFonts w:hint="eastAsia" w:ascii="宋体" w:hAnsi="宋体" w:cs="宋体"/>
                <w:b/>
                <w:color w:val="auto"/>
                <w:sz w:val="24"/>
                <w:highlight w:val="none"/>
              </w:rPr>
            </w:pPr>
          </w:p>
        </w:tc>
        <w:tc>
          <w:tcPr>
            <w:tcW w:w="1356" w:type="dxa"/>
            <w:noWrap w:val="0"/>
            <w:vAlign w:val="top"/>
          </w:tcPr>
          <w:p>
            <w:pPr>
              <w:spacing w:line="240" w:lineRule="auto"/>
              <w:rPr>
                <w:rFonts w:hint="eastAsia" w:ascii="宋体" w:hAnsi="宋体" w:cs="宋体"/>
                <w:b/>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561" w:type="dxa"/>
            <w:noWrap w:val="0"/>
            <w:vAlign w:val="center"/>
          </w:tcPr>
          <w:p>
            <w:pPr>
              <w:spacing w:line="240" w:lineRule="auto"/>
              <w:jc w:val="center"/>
              <w:rPr>
                <w:rFonts w:hint="eastAsia" w:ascii="宋体" w:hAnsi="宋体" w:cs="宋体"/>
                <w:bCs/>
                <w:color w:val="auto"/>
                <w:sz w:val="24"/>
                <w:highlight w:val="none"/>
              </w:rPr>
            </w:pPr>
            <w:r>
              <w:rPr>
                <w:rFonts w:hint="eastAsia" w:ascii="宋体" w:hAnsi="宋体" w:cs="宋体"/>
                <w:bCs/>
                <w:color w:val="auto"/>
                <w:sz w:val="24"/>
                <w:highlight w:val="none"/>
              </w:rPr>
              <w:t>1</w:t>
            </w:r>
          </w:p>
        </w:tc>
        <w:tc>
          <w:tcPr>
            <w:tcW w:w="1044" w:type="dxa"/>
            <w:noWrap w:val="0"/>
            <w:vAlign w:val="top"/>
          </w:tcPr>
          <w:p>
            <w:pPr>
              <w:spacing w:line="240" w:lineRule="auto"/>
              <w:jc w:val="center"/>
              <w:rPr>
                <w:rFonts w:hint="eastAsia" w:ascii="宋体" w:hAnsi="宋体" w:cs="宋体"/>
                <w:color w:val="auto"/>
                <w:sz w:val="24"/>
                <w:highlight w:val="none"/>
              </w:rPr>
            </w:pPr>
            <w:r>
              <w:rPr>
                <w:rFonts w:hint="eastAsia" w:ascii="宋体" w:hAnsi="宋体" w:cs="宋体"/>
                <w:color w:val="auto"/>
                <w:sz w:val="24"/>
                <w:highlight w:val="none"/>
              </w:rPr>
              <w:t>维修响应及故障解决时间</w:t>
            </w:r>
          </w:p>
        </w:tc>
        <w:tc>
          <w:tcPr>
            <w:tcW w:w="2817" w:type="dxa"/>
            <w:noWrap w:val="0"/>
            <w:vAlign w:val="top"/>
          </w:tcPr>
          <w:p>
            <w:pPr>
              <w:spacing w:line="240" w:lineRule="auto"/>
              <w:rPr>
                <w:rFonts w:hint="eastAsia" w:ascii="宋体" w:hAnsi="宋体" w:cs="宋体"/>
                <w:b/>
                <w:color w:val="auto"/>
                <w:sz w:val="24"/>
                <w:highlight w:val="none"/>
              </w:rPr>
            </w:pPr>
            <w:r>
              <w:rPr>
                <w:rFonts w:hint="eastAsia" w:ascii="宋体" w:hAnsi="宋体" w:cs="宋体"/>
                <w:bCs/>
                <w:color w:val="auto"/>
                <w:sz w:val="24"/>
                <w:highlight w:val="none"/>
              </w:rPr>
              <w:t>在免费保修期内，一旦发生质量问题，中标人保证在接到通知4小时内赶到现场进行修理或更换，并承诺24小时内修复。</w:t>
            </w:r>
          </w:p>
        </w:tc>
        <w:tc>
          <w:tcPr>
            <w:tcW w:w="1891" w:type="dxa"/>
            <w:noWrap w:val="0"/>
            <w:vAlign w:val="top"/>
          </w:tcPr>
          <w:p>
            <w:pPr>
              <w:spacing w:line="240" w:lineRule="auto"/>
              <w:rPr>
                <w:rFonts w:hint="eastAsia" w:ascii="宋体" w:hAnsi="宋体" w:cs="宋体"/>
                <w:bCs/>
                <w:color w:val="auto"/>
                <w:sz w:val="24"/>
                <w:highlight w:val="none"/>
              </w:rPr>
            </w:pPr>
          </w:p>
        </w:tc>
        <w:tc>
          <w:tcPr>
            <w:tcW w:w="1200" w:type="dxa"/>
            <w:noWrap w:val="0"/>
            <w:vAlign w:val="top"/>
          </w:tcPr>
          <w:p>
            <w:pPr>
              <w:spacing w:line="240" w:lineRule="auto"/>
              <w:rPr>
                <w:rFonts w:hint="eastAsia" w:ascii="宋体" w:hAnsi="宋体" w:cs="宋体"/>
                <w:bCs/>
                <w:color w:val="auto"/>
                <w:sz w:val="24"/>
                <w:highlight w:val="none"/>
              </w:rPr>
            </w:pPr>
          </w:p>
        </w:tc>
        <w:tc>
          <w:tcPr>
            <w:tcW w:w="1356" w:type="dxa"/>
            <w:noWrap w:val="0"/>
            <w:vAlign w:val="top"/>
          </w:tcPr>
          <w:p>
            <w:pPr>
              <w:spacing w:line="240" w:lineRule="auto"/>
              <w:rPr>
                <w:rFonts w:hint="eastAsia" w:ascii="宋体" w:hAnsi="宋体" w:cs="宋体"/>
                <w:bCs/>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561" w:type="dxa"/>
            <w:vMerge w:val="restart"/>
            <w:noWrap w:val="0"/>
            <w:vAlign w:val="center"/>
          </w:tcPr>
          <w:p>
            <w:pPr>
              <w:spacing w:line="240" w:lineRule="auto"/>
              <w:jc w:val="center"/>
              <w:rPr>
                <w:rFonts w:hint="eastAsia" w:ascii="宋体" w:hAnsi="宋体" w:cs="宋体"/>
                <w:color w:val="auto"/>
                <w:sz w:val="24"/>
                <w:highlight w:val="none"/>
              </w:rPr>
            </w:pPr>
            <w:r>
              <w:rPr>
                <w:rFonts w:hint="eastAsia" w:ascii="宋体" w:hAnsi="宋体" w:cs="宋体"/>
                <w:color w:val="auto"/>
                <w:sz w:val="24"/>
                <w:highlight w:val="none"/>
              </w:rPr>
              <w:t>2</w:t>
            </w:r>
          </w:p>
        </w:tc>
        <w:tc>
          <w:tcPr>
            <w:tcW w:w="1044" w:type="dxa"/>
            <w:vMerge w:val="restart"/>
            <w:noWrap w:val="0"/>
            <w:vAlign w:val="center"/>
          </w:tcPr>
          <w:p>
            <w:pPr>
              <w:spacing w:line="240" w:lineRule="auto"/>
              <w:jc w:val="center"/>
              <w:rPr>
                <w:rFonts w:hint="eastAsia" w:ascii="宋体" w:hAnsi="宋体" w:cs="宋体"/>
                <w:color w:val="auto"/>
                <w:sz w:val="24"/>
                <w:highlight w:val="none"/>
              </w:rPr>
            </w:pPr>
            <w:r>
              <w:rPr>
                <w:rFonts w:hint="eastAsia" w:ascii="宋体" w:hAnsi="宋体" w:cs="宋体"/>
                <w:color w:val="auto"/>
                <w:sz w:val="24"/>
                <w:highlight w:val="none"/>
              </w:rPr>
              <w:t>免费保修期</w:t>
            </w:r>
          </w:p>
        </w:tc>
        <w:tc>
          <w:tcPr>
            <w:tcW w:w="2817" w:type="dxa"/>
            <w:noWrap w:val="0"/>
            <w:vAlign w:val="top"/>
          </w:tcPr>
          <w:p>
            <w:pPr>
              <w:spacing w:line="240" w:lineRule="auto"/>
              <w:rPr>
                <w:rFonts w:hint="eastAsia" w:ascii="宋体" w:hAnsi="宋体" w:cs="宋体"/>
                <w:b/>
                <w:color w:val="auto"/>
                <w:sz w:val="24"/>
                <w:highlight w:val="none"/>
              </w:rPr>
            </w:pPr>
            <w:r>
              <w:rPr>
                <w:rFonts w:hint="eastAsia" w:ascii="宋体" w:hAnsi="宋体" w:cs="宋体"/>
                <w:bCs/>
                <w:color w:val="auto"/>
                <w:sz w:val="24"/>
                <w:highlight w:val="none"/>
              </w:rPr>
              <w:t>1.所有货物及系统集成免费保修期  3  年，时间自最终验收合格并交付使用之日起计算。</w:t>
            </w:r>
          </w:p>
        </w:tc>
        <w:tc>
          <w:tcPr>
            <w:tcW w:w="1891" w:type="dxa"/>
            <w:noWrap w:val="0"/>
            <w:vAlign w:val="top"/>
          </w:tcPr>
          <w:p>
            <w:pPr>
              <w:spacing w:line="240" w:lineRule="auto"/>
              <w:rPr>
                <w:rFonts w:hint="eastAsia" w:ascii="宋体" w:hAnsi="宋体" w:cs="宋体"/>
                <w:bCs/>
                <w:color w:val="auto"/>
                <w:sz w:val="24"/>
                <w:highlight w:val="none"/>
              </w:rPr>
            </w:pPr>
          </w:p>
        </w:tc>
        <w:tc>
          <w:tcPr>
            <w:tcW w:w="1200" w:type="dxa"/>
            <w:noWrap w:val="0"/>
            <w:vAlign w:val="top"/>
          </w:tcPr>
          <w:p>
            <w:pPr>
              <w:spacing w:line="240" w:lineRule="auto"/>
              <w:rPr>
                <w:rFonts w:hint="eastAsia" w:ascii="宋体" w:hAnsi="宋体" w:cs="宋体"/>
                <w:bCs/>
                <w:color w:val="auto"/>
                <w:sz w:val="24"/>
                <w:highlight w:val="none"/>
              </w:rPr>
            </w:pPr>
          </w:p>
        </w:tc>
        <w:tc>
          <w:tcPr>
            <w:tcW w:w="1356" w:type="dxa"/>
            <w:noWrap w:val="0"/>
            <w:vAlign w:val="center"/>
          </w:tcPr>
          <w:p>
            <w:pPr>
              <w:adjustRightInd w:val="0"/>
              <w:snapToGrid w:val="0"/>
              <w:spacing w:line="240" w:lineRule="auto"/>
              <w:jc w:val="both"/>
              <w:rPr>
                <w:rFonts w:hint="eastAsia" w:ascii="宋体" w:hAnsi="宋体" w:cs="宋体"/>
                <w:bCs/>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561" w:type="dxa"/>
            <w:vMerge w:val="continue"/>
            <w:noWrap w:val="0"/>
            <w:vAlign w:val="center"/>
          </w:tcPr>
          <w:p>
            <w:pPr>
              <w:spacing w:line="240" w:lineRule="auto"/>
              <w:jc w:val="center"/>
              <w:rPr>
                <w:rFonts w:hint="eastAsia" w:ascii="宋体" w:hAnsi="宋体" w:cs="宋体"/>
                <w:b/>
                <w:color w:val="auto"/>
                <w:sz w:val="24"/>
                <w:highlight w:val="none"/>
              </w:rPr>
            </w:pPr>
          </w:p>
        </w:tc>
        <w:tc>
          <w:tcPr>
            <w:tcW w:w="1044" w:type="dxa"/>
            <w:vMerge w:val="continue"/>
            <w:noWrap w:val="0"/>
            <w:vAlign w:val="center"/>
          </w:tcPr>
          <w:p>
            <w:pPr>
              <w:spacing w:line="240" w:lineRule="auto"/>
              <w:rPr>
                <w:rFonts w:hint="eastAsia" w:ascii="宋体" w:hAnsi="宋体" w:cs="宋体"/>
                <w:color w:val="auto"/>
                <w:sz w:val="24"/>
                <w:highlight w:val="none"/>
              </w:rPr>
            </w:pPr>
          </w:p>
        </w:tc>
        <w:tc>
          <w:tcPr>
            <w:tcW w:w="2817" w:type="dxa"/>
            <w:noWrap w:val="0"/>
            <w:vAlign w:val="center"/>
          </w:tcPr>
          <w:p>
            <w:pPr>
              <w:spacing w:line="240" w:lineRule="auto"/>
              <w:rPr>
                <w:rFonts w:hint="eastAsia" w:ascii="宋体" w:hAnsi="宋体" w:cs="宋体"/>
                <w:bCs/>
                <w:color w:val="auto"/>
                <w:sz w:val="24"/>
                <w:highlight w:val="none"/>
              </w:rPr>
            </w:pPr>
            <w:r>
              <w:rPr>
                <w:rFonts w:hint="eastAsia" w:ascii="宋体" w:hAnsi="宋体" w:cs="宋体"/>
                <w:bCs/>
                <w:color w:val="auto"/>
                <w:sz w:val="24"/>
                <w:highlight w:val="none"/>
              </w:rPr>
              <w:t>2.免费保修期内，所有服务及配件全部免费。</w:t>
            </w:r>
          </w:p>
        </w:tc>
        <w:tc>
          <w:tcPr>
            <w:tcW w:w="1891" w:type="dxa"/>
            <w:noWrap w:val="0"/>
            <w:vAlign w:val="center"/>
          </w:tcPr>
          <w:p>
            <w:pPr>
              <w:spacing w:line="240" w:lineRule="auto"/>
              <w:rPr>
                <w:rFonts w:hint="eastAsia" w:ascii="宋体" w:hAnsi="宋体" w:cs="宋体"/>
                <w:bCs/>
                <w:color w:val="auto"/>
                <w:sz w:val="24"/>
                <w:highlight w:val="none"/>
              </w:rPr>
            </w:pPr>
          </w:p>
        </w:tc>
        <w:tc>
          <w:tcPr>
            <w:tcW w:w="1200" w:type="dxa"/>
            <w:noWrap w:val="0"/>
            <w:vAlign w:val="center"/>
          </w:tcPr>
          <w:p>
            <w:pPr>
              <w:spacing w:line="240" w:lineRule="auto"/>
              <w:rPr>
                <w:rFonts w:hint="eastAsia" w:ascii="宋体" w:hAnsi="宋体" w:cs="宋体"/>
                <w:bCs/>
                <w:color w:val="auto"/>
                <w:sz w:val="24"/>
                <w:highlight w:val="none"/>
              </w:rPr>
            </w:pPr>
          </w:p>
        </w:tc>
        <w:tc>
          <w:tcPr>
            <w:tcW w:w="1356" w:type="dxa"/>
            <w:noWrap w:val="0"/>
            <w:vAlign w:val="center"/>
          </w:tcPr>
          <w:p>
            <w:pPr>
              <w:adjustRightInd w:val="0"/>
              <w:snapToGrid w:val="0"/>
              <w:spacing w:line="240" w:lineRule="auto"/>
              <w:jc w:val="both"/>
              <w:rPr>
                <w:rFonts w:hint="eastAsia" w:ascii="宋体" w:hAnsi="宋体" w:cs="宋体"/>
                <w:bCs/>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561" w:type="dxa"/>
            <w:noWrap w:val="0"/>
            <w:vAlign w:val="center"/>
          </w:tcPr>
          <w:p>
            <w:pPr>
              <w:spacing w:line="240" w:lineRule="auto"/>
              <w:jc w:val="center"/>
              <w:rPr>
                <w:rFonts w:hint="eastAsia" w:ascii="宋体" w:hAnsi="宋体" w:cs="宋体"/>
                <w:b/>
                <w:color w:val="auto"/>
                <w:sz w:val="24"/>
                <w:highlight w:val="none"/>
              </w:rPr>
            </w:pPr>
            <w:r>
              <w:rPr>
                <w:rFonts w:hint="eastAsia" w:ascii="宋体" w:hAnsi="宋体" w:cs="宋体"/>
                <w:bCs/>
                <w:color w:val="auto"/>
                <w:sz w:val="24"/>
                <w:highlight w:val="none"/>
              </w:rPr>
              <w:t>3</w:t>
            </w:r>
          </w:p>
        </w:tc>
        <w:tc>
          <w:tcPr>
            <w:tcW w:w="1044" w:type="dxa"/>
            <w:noWrap w:val="0"/>
            <w:vAlign w:val="center"/>
          </w:tcPr>
          <w:p>
            <w:pPr>
              <w:spacing w:line="240" w:lineRule="auto"/>
              <w:rPr>
                <w:rFonts w:hint="eastAsia" w:ascii="宋体" w:hAnsi="宋体" w:cs="宋体"/>
                <w:color w:val="auto"/>
                <w:sz w:val="24"/>
                <w:szCs w:val="24"/>
                <w:highlight w:val="none"/>
              </w:rPr>
            </w:pPr>
            <w:r>
              <w:rPr>
                <w:rFonts w:hint="eastAsia"/>
                <w:sz w:val="24"/>
                <w:szCs w:val="24"/>
              </w:rPr>
              <w:t>技术文件</w:t>
            </w:r>
          </w:p>
        </w:tc>
        <w:tc>
          <w:tcPr>
            <w:tcW w:w="2817" w:type="dxa"/>
            <w:noWrap w:val="0"/>
            <w:vAlign w:val="center"/>
          </w:tcPr>
          <w:p>
            <w:pPr>
              <w:spacing w:line="240" w:lineRule="auto"/>
              <w:rPr>
                <w:rFonts w:hint="eastAsia" w:ascii="宋体" w:hAnsi="宋体" w:cs="宋体"/>
                <w:bCs/>
                <w:color w:val="auto"/>
                <w:sz w:val="24"/>
                <w:szCs w:val="24"/>
                <w:highlight w:val="none"/>
              </w:rPr>
            </w:pPr>
            <w:r>
              <w:rPr>
                <w:rFonts w:hint="eastAsia"/>
                <w:sz w:val="24"/>
                <w:szCs w:val="24"/>
              </w:rPr>
              <w:t>供应商应提供全套、完整的书面技术资料，包括仪器说明书、操作手册、简单维修说明、图纸等。</w:t>
            </w:r>
          </w:p>
        </w:tc>
        <w:tc>
          <w:tcPr>
            <w:tcW w:w="1891" w:type="dxa"/>
            <w:noWrap w:val="0"/>
            <w:vAlign w:val="center"/>
          </w:tcPr>
          <w:p>
            <w:pPr>
              <w:spacing w:line="240" w:lineRule="auto"/>
              <w:rPr>
                <w:rFonts w:hint="eastAsia" w:ascii="宋体" w:hAnsi="宋体" w:cs="宋体"/>
                <w:bCs/>
                <w:color w:val="auto"/>
                <w:sz w:val="24"/>
                <w:highlight w:val="none"/>
              </w:rPr>
            </w:pPr>
          </w:p>
        </w:tc>
        <w:tc>
          <w:tcPr>
            <w:tcW w:w="1200" w:type="dxa"/>
            <w:noWrap w:val="0"/>
            <w:vAlign w:val="center"/>
          </w:tcPr>
          <w:p>
            <w:pPr>
              <w:spacing w:line="240" w:lineRule="auto"/>
              <w:rPr>
                <w:rFonts w:hint="eastAsia" w:ascii="宋体" w:hAnsi="宋体" w:cs="宋体"/>
                <w:bCs/>
                <w:color w:val="auto"/>
                <w:sz w:val="24"/>
                <w:highlight w:val="none"/>
              </w:rPr>
            </w:pPr>
          </w:p>
        </w:tc>
        <w:tc>
          <w:tcPr>
            <w:tcW w:w="1356" w:type="dxa"/>
            <w:noWrap w:val="0"/>
            <w:vAlign w:val="center"/>
          </w:tcPr>
          <w:p>
            <w:pPr>
              <w:spacing w:line="240" w:lineRule="auto"/>
              <w:rPr>
                <w:rFonts w:hint="eastAsia" w:ascii="宋体" w:hAnsi="宋体" w:cs="宋体"/>
                <w:bCs/>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561" w:type="dxa"/>
            <w:noWrap w:val="0"/>
            <w:vAlign w:val="center"/>
          </w:tcPr>
          <w:p>
            <w:pPr>
              <w:spacing w:line="240" w:lineRule="auto"/>
              <w:jc w:val="center"/>
              <w:rPr>
                <w:rFonts w:hint="eastAsia" w:ascii="宋体" w:hAnsi="宋体" w:cs="宋体"/>
                <w:bCs/>
                <w:color w:val="auto"/>
                <w:sz w:val="24"/>
                <w:highlight w:val="none"/>
              </w:rPr>
            </w:pPr>
            <w:r>
              <w:rPr>
                <w:rFonts w:hint="eastAsia" w:ascii="宋体" w:hAnsi="宋体" w:cs="宋体"/>
                <w:bCs/>
                <w:color w:val="auto"/>
                <w:sz w:val="24"/>
                <w:highlight w:val="none"/>
              </w:rPr>
              <w:t>4</w:t>
            </w:r>
          </w:p>
        </w:tc>
        <w:tc>
          <w:tcPr>
            <w:tcW w:w="1044" w:type="dxa"/>
            <w:noWrap w:val="0"/>
            <w:vAlign w:val="center"/>
          </w:tcPr>
          <w:p>
            <w:pPr>
              <w:spacing w:line="240" w:lineRule="auto"/>
              <w:jc w:val="center"/>
              <w:rPr>
                <w:rFonts w:hint="eastAsia" w:ascii="宋体" w:hAnsi="宋体" w:cs="宋体"/>
                <w:color w:val="auto"/>
                <w:sz w:val="24"/>
                <w:szCs w:val="24"/>
                <w:highlight w:val="none"/>
              </w:rPr>
            </w:pPr>
            <w:r>
              <w:rPr>
                <w:rFonts w:hint="eastAsia" w:ascii="宋体" w:hAnsi="宋体" w:cs="宋体"/>
                <w:color w:val="auto"/>
                <w:sz w:val="24"/>
                <w:szCs w:val="24"/>
                <w:highlight w:val="none"/>
              </w:rPr>
              <w:t>安装调试</w:t>
            </w:r>
          </w:p>
        </w:tc>
        <w:tc>
          <w:tcPr>
            <w:tcW w:w="2817" w:type="dxa"/>
            <w:noWrap w:val="0"/>
            <w:vAlign w:val="center"/>
          </w:tcPr>
          <w:p>
            <w:pPr>
              <w:spacing w:line="240" w:lineRule="auto"/>
              <w:rPr>
                <w:rFonts w:hint="eastAsia" w:ascii="宋体" w:hAnsi="宋体" w:cs="宋体"/>
                <w:bCs/>
                <w:color w:val="auto"/>
                <w:sz w:val="24"/>
                <w:szCs w:val="24"/>
                <w:highlight w:val="none"/>
              </w:rPr>
            </w:pPr>
            <w:r>
              <w:rPr>
                <w:rFonts w:hint="eastAsia"/>
                <w:sz w:val="24"/>
                <w:szCs w:val="24"/>
              </w:rPr>
              <w:t>中标人应派有经验的技术人员到现场进行培训、调试，直到设备正常使用。相关设备需要按照行业规范标准和采购单位信息主管部门要求实施部署，涉及二次调试、综合布线施工等费用由中标方承担。</w:t>
            </w:r>
          </w:p>
        </w:tc>
        <w:tc>
          <w:tcPr>
            <w:tcW w:w="1891" w:type="dxa"/>
            <w:noWrap w:val="0"/>
            <w:vAlign w:val="center"/>
          </w:tcPr>
          <w:p>
            <w:pPr>
              <w:spacing w:line="240" w:lineRule="auto"/>
              <w:rPr>
                <w:rFonts w:hint="eastAsia" w:ascii="宋体" w:hAnsi="宋体" w:cs="宋体"/>
                <w:bCs/>
                <w:color w:val="auto"/>
                <w:sz w:val="24"/>
                <w:highlight w:val="none"/>
              </w:rPr>
            </w:pPr>
          </w:p>
        </w:tc>
        <w:tc>
          <w:tcPr>
            <w:tcW w:w="1200" w:type="dxa"/>
            <w:noWrap w:val="0"/>
            <w:vAlign w:val="center"/>
          </w:tcPr>
          <w:p>
            <w:pPr>
              <w:spacing w:line="240" w:lineRule="auto"/>
              <w:rPr>
                <w:rFonts w:hint="eastAsia" w:ascii="宋体" w:hAnsi="宋体" w:cs="宋体"/>
                <w:bCs/>
                <w:color w:val="auto"/>
                <w:sz w:val="24"/>
                <w:highlight w:val="none"/>
              </w:rPr>
            </w:pPr>
          </w:p>
        </w:tc>
        <w:tc>
          <w:tcPr>
            <w:tcW w:w="1356" w:type="dxa"/>
            <w:noWrap w:val="0"/>
            <w:vAlign w:val="center"/>
          </w:tcPr>
          <w:p>
            <w:pPr>
              <w:adjustRightInd w:val="0"/>
              <w:snapToGrid w:val="0"/>
              <w:spacing w:line="240" w:lineRule="auto"/>
              <w:jc w:val="both"/>
              <w:rPr>
                <w:rFonts w:hint="eastAsia" w:ascii="宋体" w:hAnsi="宋体" w:cs="宋体"/>
                <w:bCs/>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422" w:type="dxa"/>
            <w:gridSpan w:val="3"/>
            <w:noWrap w:val="0"/>
            <w:vAlign w:val="center"/>
          </w:tcPr>
          <w:p>
            <w:pPr>
              <w:spacing w:line="240" w:lineRule="auto"/>
              <w:rPr>
                <w:rFonts w:hint="default" w:eastAsia="宋体"/>
                <w:sz w:val="24"/>
                <w:szCs w:val="24"/>
                <w:lang w:val="en-US" w:eastAsia="zh-CN"/>
              </w:rPr>
            </w:pPr>
            <w:r>
              <w:rPr>
                <w:rFonts w:hint="eastAsia" w:ascii="宋体" w:hAnsi="宋体" w:eastAsia="宋体" w:cs="宋体"/>
                <w:b/>
                <w:color w:val="auto"/>
                <w:sz w:val="24"/>
                <w:highlight w:val="none"/>
                <w:lang w:eastAsia="zh-CN"/>
              </w:rPr>
              <w:t>（</w:t>
            </w:r>
            <w:r>
              <w:rPr>
                <w:rFonts w:hint="eastAsia" w:ascii="宋体" w:hAnsi="宋体" w:eastAsia="宋体" w:cs="宋体"/>
                <w:b/>
                <w:color w:val="auto"/>
                <w:sz w:val="24"/>
                <w:highlight w:val="none"/>
                <w:lang w:val="en-US" w:eastAsia="zh-CN"/>
              </w:rPr>
              <w:t>二）</w:t>
            </w:r>
            <w:r>
              <w:rPr>
                <w:rFonts w:hint="eastAsia" w:ascii="宋体" w:hAnsi="宋体" w:eastAsia="宋体" w:cs="宋体"/>
                <w:b/>
                <w:color w:val="auto"/>
                <w:sz w:val="24"/>
                <w:highlight w:val="none"/>
              </w:rPr>
              <w:t>免费保修期外售后服务要求</w:t>
            </w:r>
          </w:p>
        </w:tc>
        <w:tc>
          <w:tcPr>
            <w:tcW w:w="1891" w:type="dxa"/>
            <w:noWrap w:val="0"/>
            <w:vAlign w:val="center"/>
          </w:tcPr>
          <w:p>
            <w:pPr>
              <w:spacing w:line="240" w:lineRule="auto"/>
              <w:rPr>
                <w:rFonts w:hint="eastAsia" w:ascii="宋体" w:hAnsi="宋体" w:cs="宋体"/>
                <w:bCs/>
                <w:color w:val="auto"/>
                <w:sz w:val="24"/>
                <w:highlight w:val="none"/>
              </w:rPr>
            </w:pPr>
          </w:p>
        </w:tc>
        <w:tc>
          <w:tcPr>
            <w:tcW w:w="1200" w:type="dxa"/>
            <w:noWrap w:val="0"/>
            <w:vAlign w:val="center"/>
          </w:tcPr>
          <w:p>
            <w:pPr>
              <w:spacing w:line="240" w:lineRule="auto"/>
              <w:rPr>
                <w:rFonts w:hint="eastAsia" w:ascii="宋体" w:hAnsi="宋体" w:cs="宋体"/>
                <w:bCs/>
                <w:color w:val="auto"/>
                <w:sz w:val="24"/>
                <w:highlight w:val="none"/>
              </w:rPr>
            </w:pPr>
          </w:p>
        </w:tc>
        <w:tc>
          <w:tcPr>
            <w:tcW w:w="1356" w:type="dxa"/>
            <w:noWrap w:val="0"/>
            <w:vAlign w:val="center"/>
          </w:tcPr>
          <w:p>
            <w:pPr>
              <w:adjustRightInd w:val="0"/>
              <w:snapToGrid w:val="0"/>
              <w:spacing w:line="240" w:lineRule="auto"/>
              <w:jc w:val="both"/>
              <w:rPr>
                <w:rFonts w:hint="eastAsia" w:ascii="宋体" w:hAnsi="宋体" w:cs="宋体"/>
                <w:bCs/>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561" w:type="dxa"/>
            <w:vMerge w:val="restart"/>
            <w:noWrap w:val="0"/>
            <w:vAlign w:val="center"/>
          </w:tcPr>
          <w:p>
            <w:pPr>
              <w:spacing w:line="240" w:lineRule="auto"/>
              <w:jc w:val="center"/>
              <w:rPr>
                <w:rFonts w:hint="eastAsia"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1</w:t>
            </w:r>
          </w:p>
        </w:tc>
        <w:tc>
          <w:tcPr>
            <w:tcW w:w="1044" w:type="dxa"/>
            <w:vMerge w:val="restart"/>
            <w:noWrap w:val="0"/>
            <w:vAlign w:val="center"/>
          </w:tcPr>
          <w:p>
            <w:pPr>
              <w:spacing w:line="240" w:lineRule="auto"/>
              <w:jc w:val="center"/>
              <w:rPr>
                <w:rFonts w:hint="eastAsia" w:ascii="宋体" w:hAnsi="宋体" w:eastAsia="宋体" w:cs="宋体"/>
                <w:color w:val="auto"/>
                <w:sz w:val="24"/>
                <w:szCs w:val="24"/>
                <w:highlight w:val="none"/>
              </w:rPr>
            </w:pPr>
            <w:r>
              <w:rPr>
                <w:rStyle w:val="15"/>
                <w:rFonts w:hint="eastAsia" w:ascii="宋体" w:hAnsi="宋体" w:eastAsia="宋体" w:cs="宋体"/>
                <w:b w:val="0"/>
                <w:bCs/>
                <w:color w:val="000000"/>
                <w:sz w:val="24"/>
                <w:szCs w:val="24"/>
              </w:rPr>
              <w:t>维修零配件、消耗品和延续保修合同的报价</w:t>
            </w:r>
          </w:p>
        </w:tc>
        <w:tc>
          <w:tcPr>
            <w:tcW w:w="2817" w:type="dxa"/>
            <w:noWrap w:val="0"/>
            <w:vAlign w:val="center"/>
          </w:tcPr>
          <w:p>
            <w:pPr>
              <w:spacing w:line="240" w:lineRule="auto"/>
              <w:rPr>
                <w:rFonts w:hint="eastAsia"/>
                <w:sz w:val="24"/>
                <w:szCs w:val="24"/>
              </w:rPr>
            </w:pPr>
            <w:r>
              <w:rPr>
                <w:rFonts w:hint="eastAsia"/>
                <w:sz w:val="24"/>
                <w:szCs w:val="24"/>
              </w:rPr>
              <w:t>1.1由设备制造商提供售后服务， 4 小时内响应， 24 小时维修到位，并在48小时内消除故障（不可抗力情况除外）。消耗品和零配件供应及时，特殊情况下可提供备用机。在境内有相对应的零配件保税库，于中标后出具证明文件。</w:t>
            </w:r>
          </w:p>
        </w:tc>
        <w:tc>
          <w:tcPr>
            <w:tcW w:w="1891" w:type="dxa"/>
            <w:noWrap w:val="0"/>
            <w:vAlign w:val="center"/>
          </w:tcPr>
          <w:p>
            <w:pPr>
              <w:spacing w:line="240" w:lineRule="auto"/>
              <w:rPr>
                <w:rFonts w:hint="eastAsia" w:ascii="宋体" w:hAnsi="宋体" w:cs="宋体"/>
                <w:bCs/>
                <w:color w:val="auto"/>
                <w:sz w:val="24"/>
                <w:highlight w:val="none"/>
              </w:rPr>
            </w:pPr>
          </w:p>
        </w:tc>
        <w:tc>
          <w:tcPr>
            <w:tcW w:w="1200" w:type="dxa"/>
            <w:noWrap w:val="0"/>
            <w:vAlign w:val="center"/>
          </w:tcPr>
          <w:p>
            <w:pPr>
              <w:spacing w:line="240" w:lineRule="auto"/>
              <w:rPr>
                <w:rFonts w:hint="eastAsia" w:ascii="宋体" w:hAnsi="宋体" w:cs="宋体"/>
                <w:bCs/>
                <w:color w:val="auto"/>
                <w:sz w:val="24"/>
                <w:highlight w:val="none"/>
              </w:rPr>
            </w:pPr>
          </w:p>
        </w:tc>
        <w:tc>
          <w:tcPr>
            <w:tcW w:w="1356" w:type="dxa"/>
            <w:noWrap w:val="0"/>
            <w:vAlign w:val="center"/>
          </w:tcPr>
          <w:p>
            <w:pPr>
              <w:adjustRightInd w:val="0"/>
              <w:snapToGrid w:val="0"/>
              <w:spacing w:line="240" w:lineRule="auto"/>
              <w:jc w:val="both"/>
              <w:rPr>
                <w:rFonts w:hint="eastAsia" w:ascii="宋体" w:hAnsi="宋体" w:cs="宋体"/>
                <w:bCs/>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561" w:type="dxa"/>
            <w:vMerge w:val="continue"/>
            <w:noWrap w:val="0"/>
            <w:vAlign w:val="center"/>
          </w:tcPr>
          <w:p>
            <w:pPr>
              <w:spacing w:line="240" w:lineRule="auto"/>
              <w:jc w:val="center"/>
              <w:rPr>
                <w:rFonts w:hint="eastAsia" w:ascii="宋体" w:hAnsi="宋体" w:cs="宋体"/>
                <w:bCs/>
                <w:color w:val="auto"/>
                <w:sz w:val="24"/>
                <w:highlight w:val="none"/>
                <w:lang w:val="en-US" w:eastAsia="zh-CN"/>
              </w:rPr>
            </w:pPr>
          </w:p>
        </w:tc>
        <w:tc>
          <w:tcPr>
            <w:tcW w:w="1044" w:type="dxa"/>
            <w:vMerge w:val="continue"/>
            <w:noWrap w:val="0"/>
            <w:vAlign w:val="center"/>
          </w:tcPr>
          <w:p>
            <w:pPr>
              <w:spacing w:line="240" w:lineRule="auto"/>
              <w:jc w:val="center"/>
              <w:rPr>
                <w:rStyle w:val="15"/>
                <w:rFonts w:hint="eastAsia" w:ascii="宋体" w:hAnsi="宋体" w:eastAsia="宋体" w:cs="宋体"/>
                <w:b w:val="0"/>
                <w:bCs/>
                <w:color w:val="000000"/>
                <w:sz w:val="20"/>
                <w:szCs w:val="20"/>
              </w:rPr>
            </w:pPr>
          </w:p>
        </w:tc>
        <w:tc>
          <w:tcPr>
            <w:tcW w:w="2817" w:type="dxa"/>
            <w:noWrap w:val="0"/>
            <w:vAlign w:val="center"/>
          </w:tcPr>
          <w:p>
            <w:pPr>
              <w:spacing w:line="240" w:lineRule="auto"/>
              <w:rPr>
                <w:rFonts w:hint="eastAsia"/>
                <w:sz w:val="24"/>
                <w:szCs w:val="24"/>
              </w:rPr>
            </w:pPr>
            <w:r>
              <w:rPr>
                <w:rFonts w:hint="eastAsia"/>
                <w:sz w:val="24"/>
                <w:szCs w:val="24"/>
              </w:rPr>
              <w:t>1.2对保修期外采购方设备发生故障需更换的，投标人免收上门服务费，并以优惠价格提供配件。</w:t>
            </w:r>
          </w:p>
        </w:tc>
        <w:tc>
          <w:tcPr>
            <w:tcW w:w="1891" w:type="dxa"/>
            <w:noWrap w:val="0"/>
            <w:vAlign w:val="center"/>
          </w:tcPr>
          <w:p>
            <w:pPr>
              <w:spacing w:line="240" w:lineRule="auto"/>
              <w:rPr>
                <w:rFonts w:hint="eastAsia" w:ascii="宋体" w:hAnsi="宋体" w:cs="宋体"/>
                <w:bCs/>
                <w:color w:val="auto"/>
                <w:sz w:val="24"/>
                <w:highlight w:val="none"/>
              </w:rPr>
            </w:pPr>
          </w:p>
        </w:tc>
        <w:tc>
          <w:tcPr>
            <w:tcW w:w="1200" w:type="dxa"/>
            <w:noWrap w:val="0"/>
            <w:vAlign w:val="center"/>
          </w:tcPr>
          <w:p>
            <w:pPr>
              <w:spacing w:line="240" w:lineRule="auto"/>
              <w:rPr>
                <w:rFonts w:hint="eastAsia" w:ascii="宋体" w:hAnsi="宋体" w:cs="宋体"/>
                <w:bCs/>
                <w:color w:val="auto"/>
                <w:sz w:val="24"/>
                <w:highlight w:val="none"/>
              </w:rPr>
            </w:pPr>
          </w:p>
        </w:tc>
        <w:tc>
          <w:tcPr>
            <w:tcW w:w="1356" w:type="dxa"/>
            <w:noWrap w:val="0"/>
            <w:vAlign w:val="center"/>
          </w:tcPr>
          <w:p>
            <w:pPr>
              <w:adjustRightInd w:val="0"/>
              <w:snapToGrid w:val="0"/>
              <w:spacing w:line="240" w:lineRule="auto"/>
              <w:jc w:val="both"/>
              <w:rPr>
                <w:rFonts w:hint="eastAsia" w:ascii="宋体" w:hAnsi="宋体" w:cs="宋体"/>
                <w:bCs/>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422" w:type="dxa"/>
            <w:gridSpan w:val="3"/>
            <w:noWrap w:val="0"/>
            <w:vAlign w:val="center"/>
          </w:tcPr>
          <w:p>
            <w:pPr>
              <w:spacing w:line="240" w:lineRule="auto"/>
              <w:rPr>
                <w:rFonts w:hint="eastAsia" w:ascii="宋体" w:hAnsi="宋体" w:cs="宋体"/>
                <w:b/>
                <w:color w:val="auto"/>
                <w:sz w:val="24"/>
                <w:highlight w:val="none"/>
              </w:rPr>
            </w:pPr>
            <w:r>
              <w:rPr>
                <w:rFonts w:hint="eastAsia" w:ascii="宋体" w:hAnsi="宋体" w:cs="宋体"/>
                <w:b/>
                <w:color w:val="auto"/>
                <w:sz w:val="24"/>
                <w:highlight w:val="none"/>
              </w:rPr>
              <w:t>（</w:t>
            </w:r>
            <w:r>
              <w:rPr>
                <w:rFonts w:hint="eastAsia" w:ascii="宋体" w:hAnsi="宋体" w:cs="宋体"/>
                <w:b/>
                <w:color w:val="auto"/>
                <w:sz w:val="24"/>
                <w:highlight w:val="none"/>
                <w:lang w:val="en-US" w:eastAsia="zh-CN"/>
              </w:rPr>
              <w:t>三</w:t>
            </w:r>
            <w:r>
              <w:rPr>
                <w:rFonts w:hint="eastAsia" w:ascii="宋体" w:hAnsi="宋体" w:cs="宋体"/>
                <w:b/>
                <w:color w:val="auto"/>
                <w:sz w:val="24"/>
                <w:highlight w:val="none"/>
              </w:rPr>
              <w:t>）其他商务要求</w:t>
            </w:r>
          </w:p>
        </w:tc>
        <w:tc>
          <w:tcPr>
            <w:tcW w:w="1891" w:type="dxa"/>
            <w:noWrap w:val="0"/>
            <w:vAlign w:val="center"/>
          </w:tcPr>
          <w:p>
            <w:pPr>
              <w:spacing w:line="240" w:lineRule="auto"/>
              <w:rPr>
                <w:rFonts w:hint="eastAsia" w:ascii="宋体" w:hAnsi="宋体" w:cs="宋体"/>
                <w:b/>
                <w:color w:val="auto"/>
                <w:sz w:val="24"/>
                <w:highlight w:val="none"/>
              </w:rPr>
            </w:pPr>
          </w:p>
        </w:tc>
        <w:tc>
          <w:tcPr>
            <w:tcW w:w="1200" w:type="dxa"/>
            <w:noWrap w:val="0"/>
            <w:vAlign w:val="center"/>
          </w:tcPr>
          <w:p>
            <w:pPr>
              <w:spacing w:line="240" w:lineRule="auto"/>
              <w:rPr>
                <w:rFonts w:hint="eastAsia" w:ascii="宋体" w:hAnsi="宋体" w:cs="宋体"/>
                <w:b/>
                <w:color w:val="auto"/>
                <w:sz w:val="24"/>
                <w:highlight w:val="none"/>
              </w:rPr>
            </w:pPr>
          </w:p>
        </w:tc>
        <w:tc>
          <w:tcPr>
            <w:tcW w:w="1356" w:type="dxa"/>
            <w:noWrap w:val="0"/>
            <w:vAlign w:val="center"/>
          </w:tcPr>
          <w:p>
            <w:pPr>
              <w:spacing w:line="240" w:lineRule="auto"/>
              <w:rPr>
                <w:rFonts w:hint="eastAsia" w:ascii="宋体" w:hAnsi="宋体" w:cs="宋体"/>
                <w:b/>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trPr>
        <w:tc>
          <w:tcPr>
            <w:tcW w:w="561" w:type="dxa"/>
            <w:vMerge w:val="restart"/>
            <w:noWrap w:val="0"/>
            <w:vAlign w:val="center"/>
          </w:tcPr>
          <w:p>
            <w:pPr>
              <w:spacing w:line="240" w:lineRule="auto"/>
              <w:jc w:val="center"/>
              <w:rPr>
                <w:rFonts w:hint="eastAsia" w:ascii="宋体" w:hAnsi="宋体" w:cs="宋体"/>
                <w:b w:val="0"/>
                <w:bCs/>
                <w:color w:val="auto"/>
                <w:sz w:val="24"/>
                <w:highlight w:val="none"/>
              </w:rPr>
            </w:pPr>
            <w:r>
              <w:rPr>
                <w:rFonts w:hint="eastAsia" w:ascii="宋体" w:hAnsi="宋体" w:cs="宋体"/>
                <w:b w:val="0"/>
                <w:bCs/>
                <w:color w:val="auto"/>
                <w:sz w:val="24"/>
                <w:highlight w:val="none"/>
              </w:rPr>
              <w:t>1</w:t>
            </w:r>
          </w:p>
        </w:tc>
        <w:tc>
          <w:tcPr>
            <w:tcW w:w="1044" w:type="dxa"/>
            <w:vMerge w:val="restart"/>
            <w:noWrap w:val="0"/>
            <w:vAlign w:val="center"/>
          </w:tcPr>
          <w:p>
            <w:pPr>
              <w:spacing w:line="240" w:lineRule="auto"/>
              <w:jc w:val="center"/>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交货条件及争议解决方法</w:t>
            </w:r>
          </w:p>
        </w:tc>
        <w:tc>
          <w:tcPr>
            <w:tcW w:w="2817" w:type="dxa"/>
            <w:noWrap w:val="0"/>
            <w:vAlign w:val="center"/>
          </w:tcPr>
          <w:p>
            <w:pPr>
              <w:spacing w:line="240"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1.1交货时间和地点：合同签订之日起至货物运抵采购人指定地点，并且完成调试、培训，验收合格交付使用的时间。具体是指：合同签订后30日内。</w:t>
            </w:r>
          </w:p>
        </w:tc>
        <w:tc>
          <w:tcPr>
            <w:tcW w:w="1891" w:type="dxa"/>
            <w:noWrap w:val="0"/>
            <w:vAlign w:val="center"/>
          </w:tcPr>
          <w:p>
            <w:pPr>
              <w:spacing w:line="240" w:lineRule="auto"/>
              <w:rPr>
                <w:rFonts w:hint="eastAsia" w:ascii="宋体" w:hAnsi="宋体" w:cs="宋体"/>
                <w:color w:val="auto"/>
                <w:sz w:val="24"/>
                <w:highlight w:val="none"/>
              </w:rPr>
            </w:pPr>
          </w:p>
        </w:tc>
        <w:tc>
          <w:tcPr>
            <w:tcW w:w="1200" w:type="dxa"/>
            <w:noWrap w:val="0"/>
            <w:vAlign w:val="center"/>
          </w:tcPr>
          <w:p>
            <w:pPr>
              <w:spacing w:line="240" w:lineRule="auto"/>
              <w:rPr>
                <w:rFonts w:hint="eastAsia" w:ascii="宋体" w:hAnsi="宋体" w:cs="宋体"/>
                <w:color w:val="auto"/>
                <w:sz w:val="24"/>
                <w:highlight w:val="none"/>
              </w:rPr>
            </w:pPr>
          </w:p>
        </w:tc>
        <w:tc>
          <w:tcPr>
            <w:tcW w:w="1356" w:type="dxa"/>
            <w:noWrap w:val="0"/>
            <w:vAlign w:val="center"/>
          </w:tcPr>
          <w:p>
            <w:pPr>
              <w:adjustRightInd w:val="0"/>
              <w:snapToGrid w:val="0"/>
              <w:spacing w:line="240" w:lineRule="auto"/>
              <w:jc w:val="both"/>
              <w:rPr>
                <w:rFonts w:hint="eastAsia" w:ascii="宋体" w:hAnsi="宋体" w:cs="宋体"/>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1" w:type="dxa"/>
            <w:vMerge w:val="continue"/>
            <w:noWrap w:val="0"/>
            <w:vAlign w:val="center"/>
          </w:tcPr>
          <w:p>
            <w:pPr>
              <w:spacing w:line="240" w:lineRule="auto"/>
              <w:jc w:val="center"/>
              <w:rPr>
                <w:rFonts w:hint="eastAsia" w:ascii="宋体" w:hAnsi="宋体" w:cs="宋体"/>
                <w:b/>
                <w:color w:val="auto"/>
                <w:sz w:val="24"/>
                <w:highlight w:val="none"/>
              </w:rPr>
            </w:pPr>
          </w:p>
        </w:tc>
        <w:tc>
          <w:tcPr>
            <w:tcW w:w="1044" w:type="dxa"/>
            <w:vMerge w:val="continue"/>
            <w:noWrap w:val="0"/>
            <w:vAlign w:val="center"/>
          </w:tcPr>
          <w:p>
            <w:pPr>
              <w:spacing w:line="240" w:lineRule="auto"/>
              <w:jc w:val="center"/>
              <w:rPr>
                <w:rFonts w:hint="eastAsia" w:ascii="宋体" w:hAnsi="宋体" w:eastAsia="宋体" w:cs="宋体"/>
                <w:b/>
                <w:color w:val="auto"/>
                <w:sz w:val="24"/>
                <w:szCs w:val="24"/>
                <w:highlight w:val="none"/>
              </w:rPr>
            </w:pPr>
          </w:p>
        </w:tc>
        <w:tc>
          <w:tcPr>
            <w:tcW w:w="2817" w:type="dxa"/>
            <w:noWrap w:val="0"/>
            <w:vAlign w:val="center"/>
          </w:tcPr>
          <w:p>
            <w:pPr>
              <w:spacing w:line="240" w:lineRule="auto"/>
              <w:rPr>
                <w:rFonts w:hint="eastAsia" w:ascii="宋体" w:hAnsi="宋体" w:eastAsia="宋体" w:cs="宋体"/>
                <w:color w:val="auto"/>
                <w:sz w:val="24"/>
                <w:szCs w:val="24"/>
                <w:highlight w:val="none"/>
              </w:rPr>
            </w:pPr>
            <w:r>
              <w:rPr>
                <w:rFonts w:hint="eastAsia" w:ascii="宋体" w:hAnsi="宋体" w:eastAsia="宋体" w:cs="宋体"/>
                <w:sz w:val="24"/>
                <w:szCs w:val="24"/>
              </w:rPr>
              <w:t>1.2 服务期：服务期为3年，时间自最终验收合格并交付使用之日起计算。</w:t>
            </w:r>
          </w:p>
        </w:tc>
        <w:tc>
          <w:tcPr>
            <w:tcW w:w="1891" w:type="dxa"/>
            <w:noWrap w:val="0"/>
            <w:vAlign w:val="center"/>
          </w:tcPr>
          <w:p>
            <w:pPr>
              <w:spacing w:line="240" w:lineRule="auto"/>
              <w:rPr>
                <w:rFonts w:hint="eastAsia" w:ascii="宋体" w:hAnsi="宋体" w:cs="宋体"/>
                <w:color w:val="auto"/>
                <w:sz w:val="24"/>
                <w:highlight w:val="none"/>
              </w:rPr>
            </w:pPr>
          </w:p>
        </w:tc>
        <w:tc>
          <w:tcPr>
            <w:tcW w:w="1200" w:type="dxa"/>
            <w:noWrap w:val="0"/>
            <w:vAlign w:val="center"/>
          </w:tcPr>
          <w:p>
            <w:pPr>
              <w:spacing w:line="240" w:lineRule="auto"/>
              <w:rPr>
                <w:rFonts w:hint="eastAsia" w:ascii="宋体" w:hAnsi="宋体" w:cs="宋体"/>
                <w:color w:val="auto"/>
                <w:sz w:val="24"/>
                <w:highlight w:val="none"/>
              </w:rPr>
            </w:pPr>
          </w:p>
        </w:tc>
        <w:tc>
          <w:tcPr>
            <w:tcW w:w="1356" w:type="dxa"/>
            <w:noWrap w:val="0"/>
            <w:vAlign w:val="center"/>
          </w:tcPr>
          <w:p>
            <w:pPr>
              <w:adjustRightInd w:val="0"/>
              <w:snapToGrid w:val="0"/>
              <w:spacing w:line="240" w:lineRule="auto"/>
              <w:jc w:val="both"/>
              <w:rPr>
                <w:rFonts w:hint="eastAsia" w:ascii="宋体" w:hAnsi="宋体" w:cs="宋体"/>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1" w:type="dxa"/>
            <w:vMerge w:val="continue"/>
            <w:noWrap w:val="0"/>
            <w:vAlign w:val="center"/>
          </w:tcPr>
          <w:p>
            <w:pPr>
              <w:spacing w:line="240" w:lineRule="auto"/>
              <w:jc w:val="center"/>
              <w:rPr>
                <w:rFonts w:hint="eastAsia" w:ascii="宋体" w:hAnsi="宋体" w:cs="宋体"/>
                <w:b/>
                <w:color w:val="auto"/>
                <w:sz w:val="24"/>
                <w:highlight w:val="none"/>
              </w:rPr>
            </w:pPr>
          </w:p>
        </w:tc>
        <w:tc>
          <w:tcPr>
            <w:tcW w:w="1044" w:type="dxa"/>
            <w:vMerge w:val="continue"/>
            <w:noWrap w:val="0"/>
            <w:vAlign w:val="center"/>
          </w:tcPr>
          <w:p>
            <w:pPr>
              <w:spacing w:line="240" w:lineRule="auto"/>
              <w:jc w:val="center"/>
              <w:rPr>
                <w:rFonts w:hint="eastAsia" w:ascii="宋体" w:hAnsi="宋体" w:eastAsia="宋体" w:cs="宋体"/>
                <w:b/>
                <w:color w:val="auto"/>
                <w:sz w:val="24"/>
                <w:szCs w:val="24"/>
                <w:highlight w:val="none"/>
              </w:rPr>
            </w:pPr>
          </w:p>
        </w:tc>
        <w:tc>
          <w:tcPr>
            <w:tcW w:w="2817" w:type="dxa"/>
            <w:noWrap w:val="0"/>
            <w:vAlign w:val="center"/>
          </w:tcPr>
          <w:p>
            <w:pPr>
              <w:spacing w:line="240" w:lineRule="auto"/>
              <w:rPr>
                <w:rFonts w:hint="eastAsia" w:ascii="宋体" w:hAnsi="宋体" w:eastAsia="宋体" w:cs="宋体"/>
                <w:color w:val="auto"/>
                <w:sz w:val="24"/>
                <w:szCs w:val="24"/>
                <w:highlight w:val="none"/>
              </w:rPr>
            </w:pPr>
            <w:r>
              <w:rPr>
                <w:rFonts w:hint="eastAsia" w:ascii="宋体" w:hAnsi="宋体" w:eastAsia="宋体" w:cs="宋体"/>
                <w:sz w:val="24"/>
                <w:szCs w:val="24"/>
              </w:rPr>
              <w:t>1.3付款期限和方式：签订合同后支付40%首期款，完成安装调试后付40%二期款，完成2024年深圳市初中生物会考实验操作考试且项目验收合格后支付20%尾款。</w:t>
            </w:r>
          </w:p>
        </w:tc>
        <w:tc>
          <w:tcPr>
            <w:tcW w:w="1891" w:type="dxa"/>
            <w:noWrap w:val="0"/>
            <w:vAlign w:val="center"/>
          </w:tcPr>
          <w:p>
            <w:pPr>
              <w:spacing w:line="240" w:lineRule="auto"/>
              <w:rPr>
                <w:rFonts w:hint="eastAsia" w:ascii="宋体" w:hAnsi="宋体" w:cs="宋体"/>
                <w:color w:val="auto"/>
                <w:sz w:val="24"/>
                <w:highlight w:val="none"/>
              </w:rPr>
            </w:pPr>
          </w:p>
        </w:tc>
        <w:tc>
          <w:tcPr>
            <w:tcW w:w="1200" w:type="dxa"/>
            <w:noWrap w:val="0"/>
            <w:vAlign w:val="center"/>
          </w:tcPr>
          <w:p>
            <w:pPr>
              <w:spacing w:line="240" w:lineRule="auto"/>
              <w:rPr>
                <w:rFonts w:hint="eastAsia" w:ascii="宋体" w:hAnsi="宋体" w:cs="宋体"/>
                <w:color w:val="auto"/>
                <w:sz w:val="24"/>
                <w:highlight w:val="none"/>
              </w:rPr>
            </w:pPr>
          </w:p>
        </w:tc>
        <w:tc>
          <w:tcPr>
            <w:tcW w:w="1356" w:type="dxa"/>
            <w:noWrap w:val="0"/>
            <w:vAlign w:val="center"/>
          </w:tcPr>
          <w:p>
            <w:pPr>
              <w:spacing w:line="240" w:lineRule="auto"/>
              <w:rPr>
                <w:rFonts w:hint="eastAsia" w:ascii="宋体" w:hAnsi="宋体" w:cs="宋体"/>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1" w:type="dxa"/>
            <w:vMerge w:val="continue"/>
            <w:noWrap w:val="0"/>
            <w:vAlign w:val="center"/>
          </w:tcPr>
          <w:p>
            <w:pPr>
              <w:spacing w:line="240" w:lineRule="auto"/>
              <w:jc w:val="center"/>
              <w:rPr>
                <w:rFonts w:hint="eastAsia" w:ascii="宋体" w:hAnsi="宋体" w:cs="宋体"/>
                <w:b/>
                <w:color w:val="auto"/>
                <w:sz w:val="24"/>
                <w:highlight w:val="none"/>
              </w:rPr>
            </w:pPr>
          </w:p>
        </w:tc>
        <w:tc>
          <w:tcPr>
            <w:tcW w:w="1044" w:type="dxa"/>
            <w:vMerge w:val="continue"/>
            <w:noWrap w:val="0"/>
            <w:vAlign w:val="center"/>
          </w:tcPr>
          <w:p>
            <w:pPr>
              <w:spacing w:line="240" w:lineRule="auto"/>
              <w:jc w:val="center"/>
              <w:rPr>
                <w:rFonts w:hint="eastAsia" w:ascii="宋体" w:hAnsi="宋体" w:eastAsia="宋体" w:cs="宋体"/>
                <w:color w:val="auto"/>
                <w:sz w:val="24"/>
                <w:szCs w:val="24"/>
                <w:highlight w:val="none"/>
              </w:rPr>
            </w:pPr>
          </w:p>
        </w:tc>
        <w:tc>
          <w:tcPr>
            <w:tcW w:w="2817" w:type="dxa"/>
            <w:noWrap w:val="0"/>
            <w:vAlign w:val="center"/>
          </w:tcPr>
          <w:p>
            <w:pPr>
              <w:spacing w:line="240" w:lineRule="auto"/>
              <w:rPr>
                <w:rFonts w:hint="eastAsia" w:ascii="宋体" w:hAnsi="宋体" w:eastAsia="宋体" w:cs="宋体"/>
                <w:color w:val="auto"/>
                <w:sz w:val="24"/>
                <w:szCs w:val="24"/>
                <w:highlight w:val="none"/>
              </w:rPr>
            </w:pPr>
            <w:r>
              <w:rPr>
                <w:rFonts w:hint="eastAsia" w:ascii="宋体" w:hAnsi="宋体" w:eastAsia="宋体" w:cs="宋体"/>
                <w:sz w:val="24"/>
                <w:szCs w:val="24"/>
              </w:rPr>
              <w:t>1.4验收条件：完成交货及安装调试后，由采购人、监理单位和中标单位共同验收。上报验收报告时，除了表格中写明的材料外，还需要验收记录表（需逐条审核产品技术参数符合情况）、产品三证（指产品合格证、供货凭证（含生产厂家或代理商证明））、合同及附件。投标商必须确保所投产品中标后有能力通过验收，且提供的货物为正规渠道供货，不存在违反国家法律法规的情况。</w:t>
            </w:r>
          </w:p>
        </w:tc>
        <w:tc>
          <w:tcPr>
            <w:tcW w:w="1891" w:type="dxa"/>
            <w:noWrap w:val="0"/>
            <w:vAlign w:val="center"/>
          </w:tcPr>
          <w:p>
            <w:pPr>
              <w:spacing w:line="240" w:lineRule="auto"/>
              <w:rPr>
                <w:rFonts w:hint="eastAsia" w:ascii="宋体" w:hAnsi="宋体" w:cs="宋体"/>
                <w:color w:val="auto"/>
                <w:sz w:val="24"/>
                <w:highlight w:val="none"/>
              </w:rPr>
            </w:pPr>
          </w:p>
        </w:tc>
        <w:tc>
          <w:tcPr>
            <w:tcW w:w="1200" w:type="dxa"/>
            <w:noWrap w:val="0"/>
            <w:vAlign w:val="center"/>
          </w:tcPr>
          <w:p>
            <w:pPr>
              <w:spacing w:line="240" w:lineRule="auto"/>
              <w:rPr>
                <w:rFonts w:hint="eastAsia" w:ascii="宋体" w:hAnsi="宋体" w:cs="宋体"/>
                <w:color w:val="auto"/>
                <w:sz w:val="24"/>
                <w:highlight w:val="none"/>
              </w:rPr>
            </w:pPr>
          </w:p>
        </w:tc>
        <w:tc>
          <w:tcPr>
            <w:tcW w:w="1356" w:type="dxa"/>
            <w:noWrap w:val="0"/>
            <w:vAlign w:val="center"/>
          </w:tcPr>
          <w:p>
            <w:pPr>
              <w:spacing w:line="240" w:lineRule="auto"/>
              <w:rPr>
                <w:rFonts w:hint="eastAsia" w:ascii="宋体" w:hAnsi="宋体" w:cs="宋体"/>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1" w:type="dxa"/>
            <w:vMerge w:val="continue"/>
            <w:noWrap w:val="0"/>
            <w:vAlign w:val="center"/>
          </w:tcPr>
          <w:p>
            <w:pPr>
              <w:spacing w:line="240" w:lineRule="auto"/>
              <w:jc w:val="center"/>
              <w:rPr>
                <w:rFonts w:hint="eastAsia" w:ascii="宋体" w:hAnsi="宋体" w:cs="宋体"/>
                <w:b/>
                <w:color w:val="auto"/>
                <w:sz w:val="24"/>
                <w:highlight w:val="none"/>
              </w:rPr>
            </w:pPr>
          </w:p>
        </w:tc>
        <w:tc>
          <w:tcPr>
            <w:tcW w:w="1044" w:type="dxa"/>
            <w:vMerge w:val="continue"/>
            <w:noWrap w:val="0"/>
            <w:vAlign w:val="center"/>
          </w:tcPr>
          <w:p>
            <w:pPr>
              <w:spacing w:line="240" w:lineRule="auto"/>
              <w:jc w:val="center"/>
              <w:rPr>
                <w:rFonts w:hint="eastAsia" w:ascii="宋体" w:hAnsi="宋体" w:eastAsia="宋体" w:cs="宋体"/>
                <w:color w:val="auto"/>
                <w:sz w:val="24"/>
                <w:szCs w:val="24"/>
                <w:highlight w:val="none"/>
              </w:rPr>
            </w:pPr>
          </w:p>
        </w:tc>
        <w:tc>
          <w:tcPr>
            <w:tcW w:w="2817" w:type="dxa"/>
            <w:noWrap w:val="0"/>
            <w:vAlign w:val="top"/>
          </w:tcPr>
          <w:p>
            <w:pPr>
              <w:numPr>
                <w:ilvl w:val="0"/>
                <w:numId w:val="0"/>
              </w:numPr>
              <w:spacing w:line="240" w:lineRule="auto"/>
              <w:rPr>
                <w:rFonts w:hint="eastAsia" w:ascii="宋体" w:hAnsi="宋体" w:eastAsia="宋体" w:cs="宋体"/>
                <w:color w:val="auto"/>
                <w:sz w:val="24"/>
                <w:szCs w:val="24"/>
                <w:highlight w:val="none"/>
                <w:lang w:eastAsia="zh-CN"/>
              </w:rPr>
            </w:pPr>
            <w:r>
              <w:rPr>
                <w:rFonts w:hint="eastAsia" w:ascii="宋体" w:hAnsi="宋体" w:eastAsia="宋体" w:cs="宋体"/>
                <w:sz w:val="24"/>
                <w:szCs w:val="24"/>
              </w:rPr>
              <w:t>1.5违约责任：如投标供应商未按照投标文件中承诺的时间交货或提供服务，投标供应商应承担延期交货和延期服务的违约责任并赔偿采购人因此造成的实际经济损失,实际经济损失超出合同总金额5%，采购人有权终止合同</w:t>
            </w:r>
            <w:r>
              <w:rPr>
                <w:rFonts w:hint="eastAsia" w:ascii="宋体" w:hAnsi="宋体" w:cs="宋体"/>
                <w:sz w:val="24"/>
                <w:szCs w:val="24"/>
                <w:lang w:eastAsia="zh-CN"/>
              </w:rPr>
              <w:t>。</w:t>
            </w:r>
          </w:p>
        </w:tc>
        <w:tc>
          <w:tcPr>
            <w:tcW w:w="1891" w:type="dxa"/>
            <w:noWrap w:val="0"/>
            <w:vAlign w:val="top"/>
          </w:tcPr>
          <w:p>
            <w:pPr>
              <w:numPr>
                <w:ilvl w:val="0"/>
                <w:numId w:val="0"/>
              </w:numPr>
              <w:spacing w:line="240" w:lineRule="auto"/>
              <w:rPr>
                <w:rFonts w:hint="eastAsia" w:ascii="宋体" w:hAnsi="宋体" w:cs="宋体"/>
                <w:color w:val="auto"/>
                <w:sz w:val="24"/>
                <w:highlight w:val="none"/>
                <w:lang w:val="en-US" w:eastAsia="zh-CN"/>
              </w:rPr>
            </w:pPr>
          </w:p>
        </w:tc>
        <w:tc>
          <w:tcPr>
            <w:tcW w:w="1200" w:type="dxa"/>
            <w:noWrap w:val="0"/>
            <w:vAlign w:val="top"/>
          </w:tcPr>
          <w:p>
            <w:pPr>
              <w:numPr>
                <w:ilvl w:val="0"/>
                <w:numId w:val="0"/>
              </w:numPr>
              <w:spacing w:line="240" w:lineRule="auto"/>
              <w:rPr>
                <w:rFonts w:hint="eastAsia" w:ascii="宋体" w:hAnsi="宋体" w:cs="宋体"/>
                <w:color w:val="auto"/>
                <w:sz w:val="24"/>
                <w:highlight w:val="none"/>
                <w:lang w:val="en-US" w:eastAsia="zh-CN"/>
              </w:rPr>
            </w:pPr>
          </w:p>
        </w:tc>
        <w:tc>
          <w:tcPr>
            <w:tcW w:w="1356" w:type="dxa"/>
            <w:noWrap w:val="0"/>
            <w:vAlign w:val="top"/>
          </w:tcPr>
          <w:p>
            <w:pPr>
              <w:numPr>
                <w:ilvl w:val="0"/>
                <w:numId w:val="0"/>
              </w:numPr>
              <w:spacing w:line="240" w:lineRule="auto"/>
              <w:rPr>
                <w:rFonts w:hint="eastAsia" w:ascii="宋体" w:hAnsi="宋体" w:cs="宋体"/>
                <w:color w:val="auto"/>
                <w:sz w:val="24"/>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1" w:type="dxa"/>
            <w:vMerge w:val="restart"/>
            <w:noWrap w:val="0"/>
            <w:vAlign w:val="center"/>
          </w:tcPr>
          <w:p>
            <w:pPr>
              <w:spacing w:line="240" w:lineRule="auto"/>
              <w:jc w:val="center"/>
              <w:rPr>
                <w:rFonts w:hint="eastAsia" w:ascii="宋体" w:hAnsi="宋体" w:cs="宋体"/>
                <w:b w:val="0"/>
                <w:bCs/>
                <w:color w:val="auto"/>
                <w:sz w:val="24"/>
                <w:highlight w:val="none"/>
              </w:rPr>
            </w:pPr>
            <w:r>
              <w:rPr>
                <w:rFonts w:hint="eastAsia" w:ascii="宋体" w:hAnsi="宋体" w:cs="宋体"/>
                <w:b w:val="0"/>
                <w:bCs/>
                <w:color w:val="auto"/>
                <w:sz w:val="24"/>
                <w:highlight w:val="none"/>
              </w:rPr>
              <w:t>2</w:t>
            </w:r>
          </w:p>
        </w:tc>
        <w:tc>
          <w:tcPr>
            <w:tcW w:w="1044" w:type="dxa"/>
            <w:vMerge w:val="restart"/>
            <w:noWrap w:val="0"/>
            <w:vAlign w:val="center"/>
          </w:tcPr>
          <w:p>
            <w:pPr>
              <w:spacing w:line="240" w:lineRule="auto"/>
              <w:jc w:val="center"/>
              <w:rPr>
                <w:rFonts w:hint="eastAsia" w:ascii="宋体" w:hAnsi="宋体" w:eastAsia="宋体" w:cs="宋体"/>
                <w:b w:val="0"/>
                <w:bCs w:val="0"/>
                <w:color w:val="auto"/>
                <w:sz w:val="24"/>
                <w:szCs w:val="24"/>
                <w:highlight w:val="none"/>
              </w:rPr>
            </w:pPr>
            <w:r>
              <w:rPr>
                <w:rStyle w:val="15"/>
                <w:rFonts w:hint="eastAsia" w:ascii="宋体" w:hAnsi="宋体" w:eastAsia="宋体" w:cs="宋体"/>
                <w:b w:val="0"/>
                <w:bCs w:val="0"/>
                <w:color w:val="auto"/>
                <w:sz w:val="24"/>
                <w:szCs w:val="24"/>
                <w:highlight w:val="none"/>
              </w:rPr>
              <w:t>运输、安装条件</w:t>
            </w:r>
          </w:p>
        </w:tc>
        <w:tc>
          <w:tcPr>
            <w:tcW w:w="2817" w:type="dxa"/>
            <w:noWrap w:val="0"/>
            <w:vAlign w:val="center"/>
          </w:tcPr>
          <w:p>
            <w:pPr>
              <w:spacing w:line="240" w:lineRule="auto"/>
              <w:rPr>
                <w:rFonts w:hint="eastAsia" w:ascii="宋体" w:hAnsi="宋体" w:eastAsia="宋体" w:cs="宋体"/>
                <w:bCs/>
                <w:color w:val="auto"/>
                <w:sz w:val="24"/>
                <w:szCs w:val="24"/>
                <w:highlight w:val="none"/>
              </w:rPr>
            </w:pPr>
            <w:r>
              <w:rPr>
                <w:rFonts w:hint="eastAsia" w:ascii="宋体" w:hAnsi="宋体" w:eastAsia="宋体" w:cs="宋体"/>
                <w:color w:val="auto"/>
                <w:sz w:val="24"/>
                <w:szCs w:val="24"/>
                <w:highlight w:val="none"/>
              </w:rPr>
              <w:t>2.1投标人负责将货物安全无损运抵采购人指定地点,并承担设备的包装、运输、保险、装卸、安装调试、培训、商检及计量检测、关税、增值税和进口代理等费用。</w:t>
            </w:r>
          </w:p>
        </w:tc>
        <w:tc>
          <w:tcPr>
            <w:tcW w:w="1891" w:type="dxa"/>
            <w:noWrap w:val="0"/>
            <w:vAlign w:val="center"/>
          </w:tcPr>
          <w:p>
            <w:pPr>
              <w:spacing w:line="240" w:lineRule="auto"/>
              <w:rPr>
                <w:rFonts w:hint="eastAsia" w:ascii="宋体" w:hAnsi="宋体" w:cs="宋体"/>
                <w:color w:val="auto"/>
                <w:sz w:val="24"/>
                <w:highlight w:val="none"/>
              </w:rPr>
            </w:pPr>
          </w:p>
        </w:tc>
        <w:tc>
          <w:tcPr>
            <w:tcW w:w="1200" w:type="dxa"/>
            <w:noWrap w:val="0"/>
            <w:vAlign w:val="center"/>
          </w:tcPr>
          <w:p>
            <w:pPr>
              <w:spacing w:line="240" w:lineRule="auto"/>
              <w:rPr>
                <w:rFonts w:hint="eastAsia" w:ascii="宋体" w:hAnsi="宋体" w:cs="宋体"/>
                <w:color w:val="auto"/>
                <w:sz w:val="24"/>
                <w:highlight w:val="none"/>
              </w:rPr>
            </w:pPr>
          </w:p>
        </w:tc>
        <w:tc>
          <w:tcPr>
            <w:tcW w:w="1356" w:type="dxa"/>
            <w:noWrap w:val="0"/>
            <w:vAlign w:val="center"/>
          </w:tcPr>
          <w:p>
            <w:pPr>
              <w:spacing w:line="240" w:lineRule="auto"/>
              <w:rPr>
                <w:rFonts w:hint="eastAsia" w:ascii="宋体" w:hAnsi="宋体" w:cs="宋体"/>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1" w:type="dxa"/>
            <w:vMerge w:val="continue"/>
            <w:noWrap w:val="0"/>
            <w:vAlign w:val="center"/>
          </w:tcPr>
          <w:p>
            <w:pPr>
              <w:spacing w:line="240" w:lineRule="auto"/>
              <w:jc w:val="center"/>
              <w:rPr>
                <w:rFonts w:hint="eastAsia" w:ascii="宋体" w:hAnsi="宋体" w:cs="宋体"/>
                <w:b/>
                <w:color w:val="auto"/>
                <w:sz w:val="24"/>
                <w:highlight w:val="none"/>
              </w:rPr>
            </w:pPr>
          </w:p>
        </w:tc>
        <w:tc>
          <w:tcPr>
            <w:tcW w:w="1044" w:type="dxa"/>
            <w:vMerge w:val="continue"/>
            <w:noWrap w:val="0"/>
            <w:vAlign w:val="center"/>
          </w:tcPr>
          <w:p>
            <w:pPr>
              <w:spacing w:line="240" w:lineRule="auto"/>
              <w:jc w:val="center"/>
              <w:rPr>
                <w:rStyle w:val="15"/>
                <w:rFonts w:hint="eastAsia" w:ascii="宋体" w:hAnsi="宋体" w:eastAsia="宋体" w:cs="宋体"/>
                <w:color w:val="auto"/>
                <w:sz w:val="24"/>
                <w:szCs w:val="24"/>
                <w:highlight w:val="none"/>
              </w:rPr>
            </w:pPr>
          </w:p>
        </w:tc>
        <w:tc>
          <w:tcPr>
            <w:tcW w:w="2817" w:type="dxa"/>
            <w:noWrap w:val="0"/>
            <w:vAlign w:val="center"/>
          </w:tcPr>
          <w:p>
            <w:pPr>
              <w:spacing w:line="240"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2.2采购人有权检验或测试货物，以确认货物是否符合合同规格的要求，并且不承担额外的费用。如果发现所交货物与投标文件中所承诺的不符或存在质量、技术缺陷等,采购人可以拒绝接收该货物,投标人应在10天内采取补足、更换或退货等措施,以满足规格的要求，由此发生的一切损失和费用由投标人承担。</w:t>
            </w:r>
          </w:p>
        </w:tc>
        <w:tc>
          <w:tcPr>
            <w:tcW w:w="1891" w:type="dxa"/>
            <w:noWrap w:val="0"/>
            <w:vAlign w:val="center"/>
          </w:tcPr>
          <w:p>
            <w:pPr>
              <w:spacing w:line="240" w:lineRule="auto"/>
              <w:rPr>
                <w:rFonts w:hint="eastAsia" w:ascii="宋体" w:hAnsi="宋体" w:cs="宋体"/>
                <w:color w:val="auto"/>
                <w:sz w:val="24"/>
                <w:highlight w:val="none"/>
              </w:rPr>
            </w:pPr>
          </w:p>
        </w:tc>
        <w:tc>
          <w:tcPr>
            <w:tcW w:w="1200" w:type="dxa"/>
            <w:noWrap w:val="0"/>
            <w:vAlign w:val="center"/>
          </w:tcPr>
          <w:p>
            <w:pPr>
              <w:spacing w:line="240" w:lineRule="auto"/>
              <w:rPr>
                <w:rFonts w:hint="eastAsia" w:ascii="宋体" w:hAnsi="宋体" w:cs="宋体"/>
                <w:color w:val="auto"/>
                <w:sz w:val="24"/>
                <w:highlight w:val="none"/>
              </w:rPr>
            </w:pPr>
          </w:p>
        </w:tc>
        <w:tc>
          <w:tcPr>
            <w:tcW w:w="1356" w:type="dxa"/>
            <w:noWrap w:val="0"/>
            <w:vAlign w:val="center"/>
          </w:tcPr>
          <w:p>
            <w:pPr>
              <w:spacing w:line="240" w:lineRule="auto"/>
              <w:rPr>
                <w:rFonts w:hint="eastAsia" w:ascii="宋体" w:hAnsi="宋体" w:cs="宋体"/>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1" w:type="dxa"/>
            <w:vMerge w:val="continue"/>
            <w:noWrap w:val="0"/>
            <w:vAlign w:val="center"/>
          </w:tcPr>
          <w:p>
            <w:pPr>
              <w:spacing w:line="240" w:lineRule="auto"/>
              <w:jc w:val="center"/>
              <w:rPr>
                <w:rFonts w:hint="eastAsia" w:ascii="宋体" w:hAnsi="宋体" w:cs="宋体"/>
                <w:b/>
                <w:color w:val="auto"/>
                <w:sz w:val="24"/>
                <w:highlight w:val="none"/>
              </w:rPr>
            </w:pPr>
          </w:p>
        </w:tc>
        <w:tc>
          <w:tcPr>
            <w:tcW w:w="1044" w:type="dxa"/>
            <w:vMerge w:val="continue"/>
            <w:noWrap w:val="0"/>
            <w:vAlign w:val="center"/>
          </w:tcPr>
          <w:p>
            <w:pPr>
              <w:spacing w:line="240" w:lineRule="auto"/>
              <w:jc w:val="center"/>
              <w:rPr>
                <w:rFonts w:hint="eastAsia" w:ascii="宋体" w:hAnsi="宋体" w:eastAsia="宋体" w:cs="宋体"/>
                <w:b/>
                <w:color w:val="auto"/>
                <w:sz w:val="24"/>
                <w:szCs w:val="24"/>
                <w:highlight w:val="none"/>
              </w:rPr>
            </w:pPr>
          </w:p>
        </w:tc>
        <w:tc>
          <w:tcPr>
            <w:tcW w:w="2817" w:type="dxa"/>
            <w:noWrap w:val="0"/>
            <w:vAlign w:val="center"/>
          </w:tcPr>
          <w:p>
            <w:pPr>
              <w:spacing w:line="240" w:lineRule="auto"/>
              <w:rPr>
                <w:rFonts w:hint="eastAsia" w:ascii="宋体" w:hAnsi="宋体" w:eastAsia="宋体" w:cs="宋体"/>
                <w:color w:val="auto"/>
                <w:sz w:val="24"/>
                <w:szCs w:val="24"/>
                <w:highlight w:val="none"/>
              </w:rPr>
            </w:pPr>
            <w:r>
              <w:rPr>
                <w:rFonts w:hint="eastAsia" w:ascii="宋体" w:hAnsi="宋体" w:eastAsia="宋体" w:cs="宋体"/>
                <w:sz w:val="24"/>
                <w:szCs w:val="24"/>
              </w:rPr>
              <w:t>2.3投标人负责货物的现场安装和调试,提供货物安装、调试和维修所需的专用工具和辅助材料。投标人应在货物运至指定地点后根据与申购人双方协定的时间开始安装调试,并在约定的时间内安装调试完毕。</w:t>
            </w:r>
          </w:p>
        </w:tc>
        <w:tc>
          <w:tcPr>
            <w:tcW w:w="1891" w:type="dxa"/>
            <w:noWrap w:val="0"/>
            <w:vAlign w:val="center"/>
          </w:tcPr>
          <w:p>
            <w:pPr>
              <w:spacing w:line="240" w:lineRule="auto"/>
              <w:rPr>
                <w:rFonts w:hint="eastAsia" w:ascii="宋体" w:hAnsi="宋体" w:cs="宋体"/>
                <w:color w:val="auto"/>
                <w:sz w:val="24"/>
                <w:highlight w:val="none"/>
              </w:rPr>
            </w:pPr>
          </w:p>
        </w:tc>
        <w:tc>
          <w:tcPr>
            <w:tcW w:w="1200" w:type="dxa"/>
            <w:noWrap w:val="0"/>
            <w:vAlign w:val="center"/>
          </w:tcPr>
          <w:p>
            <w:pPr>
              <w:spacing w:line="240" w:lineRule="auto"/>
              <w:rPr>
                <w:rFonts w:hint="eastAsia" w:ascii="宋体" w:hAnsi="宋体" w:cs="宋体"/>
                <w:color w:val="auto"/>
                <w:sz w:val="24"/>
                <w:highlight w:val="none"/>
              </w:rPr>
            </w:pPr>
          </w:p>
        </w:tc>
        <w:tc>
          <w:tcPr>
            <w:tcW w:w="1356" w:type="dxa"/>
            <w:noWrap w:val="0"/>
            <w:vAlign w:val="center"/>
          </w:tcPr>
          <w:p>
            <w:pPr>
              <w:spacing w:line="240" w:lineRule="auto"/>
              <w:rPr>
                <w:rFonts w:hint="eastAsia" w:ascii="宋体" w:hAnsi="宋体" w:cs="宋体"/>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1" w:type="dxa"/>
            <w:vMerge w:val="continue"/>
            <w:noWrap w:val="0"/>
            <w:vAlign w:val="center"/>
          </w:tcPr>
          <w:p>
            <w:pPr>
              <w:spacing w:line="240" w:lineRule="auto"/>
              <w:jc w:val="center"/>
              <w:rPr>
                <w:rFonts w:hint="eastAsia" w:ascii="宋体" w:hAnsi="宋体" w:cs="宋体"/>
                <w:b/>
                <w:color w:val="auto"/>
                <w:sz w:val="24"/>
                <w:highlight w:val="none"/>
              </w:rPr>
            </w:pPr>
          </w:p>
        </w:tc>
        <w:tc>
          <w:tcPr>
            <w:tcW w:w="1044" w:type="dxa"/>
            <w:vMerge w:val="continue"/>
            <w:noWrap w:val="0"/>
            <w:vAlign w:val="center"/>
          </w:tcPr>
          <w:p>
            <w:pPr>
              <w:spacing w:line="240" w:lineRule="auto"/>
              <w:jc w:val="center"/>
              <w:rPr>
                <w:rFonts w:hint="eastAsia" w:ascii="宋体" w:hAnsi="宋体" w:eastAsia="宋体" w:cs="宋体"/>
                <w:b/>
                <w:color w:val="auto"/>
                <w:sz w:val="24"/>
                <w:szCs w:val="24"/>
                <w:highlight w:val="none"/>
              </w:rPr>
            </w:pPr>
          </w:p>
        </w:tc>
        <w:tc>
          <w:tcPr>
            <w:tcW w:w="2817" w:type="dxa"/>
            <w:noWrap w:val="0"/>
            <w:vAlign w:val="center"/>
          </w:tcPr>
          <w:p>
            <w:pPr>
              <w:spacing w:line="240"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2.4安装要求：投标人承诺免费提供安装条件所需的配套水、电、气、承重等相关改造和装修收口修补处置，达到货物正常运行和开展的条件。</w:t>
            </w:r>
          </w:p>
        </w:tc>
        <w:tc>
          <w:tcPr>
            <w:tcW w:w="1891" w:type="dxa"/>
            <w:noWrap w:val="0"/>
            <w:vAlign w:val="center"/>
          </w:tcPr>
          <w:p>
            <w:pPr>
              <w:spacing w:line="240" w:lineRule="auto"/>
              <w:rPr>
                <w:rFonts w:hint="eastAsia" w:ascii="宋体" w:hAnsi="宋体" w:cs="宋体"/>
                <w:color w:val="auto"/>
                <w:sz w:val="24"/>
                <w:highlight w:val="none"/>
              </w:rPr>
            </w:pPr>
          </w:p>
        </w:tc>
        <w:tc>
          <w:tcPr>
            <w:tcW w:w="1200" w:type="dxa"/>
            <w:noWrap w:val="0"/>
            <w:vAlign w:val="center"/>
          </w:tcPr>
          <w:p>
            <w:pPr>
              <w:spacing w:line="240" w:lineRule="auto"/>
              <w:rPr>
                <w:rFonts w:hint="eastAsia" w:ascii="宋体" w:hAnsi="宋体" w:cs="宋体"/>
                <w:color w:val="auto"/>
                <w:sz w:val="24"/>
                <w:highlight w:val="none"/>
              </w:rPr>
            </w:pPr>
          </w:p>
        </w:tc>
        <w:tc>
          <w:tcPr>
            <w:tcW w:w="1356" w:type="dxa"/>
            <w:noWrap w:val="0"/>
            <w:vAlign w:val="center"/>
          </w:tcPr>
          <w:p>
            <w:pPr>
              <w:spacing w:line="240" w:lineRule="auto"/>
              <w:rPr>
                <w:rFonts w:hint="eastAsia" w:ascii="宋体" w:hAnsi="宋体" w:cs="宋体"/>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561" w:type="dxa"/>
            <w:noWrap w:val="0"/>
            <w:vAlign w:val="center"/>
          </w:tcPr>
          <w:p>
            <w:pPr>
              <w:spacing w:line="240" w:lineRule="auto"/>
              <w:jc w:val="center"/>
              <w:rPr>
                <w:rFonts w:hint="eastAsia" w:ascii="宋体" w:hAnsi="宋体" w:cs="宋体"/>
                <w:b w:val="0"/>
                <w:bCs/>
                <w:color w:val="auto"/>
                <w:sz w:val="24"/>
                <w:highlight w:val="none"/>
              </w:rPr>
            </w:pPr>
            <w:r>
              <w:rPr>
                <w:rFonts w:hint="eastAsia" w:ascii="宋体" w:hAnsi="宋体" w:cs="宋体"/>
                <w:b w:val="0"/>
                <w:bCs/>
                <w:color w:val="auto"/>
                <w:sz w:val="24"/>
                <w:highlight w:val="none"/>
              </w:rPr>
              <w:t>3</w:t>
            </w:r>
          </w:p>
        </w:tc>
        <w:tc>
          <w:tcPr>
            <w:tcW w:w="1044" w:type="dxa"/>
            <w:noWrap w:val="0"/>
            <w:vAlign w:val="center"/>
          </w:tcPr>
          <w:p>
            <w:pPr>
              <w:spacing w:line="240" w:lineRule="auto"/>
              <w:jc w:val="center"/>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培训</w:t>
            </w:r>
          </w:p>
        </w:tc>
        <w:tc>
          <w:tcPr>
            <w:tcW w:w="2817" w:type="dxa"/>
            <w:noWrap w:val="0"/>
            <w:vAlign w:val="top"/>
          </w:tcPr>
          <w:p>
            <w:pPr>
              <w:widowControl/>
              <w:spacing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3.1投标人应负责对采购单位人员进行全面技术培训。培训内容包括以系统（含软硬件）技术性能、使用、测试、维护及故障排除为主的培训内容。投标人须提出详细的用户培训计划，至少包括：</w:t>
            </w:r>
          </w:p>
          <w:p>
            <w:pPr>
              <w:widowControl/>
              <w:spacing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1)对用户、系统运行维护管理人员等不同对象的培训计划。</w:t>
            </w:r>
          </w:p>
          <w:p>
            <w:pPr>
              <w:widowControl/>
              <w:spacing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2)受训人员经过培训后，应能熟练掌握和使用所培训的技术内容，并且系统运行维护管理人员能够独立承担和完成相应的系统维护和管理工作。</w:t>
            </w:r>
          </w:p>
        </w:tc>
        <w:tc>
          <w:tcPr>
            <w:tcW w:w="1891" w:type="dxa"/>
            <w:noWrap w:val="0"/>
            <w:vAlign w:val="top"/>
          </w:tcPr>
          <w:p>
            <w:pPr>
              <w:widowControl/>
              <w:spacing w:line="240" w:lineRule="auto"/>
              <w:jc w:val="left"/>
              <w:rPr>
                <w:rFonts w:hint="eastAsia" w:ascii="宋体" w:hAnsi="宋体" w:cs="宋体"/>
                <w:color w:val="auto"/>
                <w:sz w:val="24"/>
                <w:highlight w:val="none"/>
              </w:rPr>
            </w:pPr>
          </w:p>
        </w:tc>
        <w:tc>
          <w:tcPr>
            <w:tcW w:w="1200" w:type="dxa"/>
            <w:noWrap w:val="0"/>
            <w:vAlign w:val="top"/>
          </w:tcPr>
          <w:p>
            <w:pPr>
              <w:widowControl/>
              <w:spacing w:line="240" w:lineRule="auto"/>
              <w:jc w:val="left"/>
              <w:rPr>
                <w:rFonts w:hint="eastAsia" w:ascii="宋体" w:hAnsi="宋体" w:cs="宋体"/>
                <w:color w:val="auto"/>
                <w:sz w:val="24"/>
                <w:highlight w:val="none"/>
              </w:rPr>
            </w:pPr>
          </w:p>
        </w:tc>
        <w:tc>
          <w:tcPr>
            <w:tcW w:w="1356" w:type="dxa"/>
            <w:noWrap w:val="0"/>
            <w:vAlign w:val="top"/>
          </w:tcPr>
          <w:p>
            <w:pPr>
              <w:widowControl/>
              <w:spacing w:line="240" w:lineRule="auto"/>
              <w:jc w:val="left"/>
              <w:rPr>
                <w:rFonts w:hint="eastAsia" w:ascii="宋体" w:hAnsi="宋体" w:cs="宋体"/>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561" w:type="dxa"/>
            <w:noWrap w:val="0"/>
            <w:vAlign w:val="center"/>
          </w:tcPr>
          <w:p>
            <w:pPr>
              <w:spacing w:line="240" w:lineRule="auto"/>
              <w:jc w:val="center"/>
              <w:rPr>
                <w:rFonts w:hint="eastAsia" w:ascii="宋体" w:hAnsi="宋体" w:cs="宋体"/>
                <w:b w:val="0"/>
                <w:bCs/>
                <w:color w:val="auto"/>
                <w:sz w:val="24"/>
                <w:highlight w:val="none"/>
              </w:rPr>
            </w:pPr>
            <w:r>
              <w:rPr>
                <w:rFonts w:hint="eastAsia" w:ascii="宋体" w:hAnsi="宋体" w:cs="宋体"/>
                <w:b w:val="0"/>
                <w:bCs/>
                <w:color w:val="auto"/>
                <w:sz w:val="24"/>
                <w:highlight w:val="none"/>
              </w:rPr>
              <w:t>4</w:t>
            </w:r>
          </w:p>
        </w:tc>
        <w:tc>
          <w:tcPr>
            <w:tcW w:w="1044" w:type="dxa"/>
            <w:noWrap w:val="0"/>
            <w:vAlign w:val="center"/>
          </w:tcPr>
          <w:p>
            <w:pPr>
              <w:spacing w:line="240" w:lineRule="auto"/>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知识产权</w:t>
            </w:r>
          </w:p>
        </w:tc>
        <w:tc>
          <w:tcPr>
            <w:tcW w:w="2817" w:type="dxa"/>
            <w:noWrap w:val="0"/>
            <w:vAlign w:val="top"/>
          </w:tcPr>
          <w:p>
            <w:pPr>
              <w:widowControl/>
              <w:spacing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采购人购买产品后，有权对该产品与其他设备进行配套、整合或适当改进，而免受侵犯专利权的起诉。</w:t>
            </w:r>
          </w:p>
        </w:tc>
        <w:tc>
          <w:tcPr>
            <w:tcW w:w="1891" w:type="dxa"/>
            <w:noWrap w:val="0"/>
            <w:vAlign w:val="top"/>
          </w:tcPr>
          <w:p>
            <w:pPr>
              <w:widowControl/>
              <w:spacing w:line="240" w:lineRule="auto"/>
              <w:jc w:val="left"/>
              <w:rPr>
                <w:rFonts w:hint="eastAsia" w:ascii="宋体" w:hAnsi="宋体" w:cs="宋体"/>
                <w:color w:val="auto"/>
                <w:sz w:val="24"/>
                <w:highlight w:val="none"/>
              </w:rPr>
            </w:pPr>
          </w:p>
        </w:tc>
        <w:tc>
          <w:tcPr>
            <w:tcW w:w="1200" w:type="dxa"/>
            <w:noWrap w:val="0"/>
            <w:vAlign w:val="top"/>
          </w:tcPr>
          <w:p>
            <w:pPr>
              <w:widowControl/>
              <w:spacing w:line="240" w:lineRule="auto"/>
              <w:jc w:val="left"/>
              <w:rPr>
                <w:rFonts w:hint="eastAsia" w:ascii="宋体" w:hAnsi="宋体" w:cs="宋体"/>
                <w:color w:val="auto"/>
                <w:sz w:val="24"/>
                <w:highlight w:val="none"/>
              </w:rPr>
            </w:pPr>
          </w:p>
        </w:tc>
        <w:tc>
          <w:tcPr>
            <w:tcW w:w="1356" w:type="dxa"/>
            <w:noWrap w:val="0"/>
            <w:vAlign w:val="top"/>
          </w:tcPr>
          <w:p>
            <w:pPr>
              <w:widowControl/>
              <w:spacing w:line="240" w:lineRule="auto"/>
              <w:jc w:val="left"/>
              <w:rPr>
                <w:rFonts w:hint="eastAsia" w:ascii="宋体" w:hAnsi="宋体" w:cs="宋体"/>
                <w:color w:val="auto"/>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1" w:type="dxa"/>
            <w:noWrap w:val="0"/>
            <w:vAlign w:val="center"/>
          </w:tcPr>
          <w:p>
            <w:pPr>
              <w:spacing w:line="240" w:lineRule="auto"/>
              <w:jc w:val="center"/>
              <w:rPr>
                <w:rFonts w:hint="default" w:ascii="宋体" w:hAnsi="宋体" w:eastAsia="宋体" w:cs="宋体"/>
                <w:b w:val="0"/>
                <w:bCs/>
                <w:color w:val="auto"/>
                <w:sz w:val="24"/>
                <w:highlight w:val="none"/>
                <w:lang w:val="en-US" w:eastAsia="zh-CN"/>
              </w:rPr>
            </w:pPr>
            <w:r>
              <w:rPr>
                <w:rFonts w:hint="eastAsia" w:ascii="宋体" w:hAnsi="宋体" w:cs="宋体"/>
                <w:b w:val="0"/>
                <w:bCs/>
                <w:color w:val="auto"/>
                <w:sz w:val="24"/>
                <w:highlight w:val="none"/>
                <w:lang w:val="en-US" w:eastAsia="zh-CN"/>
              </w:rPr>
              <w:t>5</w:t>
            </w:r>
          </w:p>
        </w:tc>
        <w:tc>
          <w:tcPr>
            <w:tcW w:w="1044" w:type="dxa"/>
            <w:noWrap w:val="0"/>
            <w:vAlign w:val="center"/>
          </w:tcPr>
          <w:p>
            <w:pPr>
              <w:spacing w:line="240" w:lineRule="auto"/>
              <w:jc w:val="center"/>
              <w:rPr>
                <w:rFonts w:hint="default" w:ascii="宋体" w:hAnsi="宋体" w:eastAsia="宋体" w:cs="宋体"/>
                <w:b w:val="0"/>
                <w:bCs/>
                <w:color w:val="auto"/>
                <w:sz w:val="24"/>
                <w:szCs w:val="24"/>
                <w:highlight w:val="none"/>
                <w:lang w:val="en-US" w:eastAsia="zh-CN"/>
              </w:rPr>
            </w:pPr>
            <w:r>
              <w:rPr>
                <w:rFonts w:hint="eastAsia" w:ascii="宋体" w:hAnsi="宋体" w:eastAsia="宋体" w:cs="宋体"/>
                <w:b w:val="0"/>
                <w:bCs/>
                <w:color w:val="auto"/>
                <w:sz w:val="24"/>
                <w:szCs w:val="24"/>
                <w:highlight w:val="none"/>
                <w:lang w:val="en-US" w:eastAsia="zh-CN"/>
              </w:rPr>
              <w:t>其他</w:t>
            </w:r>
          </w:p>
        </w:tc>
        <w:tc>
          <w:tcPr>
            <w:tcW w:w="2817" w:type="dxa"/>
            <w:noWrap w:val="0"/>
            <w:vAlign w:val="top"/>
          </w:tcPr>
          <w:p>
            <w:pPr>
              <w:spacing w:line="24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投标供应商应按其投标文件中的承诺，进行其他售后服务工作。</w:t>
            </w:r>
          </w:p>
        </w:tc>
        <w:tc>
          <w:tcPr>
            <w:tcW w:w="1891" w:type="dxa"/>
            <w:noWrap w:val="0"/>
            <w:vAlign w:val="top"/>
          </w:tcPr>
          <w:p>
            <w:pPr>
              <w:spacing w:line="240" w:lineRule="auto"/>
              <w:rPr>
                <w:rFonts w:hint="eastAsia" w:ascii="宋体" w:hAnsi="宋体" w:cs="宋体"/>
                <w:color w:val="auto"/>
                <w:sz w:val="24"/>
                <w:highlight w:val="none"/>
              </w:rPr>
            </w:pPr>
          </w:p>
        </w:tc>
        <w:tc>
          <w:tcPr>
            <w:tcW w:w="1200" w:type="dxa"/>
            <w:noWrap w:val="0"/>
            <w:vAlign w:val="top"/>
          </w:tcPr>
          <w:p>
            <w:pPr>
              <w:spacing w:line="240" w:lineRule="auto"/>
              <w:rPr>
                <w:rFonts w:hint="eastAsia" w:ascii="宋体" w:hAnsi="宋体" w:cs="宋体"/>
                <w:color w:val="auto"/>
                <w:sz w:val="24"/>
                <w:highlight w:val="none"/>
              </w:rPr>
            </w:pPr>
          </w:p>
        </w:tc>
        <w:tc>
          <w:tcPr>
            <w:tcW w:w="1356" w:type="dxa"/>
            <w:noWrap w:val="0"/>
            <w:vAlign w:val="top"/>
          </w:tcPr>
          <w:p>
            <w:pPr>
              <w:spacing w:line="240" w:lineRule="auto"/>
              <w:rPr>
                <w:rFonts w:hint="eastAsia" w:ascii="宋体" w:hAnsi="宋体" w:cs="宋体"/>
                <w:color w:val="auto"/>
                <w:sz w:val="24"/>
                <w:highlight w:val="none"/>
              </w:rPr>
            </w:pPr>
          </w:p>
        </w:tc>
      </w:tr>
    </w:tbl>
    <w:p>
      <w:pPr>
        <w:spacing w:line="360" w:lineRule="auto"/>
        <w:rPr>
          <w:rFonts w:ascii="宋体" w:hAnsi="宋体" w:cs="宋体"/>
          <w:b/>
          <w:sz w:val="24"/>
        </w:rPr>
      </w:pPr>
      <w:r>
        <w:rPr>
          <w:rFonts w:hint="eastAsia" w:ascii="宋体" w:hAnsi="宋体" w:cs="宋体"/>
          <w:b/>
          <w:sz w:val="24"/>
        </w:rPr>
        <w:t>《商务要求偏离表》编制指引：</w:t>
      </w:r>
    </w:p>
    <w:p>
      <w:pPr>
        <w:spacing w:line="360" w:lineRule="auto"/>
        <w:rPr>
          <w:rFonts w:ascii="宋体" w:hAnsi="宋体" w:cs="宋体"/>
          <w:b/>
          <w:sz w:val="24"/>
        </w:rPr>
      </w:pPr>
      <w:r>
        <w:rPr>
          <w:rFonts w:hint="eastAsia" w:ascii="宋体" w:hAnsi="宋体" w:cs="宋体"/>
          <w:b/>
          <w:sz w:val="24"/>
        </w:rPr>
        <w:t>1、商务要求偏离表的序号、商务需求项、招标商务要求等栏目对应“用户需求书”中的“商务要求”章节相关内容。</w:t>
      </w:r>
    </w:p>
    <w:p>
      <w:pPr>
        <w:spacing w:line="360" w:lineRule="auto"/>
        <w:rPr>
          <w:rFonts w:ascii="宋体" w:hAnsi="宋体" w:cs="宋体"/>
          <w:b/>
          <w:sz w:val="24"/>
        </w:rPr>
      </w:pPr>
      <w:r>
        <w:rPr>
          <w:rFonts w:hint="eastAsia" w:ascii="宋体" w:hAnsi="宋体" w:cs="宋体"/>
          <w:b/>
          <w:sz w:val="24"/>
        </w:rPr>
        <w:t>2、“投标商务响应”一栏必须一一对照“招标商务要求”，详细填写自身响应情况，而不能不合理照搬照抄招标文件的商务要求，以体现具体响应情况。</w:t>
      </w:r>
    </w:p>
    <w:p>
      <w:pPr>
        <w:spacing w:line="360" w:lineRule="auto"/>
        <w:rPr>
          <w:rFonts w:ascii="宋体" w:hAnsi="宋体" w:cs="宋体"/>
          <w:color w:val="FF0000"/>
          <w:sz w:val="24"/>
        </w:rPr>
      </w:pPr>
      <w:r>
        <w:rPr>
          <w:rFonts w:hint="eastAsia" w:ascii="宋体" w:hAnsi="宋体" w:cs="宋体"/>
          <w:b/>
          <w:sz w:val="24"/>
        </w:rPr>
        <w:t>3、“偏离情况”一栏填写如实填写“正偏离”、“负偏离”或“无偏离”，其中：“正偏离”表示“投标响应优于招标商务要求”，“负偏离”表示“投标响应不满足招标商务要求”，“无偏离”表示“投标响应与招标商务要求一致”。</w:t>
      </w:r>
    </w:p>
    <w:p>
      <w:pPr>
        <w:spacing w:line="360" w:lineRule="auto"/>
        <w:rPr>
          <w:rFonts w:ascii="宋体" w:hAnsi="宋体" w:cs="宋体"/>
          <w:sz w:val="24"/>
        </w:rPr>
      </w:pPr>
      <w:r>
        <w:rPr>
          <w:rFonts w:hint="eastAsia" w:ascii="宋体" w:hAnsi="宋体" w:cs="宋体"/>
          <w:b/>
          <w:sz w:val="24"/>
        </w:rPr>
        <w:t>“投标商务响应”对比“招标商务要求”存在响应不全（包括未响应整项招标商务要求或者未响应一项招标商务要求的部分内容），均视为“负偏离”。</w:t>
      </w:r>
    </w:p>
    <w:p>
      <w:pPr>
        <w:spacing w:line="360" w:lineRule="auto"/>
        <w:rPr>
          <w:rFonts w:ascii="宋体" w:hAnsi="宋体" w:cs="宋体"/>
          <w:b/>
          <w:sz w:val="24"/>
        </w:rPr>
      </w:pPr>
      <w:r>
        <w:rPr>
          <w:rFonts w:hint="eastAsia" w:ascii="宋体" w:hAnsi="宋体" w:cs="宋体"/>
          <w:b/>
          <w:sz w:val="24"/>
        </w:rPr>
        <w:t>4、带★号条款为不可偏离条款，如未响应或出现负偏离的，将作投标无效处理。</w:t>
      </w:r>
    </w:p>
    <w:p>
      <w:pPr>
        <w:spacing w:line="360" w:lineRule="auto"/>
        <w:rPr>
          <w:rFonts w:ascii="宋体" w:hAnsi="宋体" w:cs="宋体"/>
          <w:sz w:val="24"/>
        </w:rPr>
      </w:pPr>
    </w:p>
    <w:p>
      <w:pPr>
        <w:pStyle w:val="6"/>
        <w:spacing w:before="0" w:after="0" w:line="360" w:lineRule="auto"/>
        <w:jc w:val="center"/>
        <w:rPr>
          <w:rFonts w:ascii="宋体" w:hAnsi="宋体" w:eastAsia="宋体" w:cs="宋体"/>
          <w:b w:val="0"/>
          <w:sz w:val="24"/>
          <w:szCs w:val="24"/>
        </w:rPr>
      </w:pPr>
      <w:bookmarkStart w:id="84" w:name="_Hlk72260576"/>
      <w:r>
        <w:rPr>
          <w:rFonts w:hint="eastAsia" w:ascii="宋体" w:hAnsi="宋体" w:eastAsia="宋体" w:cs="宋体"/>
          <w:b w:val="0"/>
          <w:sz w:val="24"/>
          <w:szCs w:val="24"/>
        </w:rPr>
        <w:t>六、技术保障措施</w:t>
      </w:r>
    </w:p>
    <w:p>
      <w:pPr>
        <w:spacing w:line="360" w:lineRule="auto"/>
        <w:rPr>
          <w:rFonts w:ascii="宋体" w:hAnsi="宋体" w:cs="宋体"/>
          <w:sz w:val="24"/>
        </w:rPr>
      </w:pPr>
      <w:r>
        <w:rPr>
          <w:rFonts w:hint="eastAsia" w:ascii="宋体" w:hAnsi="宋体" w:cs="宋体"/>
          <w:sz w:val="24"/>
        </w:rPr>
        <w:t>主要内容应包括</w:t>
      </w:r>
      <w:r>
        <w:rPr>
          <w:rFonts w:hint="eastAsia" w:ascii="宋体" w:hAnsi="宋体" w:cs="宋体"/>
          <w:color w:val="FF0000"/>
          <w:sz w:val="24"/>
        </w:rPr>
        <w:t>(根据项目实际情况适当调整内容)</w:t>
      </w:r>
      <w:r>
        <w:rPr>
          <w:rFonts w:hint="eastAsia" w:ascii="宋体" w:hAnsi="宋体" w:cs="宋体"/>
          <w:sz w:val="24"/>
        </w:rPr>
        <w:t>：</w:t>
      </w:r>
    </w:p>
    <w:p>
      <w:pPr>
        <w:spacing w:line="360" w:lineRule="auto"/>
        <w:rPr>
          <w:rFonts w:ascii="宋体" w:hAnsi="宋体" w:cs="宋体"/>
          <w:sz w:val="24"/>
        </w:rPr>
      </w:pPr>
    </w:p>
    <w:p>
      <w:pPr>
        <w:spacing w:line="360" w:lineRule="auto"/>
        <w:rPr>
          <w:rFonts w:hint="eastAsia" w:ascii="宋体" w:hAnsi="宋体" w:cs="宋体"/>
          <w:sz w:val="24"/>
        </w:rPr>
      </w:pPr>
      <w:r>
        <w:rPr>
          <w:rFonts w:hint="eastAsia" w:ascii="宋体" w:hAnsi="宋体" w:cs="宋体"/>
          <w:sz w:val="24"/>
        </w:rPr>
        <w:t>1、技术方案</w:t>
      </w:r>
    </w:p>
    <w:p>
      <w:pPr>
        <w:spacing w:line="360" w:lineRule="auto"/>
        <w:rPr>
          <w:rFonts w:hint="eastAsia" w:ascii="宋体" w:hAnsi="宋体" w:cs="宋体"/>
          <w:sz w:val="24"/>
        </w:rPr>
      </w:pPr>
      <w:r>
        <w:rPr>
          <w:rFonts w:hint="eastAsia" w:ascii="宋体" w:hAnsi="宋体" w:cs="宋体"/>
          <w:sz w:val="24"/>
        </w:rPr>
        <w:t>2、项目管理方案</w:t>
      </w:r>
    </w:p>
    <w:p>
      <w:pPr>
        <w:spacing w:line="360" w:lineRule="auto"/>
        <w:rPr>
          <w:rFonts w:hint="eastAsia" w:ascii="宋体" w:hAnsi="宋体" w:cs="宋体"/>
          <w:sz w:val="24"/>
        </w:rPr>
      </w:pPr>
      <w:r>
        <w:rPr>
          <w:rFonts w:hint="eastAsia" w:ascii="宋体" w:hAnsi="宋体" w:cs="宋体"/>
          <w:sz w:val="24"/>
        </w:rPr>
        <w:t>3、售后服务方案</w:t>
      </w:r>
    </w:p>
    <w:p>
      <w:pPr>
        <w:spacing w:line="360" w:lineRule="auto"/>
        <w:rPr>
          <w:rFonts w:hint="eastAsia" w:ascii="宋体" w:hAnsi="宋体" w:cs="宋体"/>
          <w:sz w:val="24"/>
        </w:rPr>
      </w:pPr>
      <w:r>
        <w:rPr>
          <w:rFonts w:hint="eastAsia" w:ascii="宋体" w:hAnsi="宋体" w:cs="宋体"/>
          <w:sz w:val="24"/>
        </w:rPr>
        <w:t>4、培训方案</w:t>
      </w:r>
    </w:p>
    <w:p>
      <w:pPr>
        <w:spacing w:line="360" w:lineRule="auto"/>
        <w:rPr>
          <w:rFonts w:ascii="宋体" w:hAnsi="宋体" w:cs="宋体"/>
          <w:b/>
          <w:bCs/>
          <w:color w:val="FF0000"/>
          <w:sz w:val="24"/>
        </w:rPr>
      </w:pPr>
      <w:r>
        <w:rPr>
          <w:rFonts w:hint="eastAsia" w:ascii="宋体" w:hAnsi="宋体" w:cs="宋体"/>
          <w:b/>
          <w:bCs/>
          <w:color w:val="FF0000"/>
          <w:sz w:val="24"/>
        </w:rPr>
        <w:t>（备注：该部分须与投标文件其他部分内容应当相呼应，不得前后矛盾。）</w:t>
      </w:r>
    </w:p>
    <w:p>
      <w:pPr>
        <w:spacing w:line="360" w:lineRule="auto"/>
        <w:rPr>
          <w:rFonts w:ascii="宋体" w:hAnsi="宋体" w:cs="宋体"/>
          <w:b/>
          <w:bCs/>
          <w:sz w:val="24"/>
        </w:rPr>
      </w:pPr>
    </w:p>
    <w:p>
      <w:pPr>
        <w:spacing w:line="360" w:lineRule="auto"/>
        <w:rPr>
          <w:rFonts w:ascii="宋体" w:hAnsi="宋体" w:cs="宋体"/>
        </w:rPr>
      </w:pPr>
      <w:r>
        <w:rPr>
          <w:rFonts w:hint="eastAsia" w:ascii="宋体" w:hAnsi="宋体" w:cs="宋体"/>
        </w:rPr>
        <w:t xml:space="preserve">  </w:t>
      </w:r>
      <w:bookmarkStart w:id="85" w:name="_Hlk72588611"/>
      <w:bookmarkStart w:id="86" w:name="_Hlk72260843"/>
      <w:r>
        <w:rPr>
          <w:rFonts w:hint="eastAsia" w:ascii="宋体" w:hAnsi="宋体" w:cs="宋体"/>
        </w:rPr>
        <w:t>………………</w:t>
      </w:r>
      <w:bookmarkEnd w:id="85"/>
      <w:r>
        <w:rPr>
          <w:rFonts w:hint="eastAsia" w:ascii="宋体" w:hAnsi="宋体" w:cs="宋体"/>
        </w:rPr>
        <w:t>（根据项目具体情况增加与技术、商务评审相关的节点）</w:t>
      </w:r>
      <w:bookmarkEnd w:id="86"/>
      <w:r>
        <w:rPr>
          <w:rFonts w:hint="eastAsia" w:ascii="宋体" w:hAnsi="宋体" w:cs="宋体"/>
        </w:rPr>
        <w:t>………………</w:t>
      </w:r>
    </w:p>
    <w:p>
      <w:pPr>
        <w:spacing w:line="360" w:lineRule="auto"/>
        <w:rPr>
          <w:rFonts w:ascii="宋体" w:hAnsi="宋体" w:cs="宋体"/>
          <w:sz w:val="24"/>
        </w:rPr>
      </w:pPr>
    </w:p>
    <w:p>
      <w:pPr>
        <w:pStyle w:val="6"/>
        <w:pageBreakBefore w:val="0"/>
        <w:kinsoku/>
        <w:overflowPunct/>
        <w:topLinePunct w:val="0"/>
        <w:bidi w:val="0"/>
        <w:spacing w:before="0" w:beforeAutospacing="0" w:after="0" w:afterAutospacing="0" w:line="360" w:lineRule="auto"/>
        <w:ind w:left="0" w:leftChars="0" w:right="0" w:firstLine="0" w:firstLineChars="0"/>
        <w:jc w:val="center"/>
        <w:outlineLvl w:val="3"/>
        <w:rPr>
          <w:rFonts w:hint="eastAsia" w:ascii="宋体" w:hAnsi="宋体" w:eastAsia="宋体" w:cs="宋体"/>
          <w:b w:val="0"/>
          <w:bCs w:val="0"/>
          <w:sz w:val="24"/>
          <w:szCs w:val="20"/>
          <w:lang w:val="en-US" w:eastAsia="zh-CN"/>
        </w:rPr>
      </w:pPr>
      <w:r>
        <w:rPr>
          <w:rFonts w:hint="eastAsia" w:ascii="宋体" w:hAnsi="宋体" w:eastAsia="宋体" w:cs="宋体"/>
          <w:b w:val="0"/>
          <w:bCs w:val="0"/>
          <w:sz w:val="24"/>
          <w:szCs w:val="20"/>
          <w:lang w:val="en-US" w:eastAsia="zh-CN"/>
        </w:rPr>
        <w:t>七、拟安排的项目负责人情况(仅限1人)</w:t>
      </w:r>
    </w:p>
    <w:p>
      <w:pPr>
        <w:pStyle w:val="6"/>
        <w:pageBreakBefore w:val="0"/>
        <w:kinsoku/>
        <w:overflowPunct/>
        <w:topLinePunct w:val="0"/>
        <w:bidi w:val="0"/>
        <w:spacing w:before="0" w:beforeAutospacing="0" w:after="0" w:afterAutospacing="0" w:line="360" w:lineRule="auto"/>
        <w:ind w:left="0" w:leftChars="0" w:right="0" w:firstLine="0" w:firstLineChars="0"/>
        <w:jc w:val="center"/>
        <w:outlineLvl w:val="3"/>
        <w:rPr>
          <w:rFonts w:hint="eastAsia" w:ascii="宋体" w:hAnsi="宋体" w:eastAsia="宋体" w:cs="宋体"/>
          <w:b w:val="0"/>
          <w:bCs w:val="0"/>
          <w:sz w:val="24"/>
          <w:szCs w:val="20"/>
          <w:lang w:val="en-US" w:eastAsia="zh-CN"/>
        </w:rPr>
      </w:pPr>
      <w:r>
        <w:rPr>
          <w:rFonts w:hint="eastAsia" w:ascii="宋体" w:hAnsi="宋体" w:eastAsia="宋体" w:cs="宋体"/>
          <w:b w:val="0"/>
          <w:bCs w:val="0"/>
          <w:sz w:val="24"/>
          <w:szCs w:val="20"/>
          <w:lang w:val="en-US" w:eastAsia="zh-CN"/>
        </w:rPr>
        <w:t>八、拟安排的项目主要团队成员（主要技术人员）情况（项目负责人除外）</w:t>
      </w:r>
    </w:p>
    <w:p>
      <w:pPr>
        <w:pStyle w:val="6"/>
        <w:pageBreakBefore w:val="0"/>
        <w:kinsoku/>
        <w:overflowPunct/>
        <w:topLinePunct w:val="0"/>
        <w:bidi w:val="0"/>
        <w:spacing w:before="0" w:beforeAutospacing="0" w:after="0" w:afterAutospacing="0" w:line="360" w:lineRule="auto"/>
        <w:ind w:left="0" w:leftChars="0" w:right="0" w:firstLine="0" w:firstLineChars="0"/>
        <w:jc w:val="center"/>
        <w:outlineLvl w:val="3"/>
        <w:rPr>
          <w:rFonts w:hint="eastAsia" w:ascii="宋体" w:hAnsi="宋体" w:eastAsia="宋体" w:cs="宋体"/>
          <w:b w:val="0"/>
          <w:bCs w:val="0"/>
          <w:sz w:val="24"/>
          <w:szCs w:val="20"/>
          <w:lang w:val="en-US" w:eastAsia="zh-CN"/>
        </w:rPr>
      </w:pPr>
      <w:r>
        <w:rPr>
          <w:rFonts w:hint="eastAsia" w:ascii="宋体" w:hAnsi="宋体" w:eastAsia="宋体" w:cs="宋体"/>
          <w:b w:val="0"/>
          <w:bCs w:val="0"/>
          <w:sz w:val="24"/>
          <w:szCs w:val="20"/>
          <w:lang w:val="en-US" w:eastAsia="zh-CN"/>
        </w:rPr>
        <w:t>九、节能、环保产品认证情况</w:t>
      </w:r>
    </w:p>
    <w:p>
      <w:pPr>
        <w:pStyle w:val="6"/>
        <w:spacing w:before="0" w:after="0" w:line="360" w:lineRule="auto"/>
        <w:jc w:val="center"/>
        <w:rPr>
          <w:rFonts w:ascii="宋体" w:hAnsi="宋体" w:eastAsia="宋体" w:cs="宋体"/>
          <w:b w:val="0"/>
          <w:bCs w:val="0"/>
          <w:sz w:val="24"/>
          <w:szCs w:val="20"/>
        </w:rPr>
      </w:pPr>
      <w:r>
        <w:rPr>
          <w:rFonts w:hint="eastAsia" w:ascii="宋体" w:hAnsi="宋体" w:eastAsia="宋体" w:cs="宋体"/>
          <w:b w:val="0"/>
          <w:bCs w:val="0"/>
          <w:sz w:val="24"/>
          <w:szCs w:val="20"/>
          <w:lang w:val="en-US" w:eastAsia="zh-CN"/>
        </w:rPr>
        <w:t>十</w:t>
      </w:r>
      <w:r>
        <w:rPr>
          <w:rFonts w:hint="eastAsia" w:ascii="宋体" w:hAnsi="宋体" w:eastAsia="宋体" w:cs="宋体"/>
          <w:b w:val="0"/>
          <w:bCs w:val="0"/>
          <w:sz w:val="24"/>
          <w:szCs w:val="20"/>
        </w:rPr>
        <w:t>、</w:t>
      </w:r>
      <w:bookmarkStart w:id="87" w:name="_Hlk72062872"/>
      <w:r>
        <w:rPr>
          <w:rFonts w:hint="eastAsia" w:ascii="宋体" w:hAnsi="宋体" w:eastAsia="宋体" w:cs="宋体"/>
          <w:b w:val="0"/>
          <w:bCs w:val="0"/>
          <w:sz w:val="24"/>
          <w:szCs w:val="20"/>
        </w:rPr>
        <w:t>投标人认为需要加以说明的其他内容</w:t>
      </w:r>
      <w:bookmarkEnd w:id="87"/>
    </w:p>
    <w:bookmarkEnd w:id="84"/>
    <w:p>
      <w:pPr>
        <w:widowControl/>
        <w:spacing w:line="360" w:lineRule="auto"/>
        <w:jc w:val="center"/>
        <w:rPr>
          <w:rFonts w:ascii="宋体" w:hAnsi="宋体" w:cs="宋体"/>
          <w:kern w:val="0"/>
          <w:sz w:val="24"/>
          <w:szCs w:val="20"/>
        </w:rPr>
      </w:pPr>
      <w:r>
        <w:rPr>
          <w:rFonts w:hint="eastAsia" w:ascii="宋体" w:hAnsi="宋体" w:cs="宋体"/>
          <w:kern w:val="0"/>
          <w:sz w:val="24"/>
          <w:szCs w:val="20"/>
        </w:rPr>
        <w:t>（一）</w:t>
      </w:r>
      <w:r>
        <w:rPr>
          <w:rFonts w:hint="eastAsia" w:ascii="宋体" w:hAnsi="宋体" w:cs="宋体"/>
          <w:kern w:val="0"/>
          <w:sz w:val="24"/>
          <w:szCs w:val="20"/>
          <w:highlight w:val="yellow"/>
        </w:rPr>
        <w:t>政府采购违法行为风险知悉确认书</w:t>
      </w:r>
    </w:p>
    <w:p>
      <w:pPr>
        <w:widowControl/>
        <w:spacing w:line="360" w:lineRule="auto"/>
        <w:jc w:val="center"/>
        <w:rPr>
          <w:rFonts w:ascii="宋体" w:hAnsi="宋体" w:cs="宋体"/>
          <w:kern w:val="0"/>
          <w:sz w:val="24"/>
          <w:szCs w:val="20"/>
        </w:rPr>
      </w:pPr>
    </w:p>
    <w:p>
      <w:pPr>
        <w:spacing w:line="360" w:lineRule="auto"/>
        <w:rPr>
          <w:rFonts w:ascii="宋体" w:hAnsi="宋体" w:cs="宋体"/>
        </w:rPr>
      </w:pPr>
      <w:r>
        <w:rPr>
          <w:rFonts w:hint="eastAsia" w:ascii="宋体" w:hAnsi="宋体" w:cs="宋体"/>
        </w:rPr>
        <w:t>本公司在投标前已充分知悉以下情形为参与政府采购活动时的重大风险事项，并承诺已对下述风险提示事项重点排查，做到严谨、诚信、依法依规参与政府采购活动。</w:t>
      </w:r>
    </w:p>
    <w:p>
      <w:pPr>
        <w:spacing w:line="360" w:lineRule="auto"/>
        <w:rPr>
          <w:rFonts w:ascii="宋体" w:hAnsi="宋体" w:cs="宋体"/>
          <w:b/>
        </w:rPr>
      </w:pPr>
      <w:r>
        <w:rPr>
          <w:rFonts w:hint="eastAsia" w:ascii="宋体" w:hAnsi="宋体" w:cs="宋体"/>
          <w:b/>
        </w:rPr>
        <w:t>一、本公司已充分知悉“隐瞒真实情况，提供虚假资料”的法定情形，相关情形包括但不限于：</w:t>
      </w:r>
    </w:p>
    <w:p>
      <w:pPr>
        <w:spacing w:line="360" w:lineRule="auto"/>
        <w:rPr>
          <w:rFonts w:ascii="宋体" w:hAnsi="宋体" w:cs="宋体"/>
        </w:rPr>
      </w:pPr>
      <w:r>
        <w:rPr>
          <w:rFonts w:hint="eastAsia" w:ascii="宋体" w:hAnsi="宋体" w:cs="宋体"/>
        </w:rPr>
        <w:t>（一）通过转让或者租借等方式从其他单位获取资格或者资质证书投标的。</w:t>
      </w:r>
    </w:p>
    <w:p>
      <w:pPr>
        <w:spacing w:line="360" w:lineRule="auto"/>
        <w:rPr>
          <w:rFonts w:ascii="宋体" w:hAnsi="宋体" w:cs="宋体"/>
        </w:rPr>
      </w:pPr>
      <w:r>
        <w:rPr>
          <w:rFonts w:hint="eastAsia" w:ascii="宋体" w:hAnsi="宋体" w:cs="宋体"/>
        </w:rPr>
        <w:t>（二）由其他单位或者其他单位负责人在投标供应商编制的投标文件上加盖印章或者签字的。</w:t>
      </w:r>
    </w:p>
    <w:p>
      <w:pPr>
        <w:spacing w:line="360" w:lineRule="auto"/>
        <w:rPr>
          <w:rFonts w:ascii="宋体" w:hAnsi="宋体" w:cs="宋体"/>
        </w:rPr>
      </w:pPr>
      <w:r>
        <w:rPr>
          <w:rFonts w:hint="eastAsia" w:ascii="宋体" w:hAnsi="宋体" w:cs="宋体"/>
        </w:rPr>
        <w:t>（三）项目负责人或者主要技术人员不是本单位人员的。</w:t>
      </w:r>
    </w:p>
    <w:p>
      <w:pPr>
        <w:spacing w:line="360" w:lineRule="auto"/>
        <w:rPr>
          <w:rFonts w:ascii="宋体" w:hAnsi="宋体" w:cs="宋体"/>
        </w:rPr>
      </w:pPr>
      <w:r>
        <w:rPr>
          <w:rFonts w:hint="eastAsia" w:ascii="宋体" w:hAnsi="宋体" w:cs="宋体"/>
        </w:rPr>
        <w:t>（四）投标保证金不是从投标供应商基本账户转出的。</w:t>
      </w:r>
    </w:p>
    <w:p>
      <w:pPr>
        <w:spacing w:line="360" w:lineRule="auto"/>
        <w:rPr>
          <w:rFonts w:ascii="宋体" w:hAnsi="宋体" w:cs="宋体"/>
        </w:rPr>
      </w:pPr>
      <w:r>
        <w:rPr>
          <w:rFonts w:hint="eastAsia" w:ascii="宋体" w:hAnsi="宋体" w:cs="宋体"/>
        </w:rPr>
        <w:t>（五）其他隐瞒真实情况、提供虚假资料的行为。</w:t>
      </w:r>
    </w:p>
    <w:p>
      <w:pPr>
        <w:spacing w:line="360" w:lineRule="auto"/>
        <w:rPr>
          <w:rFonts w:ascii="宋体" w:hAnsi="宋体" w:cs="宋体"/>
          <w:b/>
        </w:rPr>
      </w:pPr>
      <w:r>
        <w:rPr>
          <w:rFonts w:hint="eastAsia" w:ascii="宋体" w:hAnsi="宋体" w:cs="宋体"/>
          <w:b/>
        </w:rPr>
        <w:t>二、本公司已充分知悉“与其他采购参加人串通投标”的法定情形，相关情形包括但不限于：</w:t>
      </w:r>
    </w:p>
    <w:p>
      <w:pPr>
        <w:spacing w:line="360" w:lineRule="auto"/>
        <w:rPr>
          <w:rFonts w:ascii="宋体" w:hAnsi="宋体" w:cs="宋体"/>
        </w:rPr>
      </w:pPr>
      <w:r>
        <w:rPr>
          <w:rFonts w:hint="eastAsia" w:ascii="宋体" w:hAnsi="宋体" w:cs="宋体"/>
        </w:rPr>
        <w:t>（一）投标供应商之间相互约定给予未中标的供应商利益补偿。</w:t>
      </w:r>
    </w:p>
    <w:p>
      <w:pPr>
        <w:spacing w:line="360" w:lineRule="auto"/>
        <w:rPr>
          <w:rFonts w:ascii="宋体" w:hAnsi="宋体" w:cs="宋体"/>
        </w:rPr>
      </w:pPr>
      <w:r>
        <w:rPr>
          <w:rFonts w:hint="eastAsia" w:ascii="宋体" w:hAnsi="宋体" w:cs="宋体"/>
        </w:rPr>
        <w:t>（二）不同投标供应商的法定代表人、主要经营负责人、项目投标授权代表人、项目负责人、主要技术人员为同一人、属同一单位或者在同一单位缴纳社会保险。</w:t>
      </w:r>
    </w:p>
    <w:p>
      <w:pPr>
        <w:spacing w:line="360" w:lineRule="auto"/>
        <w:rPr>
          <w:rFonts w:ascii="宋体" w:hAnsi="宋体" w:cs="宋体"/>
        </w:rPr>
      </w:pPr>
      <w:r>
        <w:rPr>
          <w:rFonts w:hint="eastAsia" w:ascii="宋体" w:hAnsi="宋体" w:cs="宋体"/>
        </w:rPr>
        <w:t>（三）不同投标供应商的投标文件由同一单位或者同一人编制，或者由同一人分阶段参与编制的。</w:t>
      </w:r>
    </w:p>
    <w:p>
      <w:pPr>
        <w:spacing w:line="360" w:lineRule="auto"/>
        <w:rPr>
          <w:rFonts w:ascii="宋体" w:hAnsi="宋体" w:cs="宋体"/>
        </w:rPr>
      </w:pPr>
      <w:r>
        <w:rPr>
          <w:rFonts w:hint="eastAsia" w:ascii="宋体" w:hAnsi="宋体" w:cs="宋体"/>
        </w:rPr>
        <w:t>（四）不同投标供应商的投标文件或部分投标文件相互混装。</w:t>
      </w:r>
    </w:p>
    <w:p>
      <w:pPr>
        <w:spacing w:line="360" w:lineRule="auto"/>
        <w:rPr>
          <w:rFonts w:ascii="宋体" w:hAnsi="宋体" w:cs="宋体"/>
        </w:rPr>
      </w:pPr>
      <w:r>
        <w:rPr>
          <w:rFonts w:hint="eastAsia" w:ascii="宋体" w:hAnsi="宋体" w:cs="宋体"/>
        </w:rPr>
        <w:t>（五）不同投标供应商的投标文件内容存在非正常一致。</w:t>
      </w:r>
    </w:p>
    <w:p>
      <w:pPr>
        <w:spacing w:line="360" w:lineRule="auto"/>
        <w:rPr>
          <w:rFonts w:ascii="宋体" w:hAnsi="宋体" w:cs="宋体"/>
        </w:rPr>
      </w:pPr>
      <w:r>
        <w:rPr>
          <w:rFonts w:hint="eastAsia" w:ascii="宋体" w:hAnsi="宋体" w:cs="宋体"/>
        </w:rPr>
        <w:t>（六）由同一单位工作人员为两家以上（含两家）供应商进行同一项投标活动的。</w:t>
      </w:r>
    </w:p>
    <w:p>
      <w:pPr>
        <w:spacing w:line="360" w:lineRule="auto"/>
        <w:rPr>
          <w:rFonts w:ascii="宋体" w:hAnsi="宋体" w:cs="宋体"/>
        </w:rPr>
      </w:pPr>
      <w:r>
        <w:rPr>
          <w:rFonts w:hint="eastAsia" w:ascii="宋体" w:hAnsi="宋体" w:cs="宋体"/>
        </w:rPr>
        <w:t>（七）不同投标人的投标报价呈规律性差异。</w:t>
      </w:r>
    </w:p>
    <w:p>
      <w:pPr>
        <w:spacing w:line="360" w:lineRule="auto"/>
        <w:rPr>
          <w:rFonts w:ascii="宋体" w:hAnsi="宋体" w:cs="宋体"/>
        </w:rPr>
      </w:pPr>
      <w:r>
        <w:rPr>
          <w:rFonts w:hint="eastAsia" w:ascii="宋体" w:hAnsi="宋体" w:cs="宋体"/>
        </w:rPr>
        <w:t>（八）不同投标人的投标保证金从同一单位或者个人的账户转出。</w:t>
      </w:r>
    </w:p>
    <w:p>
      <w:pPr>
        <w:spacing w:line="360" w:lineRule="auto"/>
        <w:rPr>
          <w:rFonts w:ascii="宋体" w:hAnsi="宋体" w:cs="宋体"/>
        </w:rPr>
      </w:pPr>
      <w:r>
        <w:rPr>
          <w:rFonts w:hint="eastAsia" w:ascii="宋体" w:hAnsi="宋体" w:cs="宋体"/>
        </w:rPr>
        <w:t>（九）主管部门依照法律、法规认定的其他情形。</w:t>
      </w:r>
    </w:p>
    <w:p>
      <w:pPr>
        <w:spacing w:line="360" w:lineRule="auto"/>
        <w:rPr>
          <w:rFonts w:ascii="宋体" w:hAnsi="宋体" w:cs="宋体"/>
          <w:b/>
        </w:rPr>
      </w:pPr>
      <w:r>
        <w:rPr>
          <w:rFonts w:hint="eastAsia" w:ascii="宋体" w:hAnsi="宋体" w:cs="宋体"/>
          <w:b/>
        </w:rPr>
        <w:t>三、本公司已充分知悉下列情形所对应的法律风险，并在投标前已对相关风险事项进行排查。</w:t>
      </w:r>
    </w:p>
    <w:p>
      <w:pPr>
        <w:spacing w:line="360" w:lineRule="auto"/>
        <w:rPr>
          <w:rFonts w:ascii="宋体" w:hAnsi="宋体" w:cs="宋体"/>
          <w:b/>
        </w:rPr>
      </w:pPr>
      <w:r>
        <w:rPr>
          <w:rFonts w:hint="eastAsia" w:ascii="宋体" w:hAnsi="宋体" w:cs="宋体"/>
        </w:rPr>
        <w:t>（一）对于从其他主体获取的投标资料，供应商应审慎核查，确保投标资料的真实性。</w:t>
      </w:r>
      <w:r>
        <w:rPr>
          <w:rFonts w:hint="eastAsia" w:ascii="宋体" w:hAnsi="宋体" w:cs="宋体"/>
          <w:b/>
        </w:rPr>
        <w:t>如主管部门查实投标文件中存在虚假资料的，无论相关资料是否由第三方或本公司员工提供，均不影响主管部门对供应商存在“隐瞒真实情况，提供虚假资料”违法行为的认定。</w:t>
      </w:r>
    </w:p>
    <w:p>
      <w:pPr>
        <w:spacing w:line="360" w:lineRule="auto"/>
        <w:rPr>
          <w:rFonts w:ascii="宋体" w:hAnsi="宋体" w:cs="宋体"/>
        </w:rPr>
      </w:pPr>
      <w:r>
        <w:rPr>
          <w:rFonts w:hint="eastAsia" w:ascii="宋体" w:hAnsi="宋体" w:cs="宋体"/>
        </w:rPr>
        <w:t>（二）对于涉及国家机关出具的公文、证件、证明材料等文件，一旦涉嫌虚假，经查实，主管部门将依法从严处理，并移送有关部门追究法律责任；涉嫌犯罪的，主管部门将一并移送司法机关追究法律责任。</w:t>
      </w:r>
    </w:p>
    <w:p>
      <w:pPr>
        <w:spacing w:line="360" w:lineRule="auto"/>
        <w:rPr>
          <w:rFonts w:ascii="宋体" w:hAnsi="宋体" w:cs="宋体"/>
        </w:rPr>
      </w:pPr>
      <w:r>
        <w:rPr>
          <w:rFonts w:hint="eastAsia" w:ascii="宋体" w:hAnsi="宋体" w:cs="宋体"/>
        </w:rPr>
        <w:t>（三）对于涉及安全生产、特种作业、抢险救灾、防疫等政府采购项目，供应商实施提供虚假资料、串通投标等违法行为的，主管部门将依法从严处理。</w:t>
      </w:r>
    </w:p>
    <w:p>
      <w:pPr>
        <w:spacing w:line="360" w:lineRule="auto"/>
        <w:rPr>
          <w:rFonts w:ascii="宋体" w:hAnsi="宋体" w:cs="宋体"/>
        </w:rPr>
      </w:pPr>
      <w:r>
        <w:rPr>
          <w:rFonts w:hint="eastAsia" w:ascii="宋体" w:hAnsi="宋体" w:cs="宋体"/>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spacing w:line="360" w:lineRule="auto"/>
        <w:rPr>
          <w:rFonts w:ascii="宋体" w:hAnsi="宋体" w:cs="宋体"/>
        </w:rPr>
      </w:pPr>
      <w:r>
        <w:rPr>
          <w:rFonts w:hint="eastAsia" w:ascii="宋体" w:hAnsi="宋体" w:cs="宋体"/>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spacing w:line="360" w:lineRule="auto"/>
        <w:rPr>
          <w:rFonts w:ascii="宋体" w:hAnsi="宋体" w:cs="宋体"/>
        </w:rPr>
      </w:pPr>
      <w:r>
        <w:rPr>
          <w:rFonts w:hint="eastAsia" w:ascii="宋体" w:hAnsi="宋体" w:cs="宋体"/>
        </w:rPr>
        <w:t>（六）单位负责人为同一人或者存在直接控股、管理关系的不同供应商，不得参加同一合同项下的政府采购活动。相关情形如查实，依法作投标无效处理；涉嫌串通投标等违法行为的，主管部门将依法调查处理。</w:t>
      </w:r>
    </w:p>
    <w:p>
      <w:pPr>
        <w:spacing w:line="360" w:lineRule="auto"/>
        <w:rPr>
          <w:rFonts w:ascii="宋体" w:hAnsi="宋体" w:cs="宋体"/>
          <w:b/>
        </w:rPr>
      </w:pPr>
      <w:r>
        <w:rPr>
          <w:rFonts w:hint="eastAsia" w:ascii="宋体" w:hAnsi="宋体" w:cs="宋体"/>
          <w:b/>
        </w:rPr>
        <w:t>四、本公司已充分知悉政府采购违法、违规行为的法律后果。</w:t>
      </w:r>
    </w:p>
    <w:p>
      <w:pPr>
        <w:spacing w:line="360" w:lineRule="auto"/>
        <w:rPr>
          <w:rFonts w:ascii="宋体" w:hAnsi="宋体" w:cs="宋体"/>
        </w:rPr>
      </w:pPr>
      <w:r>
        <w:rPr>
          <w:rFonts w:hint="eastAsia" w:ascii="宋体" w:hAnsi="宋体" w:cs="宋体"/>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spacing w:line="360" w:lineRule="auto"/>
        <w:rPr>
          <w:rFonts w:ascii="宋体" w:hAnsi="宋体" w:cs="宋体"/>
        </w:rPr>
      </w:pPr>
      <w:r>
        <w:rPr>
          <w:rFonts w:hint="eastAsia" w:ascii="宋体" w:hAnsi="宋体" w:cs="宋体"/>
          <w:highlight w:val="yellow"/>
        </w:rPr>
        <w:t>以下文字请投标供应商抄写并确认：“本公司已仔细阅读《政府采购违法行为风险知悉确认书》，充分知悉违法行为的法律后果，并承诺将严谨、诚信、依法依规参与政府采购活动”。</w:t>
      </w:r>
    </w:p>
    <w:tbl>
      <w:tblPr>
        <w:tblStyle w:val="20"/>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9"/>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pPr>
              <w:autoSpaceDE w:val="0"/>
              <w:autoSpaceDN w:val="0"/>
              <w:spacing w:line="360" w:lineRule="auto"/>
              <w:rPr>
                <w:rFonts w:ascii="宋体" w:hAnsi="宋体" w:cs="宋体" w:eastAsiaTheme="minorEastAsia"/>
                <w:spacing w:val="-4"/>
                <w:kern w:val="0"/>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autoSpaceDE w:val="0"/>
              <w:autoSpaceDN w:val="0"/>
              <w:spacing w:line="360" w:lineRule="auto"/>
              <w:rPr>
                <w:rFonts w:ascii="宋体" w:hAnsi="宋体" w:cs="宋体" w:eastAsiaTheme="minorEastAsia"/>
                <w:spacing w:val="-4"/>
                <w:kern w:val="0"/>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autoSpaceDE w:val="0"/>
              <w:autoSpaceDN w:val="0"/>
              <w:spacing w:line="360" w:lineRule="auto"/>
              <w:rPr>
                <w:rFonts w:ascii="宋体" w:hAnsi="宋体" w:cs="宋体" w:eastAsiaTheme="minorEastAsia"/>
                <w:spacing w:val="-4"/>
                <w:kern w:val="0"/>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pPr>
              <w:autoSpaceDE w:val="0"/>
              <w:autoSpaceDN w:val="0"/>
              <w:spacing w:line="360" w:lineRule="auto"/>
              <w:rPr>
                <w:rFonts w:ascii="宋体" w:hAnsi="宋体" w:cs="宋体" w:eastAsiaTheme="minorEastAsia"/>
                <w:spacing w:val="-4"/>
                <w:kern w:val="0"/>
                <w:szCs w:val="21"/>
              </w:rPr>
            </w:pPr>
          </w:p>
        </w:tc>
      </w:tr>
    </w:tbl>
    <w:p>
      <w:pPr>
        <w:widowControl/>
        <w:wordWrap w:val="0"/>
        <w:autoSpaceDE w:val="0"/>
        <w:autoSpaceDN w:val="0"/>
        <w:spacing w:line="360" w:lineRule="auto"/>
        <w:jc w:val="right"/>
        <w:rPr>
          <w:rFonts w:ascii="宋体" w:hAnsi="宋体" w:cs="宋体"/>
          <w:spacing w:val="-4"/>
          <w:kern w:val="0"/>
          <w:szCs w:val="21"/>
          <w:u w:val="single"/>
        </w:rPr>
      </w:pPr>
      <w:r>
        <w:rPr>
          <w:rFonts w:hint="eastAsia" w:ascii="宋体" w:hAnsi="宋体" w:cs="宋体"/>
          <w:spacing w:val="-4"/>
          <w:kern w:val="0"/>
          <w:szCs w:val="21"/>
        </w:rPr>
        <w:t>负责人/投标授权代表签名：</w:t>
      </w:r>
      <w:r>
        <w:rPr>
          <w:rFonts w:hint="eastAsia" w:ascii="宋体" w:hAnsi="宋体" w:cs="宋体"/>
          <w:spacing w:val="-4"/>
          <w:kern w:val="0"/>
          <w:szCs w:val="21"/>
          <w:u w:val="single"/>
        </w:rPr>
        <w:t xml:space="preserve">              </w:t>
      </w:r>
    </w:p>
    <w:p>
      <w:pPr>
        <w:widowControl/>
        <w:wordWrap w:val="0"/>
        <w:autoSpaceDE w:val="0"/>
        <w:autoSpaceDN w:val="0"/>
        <w:spacing w:line="360" w:lineRule="auto"/>
        <w:jc w:val="right"/>
        <w:rPr>
          <w:rFonts w:ascii="宋体" w:hAnsi="宋体" w:cs="宋体"/>
          <w:spacing w:val="-4"/>
          <w:kern w:val="0"/>
          <w:szCs w:val="21"/>
          <w:u w:val="single"/>
        </w:rPr>
      </w:pPr>
      <w:r>
        <w:rPr>
          <w:rFonts w:hint="eastAsia" w:ascii="宋体" w:hAnsi="宋体" w:cs="宋体"/>
          <w:spacing w:val="-4"/>
          <w:kern w:val="0"/>
          <w:szCs w:val="21"/>
        </w:rPr>
        <w:t>知悉人（公章）：</w:t>
      </w:r>
      <w:r>
        <w:rPr>
          <w:rFonts w:hint="eastAsia" w:ascii="宋体" w:hAnsi="宋体" w:cs="宋体"/>
          <w:spacing w:val="-4"/>
          <w:kern w:val="0"/>
          <w:szCs w:val="21"/>
          <w:u w:val="single"/>
        </w:rPr>
        <w:t xml:space="preserve">              </w:t>
      </w:r>
    </w:p>
    <w:p>
      <w:pPr>
        <w:widowControl/>
        <w:wordWrap w:val="0"/>
        <w:autoSpaceDE w:val="0"/>
        <w:autoSpaceDN w:val="0"/>
        <w:spacing w:line="360" w:lineRule="auto"/>
        <w:jc w:val="right"/>
        <w:rPr>
          <w:rFonts w:ascii="宋体" w:hAnsi="宋体" w:cs="宋体"/>
          <w:spacing w:val="-4"/>
          <w:kern w:val="0"/>
          <w:szCs w:val="21"/>
          <w:u w:val="single"/>
        </w:rPr>
      </w:pPr>
      <w:r>
        <w:rPr>
          <w:rFonts w:hint="eastAsia" w:ascii="宋体" w:hAnsi="宋体" w:cs="宋体"/>
          <w:spacing w:val="-4"/>
          <w:kern w:val="0"/>
          <w:szCs w:val="21"/>
        </w:rPr>
        <w:t xml:space="preserve">     日期：</w:t>
      </w:r>
      <w:r>
        <w:rPr>
          <w:rFonts w:hint="eastAsia" w:ascii="宋体" w:hAnsi="宋体" w:cs="宋体"/>
          <w:spacing w:val="-4"/>
          <w:kern w:val="0"/>
          <w:szCs w:val="21"/>
          <w:u w:val="single"/>
        </w:rPr>
        <w:t xml:space="preserve">              </w:t>
      </w:r>
    </w:p>
    <w:p>
      <w:pPr>
        <w:widowControl/>
        <w:wordWrap w:val="0"/>
        <w:autoSpaceDE w:val="0"/>
        <w:autoSpaceDN w:val="0"/>
        <w:spacing w:line="360" w:lineRule="auto"/>
        <w:jc w:val="right"/>
        <w:rPr>
          <w:rFonts w:ascii="宋体" w:hAnsi="宋体" w:cs="宋体"/>
          <w:spacing w:val="-4"/>
          <w:kern w:val="0"/>
          <w:szCs w:val="21"/>
        </w:rPr>
      </w:pPr>
      <w:r>
        <w:rPr>
          <w:rFonts w:hint="eastAsia" w:ascii="宋体" w:hAnsi="宋体" w:cs="宋体"/>
          <w:spacing w:val="-4"/>
          <w:kern w:val="0"/>
          <w:szCs w:val="21"/>
        </w:rPr>
        <w:t xml:space="preserve">     </w:t>
      </w:r>
    </w:p>
    <w:p>
      <w:pPr>
        <w:widowControl/>
        <w:autoSpaceDE w:val="0"/>
        <w:autoSpaceDN w:val="0"/>
        <w:spacing w:line="360" w:lineRule="auto"/>
        <w:jc w:val="left"/>
        <w:rPr>
          <w:rFonts w:ascii="宋体" w:hAnsi="宋体" w:cs="宋体"/>
          <w:b/>
          <w:bCs/>
          <w:color w:val="FF0000"/>
          <w:spacing w:val="-4"/>
          <w:kern w:val="0"/>
          <w:szCs w:val="21"/>
        </w:rPr>
      </w:pPr>
      <w:r>
        <w:rPr>
          <w:rFonts w:hint="eastAsia" w:ascii="宋体" w:hAnsi="宋体" w:cs="宋体"/>
          <w:b/>
          <w:bCs/>
          <w:color w:val="FF0000"/>
          <w:spacing w:val="-4"/>
          <w:kern w:val="0"/>
          <w:szCs w:val="21"/>
        </w:rPr>
        <w:t>注：</w:t>
      </w:r>
    </w:p>
    <w:p>
      <w:pPr>
        <w:widowControl/>
        <w:autoSpaceDE w:val="0"/>
        <w:autoSpaceDN w:val="0"/>
        <w:spacing w:line="360" w:lineRule="auto"/>
        <w:jc w:val="left"/>
        <w:rPr>
          <w:rFonts w:ascii="宋体" w:hAnsi="宋体" w:cs="宋体"/>
          <w:b/>
          <w:bCs/>
          <w:color w:val="FF0000"/>
          <w:spacing w:val="-4"/>
          <w:kern w:val="0"/>
          <w:szCs w:val="21"/>
        </w:rPr>
      </w:pPr>
      <w:r>
        <w:rPr>
          <w:rFonts w:hint="eastAsia" w:ascii="宋体" w:hAnsi="宋体" w:cs="宋体"/>
          <w:b/>
          <w:bCs/>
          <w:color w:val="FF0000"/>
          <w:spacing w:val="-4"/>
          <w:kern w:val="0"/>
          <w:szCs w:val="21"/>
        </w:rPr>
        <w:t>1.</w:t>
      </w:r>
      <w:r>
        <w:rPr>
          <w:rFonts w:hint="eastAsia" w:ascii="宋体" w:hAnsi="宋体" w:cs="宋体"/>
        </w:rPr>
        <w:t xml:space="preserve"> </w:t>
      </w:r>
      <w:r>
        <w:rPr>
          <w:rFonts w:hint="eastAsia" w:ascii="宋体" w:hAnsi="宋体" w:cs="宋体"/>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360" w:lineRule="auto"/>
        <w:jc w:val="left"/>
        <w:rPr>
          <w:rFonts w:ascii="宋体" w:hAnsi="宋体" w:cs="宋体"/>
          <w:color w:val="FF0000"/>
          <w:spacing w:val="-4"/>
          <w:kern w:val="0"/>
          <w:szCs w:val="21"/>
        </w:rPr>
      </w:pPr>
      <w:r>
        <w:rPr>
          <w:rFonts w:hint="eastAsia" w:ascii="宋体" w:hAnsi="宋体" w:cs="宋体"/>
          <w:b/>
          <w:bCs/>
          <w:color w:val="FF0000"/>
          <w:spacing w:val="-4"/>
          <w:kern w:val="0"/>
          <w:szCs w:val="21"/>
        </w:rPr>
        <w:t>2.投标供应商负责人或投标授权代表签字</w:t>
      </w:r>
      <w:r>
        <w:rPr>
          <w:rFonts w:hint="eastAsia" w:ascii="宋体" w:hAnsi="宋体" w:cs="宋体"/>
          <w:b/>
          <w:bCs/>
          <w:color w:val="FF0000"/>
          <w:spacing w:val="-4"/>
          <w:kern w:val="0"/>
          <w:szCs w:val="21"/>
          <w:highlight w:val="yellow"/>
        </w:rPr>
        <w:t>并加盖单位公章</w:t>
      </w:r>
      <w:r>
        <w:rPr>
          <w:rFonts w:hint="eastAsia" w:ascii="宋体" w:hAnsi="宋体" w:cs="宋体"/>
          <w:b/>
          <w:bCs/>
          <w:color w:val="FF0000"/>
          <w:spacing w:val="-4"/>
          <w:kern w:val="0"/>
          <w:szCs w:val="21"/>
        </w:rPr>
        <w:t>后，扫描上传至投标文件一并提交。</w:t>
      </w:r>
    </w:p>
    <w:p>
      <w:pPr>
        <w:widowControl/>
        <w:autoSpaceDE w:val="0"/>
        <w:autoSpaceDN w:val="0"/>
        <w:spacing w:line="360" w:lineRule="auto"/>
        <w:jc w:val="right"/>
        <w:rPr>
          <w:rFonts w:ascii="宋体" w:hAnsi="宋体" w:cs="宋体"/>
          <w:kern w:val="0"/>
          <w:sz w:val="24"/>
        </w:rPr>
      </w:pPr>
    </w:p>
    <w:p>
      <w:pPr>
        <w:widowControl/>
        <w:autoSpaceDE w:val="0"/>
        <w:autoSpaceDN w:val="0"/>
        <w:spacing w:line="360" w:lineRule="auto"/>
        <w:jc w:val="right"/>
        <w:rPr>
          <w:rFonts w:ascii="宋体" w:hAnsi="宋体" w:cs="宋体"/>
          <w:kern w:val="0"/>
          <w:sz w:val="24"/>
        </w:rPr>
      </w:pPr>
    </w:p>
    <w:p>
      <w:pPr>
        <w:widowControl/>
        <w:autoSpaceDE w:val="0"/>
        <w:autoSpaceDN w:val="0"/>
        <w:spacing w:line="360" w:lineRule="auto"/>
        <w:jc w:val="right"/>
        <w:rPr>
          <w:rFonts w:ascii="宋体" w:hAnsi="宋体" w:cs="宋体"/>
          <w:kern w:val="0"/>
          <w:sz w:val="24"/>
        </w:rPr>
      </w:pPr>
    </w:p>
    <w:p>
      <w:pPr>
        <w:spacing w:line="360" w:lineRule="auto"/>
        <w:rPr>
          <w:rFonts w:ascii="宋体" w:hAnsi="宋体" w:cs="宋体"/>
        </w:rPr>
      </w:pPr>
      <w:r>
        <w:rPr>
          <w:rFonts w:hint="eastAsia" w:ascii="宋体" w:hAnsi="宋体" w:cs="宋体"/>
        </w:rPr>
        <w:t xml:space="preserve">  ………………（根据项目具体情况增加与综合实力评审相关的节点）</w:t>
      </w:r>
    </w:p>
    <w:p>
      <w:pPr>
        <w:spacing w:line="360" w:lineRule="auto"/>
        <w:rPr>
          <w:rFonts w:ascii="宋体" w:hAnsi="宋体" w:cs="宋体"/>
          <w:sz w:val="24"/>
        </w:rPr>
      </w:pPr>
    </w:p>
    <w:p>
      <w:pPr>
        <w:widowControl/>
        <w:spacing w:line="360" w:lineRule="auto"/>
        <w:jc w:val="left"/>
        <w:rPr>
          <w:rFonts w:ascii="宋体" w:hAnsi="宋体" w:cs="宋体"/>
          <w:b/>
          <w:bCs/>
          <w:kern w:val="0"/>
          <w:sz w:val="24"/>
        </w:rPr>
      </w:pPr>
    </w:p>
    <w:p>
      <w:pPr>
        <w:widowControl/>
        <w:spacing w:line="360" w:lineRule="auto"/>
        <w:jc w:val="center"/>
        <w:rPr>
          <w:rFonts w:ascii="宋体" w:hAnsi="宋体" w:cs="宋体"/>
          <w:kern w:val="0"/>
          <w:sz w:val="24"/>
          <w:szCs w:val="20"/>
        </w:rPr>
      </w:pPr>
      <w:r>
        <w:rPr>
          <w:rFonts w:hint="eastAsia" w:ascii="宋体" w:hAnsi="宋体" w:cs="宋体"/>
          <w:kern w:val="0"/>
          <w:sz w:val="24"/>
          <w:szCs w:val="20"/>
        </w:rPr>
        <w:t>（二）投标人认为需要加以说明的其他内容（格式自定）</w:t>
      </w:r>
    </w:p>
    <w:p>
      <w:pPr>
        <w:spacing w:line="360" w:lineRule="auto"/>
        <w:jc w:val="center"/>
        <w:rPr>
          <w:rFonts w:ascii="宋体" w:hAnsi="宋体" w:cs="宋体"/>
          <w:b/>
          <w:sz w:val="32"/>
          <w:szCs w:val="32"/>
        </w:rPr>
      </w:pPr>
    </w:p>
    <w:p>
      <w:pPr>
        <w:spacing w:line="360" w:lineRule="auto"/>
        <w:rPr>
          <w:rFonts w:ascii="宋体" w:hAnsi="宋体" w:cs="宋体"/>
          <w:szCs w:val="21"/>
        </w:rPr>
      </w:pPr>
    </w:p>
    <w:p>
      <w:pPr>
        <w:spacing w:line="360" w:lineRule="auto"/>
        <w:jc w:val="center"/>
        <w:rPr>
          <w:rFonts w:ascii="宋体" w:hAnsi="宋体" w:cs="宋体"/>
          <w:bCs/>
          <w:kern w:val="0"/>
          <w:sz w:val="24"/>
        </w:rPr>
      </w:pPr>
    </w:p>
    <w:p>
      <w:pPr>
        <w:spacing w:line="360" w:lineRule="auto"/>
        <w:jc w:val="center"/>
        <w:rPr>
          <w:rFonts w:ascii="宋体" w:hAnsi="宋体" w:cs="宋体"/>
          <w:bCs/>
          <w:kern w:val="0"/>
          <w:sz w:val="24"/>
        </w:rPr>
      </w:pPr>
    </w:p>
    <w:p>
      <w:pPr>
        <w:spacing w:line="360" w:lineRule="auto"/>
        <w:jc w:val="center"/>
        <w:rPr>
          <w:rFonts w:ascii="宋体" w:hAnsi="宋体" w:cs="宋体"/>
          <w:bCs/>
          <w:kern w:val="0"/>
          <w:sz w:val="24"/>
        </w:rPr>
      </w:pPr>
    </w:p>
    <w:p>
      <w:pPr>
        <w:spacing w:line="360" w:lineRule="auto"/>
        <w:jc w:val="center"/>
        <w:rPr>
          <w:rFonts w:ascii="宋体" w:hAnsi="宋体" w:cs="宋体"/>
          <w:bCs/>
          <w:kern w:val="0"/>
          <w:sz w:val="24"/>
        </w:rPr>
      </w:pPr>
    </w:p>
    <w:p>
      <w:pPr>
        <w:spacing w:line="360" w:lineRule="auto"/>
        <w:jc w:val="center"/>
        <w:rPr>
          <w:rFonts w:ascii="宋体" w:hAnsi="宋体" w:cs="宋体"/>
          <w:bCs/>
          <w:kern w:val="0"/>
          <w:sz w:val="24"/>
        </w:rPr>
      </w:pPr>
    </w:p>
    <w:p>
      <w:pPr>
        <w:spacing w:line="360" w:lineRule="auto"/>
        <w:jc w:val="center"/>
        <w:rPr>
          <w:rFonts w:ascii="宋体" w:hAnsi="宋体" w:cs="宋体"/>
          <w:bCs/>
          <w:kern w:val="0"/>
          <w:sz w:val="24"/>
        </w:rPr>
      </w:pPr>
    </w:p>
    <w:p>
      <w:pPr>
        <w:spacing w:line="360" w:lineRule="auto"/>
        <w:jc w:val="center"/>
        <w:rPr>
          <w:rFonts w:ascii="宋体" w:hAnsi="宋体" w:cs="宋体"/>
          <w:bCs/>
          <w:kern w:val="0"/>
          <w:sz w:val="24"/>
        </w:rPr>
      </w:pPr>
    </w:p>
    <w:p>
      <w:pPr>
        <w:spacing w:line="360" w:lineRule="auto"/>
        <w:jc w:val="center"/>
        <w:rPr>
          <w:rFonts w:ascii="宋体" w:hAnsi="宋体" w:cs="宋体"/>
          <w:bCs/>
          <w:kern w:val="0"/>
          <w:sz w:val="24"/>
        </w:rPr>
      </w:pPr>
    </w:p>
    <w:p>
      <w:pPr>
        <w:spacing w:line="360" w:lineRule="auto"/>
        <w:jc w:val="center"/>
        <w:rPr>
          <w:rFonts w:ascii="宋体" w:hAnsi="宋体" w:cs="宋体"/>
          <w:bCs/>
          <w:kern w:val="0"/>
          <w:sz w:val="24"/>
        </w:rPr>
      </w:pPr>
    </w:p>
    <w:p>
      <w:pPr>
        <w:spacing w:line="360" w:lineRule="auto"/>
        <w:jc w:val="center"/>
        <w:rPr>
          <w:rFonts w:ascii="宋体" w:hAnsi="宋体" w:cs="宋体"/>
          <w:bCs/>
          <w:kern w:val="0"/>
          <w:sz w:val="24"/>
        </w:rPr>
      </w:pPr>
    </w:p>
    <w:p>
      <w:pPr>
        <w:spacing w:line="360" w:lineRule="auto"/>
        <w:jc w:val="center"/>
        <w:rPr>
          <w:rFonts w:ascii="宋体" w:hAnsi="宋体" w:cs="宋体"/>
          <w:bCs/>
          <w:kern w:val="0"/>
          <w:sz w:val="24"/>
        </w:rPr>
      </w:pPr>
    </w:p>
    <w:p>
      <w:pPr>
        <w:spacing w:line="360" w:lineRule="auto"/>
        <w:rPr>
          <w:rFonts w:ascii="宋体" w:hAnsi="宋体" w:cs="宋体"/>
        </w:rPr>
      </w:pPr>
    </w:p>
    <w:p>
      <w:pPr>
        <w:spacing w:line="360" w:lineRule="auto"/>
        <w:rPr>
          <w:rFonts w:ascii="宋体" w:hAnsi="宋体" w:cs="宋体"/>
        </w:rPr>
      </w:pPr>
    </w:p>
    <w:p>
      <w:pPr>
        <w:spacing w:line="360" w:lineRule="auto"/>
        <w:rPr>
          <w:rFonts w:ascii="宋体" w:hAnsi="宋体" w:cs="宋体"/>
        </w:rPr>
      </w:pPr>
      <w:r>
        <w:rPr>
          <w:rFonts w:hint="eastAsia" w:ascii="宋体" w:hAnsi="宋体" w:cs="宋体"/>
        </w:rPr>
        <w:br w:type="page"/>
      </w:r>
    </w:p>
    <w:p>
      <w:pPr>
        <w:pStyle w:val="5"/>
        <w:spacing w:before="0" w:after="0" w:line="360" w:lineRule="auto"/>
        <w:rPr>
          <w:rFonts w:cs="宋体"/>
        </w:rPr>
      </w:pPr>
      <w:r>
        <w:rPr>
          <w:rFonts w:hint="eastAsia" w:cs="宋体"/>
        </w:rPr>
        <w:t>第五章  合同条款及格式</w:t>
      </w:r>
    </w:p>
    <w:p>
      <w:pPr>
        <w:spacing w:line="360" w:lineRule="auto"/>
        <w:rPr>
          <w:rFonts w:ascii="宋体" w:hAnsi="宋体" w:cs="宋体"/>
        </w:rPr>
      </w:pPr>
    </w:p>
    <w:p>
      <w:pPr>
        <w:spacing w:line="360" w:lineRule="auto"/>
        <w:jc w:val="center"/>
        <w:rPr>
          <w:rFonts w:ascii="宋体" w:hAnsi="宋体" w:cs="宋体"/>
        </w:rPr>
      </w:pPr>
      <w:bookmarkStart w:id="88" w:name="_Hlk72574405"/>
      <w:bookmarkStart w:id="89" w:name="_Hlk72260917"/>
      <w:r>
        <w:rPr>
          <w:rFonts w:hint="eastAsia" w:ascii="宋体" w:hAnsi="宋体" w:cs="宋体"/>
          <w:b/>
          <w:sz w:val="24"/>
        </w:rPr>
        <w:t>（仅供参考，具体以项目需求及采购结果为准）</w:t>
      </w:r>
      <w:bookmarkEnd w:id="88"/>
    </w:p>
    <w:p>
      <w:pPr>
        <w:spacing w:line="360" w:lineRule="auto"/>
        <w:rPr>
          <w:rFonts w:ascii="宋体" w:hAnsi="宋体" w:cs="宋体"/>
          <w:b/>
          <w:bCs/>
          <w:szCs w:val="21"/>
        </w:rPr>
      </w:pPr>
      <w:r>
        <w:rPr>
          <w:rFonts w:hint="eastAsia" w:ascii="宋体" w:hAnsi="宋体" w:cs="宋体"/>
          <w:b/>
          <w:bCs/>
          <w:szCs w:val="21"/>
        </w:rPr>
        <w:t xml:space="preserve">甲方： </w:t>
      </w:r>
    </w:p>
    <w:p>
      <w:pPr>
        <w:spacing w:line="360" w:lineRule="auto"/>
        <w:rPr>
          <w:rFonts w:ascii="宋体" w:hAnsi="宋体" w:cs="宋体"/>
          <w:szCs w:val="21"/>
        </w:rPr>
      </w:pPr>
      <w:bookmarkStart w:id="90" w:name="_Hlk75014453"/>
      <w:r>
        <w:rPr>
          <w:rFonts w:hint="eastAsia" w:ascii="宋体" w:hAnsi="宋体" w:cs="宋体"/>
          <w:szCs w:val="21"/>
        </w:rPr>
        <w:t>地址：</w:t>
      </w:r>
    </w:p>
    <w:p>
      <w:pPr>
        <w:spacing w:line="360" w:lineRule="auto"/>
        <w:rPr>
          <w:rFonts w:ascii="宋体" w:hAnsi="宋体" w:cs="宋体"/>
          <w:szCs w:val="21"/>
        </w:rPr>
      </w:pPr>
      <w:r>
        <w:rPr>
          <w:rFonts w:hint="eastAsia" w:ascii="宋体" w:hAnsi="宋体" w:cs="宋体"/>
          <w:szCs w:val="21"/>
        </w:rPr>
        <w:t xml:space="preserve">联系人：                          </w:t>
      </w:r>
    </w:p>
    <w:p>
      <w:pPr>
        <w:spacing w:line="360" w:lineRule="auto"/>
        <w:rPr>
          <w:rFonts w:ascii="宋体" w:hAnsi="宋体" w:cs="宋体"/>
          <w:b/>
          <w:bCs/>
          <w:szCs w:val="21"/>
        </w:rPr>
      </w:pPr>
      <w:r>
        <w:rPr>
          <w:rFonts w:hint="eastAsia" w:ascii="宋体" w:hAnsi="宋体" w:cs="宋体"/>
          <w:szCs w:val="21"/>
        </w:rPr>
        <w:t>联系电话：</w:t>
      </w:r>
      <w:bookmarkEnd w:id="90"/>
      <w:r>
        <w:rPr>
          <w:rFonts w:hint="eastAsia" w:ascii="宋体" w:hAnsi="宋体" w:cs="宋体"/>
          <w:b/>
          <w:bCs/>
          <w:szCs w:val="21"/>
        </w:rPr>
        <w:t xml:space="preserve">       </w:t>
      </w:r>
    </w:p>
    <w:p>
      <w:pPr>
        <w:spacing w:line="360" w:lineRule="auto"/>
        <w:rPr>
          <w:rFonts w:ascii="宋体" w:hAnsi="宋体" w:cs="宋体"/>
          <w:b/>
          <w:bCs/>
          <w:szCs w:val="21"/>
        </w:rPr>
      </w:pPr>
    </w:p>
    <w:p>
      <w:pPr>
        <w:spacing w:line="360" w:lineRule="auto"/>
        <w:rPr>
          <w:rFonts w:ascii="宋体" w:hAnsi="宋体" w:cs="宋体"/>
          <w:b/>
          <w:bCs/>
          <w:szCs w:val="21"/>
        </w:rPr>
      </w:pPr>
      <w:r>
        <w:rPr>
          <w:rFonts w:hint="eastAsia" w:ascii="宋体" w:hAnsi="宋体" w:cs="宋体"/>
          <w:b/>
          <w:bCs/>
          <w:szCs w:val="21"/>
        </w:rPr>
        <w:t xml:space="preserve">乙方：                      </w:t>
      </w:r>
      <w:bookmarkEnd w:id="89"/>
      <w:r>
        <w:rPr>
          <w:rFonts w:hint="eastAsia" w:ascii="宋体" w:hAnsi="宋体" w:cs="宋体"/>
          <w:b/>
          <w:bCs/>
          <w:szCs w:val="21"/>
        </w:rPr>
        <w:t xml:space="preserve">                    </w:t>
      </w:r>
    </w:p>
    <w:p>
      <w:pPr>
        <w:spacing w:line="360" w:lineRule="auto"/>
        <w:rPr>
          <w:rFonts w:ascii="宋体" w:hAnsi="宋体" w:cs="宋体"/>
          <w:szCs w:val="21"/>
        </w:rPr>
      </w:pPr>
      <w:r>
        <w:rPr>
          <w:rFonts w:hint="eastAsia" w:ascii="宋体" w:hAnsi="宋体" w:cs="宋体"/>
          <w:szCs w:val="21"/>
        </w:rPr>
        <w:t>地址：</w:t>
      </w:r>
    </w:p>
    <w:p>
      <w:pPr>
        <w:spacing w:line="360" w:lineRule="auto"/>
        <w:rPr>
          <w:rFonts w:ascii="宋体" w:hAnsi="宋体" w:cs="宋体"/>
          <w:szCs w:val="21"/>
        </w:rPr>
      </w:pPr>
      <w:r>
        <w:rPr>
          <w:rFonts w:hint="eastAsia" w:ascii="宋体" w:hAnsi="宋体" w:cs="宋体"/>
          <w:szCs w:val="21"/>
        </w:rPr>
        <w:t xml:space="preserve">联系人：                          </w:t>
      </w:r>
    </w:p>
    <w:p>
      <w:pPr>
        <w:spacing w:line="360" w:lineRule="auto"/>
        <w:rPr>
          <w:rFonts w:ascii="宋体" w:hAnsi="宋体" w:cs="宋体"/>
          <w:szCs w:val="21"/>
        </w:rPr>
      </w:pPr>
      <w:r>
        <w:rPr>
          <w:rFonts w:hint="eastAsia" w:ascii="宋体" w:hAnsi="宋体" w:cs="宋体"/>
          <w:szCs w:val="21"/>
        </w:rPr>
        <w:t>联系电话：</w:t>
      </w:r>
      <w:r>
        <w:rPr>
          <w:rFonts w:hint="eastAsia" w:ascii="宋体" w:hAnsi="宋体" w:cs="宋体"/>
          <w:b/>
          <w:bCs/>
          <w:szCs w:val="21"/>
        </w:rPr>
        <w:t xml:space="preserve">     </w:t>
      </w:r>
    </w:p>
    <w:p>
      <w:pPr>
        <w:spacing w:line="360" w:lineRule="auto"/>
        <w:rPr>
          <w:rFonts w:ascii="宋体" w:hAnsi="宋体" w:cs="宋体"/>
          <w:szCs w:val="21"/>
        </w:rPr>
      </w:pPr>
    </w:p>
    <w:p>
      <w:pPr>
        <w:spacing w:line="360" w:lineRule="auto"/>
        <w:jc w:val="left"/>
        <w:rPr>
          <w:rFonts w:ascii="宋体" w:hAnsi="宋体" w:cs="宋体"/>
          <w:szCs w:val="21"/>
        </w:rPr>
      </w:pPr>
      <w:bookmarkStart w:id="91" w:name="_Hlk72574434"/>
      <w:r>
        <w:rPr>
          <w:rFonts w:hint="eastAsia" w:ascii="宋体" w:hAnsi="宋体" w:cs="宋体"/>
          <w:szCs w:val="21"/>
        </w:rPr>
        <w:t>根据深圳公共资源交易中心（</w:t>
      </w:r>
      <w:r>
        <w:rPr>
          <w:rFonts w:hint="eastAsia" w:ascii="宋体" w:hAnsi="宋体" w:cs="宋体"/>
          <w:szCs w:val="21"/>
          <w:highlight w:val="yellow"/>
        </w:rPr>
        <w:t>深圳交易集团有限公司龙华分公司）</w:t>
      </w:r>
      <w:r>
        <w:rPr>
          <w:rFonts w:hint="eastAsia" w:ascii="宋体" w:hAnsi="宋体" w:cs="宋体"/>
          <w:szCs w:val="21"/>
          <w:u w:val="single"/>
        </w:rPr>
        <w:t xml:space="preserve">        </w:t>
      </w:r>
      <w:r>
        <w:rPr>
          <w:rFonts w:hint="eastAsia" w:ascii="宋体" w:hAnsi="宋体" w:cs="宋体"/>
          <w:szCs w:val="21"/>
        </w:rPr>
        <w:t>号项目结果，***单位为中标人。</w:t>
      </w:r>
      <w:bookmarkEnd w:id="91"/>
      <w:r>
        <w:rPr>
          <w:rFonts w:hint="eastAsia" w:ascii="宋体" w:hAnsi="宋体" w:cs="宋体"/>
          <w:szCs w:val="21"/>
        </w:rPr>
        <w:t>按照《中华人民共和国民法典》（第三编 合同）和《深圳经济特区政府采购条例》，经深圳市</w:t>
      </w:r>
      <w:r>
        <w:rPr>
          <w:rFonts w:hint="eastAsia" w:ascii="宋体" w:hAnsi="宋体" w:cs="宋体"/>
          <w:szCs w:val="21"/>
          <w:u w:val="single"/>
        </w:rPr>
        <w:t xml:space="preserve">           </w:t>
      </w:r>
      <w:r>
        <w:rPr>
          <w:rFonts w:hint="eastAsia" w:ascii="宋体" w:hAnsi="宋体" w:cs="宋体"/>
          <w:szCs w:val="21"/>
        </w:rPr>
        <w:t>（以下简称甲方）和</w:t>
      </w:r>
      <w:r>
        <w:rPr>
          <w:rFonts w:hint="eastAsia" w:ascii="宋体" w:hAnsi="宋体" w:cs="宋体"/>
          <w:szCs w:val="21"/>
          <w:u w:val="single"/>
        </w:rPr>
        <w:t xml:space="preserve">           </w:t>
      </w:r>
      <w:r>
        <w:rPr>
          <w:rFonts w:hint="eastAsia" w:ascii="宋体" w:hAnsi="宋体" w:cs="宋体"/>
          <w:szCs w:val="21"/>
        </w:rPr>
        <w:t>单位（以下简称乙方）协商，达成以下合同条款：</w:t>
      </w:r>
    </w:p>
    <w:p>
      <w:pPr>
        <w:spacing w:line="360" w:lineRule="auto"/>
        <w:jc w:val="left"/>
        <w:rPr>
          <w:rFonts w:ascii="宋体" w:hAnsi="宋体" w:cs="宋体"/>
          <w:b/>
          <w:szCs w:val="21"/>
        </w:rPr>
      </w:pPr>
      <w:r>
        <w:rPr>
          <w:rFonts w:hint="eastAsia" w:ascii="宋体" w:hAnsi="宋体" w:cs="宋体"/>
          <w:b/>
          <w:szCs w:val="21"/>
        </w:rPr>
        <w:t>第一条  合同标的</w:t>
      </w:r>
    </w:p>
    <w:p>
      <w:pPr>
        <w:spacing w:line="360" w:lineRule="auto"/>
        <w:jc w:val="left"/>
        <w:rPr>
          <w:rFonts w:ascii="宋体" w:hAnsi="宋体" w:cs="宋体"/>
          <w:szCs w:val="21"/>
        </w:rPr>
      </w:pPr>
      <w:r>
        <w:rPr>
          <w:rFonts w:hint="eastAsia" w:ascii="宋体" w:hAnsi="宋体" w:cs="宋体"/>
          <w:szCs w:val="21"/>
        </w:rPr>
        <w:t>乙方根据甲方需求提供下列货物：</w:t>
      </w:r>
    </w:p>
    <w:p>
      <w:pPr>
        <w:spacing w:line="360" w:lineRule="auto"/>
        <w:jc w:val="left"/>
        <w:rPr>
          <w:rFonts w:ascii="宋体" w:hAnsi="宋体" w:cs="宋体"/>
          <w:szCs w:val="21"/>
        </w:rPr>
      </w:pPr>
      <w:r>
        <w:rPr>
          <w:rFonts w:hint="eastAsia" w:ascii="宋体" w:hAnsi="宋体" w:cs="宋体"/>
          <w:szCs w:val="21"/>
        </w:rPr>
        <w:t>货物名称、规格及数量详见</w:t>
      </w:r>
      <w:r>
        <w:rPr>
          <w:rFonts w:hint="eastAsia" w:ascii="宋体" w:hAnsi="宋体" w:cs="宋体"/>
          <w:b/>
          <w:szCs w:val="21"/>
          <w:u w:val="single"/>
        </w:rPr>
        <w:t xml:space="preserve">                  </w:t>
      </w:r>
      <w:r>
        <w:rPr>
          <w:rFonts w:hint="eastAsia" w:ascii="宋体" w:hAnsi="宋体" w:cs="宋体"/>
          <w:szCs w:val="21"/>
        </w:rPr>
        <w:t>。</w:t>
      </w:r>
    </w:p>
    <w:p>
      <w:pPr>
        <w:spacing w:line="360" w:lineRule="auto"/>
        <w:jc w:val="left"/>
        <w:rPr>
          <w:rFonts w:ascii="宋体" w:hAnsi="宋体" w:cs="宋体"/>
          <w:b/>
          <w:szCs w:val="21"/>
        </w:rPr>
      </w:pPr>
      <w:r>
        <w:rPr>
          <w:rFonts w:hint="eastAsia" w:ascii="宋体" w:hAnsi="宋体" w:cs="宋体"/>
          <w:b/>
          <w:szCs w:val="21"/>
        </w:rPr>
        <w:t>第二条  合同价款</w:t>
      </w:r>
    </w:p>
    <w:p>
      <w:pPr>
        <w:spacing w:line="360" w:lineRule="auto"/>
        <w:jc w:val="left"/>
        <w:rPr>
          <w:rFonts w:ascii="宋体" w:hAnsi="宋体" w:cs="宋体"/>
          <w:szCs w:val="21"/>
        </w:rPr>
      </w:pPr>
      <w:r>
        <w:rPr>
          <w:rFonts w:hint="eastAsia" w:ascii="宋体" w:hAnsi="宋体" w:cs="宋体"/>
          <w:szCs w:val="21"/>
        </w:rPr>
        <w:t>本合同项下总价款为</w:t>
      </w:r>
      <w:r>
        <w:rPr>
          <w:rFonts w:hint="eastAsia" w:ascii="宋体" w:hAnsi="宋体" w:cs="宋体"/>
          <w:szCs w:val="21"/>
          <w:u w:val="single"/>
        </w:rPr>
        <w:t xml:space="preserve">              </w:t>
      </w:r>
      <w:r>
        <w:rPr>
          <w:rFonts w:hint="eastAsia" w:ascii="宋体" w:hAnsi="宋体" w:cs="宋体"/>
          <w:szCs w:val="21"/>
        </w:rPr>
        <w:t>（大写）人民币，分项价款详见</w:t>
      </w:r>
      <w:r>
        <w:rPr>
          <w:rFonts w:hint="eastAsia" w:ascii="宋体" w:hAnsi="宋体" w:cs="宋体"/>
          <w:b/>
          <w:szCs w:val="21"/>
          <w:u w:val="single"/>
        </w:rPr>
        <w:t xml:space="preserve">          </w:t>
      </w:r>
      <w:r>
        <w:rPr>
          <w:rFonts w:hint="eastAsia" w:ascii="宋体" w:hAnsi="宋体" w:cs="宋体"/>
          <w:szCs w:val="21"/>
        </w:rPr>
        <w:t>。本合同总价款已包括乙方为履行本合同义务所发生的一切费用，系固定不变价格，且不随通货膨胀的影响而波动。</w:t>
      </w:r>
    </w:p>
    <w:p>
      <w:pPr>
        <w:numPr>
          <w:ilvl w:val="0"/>
          <w:numId w:val="3"/>
        </w:numPr>
        <w:spacing w:line="360" w:lineRule="auto"/>
        <w:jc w:val="left"/>
        <w:rPr>
          <w:rFonts w:ascii="宋体" w:hAnsi="宋体" w:cs="宋体"/>
          <w:b/>
          <w:szCs w:val="21"/>
        </w:rPr>
      </w:pPr>
      <w:r>
        <w:rPr>
          <w:rFonts w:hint="eastAsia" w:ascii="宋体" w:hAnsi="宋体" w:cs="宋体"/>
          <w:b/>
          <w:szCs w:val="21"/>
        </w:rPr>
        <w:t xml:space="preserve"> 履行期限</w:t>
      </w:r>
    </w:p>
    <w:p>
      <w:pPr>
        <w:spacing w:line="360" w:lineRule="auto"/>
        <w:rPr>
          <w:rFonts w:ascii="宋体" w:hAnsi="宋体" w:cs="宋体"/>
          <w:szCs w:val="21"/>
        </w:rPr>
      </w:pPr>
      <w:r>
        <w:rPr>
          <w:rFonts w:hint="eastAsia" w:ascii="宋体" w:hAnsi="宋体" w:cs="宋体"/>
          <w:szCs w:val="21"/>
        </w:rPr>
        <w:t>乙方应于本合同签订之日其</w:t>
      </w:r>
      <w:r>
        <w:rPr>
          <w:rFonts w:hint="eastAsia" w:ascii="宋体" w:hAnsi="宋体" w:cs="宋体"/>
          <w:szCs w:val="21"/>
          <w:u w:val="single"/>
        </w:rPr>
        <w:t xml:space="preserve">             </w:t>
      </w:r>
      <w:r>
        <w:rPr>
          <w:rFonts w:hint="eastAsia" w:ascii="宋体" w:hAnsi="宋体" w:cs="宋体"/>
          <w:szCs w:val="21"/>
        </w:rPr>
        <w:t>日内将符合要求的产品向甲方交付（含安装调试），但乙方交付前应向书面通知甲方并征得甲方同意。</w:t>
      </w:r>
    </w:p>
    <w:p>
      <w:pPr>
        <w:numPr>
          <w:ilvl w:val="0"/>
          <w:numId w:val="3"/>
        </w:numPr>
        <w:spacing w:line="360" w:lineRule="auto"/>
        <w:jc w:val="left"/>
        <w:rPr>
          <w:rFonts w:ascii="宋体" w:hAnsi="宋体" w:cs="宋体"/>
          <w:b/>
          <w:szCs w:val="21"/>
        </w:rPr>
      </w:pPr>
      <w:r>
        <w:rPr>
          <w:rFonts w:hint="eastAsia" w:ascii="宋体" w:hAnsi="宋体" w:cs="宋体"/>
          <w:b/>
          <w:szCs w:val="21"/>
        </w:rPr>
        <w:t>权利保证</w:t>
      </w:r>
    </w:p>
    <w:p>
      <w:pPr>
        <w:spacing w:line="360" w:lineRule="auto"/>
        <w:jc w:val="left"/>
        <w:rPr>
          <w:rFonts w:ascii="宋体" w:hAnsi="宋体" w:cs="宋体"/>
          <w:szCs w:val="21"/>
        </w:rPr>
      </w:pPr>
      <w:r>
        <w:rPr>
          <w:rFonts w:hint="eastAsia" w:ascii="宋体" w:hAnsi="宋体" w:cs="宋体"/>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spacing w:line="360" w:lineRule="auto"/>
        <w:jc w:val="left"/>
        <w:rPr>
          <w:rFonts w:ascii="宋体" w:hAnsi="宋体" w:cs="宋体"/>
          <w:b/>
          <w:szCs w:val="21"/>
        </w:rPr>
      </w:pPr>
      <w:r>
        <w:rPr>
          <w:rFonts w:hint="eastAsia" w:ascii="宋体" w:hAnsi="宋体" w:cs="宋体"/>
          <w:b/>
          <w:szCs w:val="21"/>
        </w:rPr>
        <w:t>第九条  履约保证金</w:t>
      </w:r>
    </w:p>
    <w:p>
      <w:pPr>
        <w:spacing w:line="360" w:lineRule="auto"/>
        <w:jc w:val="left"/>
        <w:rPr>
          <w:rFonts w:ascii="宋体" w:hAnsi="宋体" w:cs="宋体"/>
          <w:szCs w:val="21"/>
        </w:rPr>
      </w:pPr>
      <w:r>
        <w:rPr>
          <w:rFonts w:hint="eastAsia" w:ascii="宋体" w:hAnsi="宋体" w:cs="宋体"/>
          <w:szCs w:val="21"/>
        </w:rPr>
        <w:t>1、乙方应在签订本合同之日，向甲方或甲方指定的机构提交履约保证金_________元。</w:t>
      </w:r>
    </w:p>
    <w:p>
      <w:pPr>
        <w:spacing w:line="360" w:lineRule="auto"/>
        <w:jc w:val="left"/>
        <w:rPr>
          <w:rFonts w:ascii="宋体" w:hAnsi="宋体" w:cs="宋体"/>
          <w:szCs w:val="21"/>
        </w:rPr>
      </w:pPr>
      <w:r>
        <w:rPr>
          <w:rFonts w:hint="eastAsia" w:ascii="宋体" w:hAnsi="宋体" w:cs="宋体"/>
          <w:szCs w:val="21"/>
        </w:rPr>
        <w:t>2、如乙方未能履行合同规定的义务，甲方有权从履约保证金中取得补偿。</w:t>
      </w:r>
    </w:p>
    <w:p>
      <w:pPr>
        <w:spacing w:line="360" w:lineRule="auto"/>
        <w:jc w:val="left"/>
        <w:rPr>
          <w:rFonts w:ascii="宋体" w:hAnsi="宋体" w:cs="宋体"/>
          <w:szCs w:val="21"/>
        </w:rPr>
      </w:pPr>
      <w:r>
        <w:rPr>
          <w:rFonts w:hint="eastAsia" w:ascii="宋体" w:hAnsi="宋体" w:cs="宋体"/>
          <w:szCs w:val="21"/>
        </w:rPr>
        <w:t>3、甲方在乙方履行完毕本合同项下全部义务后______天内无息退还乙方。</w:t>
      </w:r>
    </w:p>
    <w:p>
      <w:pPr>
        <w:spacing w:line="360" w:lineRule="auto"/>
        <w:jc w:val="left"/>
        <w:rPr>
          <w:rFonts w:ascii="宋体" w:hAnsi="宋体" w:cs="宋体"/>
          <w:b/>
          <w:szCs w:val="21"/>
        </w:rPr>
      </w:pPr>
      <w:r>
        <w:rPr>
          <w:rFonts w:hint="eastAsia" w:ascii="宋体" w:hAnsi="宋体" w:cs="宋体"/>
          <w:b/>
          <w:szCs w:val="21"/>
        </w:rPr>
        <w:t>第五条  质量保证</w:t>
      </w:r>
    </w:p>
    <w:p>
      <w:pPr>
        <w:spacing w:line="360" w:lineRule="auto"/>
        <w:jc w:val="left"/>
        <w:rPr>
          <w:rFonts w:ascii="宋体" w:hAnsi="宋体" w:cs="宋体"/>
          <w:szCs w:val="21"/>
        </w:rPr>
      </w:pPr>
      <w:r>
        <w:rPr>
          <w:rFonts w:hint="eastAsia" w:ascii="宋体" w:hAnsi="宋体" w:cs="宋体"/>
          <w:szCs w:val="21"/>
        </w:rPr>
        <w:t>1、乙方所提供的货物的技术规格符合招标文件规定的技术规格，货物符合中华人民共和国的设计和制造生产标准或行业标准。</w:t>
      </w:r>
    </w:p>
    <w:p>
      <w:pPr>
        <w:spacing w:line="360" w:lineRule="auto"/>
        <w:jc w:val="left"/>
        <w:rPr>
          <w:rFonts w:ascii="宋体" w:hAnsi="宋体" w:cs="宋体"/>
          <w:szCs w:val="21"/>
        </w:rPr>
      </w:pPr>
      <w:r>
        <w:rPr>
          <w:rFonts w:hint="eastAsia" w:ascii="宋体" w:hAnsi="宋体" w:cs="宋体"/>
          <w:szCs w:val="21"/>
        </w:rPr>
        <w:t>2、乙方应保证货物是全新、未使用过的原装合格正品（包括零部件），并完全符合甲方要求的质量、规格和性能的要求。如货物安装或配置了软件的，乙方保证相关软件均为正版软件。</w:t>
      </w:r>
    </w:p>
    <w:p>
      <w:pPr>
        <w:spacing w:line="360" w:lineRule="auto"/>
        <w:jc w:val="left"/>
        <w:rPr>
          <w:rFonts w:ascii="宋体" w:hAnsi="宋体" w:cs="宋体"/>
          <w:szCs w:val="21"/>
        </w:rPr>
      </w:pPr>
      <w:r>
        <w:rPr>
          <w:rFonts w:hint="eastAsia" w:ascii="宋体" w:hAnsi="宋体" w:cs="宋体"/>
          <w:szCs w:val="21"/>
        </w:rPr>
        <w:t>3、乙方保证交货时一并提供货物的质量合格凭证或文件。</w:t>
      </w:r>
    </w:p>
    <w:p>
      <w:pPr>
        <w:spacing w:line="360" w:lineRule="auto"/>
        <w:jc w:val="left"/>
        <w:rPr>
          <w:rFonts w:ascii="宋体" w:hAnsi="宋体" w:cs="宋体"/>
          <w:b/>
          <w:szCs w:val="21"/>
        </w:rPr>
      </w:pPr>
      <w:r>
        <w:rPr>
          <w:rFonts w:hint="eastAsia" w:ascii="宋体" w:hAnsi="宋体" w:cs="宋体"/>
          <w:b/>
          <w:szCs w:val="21"/>
        </w:rPr>
        <w:t>第六条  交货和验收</w:t>
      </w:r>
    </w:p>
    <w:p>
      <w:pPr>
        <w:spacing w:line="360" w:lineRule="auto"/>
        <w:jc w:val="left"/>
        <w:rPr>
          <w:rFonts w:ascii="宋体" w:hAnsi="宋体" w:cs="宋体"/>
          <w:szCs w:val="21"/>
        </w:rPr>
      </w:pPr>
      <w:r>
        <w:rPr>
          <w:rFonts w:hint="eastAsia" w:ascii="宋体" w:hAnsi="宋体" w:cs="宋体"/>
          <w:szCs w:val="21"/>
        </w:rPr>
        <w:t>1、乙方应按照本合同或招投标文件规定的时间和方式向甲方交付货物，交货地点由甲方指定。因交货产生的费用由乙方自行承担。</w:t>
      </w:r>
    </w:p>
    <w:p>
      <w:pPr>
        <w:spacing w:line="360" w:lineRule="auto"/>
        <w:jc w:val="left"/>
        <w:rPr>
          <w:rFonts w:ascii="宋体" w:hAnsi="宋体" w:cs="宋体"/>
          <w:szCs w:val="21"/>
        </w:rPr>
      </w:pPr>
      <w:r>
        <w:rPr>
          <w:rFonts w:hint="eastAsia" w:ascii="宋体" w:hAnsi="宋体" w:cs="宋体"/>
          <w:szCs w:val="21"/>
        </w:rPr>
        <w:t>2、乙方交付的货物应当完全符合招投标文件所规定的货物、数量、质量和规格要求。乙方提供的货物不符合招投标文件和合同规定的，甲方有权拒收货物，由此引起的风险，由乙方承担。</w:t>
      </w:r>
    </w:p>
    <w:p>
      <w:pPr>
        <w:spacing w:line="360" w:lineRule="auto"/>
        <w:jc w:val="left"/>
        <w:rPr>
          <w:rFonts w:ascii="宋体" w:hAnsi="宋体" w:cs="宋体"/>
          <w:szCs w:val="21"/>
        </w:rPr>
      </w:pPr>
      <w:r>
        <w:rPr>
          <w:rFonts w:hint="eastAsia" w:ascii="宋体" w:hAnsi="宋体" w:cs="宋体"/>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spacing w:line="360" w:lineRule="auto"/>
        <w:jc w:val="left"/>
        <w:rPr>
          <w:rFonts w:ascii="宋体" w:hAnsi="宋体" w:cs="宋体"/>
          <w:szCs w:val="21"/>
        </w:rPr>
      </w:pPr>
      <w:r>
        <w:rPr>
          <w:rFonts w:hint="eastAsia" w:ascii="宋体" w:hAnsi="宋体" w:cs="宋体"/>
          <w:szCs w:val="21"/>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spacing w:line="360" w:lineRule="auto"/>
        <w:jc w:val="left"/>
        <w:rPr>
          <w:rFonts w:ascii="宋体" w:hAnsi="宋体" w:cs="宋体"/>
          <w:szCs w:val="21"/>
        </w:rPr>
      </w:pPr>
      <w:r>
        <w:rPr>
          <w:rFonts w:hint="eastAsia" w:ascii="宋体" w:hAnsi="宋体" w:cs="宋体"/>
          <w:szCs w:val="21"/>
        </w:rPr>
        <w:t>5、货物的所有权和灭失的风险自乙方将货物交付给甲方时转移。</w:t>
      </w:r>
    </w:p>
    <w:p>
      <w:pPr>
        <w:spacing w:line="360" w:lineRule="auto"/>
        <w:jc w:val="left"/>
        <w:rPr>
          <w:rFonts w:ascii="宋体" w:hAnsi="宋体" w:cs="宋体"/>
          <w:b/>
          <w:szCs w:val="21"/>
        </w:rPr>
      </w:pPr>
      <w:r>
        <w:rPr>
          <w:rFonts w:hint="eastAsia" w:ascii="宋体" w:hAnsi="宋体" w:cs="宋体"/>
          <w:b/>
          <w:szCs w:val="21"/>
        </w:rPr>
        <w:t>第七条  保修及其他服务</w:t>
      </w:r>
    </w:p>
    <w:p>
      <w:pPr>
        <w:spacing w:line="360" w:lineRule="auto"/>
        <w:jc w:val="left"/>
        <w:rPr>
          <w:rFonts w:ascii="宋体" w:hAnsi="宋体" w:cs="宋体"/>
          <w:szCs w:val="21"/>
        </w:rPr>
      </w:pPr>
      <w:r>
        <w:rPr>
          <w:rFonts w:hint="eastAsia" w:ascii="宋体" w:hAnsi="宋体" w:cs="宋体"/>
          <w:szCs w:val="21"/>
        </w:rPr>
        <w:t>1、乙方应按照国家有关法律法规规章和“三包”规定和招标文件的要求及乙方在投标文件的相关承诺提供保修及其他服务。</w:t>
      </w:r>
    </w:p>
    <w:p>
      <w:pPr>
        <w:spacing w:line="360" w:lineRule="auto"/>
        <w:jc w:val="left"/>
        <w:rPr>
          <w:rFonts w:ascii="宋体" w:hAnsi="宋体" w:cs="宋体"/>
          <w:szCs w:val="21"/>
        </w:rPr>
      </w:pPr>
      <w:r>
        <w:rPr>
          <w:rFonts w:hint="eastAsia" w:ascii="宋体" w:hAnsi="宋体" w:cs="宋体"/>
          <w:szCs w:val="21"/>
        </w:rPr>
        <w:t>2、保修期内，乙方负责对其提供的货物进行维修和系统维护，不再收取任何费用。所有货物保修服务方式均为乙方上门保修，即由乙方派员到货物使用现场维修，由此产生的一切费用均由乙方承担。保修期后的货物维护另行协商。</w:t>
      </w:r>
    </w:p>
    <w:p>
      <w:pPr>
        <w:spacing w:line="360" w:lineRule="auto"/>
        <w:jc w:val="left"/>
        <w:rPr>
          <w:rFonts w:ascii="宋体" w:hAnsi="宋体" w:cs="宋体"/>
          <w:szCs w:val="21"/>
        </w:rPr>
      </w:pPr>
      <w:r>
        <w:rPr>
          <w:rFonts w:hint="eastAsia" w:ascii="宋体" w:hAnsi="宋体" w:cs="宋体"/>
          <w:szCs w:val="21"/>
        </w:rPr>
        <w:t>3、在甲方提出维修要求后，乙方应于  小时内响应，  小时维修到位，并在  小时内消除故障。消耗品和零配件供应及时，特殊情况下可提供备用机。</w:t>
      </w:r>
    </w:p>
    <w:p>
      <w:pPr>
        <w:spacing w:line="360" w:lineRule="auto"/>
        <w:jc w:val="left"/>
        <w:rPr>
          <w:rFonts w:ascii="宋体" w:hAnsi="宋体" w:cs="宋体"/>
          <w:b/>
          <w:szCs w:val="21"/>
        </w:rPr>
      </w:pPr>
      <w:r>
        <w:rPr>
          <w:rFonts w:hint="eastAsia" w:ascii="宋体" w:hAnsi="宋体" w:cs="宋体"/>
          <w:b/>
          <w:szCs w:val="21"/>
        </w:rPr>
        <w:t>第八条 保密条款</w:t>
      </w:r>
    </w:p>
    <w:p>
      <w:pPr>
        <w:spacing w:line="360" w:lineRule="auto"/>
        <w:rPr>
          <w:rFonts w:ascii="宋体" w:hAnsi="宋体" w:cs="宋体"/>
        </w:rPr>
      </w:pPr>
      <w:r>
        <w:rPr>
          <w:rFonts w:hint="eastAsia" w:ascii="宋体" w:hAnsi="宋体" w:cs="宋体"/>
        </w:rPr>
        <w:t>1、乙方对在本合同履行中获取或者知悉甲方提供的资料、信息负有保密义务。</w:t>
      </w:r>
    </w:p>
    <w:p>
      <w:pPr>
        <w:spacing w:line="360" w:lineRule="auto"/>
        <w:rPr>
          <w:rFonts w:ascii="宋体" w:hAnsi="宋体" w:cs="宋体"/>
        </w:rPr>
      </w:pPr>
      <w:r>
        <w:rPr>
          <w:rFonts w:hint="eastAsia" w:ascii="宋体" w:hAnsi="宋体" w:cs="宋体"/>
        </w:rPr>
        <w:t>2、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spacing w:line="360" w:lineRule="auto"/>
        <w:rPr>
          <w:rFonts w:ascii="宋体" w:hAnsi="宋体" w:cs="宋体"/>
          <w:b/>
        </w:rPr>
      </w:pPr>
      <w:r>
        <w:rPr>
          <w:rFonts w:hint="eastAsia" w:ascii="宋体" w:hAnsi="宋体" w:cs="宋体"/>
        </w:rPr>
        <w:t>3、保密期限自本协议签订生效之日起至保密信息被依法公开披露或成为公开信息之日止。合同中止、终止或者解除不视为免除保密义务，乙方仍应当承担保密义务。</w:t>
      </w:r>
    </w:p>
    <w:p>
      <w:pPr>
        <w:numPr>
          <w:ilvl w:val="255"/>
          <w:numId w:val="0"/>
        </w:numPr>
        <w:spacing w:line="360" w:lineRule="auto"/>
        <w:jc w:val="left"/>
        <w:rPr>
          <w:rFonts w:ascii="宋体" w:hAnsi="宋体" w:cs="宋体"/>
          <w:b/>
          <w:szCs w:val="21"/>
        </w:rPr>
      </w:pPr>
      <w:r>
        <w:rPr>
          <w:rFonts w:hint="eastAsia" w:ascii="宋体" w:hAnsi="宋体" w:cs="宋体"/>
          <w:b/>
          <w:szCs w:val="21"/>
        </w:rPr>
        <w:t>第十条  货款支付</w:t>
      </w:r>
    </w:p>
    <w:p>
      <w:pPr>
        <w:spacing w:line="360" w:lineRule="auto"/>
        <w:rPr>
          <w:rFonts w:ascii="宋体" w:hAnsi="宋体" w:cs="宋体"/>
        </w:rPr>
      </w:pPr>
      <w:r>
        <w:rPr>
          <w:rFonts w:hint="eastAsia" w:ascii="宋体" w:hAnsi="宋体" w:cs="宋体"/>
        </w:rPr>
        <w:t xml:space="preserve">   </w:t>
      </w:r>
      <w:r>
        <w:rPr>
          <w:rFonts w:hint="eastAsia" w:ascii="宋体" w:hAnsi="宋体" w:cs="宋体"/>
          <w:b/>
          <w:szCs w:val="21"/>
          <w:u w:val="single"/>
        </w:rPr>
        <w:t xml:space="preserve">   （详见商务要求）</w:t>
      </w:r>
    </w:p>
    <w:p>
      <w:pPr>
        <w:spacing w:line="360" w:lineRule="auto"/>
        <w:jc w:val="left"/>
        <w:rPr>
          <w:rFonts w:ascii="宋体" w:hAnsi="宋体" w:cs="宋体"/>
          <w:szCs w:val="21"/>
        </w:rPr>
      </w:pPr>
    </w:p>
    <w:p>
      <w:pPr>
        <w:spacing w:line="360" w:lineRule="auto"/>
        <w:jc w:val="left"/>
        <w:rPr>
          <w:rFonts w:ascii="宋体" w:hAnsi="宋体" w:cs="宋体"/>
          <w:b/>
          <w:szCs w:val="21"/>
        </w:rPr>
      </w:pPr>
      <w:r>
        <w:rPr>
          <w:rFonts w:hint="eastAsia" w:ascii="宋体" w:hAnsi="宋体" w:cs="宋体"/>
          <w:b/>
          <w:szCs w:val="21"/>
        </w:rPr>
        <w:t>第十一条 违约责任</w:t>
      </w:r>
      <w:r>
        <w:rPr>
          <w:rFonts w:hint="eastAsia" w:ascii="宋体" w:hAnsi="宋体" w:cs="宋体"/>
          <w:b/>
          <w:szCs w:val="21"/>
          <w:u w:val="single"/>
        </w:rPr>
        <w:t>（详见商务要求）</w:t>
      </w:r>
    </w:p>
    <w:p>
      <w:pPr>
        <w:spacing w:line="360" w:lineRule="auto"/>
        <w:jc w:val="left"/>
        <w:rPr>
          <w:rFonts w:ascii="宋体" w:hAnsi="宋体" w:cs="宋体"/>
          <w:szCs w:val="21"/>
        </w:rPr>
      </w:pPr>
      <w:r>
        <w:rPr>
          <w:rFonts w:hint="eastAsia" w:ascii="宋体" w:hAnsi="宋体" w:cs="宋体"/>
          <w:szCs w:val="21"/>
        </w:rPr>
        <w:t>１、甲方无正当理由拒收货物、拒付货物款的，由甲方向乙方偿付合同总价的【】%违约金。</w:t>
      </w:r>
    </w:p>
    <w:p>
      <w:pPr>
        <w:spacing w:line="360" w:lineRule="auto"/>
        <w:jc w:val="left"/>
        <w:rPr>
          <w:rFonts w:ascii="宋体" w:hAnsi="宋体" w:cs="宋体"/>
          <w:szCs w:val="21"/>
        </w:rPr>
      </w:pPr>
      <w:r>
        <w:rPr>
          <w:rFonts w:hint="eastAsia" w:ascii="宋体" w:hAnsi="宋体" w:cs="宋体"/>
          <w:szCs w:val="21"/>
        </w:rPr>
        <w:t>２、甲方未按合同规定的期限向乙方支付货款的，每逾期1天甲方向乙方偿付欠款总额的【】‰滞纳金，但累计滞纳金总额不超过欠款总额的【】% 。</w:t>
      </w:r>
    </w:p>
    <w:p>
      <w:pPr>
        <w:spacing w:line="360" w:lineRule="auto"/>
        <w:jc w:val="left"/>
        <w:rPr>
          <w:rFonts w:ascii="宋体" w:hAnsi="宋体" w:cs="宋体"/>
          <w:szCs w:val="21"/>
        </w:rPr>
      </w:pPr>
      <w:r>
        <w:rPr>
          <w:rFonts w:hint="eastAsia" w:ascii="宋体" w:hAnsi="宋体" w:cs="宋体"/>
          <w:szCs w:val="21"/>
        </w:rPr>
        <w:t>３、乙方逾期交付货物的，每逾期1天，乙方向甲方偿付逾期交货部分货款总额的【】‰的滞纳金。如乙方逾期交货达</w:t>
      </w:r>
      <w:r>
        <w:rPr>
          <w:rFonts w:hint="eastAsia" w:ascii="宋体" w:hAnsi="宋体" w:cs="宋体"/>
          <w:szCs w:val="21"/>
          <w:u w:val="single"/>
        </w:rPr>
        <w:t xml:space="preserve">    </w:t>
      </w:r>
      <w:r>
        <w:rPr>
          <w:rFonts w:hint="eastAsia" w:ascii="宋体" w:hAnsi="宋体" w:cs="宋体"/>
          <w:szCs w:val="21"/>
        </w:rPr>
        <w:t>天，甲方有权解除合同，履约保证金不予退回，同时乙方应向甲方支付合同总价【】％的违约金。</w:t>
      </w:r>
    </w:p>
    <w:p>
      <w:pPr>
        <w:spacing w:line="360" w:lineRule="auto"/>
        <w:jc w:val="left"/>
        <w:rPr>
          <w:rFonts w:ascii="宋体" w:hAnsi="宋体" w:cs="宋体"/>
          <w:szCs w:val="21"/>
        </w:rPr>
      </w:pPr>
      <w:r>
        <w:rPr>
          <w:rFonts w:hint="eastAsia" w:ascii="宋体" w:hAnsi="宋体" w:cs="宋体"/>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如经乙方两次维修或更换，货物仍不能达到合同约定的质量标准，甲方有权退货，乙方应退回全部货款并赔偿甲方因此遭受的损失。</w:t>
      </w:r>
    </w:p>
    <w:p>
      <w:pPr>
        <w:spacing w:line="360" w:lineRule="auto"/>
        <w:jc w:val="left"/>
        <w:rPr>
          <w:rFonts w:ascii="宋体" w:hAnsi="宋体" w:cs="宋体"/>
          <w:szCs w:val="21"/>
        </w:rPr>
      </w:pPr>
      <w:r>
        <w:rPr>
          <w:rFonts w:hint="eastAsia" w:ascii="宋体" w:hAnsi="宋体" w:cs="宋体"/>
          <w:szCs w:val="21"/>
        </w:rPr>
        <w:t>6.</w:t>
      </w:r>
      <w:bookmarkStart w:id="92" w:name="_Hlk75014743"/>
      <w:r>
        <w:rPr>
          <w:rFonts w:hint="eastAsia" w:ascii="宋体" w:hAnsi="宋体" w:cs="宋体"/>
          <w:szCs w:val="21"/>
        </w:rPr>
        <w:t>乙方违反本合同约定的保密义务，甲方有权要求乙方按合同总额【】%支付违约金；造成不良影响或对甲方造成损失的，甲方有权要求乙方消除影响，承担赔偿责任，并有权解除合同。</w:t>
      </w:r>
      <w:bookmarkEnd w:id="92"/>
    </w:p>
    <w:p>
      <w:pPr>
        <w:spacing w:line="360" w:lineRule="auto"/>
        <w:jc w:val="left"/>
        <w:rPr>
          <w:rFonts w:ascii="宋体" w:hAnsi="宋体" w:cs="宋体"/>
          <w:szCs w:val="21"/>
        </w:rPr>
      </w:pPr>
      <w:r>
        <w:rPr>
          <w:rFonts w:hint="eastAsia" w:ascii="宋体" w:hAnsi="宋体" w:cs="宋体"/>
          <w:szCs w:val="21"/>
        </w:rPr>
        <w:t>7、</w:t>
      </w:r>
      <w:bookmarkStart w:id="93" w:name="_Hlk75015079"/>
      <w:r>
        <w:rPr>
          <w:rFonts w:hint="eastAsia" w:ascii="宋体" w:hAnsi="宋体" w:cs="宋体"/>
          <w:szCs w:val="21"/>
        </w:rPr>
        <w:t>因乙方提供的产品受到侵权指控或者引发法律纠纷，影响甲方正常使用或者导致合同目的不能实现的，甲方有权要求乙方按合同总额【】%支付违约金，并有权解除合同。</w:t>
      </w:r>
      <w:bookmarkEnd w:id="93"/>
    </w:p>
    <w:p>
      <w:pPr>
        <w:spacing w:line="360" w:lineRule="auto"/>
        <w:jc w:val="left"/>
        <w:rPr>
          <w:rFonts w:ascii="宋体" w:hAnsi="宋体" w:cs="宋体"/>
          <w:szCs w:val="21"/>
        </w:rPr>
      </w:pPr>
      <w:r>
        <w:rPr>
          <w:rFonts w:hint="eastAsia" w:ascii="宋体" w:hAnsi="宋体" w:cs="宋体"/>
          <w:szCs w:val="21"/>
        </w:rPr>
        <w:t>8、乙方未履行本合同项下的其他义务或违反其在投标文件中的相关承诺的，应按合同总价款的【】%向甲方承担违约责任。</w:t>
      </w:r>
    </w:p>
    <w:p>
      <w:pPr>
        <w:spacing w:line="360" w:lineRule="auto"/>
        <w:jc w:val="left"/>
        <w:rPr>
          <w:rFonts w:ascii="宋体" w:hAnsi="宋体" w:cs="宋体"/>
          <w:szCs w:val="21"/>
        </w:rPr>
      </w:pPr>
      <w:r>
        <w:rPr>
          <w:rFonts w:hint="eastAsia" w:ascii="宋体" w:hAnsi="宋体" w:cs="宋体"/>
          <w:szCs w:val="21"/>
        </w:rPr>
        <w:t>9、乙方在承担上述一项或多项违约责任后，仍应继续履行合同规定的义务（甲方解除合同的除外）。甲方未能及时追究乙方的任何一项违约责任并不表明甲方放弃追究乙方该项或其他违约责任。</w:t>
      </w:r>
    </w:p>
    <w:p>
      <w:pPr>
        <w:spacing w:line="360" w:lineRule="auto"/>
        <w:jc w:val="left"/>
        <w:rPr>
          <w:rFonts w:ascii="宋体" w:hAnsi="宋体" w:cs="宋体"/>
          <w:b/>
          <w:szCs w:val="21"/>
        </w:rPr>
      </w:pPr>
      <w:r>
        <w:rPr>
          <w:rFonts w:hint="eastAsia" w:ascii="宋体" w:hAnsi="宋体" w:cs="宋体"/>
          <w:b/>
          <w:szCs w:val="21"/>
        </w:rPr>
        <w:t>第十二条    合同的变更和终止</w:t>
      </w:r>
    </w:p>
    <w:p>
      <w:pPr>
        <w:spacing w:line="360" w:lineRule="auto"/>
        <w:jc w:val="left"/>
        <w:rPr>
          <w:rFonts w:ascii="宋体" w:hAnsi="宋体" w:cs="宋体"/>
          <w:szCs w:val="21"/>
        </w:rPr>
      </w:pPr>
      <w:r>
        <w:rPr>
          <w:rFonts w:hint="eastAsia" w:ascii="宋体" w:hAnsi="宋体" w:cs="宋体"/>
          <w:szCs w:val="21"/>
        </w:rPr>
        <w:t>除</w:t>
      </w:r>
      <w:bookmarkStart w:id="94" w:name="_Hlk75015119"/>
      <w:r>
        <w:rPr>
          <w:rFonts w:hint="eastAsia" w:ascii="宋体" w:hAnsi="宋体" w:cs="宋体"/>
          <w:szCs w:val="21"/>
        </w:rPr>
        <w:t>《深圳经济特区政府采购条例》第40条、</w:t>
      </w:r>
      <w:bookmarkEnd w:id="94"/>
      <w:r>
        <w:rPr>
          <w:rFonts w:hint="eastAsia" w:ascii="宋体" w:hAnsi="宋体" w:cs="宋体"/>
          <w:szCs w:val="21"/>
        </w:rPr>
        <w:t>《中华人民共和国政府采购法》第50条第二款规定或者主管部门另有政策规定的情形外，本合同一经签订，甲乙双方不得擅自变更、中止或终止合同。</w:t>
      </w:r>
    </w:p>
    <w:p>
      <w:pPr>
        <w:spacing w:line="360" w:lineRule="auto"/>
        <w:jc w:val="left"/>
        <w:rPr>
          <w:rFonts w:ascii="宋体" w:hAnsi="宋体" w:cs="宋体"/>
          <w:b/>
          <w:szCs w:val="21"/>
        </w:rPr>
      </w:pPr>
      <w:r>
        <w:rPr>
          <w:rFonts w:hint="eastAsia" w:ascii="宋体" w:hAnsi="宋体" w:cs="宋体"/>
          <w:b/>
          <w:szCs w:val="21"/>
        </w:rPr>
        <w:t>第十三条   争议的解决</w:t>
      </w:r>
    </w:p>
    <w:p>
      <w:pPr>
        <w:spacing w:line="360" w:lineRule="auto"/>
        <w:jc w:val="left"/>
        <w:rPr>
          <w:rFonts w:ascii="宋体" w:hAnsi="宋体" w:cs="宋体"/>
          <w:szCs w:val="21"/>
        </w:rPr>
      </w:pPr>
      <w:r>
        <w:rPr>
          <w:rFonts w:hint="eastAsia" w:ascii="宋体" w:hAnsi="宋体" w:cs="宋体"/>
          <w:szCs w:val="21"/>
        </w:rPr>
        <w:t>1、因货物的质量问题发生争议的，应当邀请国家认可的质量检测机构对货物质量进行鉴定。货物符合标准的，鉴定费由甲方承担；货物不符合质量标准的，鉴定费由乙方承担。</w:t>
      </w:r>
    </w:p>
    <w:p>
      <w:pPr>
        <w:spacing w:line="360" w:lineRule="auto"/>
        <w:jc w:val="left"/>
        <w:rPr>
          <w:rFonts w:ascii="宋体" w:hAnsi="宋体" w:cs="宋体"/>
          <w:szCs w:val="21"/>
        </w:rPr>
      </w:pPr>
      <w:r>
        <w:rPr>
          <w:rFonts w:hint="eastAsia" w:ascii="宋体" w:hAnsi="宋体" w:cs="宋体"/>
          <w:szCs w:val="21"/>
        </w:rPr>
        <w:t>2、因履行本合同引起的或与本合同有关的争议，甲、乙双方应首先通过友好协商解决，如果协商不能解决争议，则向甲方所在地有管辖权的人民法院提起诉讼；</w:t>
      </w:r>
    </w:p>
    <w:p>
      <w:pPr>
        <w:spacing w:line="360" w:lineRule="auto"/>
        <w:jc w:val="left"/>
        <w:rPr>
          <w:rFonts w:ascii="宋体" w:hAnsi="宋体" w:cs="宋体"/>
          <w:b/>
          <w:szCs w:val="21"/>
        </w:rPr>
      </w:pPr>
      <w:r>
        <w:rPr>
          <w:rFonts w:hint="eastAsia" w:ascii="宋体" w:hAnsi="宋体" w:cs="宋体"/>
          <w:b/>
          <w:szCs w:val="21"/>
        </w:rPr>
        <w:t>第十四条   合同生效及其他</w:t>
      </w:r>
    </w:p>
    <w:p>
      <w:pPr>
        <w:spacing w:line="360" w:lineRule="auto"/>
        <w:jc w:val="left"/>
        <w:rPr>
          <w:rFonts w:ascii="宋体" w:hAnsi="宋体" w:cs="宋体"/>
          <w:szCs w:val="21"/>
        </w:rPr>
      </w:pPr>
      <w:r>
        <w:rPr>
          <w:rFonts w:hint="eastAsia" w:ascii="宋体" w:hAnsi="宋体" w:cs="宋体"/>
          <w:szCs w:val="21"/>
        </w:rPr>
        <w:t>1、下列文件均为本合同的组成部分：</w:t>
      </w:r>
    </w:p>
    <w:p>
      <w:pPr>
        <w:spacing w:line="360" w:lineRule="auto"/>
        <w:jc w:val="left"/>
        <w:rPr>
          <w:rFonts w:ascii="宋体" w:hAnsi="宋体" w:cs="宋体"/>
          <w:szCs w:val="21"/>
        </w:rPr>
      </w:pPr>
      <w:r>
        <w:rPr>
          <w:rFonts w:hint="eastAsia" w:ascii="宋体" w:hAnsi="宋体" w:cs="宋体"/>
          <w:szCs w:val="21"/>
        </w:rPr>
        <w:t>（1）</w:t>
      </w:r>
      <w:r>
        <w:rPr>
          <w:rFonts w:hint="eastAsia" w:ascii="宋体" w:hAnsi="宋体" w:cs="宋体"/>
          <w:szCs w:val="21"/>
          <w:u w:val="single"/>
        </w:rPr>
        <w:t xml:space="preserve">         </w:t>
      </w:r>
      <w:r>
        <w:rPr>
          <w:rFonts w:hint="eastAsia" w:ascii="宋体" w:hAnsi="宋体" w:cs="宋体"/>
          <w:szCs w:val="21"/>
        </w:rPr>
        <w:t>号招标文件、答疑及补充通知；</w:t>
      </w:r>
    </w:p>
    <w:p>
      <w:pPr>
        <w:spacing w:line="360" w:lineRule="auto"/>
        <w:jc w:val="left"/>
        <w:rPr>
          <w:rFonts w:ascii="宋体" w:hAnsi="宋体" w:cs="宋体"/>
          <w:szCs w:val="21"/>
        </w:rPr>
      </w:pPr>
      <w:r>
        <w:rPr>
          <w:rFonts w:hint="eastAsia" w:ascii="宋体" w:hAnsi="宋体" w:cs="宋体"/>
          <w:szCs w:val="21"/>
        </w:rPr>
        <w:t>（2）乙方的投标文件；</w:t>
      </w:r>
    </w:p>
    <w:p>
      <w:pPr>
        <w:spacing w:line="360" w:lineRule="auto"/>
        <w:jc w:val="left"/>
        <w:rPr>
          <w:rFonts w:ascii="宋体" w:hAnsi="宋体" w:cs="宋体"/>
          <w:szCs w:val="21"/>
        </w:rPr>
      </w:pPr>
      <w:r>
        <w:rPr>
          <w:rFonts w:hint="eastAsia" w:ascii="宋体" w:hAnsi="宋体" w:cs="宋体"/>
          <w:szCs w:val="21"/>
        </w:rPr>
        <w:t>（3）本合同执行中甲乙双方共同签署的补充与修正文件。</w:t>
      </w:r>
    </w:p>
    <w:p>
      <w:pPr>
        <w:spacing w:line="360" w:lineRule="auto"/>
        <w:jc w:val="left"/>
        <w:rPr>
          <w:rFonts w:ascii="宋体" w:hAnsi="宋体" w:cs="宋体"/>
          <w:szCs w:val="21"/>
        </w:rPr>
      </w:pPr>
      <w:r>
        <w:rPr>
          <w:rFonts w:hint="eastAsia" w:ascii="宋体" w:hAnsi="宋体" w:cs="宋体"/>
          <w:szCs w:val="21"/>
        </w:rPr>
        <w:t>2、本合同一式</w:t>
      </w:r>
      <w:r>
        <w:rPr>
          <w:rFonts w:hint="eastAsia" w:ascii="宋体" w:hAnsi="宋体" w:cs="宋体"/>
          <w:szCs w:val="21"/>
          <w:u w:val="single"/>
        </w:rPr>
        <w:t xml:space="preserve">     </w:t>
      </w:r>
      <w:r>
        <w:rPr>
          <w:rFonts w:hint="eastAsia" w:ascii="宋体" w:hAnsi="宋体" w:cs="宋体"/>
          <w:szCs w:val="21"/>
        </w:rPr>
        <w:t>份，甲、乙方双方各执</w:t>
      </w:r>
      <w:r>
        <w:rPr>
          <w:rFonts w:hint="eastAsia" w:ascii="宋体" w:hAnsi="宋体" w:cs="宋体"/>
          <w:szCs w:val="21"/>
          <w:u w:val="single"/>
        </w:rPr>
        <w:t xml:space="preserve">     </w:t>
      </w:r>
      <w:r>
        <w:rPr>
          <w:rFonts w:hint="eastAsia" w:ascii="宋体" w:hAnsi="宋体" w:cs="宋体"/>
          <w:szCs w:val="21"/>
        </w:rPr>
        <w:t>份，具有同等法律效力。本合同自双方法定代表人（或授权代表）签字并盖章之日起生效。</w:t>
      </w:r>
    </w:p>
    <w:p>
      <w:pPr>
        <w:spacing w:line="360" w:lineRule="auto"/>
        <w:jc w:val="left"/>
        <w:rPr>
          <w:rFonts w:ascii="宋体" w:hAnsi="宋体" w:cs="宋体"/>
          <w:szCs w:val="21"/>
        </w:rPr>
      </w:pPr>
    </w:p>
    <w:p>
      <w:pPr>
        <w:spacing w:line="360" w:lineRule="auto"/>
        <w:jc w:val="left"/>
        <w:rPr>
          <w:rFonts w:ascii="宋体" w:hAnsi="宋体" w:cs="宋体"/>
          <w:szCs w:val="21"/>
        </w:rPr>
      </w:pPr>
    </w:p>
    <w:p>
      <w:pPr>
        <w:spacing w:line="360" w:lineRule="auto"/>
        <w:jc w:val="left"/>
        <w:rPr>
          <w:rFonts w:ascii="宋体" w:hAnsi="宋体" w:cs="宋体"/>
          <w:szCs w:val="21"/>
        </w:rPr>
      </w:pPr>
      <w:r>
        <w:rPr>
          <w:rFonts w:hint="eastAsia" w:ascii="宋体" w:hAnsi="宋体" w:cs="宋体"/>
          <w:szCs w:val="21"/>
        </w:rPr>
        <w:t>甲方（采购人）：   （盖章）       乙方（供应商）：    （盖章）</w:t>
      </w:r>
    </w:p>
    <w:p>
      <w:pPr>
        <w:spacing w:line="360" w:lineRule="auto"/>
        <w:jc w:val="left"/>
        <w:rPr>
          <w:rFonts w:ascii="宋体" w:hAnsi="宋体" w:cs="宋体"/>
          <w:szCs w:val="21"/>
        </w:rPr>
      </w:pPr>
      <w:r>
        <w:rPr>
          <w:rFonts w:hint="eastAsia" w:ascii="宋体" w:hAnsi="宋体" w:cs="宋体"/>
          <w:szCs w:val="21"/>
        </w:rPr>
        <w:t xml:space="preserve">法定代表人：                     法定代表人： </w:t>
      </w:r>
    </w:p>
    <w:p>
      <w:pPr>
        <w:spacing w:line="360" w:lineRule="auto"/>
        <w:jc w:val="left"/>
        <w:rPr>
          <w:rFonts w:ascii="宋体" w:hAnsi="宋体" w:cs="宋体"/>
          <w:szCs w:val="21"/>
        </w:rPr>
      </w:pPr>
      <w:r>
        <w:rPr>
          <w:rFonts w:hint="eastAsia" w:ascii="宋体" w:hAnsi="宋体" w:cs="宋体"/>
          <w:szCs w:val="21"/>
        </w:rPr>
        <w:t>委托代理人：                     委托代理人：</w:t>
      </w:r>
    </w:p>
    <w:p>
      <w:pPr>
        <w:spacing w:line="360" w:lineRule="auto"/>
        <w:rPr>
          <w:rFonts w:ascii="宋体" w:hAnsi="宋体" w:cs="宋体"/>
          <w:b/>
          <w:szCs w:val="21"/>
        </w:rPr>
      </w:pPr>
      <w:r>
        <w:rPr>
          <w:rFonts w:hint="eastAsia" w:ascii="宋体" w:hAnsi="宋体" w:cs="宋体"/>
          <w:szCs w:val="21"/>
        </w:rPr>
        <w:t>日期：   年     月    日         日期：   年     月    日</w:t>
      </w:r>
    </w:p>
    <w:p>
      <w:pPr>
        <w:spacing w:line="360" w:lineRule="auto"/>
        <w:rPr>
          <w:rFonts w:ascii="宋体" w:hAnsi="宋体" w:cs="宋体"/>
        </w:rPr>
      </w:pPr>
    </w:p>
    <w:p>
      <w:pPr>
        <w:widowControl/>
        <w:spacing w:line="360" w:lineRule="auto"/>
        <w:jc w:val="left"/>
        <w:rPr>
          <w:rFonts w:ascii="宋体" w:hAnsi="宋体" w:cs="宋体"/>
          <w:szCs w:val="21"/>
        </w:rPr>
      </w:pPr>
      <w:r>
        <w:rPr>
          <w:rFonts w:hint="eastAsia" w:ascii="宋体" w:hAnsi="宋体" w:cs="宋体"/>
          <w:szCs w:val="21"/>
        </w:rPr>
        <w:br w:type="page"/>
      </w:r>
    </w:p>
    <w:p>
      <w:pPr>
        <w:widowControl/>
        <w:spacing w:line="360" w:lineRule="auto"/>
        <w:jc w:val="left"/>
        <w:rPr>
          <w:rFonts w:ascii="宋体" w:hAnsi="宋体" w:cs="宋体"/>
          <w:szCs w:val="21"/>
        </w:rPr>
      </w:pPr>
    </w:p>
    <w:p>
      <w:pPr>
        <w:pStyle w:val="5"/>
        <w:spacing w:before="0" w:after="0" w:line="360" w:lineRule="auto"/>
        <w:rPr>
          <w:rFonts w:cs="宋体"/>
          <w:sz w:val="28"/>
          <w:szCs w:val="28"/>
        </w:rPr>
      </w:pPr>
      <w:r>
        <w:rPr>
          <w:rFonts w:hint="eastAsia" w:cs="宋体"/>
          <w:sz w:val="28"/>
          <w:szCs w:val="28"/>
        </w:rPr>
        <w:t>第二册  通用条款（公开招标）</w:t>
      </w:r>
    </w:p>
    <w:p>
      <w:pPr>
        <w:pStyle w:val="5"/>
        <w:numPr>
          <w:ilvl w:val="0"/>
          <w:numId w:val="4"/>
        </w:numPr>
        <w:spacing w:before="0" w:after="0" w:line="360" w:lineRule="auto"/>
        <w:ind w:left="0" w:firstLine="0"/>
        <w:rPr>
          <w:rFonts w:cs="宋体"/>
          <w:sz w:val="28"/>
          <w:szCs w:val="28"/>
        </w:rPr>
      </w:pPr>
      <w:bookmarkStart w:id="95" w:name="_Hlk72399513"/>
      <w:r>
        <w:rPr>
          <w:rFonts w:hint="eastAsia" w:cs="宋体"/>
          <w:sz w:val="28"/>
          <w:szCs w:val="28"/>
        </w:rPr>
        <w:t>总则</w:t>
      </w:r>
    </w:p>
    <w:bookmarkEnd w:id="95"/>
    <w:p>
      <w:pPr>
        <w:spacing w:line="360" w:lineRule="auto"/>
        <w:rPr>
          <w:rFonts w:ascii="宋体" w:hAnsi="宋体" w:cs="宋体"/>
          <w:sz w:val="24"/>
        </w:rPr>
      </w:pPr>
      <w:r>
        <w:rPr>
          <w:rFonts w:hint="eastAsia" w:ascii="宋体" w:hAnsi="宋体" w:cs="宋体"/>
          <w:sz w:val="24"/>
        </w:rPr>
        <w:t>1. 通用条款说明</w:t>
      </w:r>
    </w:p>
    <w:p>
      <w:pPr>
        <w:spacing w:line="360" w:lineRule="auto"/>
        <w:rPr>
          <w:rFonts w:ascii="宋体" w:hAnsi="宋体" w:cs="宋体"/>
          <w:szCs w:val="21"/>
        </w:rPr>
      </w:pPr>
      <w:r>
        <w:rPr>
          <w:rFonts w:hint="eastAsia" w:ascii="宋体" w:hAnsi="宋体" w:cs="宋体"/>
          <w:szCs w:val="21"/>
        </w:rPr>
        <w:t>1.1政府集中采购机构发出招标文件通用条款版本，列出深圳市政府采购项目进行招标采购所适用的通用条款内容。</w:t>
      </w:r>
      <w:bookmarkStart w:id="96" w:name="_Hlk72399729"/>
      <w:r>
        <w:rPr>
          <w:rFonts w:hint="eastAsia" w:ascii="宋体" w:hAnsi="宋体" w:cs="宋体"/>
          <w:szCs w:val="21"/>
        </w:rPr>
        <w:t>如有需要，政府集中采购机构可以对通用条款的内容进行补充。</w:t>
      </w:r>
      <w:bookmarkEnd w:id="96"/>
    </w:p>
    <w:p>
      <w:pPr>
        <w:spacing w:line="360" w:lineRule="auto"/>
        <w:rPr>
          <w:rFonts w:ascii="宋体" w:hAnsi="宋体" w:cs="宋体"/>
          <w:szCs w:val="21"/>
        </w:rPr>
      </w:pPr>
      <w:r>
        <w:rPr>
          <w:rFonts w:hint="eastAsia" w:ascii="宋体" w:hAnsi="宋体" w:cs="宋体"/>
          <w:szCs w:val="21"/>
        </w:rPr>
        <w:t>1.2招标文件分为第一册“专用条款”和第二册“通用条款”。</w:t>
      </w:r>
    </w:p>
    <w:p>
      <w:pPr>
        <w:spacing w:line="360" w:lineRule="auto"/>
        <w:rPr>
          <w:rFonts w:ascii="宋体" w:hAnsi="宋体" w:cs="宋体"/>
          <w:szCs w:val="21"/>
        </w:rPr>
      </w:pPr>
      <w:r>
        <w:rPr>
          <w:rFonts w:hint="eastAsia" w:ascii="宋体" w:hAnsi="宋体" w:cs="宋体"/>
          <w:szCs w:val="21"/>
        </w:rPr>
        <w:t>1.3“专用条款”是对本次采购项目的具体要求，包含招标公告、对通用条款的补充内容及其他关键信息、用户需求书、投标文件格式及附件、合同条款及格式等内容。</w:t>
      </w:r>
    </w:p>
    <w:p>
      <w:pPr>
        <w:spacing w:line="360" w:lineRule="auto"/>
        <w:rPr>
          <w:rFonts w:ascii="宋体" w:hAnsi="宋体" w:cs="宋体"/>
          <w:szCs w:val="21"/>
        </w:rPr>
      </w:pPr>
      <w:r>
        <w:rPr>
          <w:rFonts w:hint="eastAsia" w:ascii="宋体" w:hAnsi="宋体" w:cs="宋体"/>
          <w:szCs w:val="21"/>
        </w:rPr>
        <w:t>1.4“通用条款”是适用于政府采购公开招标项目的基础性条款，具有普遍性和通用性。</w:t>
      </w:r>
    </w:p>
    <w:p>
      <w:pPr>
        <w:spacing w:line="360" w:lineRule="auto"/>
        <w:rPr>
          <w:rFonts w:ascii="宋体" w:hAnsi="宋体" w:cs="宋体"/>
          <w:szCs w:val="21"/>
        </w:rPr>
      </w:pPr>
      <w:r>
        <w:rPr>
          <w:rFonts w:hint="eastAsia" w:ascii="宋体" w:hAnsi="宋体" w:cs="宋体"/>
          <w:szCs w:val="21"/>
        </w:rPr>
        <w:t>1.5 “专用条款”和“通用条款”表述不一致或有冲突时，以“专用条款”为准。</w:t>
      </w:r>
    </w:p>
    <w:p>
      <w:pPr>
        <w:spacing w:line="360" w:lineRule="auto"/>
        <w:rPr>
          <w:rFonts w:ascii="宋体" w:hAnsi="宋体" w:cs="宋体"/>
          <w:sz w:val="24"/>
        </w:rPr>
      </w:pPr>
      <w:r>
        <w:rPr>
          <w:rFonts w:hint="eastAsia" w:ascii="宋体" w:hAnsi="宋体" w:cs="宋体"/>
          <w:sz w:val="24"/>
        </w:rPr>
        <w:t>2．招标说明</w:t>
      </w:r>
    </w:p>
    <w:p>
      <w:pPr>
        <w:spacing w:line="360" w:lineRule="auto"/>
        <w:rPr>
          <w:rFonts w:ascii="宋体" w:hAnsi="宋体" w:cs="宋体"/>
          <w:szCs w:val="21"/>
        </w:rPr>
      </w:pPr>
      <w:r>
        <w:rPr>
          <w:rFonts w:hint="eastAsia" w:ascii="宋体" w:hAnsi="宋体" w:cs="宋体"/>
          <w:szCs w:val="21"/>
        </w:rPr>
        <w:t>本项目按照《深圳经济特区政府采购条例》、《深圳经济特区政府采购条例实施细则》及政府采购其他法律法规，通过公开招标方式确定中标供应商。</w:t>
      </w:r>
    </w:p>
    <w:p>
      <w:pPr>
        <w:spacing w:line="360" w:lineRule="auto"/>
        <w:rPr>
          <w:rFonts w:ascii="宋体" w:hAnsi="宋体" w:cs="宋体"/>
          <w:sz w:val="24"/>
        </w:rPr>
      </w:pPr>
      <w:r>
        <w:rPr>
          <w:rFonts w:hint="eastAsia" w:ascii="宋体" w:hAnsi="宋体" w:cs="宋体"/>
          <w:sz w:val="24"/>
        </w:rPr>
        <w:t>3．定义</w:t>
      </w:r>
    </w:p>
    <w:p>
      <w:pPr>
        <w:spacing w:line="360" w:lineRule="auto"/>
        <w:rPr>
          <w:rFonts w:ascii="宋体" w:hAnsi="宋体" w:cs="宋体"/>
          <w:szCs w:val="21"/>
        </w:rPr>
      </w:pPr>
      <w:r>
        <w:rPr>
          <w:rFonts w:hint="eastAsia" w:ascii="宋体" w:hAnsi="宋体" w:cs="宋体"/>
          <w:szCs w:val="21"/>
        </w:rPr>
        <w:t>招标文件中下列术语应解释为：</w:t>
      </w:r>
    </w:p>
    <w:p>
      <w:pPr>
        <w:spacing w:line="360" w:lineRule="auto"/>
        <w:rPr>
          <w:rFonts w:ascii="宋体" w:hAnsi="宋体" w:cs="宋体"/>
          <w:szCs w:val="21"/>
        </w:rPr>
      </w:pPr>
      <w:r>
        <w:rPr>
          <w:rFonts w:hint="eastAsia" w:ascii="宋体" w:hAnsi="宋体" w:cs="宋体"/>
          <w:szCs w:val="21"/>
        </w:rPr>
        <w:t xml:space="preserve">3.1“采购人”：指利用财政性资金依法进行政府采购的国家机关、事业单位、团体组织； </w:t>
      </w:r>
    </w:p>
    <w:p>
      <w:pPr>
        <w:spacing w:line="360" w:lineRule="auto"/>
        <w:rPr>
          <w:rFonts w:ascii="宋体" w:hAnsi="宋体" w:cs="宋体"/>
          <w:szCs w:val="21"/>
        </w:rPr>
      </w:pPr>
      <w:r>
        <w:rPr>
          <w:rFonts w:hint="eastAsia" w:ascii="宋体" w:hAnsi="宋体" w:cs="宋体"/>
          <w:szCs w:val="21"/>
        </w:rPr>
        <w:t>3.2 “政府集中采购机构”</w:t>
      </w:r>
      <w:r>
        <w:rPr>
          <w:rFonts w:hint="eastAsia" w:ascii="宋体" w:hAnsi="宋体" w:cs="宋体"/>
          <w:szCs w:val="21"/>
          <w:shd w:val="clear" w:color="auto" w:fill="FFFFFF"/>
        </w:rPr>
        <w:t>是指市政府设立的，组织实施政府采购项目，并对政府采购活动提供服务的专门机构；</w:t>
      </w:r>
      <w:r>
        <w:rPr>
          <w:rFonts w:hint="eastAsia" w:ascii="宋体" w:hAnsi="宋体" w:cs="宋体"/>
          <w:szCs w:val="21"/>
        </w:rPr>
        <w:t>本文件所述的“政府集中采购机构”指</w:t>
      </w:r>
      <w:r>
        <w:rPr>
          <w:rFonts w:hint="eastAsia" w:ascii="宋体" w:hAnsi="宋体" w:cs="宋体"/>
          <w:b/>
          <w:bCs/>
          <w:szCs w:val="21"/>
        </w:rPr>
        <w:t>深圳公共资源交易中心</w:t>
      </w:r>
      <w:r>
        <w:rPr>
          <w:rFonts w:hint="eastAsia" w:ascii="宋体" w:hAnsi="宋体" w:cs="宋体"/>
          <w:szCs w:val="21"/>
        </w:rPr>
        <w:t>；</w:t>
      </w:r>
    </w:p>
    <w:p>
      <w:pPr>
        <w:spacing w:line="360" w:lineRule="auto"/>
        <w:rPr>
          <w:rFonts w:ascii="宋体" w:hAnsi="宋体" w:cs="宋体"/>
          <w:szCs w:val="21"/>
        </w:rPr>
      </w:pPr>
      <w:r>
        <w:rPr>
          <w:rFonts w:hint="eastAsia" w:ascii="宋体" w:hAnsi="宋体" w:cs="宋体"/>
          <w:szCs w:val="21"/>
        </w:rPr>
        <w:t>3.3“投标人”，即供应商，指参加投标竞争并愿意按照招标文件要求向采购人提供货物、工程或者服务的依法成立的法人、其他组织或者自然人；</w:t>
      </w:r>
    </w:p>
    <w:p>
      <w:pPr>
        <w:spacing w:line="360" w:lineRule="auto"/>
        <w:rPr>
          <w:rFonts w:ascii="宋体" w:hAnsi="宋体" w:cs="宋体"/>
          <w:szCs w:val="21"/>
        </w:rPr>
      </w:pPr>
      <w:r>
        <w:rPr>
          <w:rFonts w:hint="eastAsia" w:ascii="宋体" w:hAnsi="宋体" w:cs="宋体"/>
          <w:szCs w:val="21"/>
        </w:rPr>
        <w:t>3.4“评审委员会”是依据《深圳经济特区政府采购条例》、《深圳经济特区政府采购条例实施细则》等有关规定组建的专门负责本次招标其评审工作的临时性机构；</w:t>
      </w:r>
    </w:p>
    <w:p>
      <w:pPr>
        <w:spacing w:line="360" w:lineRule="auto"/>
        <w:rPr>
          <w:rFonts w:ascii="宋体" w:hAnsi="宋体" w:cs="宋体"/>
          <w:szCs w:val="21"/>
        </w:rPr>
      </w:pPr>
      <w:r>
        <w:rPr>
          <w:rFonts w:hint="eastAsia" w:ascii="宋体" w:hAnsi="宋体" w:cs="宋体"/>
          <w:szCs w:val="21"/>
        </w:rPr>
        <w:t>3.5“日期”指公历日；</w:t>
      </w:r>
    </w:p>
    <w:p>
      <w:pPr>
        <w:spacing w:line="360" w:lineRule="auto"/>
        <w:rPr>
          <w:rFonts w:ascii="宋体" w:hAnsi="宋体" w:cs="宋体"/>
          <w:szCs w:val="21"/>
        </w:rPr>
      </w:pPr>
      <w:r>
        <w:rPr>
          <w:rFonts w:hint="eastAsia" w:ascii="宋体" w:hAnsi="宋体" w:cs="宋体"/>
          <w:szCs w:val="21"/>
        </w:rPr>
        <w:t>3.6“合同”指由本次招标所产生的合同或合约文件；</w:t>
      </w:r>
    </w:p>
    <w:p>
      <w:pPr>
        <w:spacing w:line="360" w:lineRule="auto"/>
        <w:rPr>
          <w:rFonts w:ascii="宋体" w:hAnsi="宋体" w:cs="宋体"/>
          <w:szCs w:val="21"/>
        </w:rPr>
      </w:pPr>
      <w:r>
        <w:rPr>
          <w:rFonts w:hint="eastAsia" w:ascii="宋体" w:hAnsi="宋体" w:cs="宋体"/>
          <w:szCs w:val="21"/>
        </w:rPr>
        <w:t>3.7“电子投标文件”指利用</w:t>
      </w:r>
      <w:r>
        <w:rPr>
          <w:rFonts w:hint="eastAsia" w:ascii="宋体" w:hAnsi="宋体" w:cs="宋体"/>
          <w:b/>
          <w:bCs/>
          <w:szCs w:val="21"/>
          <w:highlight w:val="yellow"/>
        </w:rPr>
        <w:t>深圳公共资源交易中心（深圳交易集团有限公司龙华分公司）</w:t>
      </w:r>
      <w:r>
        <w:rPr>
          <w:rFonts w:hint="eastAsia" w:ascii="宋体" w:hAnsi="宋体" w:cs="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spacing w:line="360" w:lineRule="auto"/>
        <w:rPr>
          <w:rFonts w:ascii="宋体" w:hAnsi="宋体" w:cs="宋体"/>
          <w:szCs w:val="21"/>
        </w:rPr>
      </w:pPr>
      <w:r>
        <w:rPr>
          <w:rFonts w:hint="eastAsia" w:ascii="宋体" w:hAnsi="宋体" w:cs="宋体"/>
          <w:szCs w:val="21"/>
        </w:rPr>
        <w:t>3.8“网上投标”指通过</w:t>
      </w:r>
      <w:r>
        <w:rPr>
          <w:rFonts w:hint="eastAsia" w:ascii="宋体" w:hAnsi="宋体" w:cs="宋体"/>
          <w:b/>
          <w:bCs/>
          <w:szCs w:val="21"/>
          <w:highlight w:val="yellow"/>
        </w:rPr>
        <w:t>深圳公共资源交易中心（深圳交易集团有限公司龙华分公司）</w:t>
      </w:r>
      <w:r>
        <w:rPr>
          <w:rFonts w:hint="eastAsia" w:ascii="宋体" w:hAnsi="宋体" w:cs="宋体"/>
          <w:szCs w:val="21"/>
        </w:rPr>
        <w:t>网站上传电子投标文件；</w:t>
      </w:r>
    </w:p>
    <w:p>
      <w:pPr>
        <w:spacing w:line="360" w:lineRule="auto"/>
        <w:rPr>
          <w:rFonts w:ascii="宋体" w:hAnsi="宋体" w:cs="宋体"/>
          <w:szCs w:val="21"/>
        </w:rPr>
      </w:pPr>
      <w:r>
        <w:rPr>
          <w:rFonts w:hint="eastAsia" w:ascii="宋体" w:hAnsi="宋体" w:cs="宋体"/>
          <w:szCs w:val="21"/>
        </w:rPr>
        <w:t>3.9招标文件中的标题或题名仅起引导作用，而不应视为对招标文件内容的理解和解释。</w:t>
      </w:r>
    </w:p>
    <w:p>
      <w:pPr>
        <w:spacing w:line="360" w:lineRule="auto"/>
        <w:rPr>
          <w:rFonts w:ascii="宋体" w:hAnsi="宋体" w:cs="宋体"/>
          <w:sz w:val="24"/>
        </w:rPr>
      </w:pPr>
      <w:r>
        <w:rPr>
          <w:rFonts w:hint="eastAsia" w:ascii="宋体" w:hAnsi="宋体" w:cs="宋体"/>
          <w:sz w:val="24"/>
        </w:rPr>
        <w:t xml:space="preserve">4. </w:t>
      </w:r>
      <w:bookmarkStart w:id="97" w:name="_Hlk72398643"/>
      <w:r>
        <w:rPr>
          <w:rFonts w:hint="eastAsia" w:ascii="宋体" w:hAnsi="宋体" w:cs="宋体"/>
          <w:sz w:val="24"/>
        </w:rPr>
        <w:t>政府采购供应商责任</w:t>
      </w:r>
    </w:p>
    <w:p>
      <w:pPr>
        <w:spacing w:line="360" w:lineRule="auto"/>
        <w:rPr>
          <w:rFonts w:ascii="宋体" w:hAnsi="宋体" w:cs="宋体"/>
          <w:szCs w:val="21"/>
        </w:rPr>
      </w:pPr>
      <w:r>
        <w:rPr>
          <w:rFonts w:hint="eastAsia" w:ascii="宋体" w:hAnsi="宋体" w:cs="宋体"/>
          <w:szCs w:val="21"/>
        </w:rPr>
        <w:t>4.1欢迎诚信、有实力和有社会责任心的供应商参与政府采购事业。</w:t>
      </w:r>
    </w:p>
    <w:p>
      <w:pPr>
        <w:spacing w:line="360" w:lineRule="auto"/>
        <w:rPr>
          <w:rFonts w:ascii="宋体" w:hAnsi="宋体" w:cs="宋体"/>
          <w:szCs w:val="21"/>
        </w:rPr>
      </w:pPr>
      <w:r>
        <w:rPr>
          <w:rFonts w:hint="eastAsia" w:ascii="宋体" w:hAnsi="宋体" w:cs="宋体"/>
          <w:szCs w:val="21"/>
        </w:rPr>
        <w:t>4.2投标人应当遵循公平竞争的原则，不得恶意串通，不得妨碍其他投标人的竞争行为，不得损害采购人或者其他投标人的合法权益。如违反上述要求，经核实后，供应商的投标无效。</w:t>
      </w:r>
    </w:p>
    <w:p>
      <w:pPr>
        <w:spacing w:line="360" w:lineRule="auto"/>
        <w:rPr>
          <w:rFonts w:ascii="宋体" w:hAnsi="宋体" w:cs="宋体"/>
          <w:sz w:val="24"/>
        </w:rPr>
      </w:pPr>
      <w:r>
        <w:rPr>
          <w:rFonts w:hint="eastAsia" w:ascii="宋体" w:hAnsi="宋体" w:cs="宋体"/>
          <w:sz w:val="24"/>
        </w:rPr>
        <w:t>5．投标人参加政府采购的条件</w:t>
      </w:r>
    </w:p>
    <w:p>
      <w:pPr>
        <w:spacing w:line="360" w:lineRule="auto"/>
        <w:jc w:val="left"/>
        <w:rPr>
          <w:rFonts w:ascii="宋体" w:hAnsi="宋体" w:cs="宋体"/>
          <w:szCs w:val="21"/>
        </w:rPr>
      </w:pPr>
      <w:r>
        <w:rPr>
          <w:rFonts w:hint="eastAsia" w:ascii="宋体" w:hAnsi="宋体" w:cs="宋体"/>
          <w:szCs w:val="21"/>
        </w:rPr>
        <w:t>5.1投标人应在投标前到</w:t>
      </w:r>
      <w:r>
        <w:rPr>
          <w:rFonts w:hint="eastAsia" w:ascii="宋体" w:hAnsi="宋体" w:cs="宋体"/>
          <w:b/>
          <w:bCs/>
          <w:szCs w:val="21"/>
        </w:rPr>
        <w:t>深圳公共资源交易中心（具体在深圳交易集团有限公司政府采购业务分公司进行办理）</w:t>
      </w:r>
      <w:r>
        <w:rPr>
          <w:rFonts w:hint="eastAsia" w:ascii="宋体" w:hAnsi="宋体" w:cs="宋体"/>
          <w:szCs w:val="21"/>
        </w:rPr>
        <w:t>进行注册并办理电子密钥。《供应商注册及信息变更指引》详见www.szggzy.com网站“交易服务指南-政府采购”。。</w:t>
      </w:r>
    </w:p>
    <w:p>
      <w:pPr>
        <w:spacing w:line="360" w:lineRule="auto"/>
        <w:rPr>
          <w:rFonts w:ascii="宋体" w:hAnsi="宋体" w:cs="宋体"/>
          <w:szCs w:val="21"/>
        </w:rPr>
      </w:pPr>
      <w:r>
        <w:rPr>
          <w:rFonts w:hint="eastAsia" w:ascii="宋体" w:hAnsi="宋体" w:cs="宋体"/>
          <w:szCs w:val="21"/>
        </w:rPr>
        <w:t>5.2投标人资格要求</w:t>
      </w:r>
    </w:p>
    <w:p>
      <w:pPr>
        <w:spacing w:line="360" w:lineRule="auto"/>
        <w:rPr>
          <w:rFonts w:ascii="宋体" w:hAnsi="宋体" w:cs="宋体"/>
          <w:szCs w:val="21"/>
        </w:rPr>
      </w:pPr>
      <w:r>
        <w:rPr>
          <w:rFonts w:hint="eastAsia" w:ascii="宋体" w:hAnsi="宋体" w:cs="宋体"/>
          <w:szCs w:val="21"/>
        </w:rPr>
        <w:t>参加本项目的投标人应具备的资格条件详见本项目招标公告中 “投标人资格要求”（即申请人的资格要求）的内容。</w:t>
      </w:r>
    </w:p>
    <w:p>
      <w:pPr>
        <w:spacing w:line="360" w:lineRule="auto"/>
        <w:rPr>
          <w:rFonts w:ascii="宋体" w:hAnsi="宋体" w:cs="宋体"/>
          <w:szCs w:val="21"/>
        </w:rPr>
      </w:pPr>
      <w:r>
        <w:rPr>
          <w:rFonts w:hint="eastAsia" w:ascii="宋体" w:hAnsi="宋体" w:cs="宋体"/>
          <w:szCs w:val="21"/>
        </w:rPr>
        <w:t>5.3联合体投标</w:t>
      </w:r>
    </w:p>
    <w:p>
      <w:pPr>
        <w:spacing w:line="360" w:lineRule="auto"/>
        <w:rPr>
          <w:rFonts w:ascii="宋体" w:hAnsi="宋体" w:cs="宋体"/>
          <w:szCs w:val="21"/>
        </w:rPr>
      </w:pPr>
      <w:r>
        <w:rPr>
          <w:rFonts w:hint="eastAsia" w:ascii="宋体" w:hAnsi="宋体" w:cs="宋体"/>
          <w:szCs w:val="21"/>
        </w:rPr>
        <w:t>5.3.1　以下有关联合体投标的条款仅适用于允许投标人组成联合体投标的项目。</w:t>
      </w:r>
    </w:p>
    <w:p>
      <w:pPr>
        <w:spacing w:line="360" w:lineRule="auto"/>
        <w:rPr>
          <w:rFonts w:ascii="宋体" w:hAnsi="宋体" w:cs="宋体"/>
          <w:szCs w:val="21"/>
        </w:rPr>
      </w:pPr>
      <w:r>
        <w:rPr>
          <w:rFonts w:hint="eastAsia" w:ascii="宋体" w:hAnsi="宋体" w:cs="宋体"/>
          <w:szCs w:val="21"/>
        </w:rPr>
        <w:t>5.3.2  由两个或两个以上的自然人、法人或者其他组织可以组成一个联合体，以一个供应商的身份共同投标时，应符合以下原则：</w:t>
      </w:r>
    </w:p>
    <w:p>
      <w:pPr>
        <w:spacing w:line="360" w:lineRule="auto"/>
        <w:rPr>
          <w:rFonts w:ascii="宋体" w:hAnsi="宋体" w:cs="宋体"/>
        </w:rPr>
      </w:pPr>
      <w:r>
        <w:rPr>
          <w:rFonts w:hint="eastAsia" w:ascii="宋体" w:hAnsi="宋体" w:cs="宋体"/>
        </w:rPr>
        <w:t xml:space="preserve">（1）投标联合体各方参加政府采购活动应当具备下列条件： </w:t>
      </w:r>
    </w:p>
    <w:p>
      <w:pPr>
        <w:spacing w:line="360" w:lineRule="auto"/>
        <w:rPr>
          <w:rFonts w:ascii="宋体" w:hAnsi="宋体" w:cs="宋体"/>
        </w:rPr>
      </w:pPr>
      <w:r>
        <w:rPr>
          <w:rFonts w:hint="eastAsia" w:ascii="宋体" w:hAnsi="宋体" w:cs="宋体"/>
        </w:rPr>
        <w:t xml:space="preserve">1、具有独立承担民事责任的能力； </w:t>
      </w:r>
    </w:p>
    <w:p>
      <w:pPr>
        <w:spacing w:line="360" w:lineRule="auto"/>
        <w:rPr>
          <w:rFonts w:ascii="宋体" w:hAnsi="宋体" w:cs="宋体"/>
        </w:rPr>
      </w:pPr>
      <w:r>
        <w:rPr>
          <w:rFonts w:hint="eastAsia" w:ascii="宋体" w:hAnsi="宋体" w:cs="宋体"/>
        </w:rPr>
        <w:t xml:space="preserve">2、有良好的商业信誉和健全的财务会计制度； </w:t>
      </w:r>
    </w:p>
    <w:p>
      <w:pPr>
        <w:spacing w:line="360" w:lineRule="auto"/>
        <w:rPr>
          <w:rFonts w:ascii="宋体" w:hAnsi="宋体" w:cs="宋体"/>
        </w:rPr>
      </w:pPr>
      <w:r>
        <w:rPr>
          <w:rFonts w:hint="eastAsia" w:ascii="宋体" w:hAnsi="宋体" w:cs="宋体"/>
        </w:rPr>
        <w:t xml:space="preserve">3、具有履行合同所必需的设备和专业技术能力； </w:t>
      </w:r>
    </w:p>
    <w:p>
      <w:pPr>
        <w:spacing w:line="360" w:lineRule="auto"/>
        <w:rPr>
          <w:rFonts w:ascii="宋体" w:hAnsi="宋体" w:cs="宋体"/>
        </w:rPr>
      </w:pPr>
      <w:r>
        <w:rPr>
          <w:rFonts w:hint="eastAsia" w:ascii="宋体" w:hAnsi="宋体" w:cs="宋体"/>
        </w:rPr>
        <w:t xml:space="preserve">4、有依法缴纳税收和社会保障资金的良好记录； </w:t>
      </w:r>
    </w:p>
    <w:p>
      <w:pPr>
        <w:spacing w:line="360" w:lineRule="auto"/>
        <w:rPr>
          <w:rFonts w:ascii="宋体" w:hAnsi="宋体" w:cs="宋体"/>
        </w:rPr>
      </w:pPr>
      <w:r>
        <w:rPr>
          <w:rFonts w:hint="eastAsia" w:ascii="宋体" w:hAnsi="宋体" w:cs="宋体"/>
        </w:rPr>
        <w:t xml:space="preserve">5、参加政府采购活动前三年内，在经营活动中没有重大违法记录； </w:t>
      </w:r>
    </w:p>
    <w:p>
      <w:pPr>
        <w:spacing w:line="360" w:lineRule="auto"/>
        <w:rPr>
          <w:rFonts w:ascii="宋体" w:hAnsi="宋体" w:cs="宋体"/>
        </w:rPr>
      </w:pPr>
      <w:r>
        <w:rPr>
          <w:rFonts w:hint="eastAsia" w:ascii="宋体" w:hAnsi="宋体" w:cs="宋体"/>
        </w:rPr>
        <w:t xml:space="preserve">6、法律、行政法规规定的其他条件。 </w:t>
      </w:r>
    </w:p>
    <w:p>
      <w:pPr>
        <w:spacing w:line="360" w:lineRule="auto"/>
        <w:rPr>
          <w:rFonts w:ascii="宋体" w:hAnsi="宋体" w:cs="宋体"/>
        </w:rPr>
      </w:pPr>
      <w:r>
        <w:rPr>
          <w:rFonts w:hint="eastAsia" w:ascii="宋体" w:hAnsi="宋体" w:cs="宋体"/>
        </w:rPr>
        <w:t>（2）在投标截止前，投标联合体各方均应注册成政府集中采购机构供应商；</w:t>
      </w:r>
    </w:p>
    <w:p>
      <w:pPr>
        <w:spacing w:line="360" w:lineRule="auto"/>
        <w:rPr>
          <w:rFonts w:ascii="宋体" w:hAnsi="宋体" w:cs="宋体"/>
        </w:rPr>
      </w:pPr>
      <w:r>
        <w:rPr>
          <w:rFonts w:hint="eastAsia" w:ascii="宋体" w:hAnsi="宋体" w:cs="宋体"/>
        </w:rPr>
        <w:t>（3）联合体中有同类资质的供应商按照联合体分工承担相同工作的，应当按照资质等级较低的供应商确定资质等级；</w:t>
      </w:r>
    </w:p>
    <w:p>
      <w:pPr>
        <w:spacing w:line="360" w:lineRule="auto"/>
        <w:rPr>
          <w:rFonts w:ascii="宋体" w:hAnsi="宋体" w:cs="宋体"/>
        </w:rPr>
      </w:pPr>
      <w:r>
        <w:rPr>
          <w:rFonts w:hint="eastAsia" w:ascii="宋体" w:hAnsi="宋体" w:cs="宋体"/>
        </w:rPr>
        <w:t>（4）是否允许联合体参加投标，应当由采购人和采购代理机构根据项目的实际情况和潜在供应商的数量自主决定，如果决定接受联合体投标则应当在招标公告中明示；</w:t>
      </w:r>
    </w:p>
    <w:p>
      <w:pPr>
        <w:spacing w:line="360" w:lineRule="auto"/>
        <w:rPr>
          <w:rFonts w:ascii="宋体" w:hAnsi="宋体" w:cs="宋体"/>
        </w:rPr>
      </w:pPr>
      <w:r>
        <w:rPr>
          <w:rFonts w:hint="eastAsia" w:ascii="宋体" w:hAnsi="宋体" w:cs="宋体"/>
        </w:rPr>
        <w:t>（5）投标人的投标文件及中标后签署的合同协议对联合体各方均具法律约束力；</w:t>
      </w:r>
    </w:p>
    <w:p>
      <w:pPr>
        <w:spacing w:line="360" w:lineRule="auto"/>
        <w:rPr>
          <w:rFonts w:ascii="宋体" w:hAnsi="宋体" w:cs="宋体"/>
        </w:rPr>
      </w:pPr>
      <w:r>
        <w:rPr>
          <w:rFonts w:hint="eastAsia" w:ascii="宋体" w:hAnsi="宋体" w:cs="宋体"/>
        </w:rPr>
        <w:t>（6）联合体各方应当签订联合体投标协议，明确约定各方拟承担的工作和责任，并将该协议随投标文件一并递交给政府集中采购机构；</w:t>
      </w:r>
    </w:p>
    <w:p>
      <w:pPr>
        <w:spacing w:line="360" w:lineRule="auto"/>
        <w:rPr>
          <w:rFonts w:ascii="宋体" w:hAnsi="宋体" w:cs="宋体"/>
        </w:rPr>
      </w:pPr>
      <w:r>
        <w:rPr>
          <w:rFonts w:hint="eastAsia" w:ascii="宋体" w:hAnsi="宋体" w:cs="宋体"/>
        </w:rPr>
        <w:t>（7）联合体中标后，联合体各方应当共同与采购人签订合同，就中标项目向采购人承担连带责任；</w:t>
      </w:r>
    </w:p>
    <w:p>
      <w:pPr>
        <w:spacing w:line="360" w:lineRule="auto"/>
        <w:rPr>
          <w:rFonts w:ascii="宋体" w:hAnsi="宋体" w:cs="宋体"/>
        </w:rPr>
      </w:pPr>
      <w:r>
        <w:rPr>
          <w:rFonts w:hint="eastAsia" w:ascii="宋体" w:hAnsi="宋体" w:cs="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spacing w:line="360" w:lineRule="auto"/>
        <w:rPr>
          <w:rFonts w:ascii="宋体" w:hAnsi="宋体" w:cs="宋体"/>
          <w:szCs w:val="21"/>
        </w:rPr>
      </w:pPr>
      <w:r>
        <w:rPr>
          <w:rFonts w:hint="eastAsia" w:ascii="宋体" w:hAnsi="宋体" w:cs="宋体"/>
        </w:rPr>
        <w:t>（9）本通用条款中“投标人”一词亦指联合体各方，专用条款另有规定或说明的除外。</w:t>
      </w:r>
    </w:p>
    <w:p>
      <w:pPr>
        <w:spacing w:line="360" w:lineRule="auto"/>
        <w:rPr>
          <w:rFonts w:ascii="宋体" w:hAnsi="宋体" w:cs="宋体"/>
          <w:sz w:val="24"/>
        </w:rPr>
      </w:pPr>
      <w:r>
        <w:rPr>
          <w:rFonts w:hint="eastAsia" w:ascii="宋体" w:hAnsi="宋体" w:cs="宋体"/>
          <w:sz w:val="24"/>
        </w:rPr>
        <w:t>6．政策导向</w:t>
      </w:r>
    </w:p>
    <w:p>
      <w:pPr>
        <w:spacing w:line="360" w:lineRule="auto"/>
        <w:rPr>
          <w:rFonts w:ascii="宋体" w:hAnsi="宋体" w:cs="宋体"/>
        </w:rPr>
      </w:pPr>
      <w:r>
        <w:rPr>
          <w:rFonts w:hint="eastAsia" w:ascii="宋体" w:hAnsi="宋体" w:cs="宋体"/>
        </w:rPr>
        <w:t>6.1  政府采购扶持贫困地区、中小企业、监狱企业和残疾人福利性单位发展，支持节能减排、环境保护、绿色采购。</w:t>
      </w:r>
    </w:p>
    <w:p>
      <w:pPr>
        <w:spacing w:line="360" w:lineRule="auto"/>
        <w:rPr>
          <w:rFonts w:ascii="宋体" w:hAnsi="宋体" w:cs="宋体"/>
          <w:shd w:val="clear" w:color="auto" w:fill="FFFFFF"/>
        </w:rPr>
      </w:pPr>
      <w:r>
        <w:rPr>
          <w:rFonts w:hint="eastAsia" w:ascii="宋体" w:hAnsi="宋体" w:cs="宋体"/>
        </w:rPr>
        <w:t>6.2  本项目落实深圳市政府采购供应商诚信管理政策要求。</w:t>
      </w:r>
    </w:p>
    <w:p>
      <w:pPr>
        <w:spacing w:line="360" w:lineRule="auto"/>
        <w:rPr>
          <w:rFonts w:ascii="宋体" w:hAnsi="宋体" w:cs="宋体"/>
          <w:sz w:val="24"/>
        </w:rPr>
      </w:pPr>
      <w:r>
        <w:rPr>
          <w:rFonts w:hint="eastAsia" w:ascii="宋体" w:hAnsi="宋体" w:cs="宋体"/>
          <w:sz w:val="24"/>
        </w:rPr>
        <w:t>7. 本项目若涉及采购货物，则合格的货物及相应服务应满足以下要求：</w:t>
      </w:r>
    </w:p>
    <w:p>
      <w:pPr>
        <w:spacing w:line="360" w:lineRule="auto"/>
        <w:rPr>
          <w:rFonts w:ascii="宋体" w:hAnsi="宋体" w:cs="宋体"/>
        </w:rPr>
      </w:pPr>
      <w:r>
        <w:rPr>
          <w:rFonts w:hint="eastAsia" w:ascii="宋体" w:hAnsi="宋体" w:cs="宋体"/>
        </w:rPr>
        <w:t>7.1  必须是全新、未使用过的原装合格正品（包括零部件），如安装或配置了软件的，须为正版软件。</w:t>
      </w:r>
    </w:p>
    <w:p>
      <w:pPr>
        <w:spacing w:line="360" w:lineRule="auto"/>
        <w:rPr>
          <w:rFonts w:ascii="宋体" w:hAnsi="宋体" w:cs="宋体"/>
        </w:rPr>
      </w:pPr>
      <w:r>
        <w:rPr>
          <w:rFonts w:hint="eastAsia" w:ascii="宋体" w:hAnsi="宋体" w:cs="宋体"/>
        </w:rPr>
        <w:t>7.2  国产的货物及其有关服务必须符合中华人民共和国的设计、制造生产标准及行业标准。招标公告有其他要求的，亦应符合其要求。</w:t>
      </w:r>
    </w:p>
    <w:p>
      <w:pPr>
        <w:spacing w:line="360" w:lineRule="auto"/>
        <w:rPr>
          <w:rFonts w:ascii="宋体" w:hAnsi="宋体" w:cs="宋体"/>
        </w:rPr>
      </w:pPr>
      <w:r>
        <w:rPr>
          <w:rFonts w:hint="eastAsia" w:ascii="宋体" w:hAnsi="宋体" w:cs="宋体"/>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spacing w:line="360" w:lineRule="auto"/>
        <w:rPr>
          <w:rFonts w:ascii="宋体" w:hAnsi="宋体" w:cs="宋体"/>
        </w:rPr>
      </w:pPr>
      <w:r>
        <w:rPr>
          <w:rFonts w:hint="eastAsia" w:ascii="宋体" w:hAnsi="宋体" w:cs="宋体"/>
        </w:rPr>
        <w:t>7.4  投标人</w:t>
      </w:r>
      <w:bookmarkStart w:id="98" w:name="_Hlk72152753"/>
      <w:r>
        <w:rPr>
          <w:rFonts w:hint="eastAsia" w:ascii="宋体" w:hAnsi="宋体" w:cs="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8"/>
    </w:p>
    <w:p>
      <w:pPr>
        <w:spacing w:line="360" w:lineRule="auto"/>
        <w:rPr>
          <w:rFonts w:ascii="宋体" w:hAnsi="宋体" w:cs="宋体"/>
        </w:rPr>
      </w:pPr>
      <w:r>
        <w:rPr>
          <w:rFonts w:hint="eastAsia" w:ascii="宋体" w:hAnsi="宋体" w:cs="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spacing w:line="360" w:lineRule="auto"/>
        <w:rPr>
          <w:rFonts w:ascii="宋体" w:hAnsi="宋体" w:cs="宋体"/>
        </w:rPr>
      </w:pPr>
      <w:r>
        <w:rPr>
          <w:rFonts w:hint="eastAsia" w:ascii="宋体" w:hAnsi="宋体" w:cs="宋体"/>
        </w:rPr>
        <w:t>7.6  工期要求：投标人在投标时对其所投项目应提交交货进度、交货计划等，在合同规定的时间内完成项目实施工作。</w:t>
      </w:r>
    </w:p>
    <w:p>
      <w:pPr>
        <w:spacing w:line="360" w:lineRule="auto"/>
        <w:rPr>
          <w:rFonts w:ascii="宋体" w:hAnsi="宋体" w:cs="宋体"/>
        </w:rPr>
      </w:pPr>
      <w:r>
        <w:rPr>
          <w:rFonts w:hint="eastAsia" w:ascii="宋体" w:hAnsi="宋体" w:cs="宋体"/>
        </w:rPr>
        <w:t>7.7  投标人必须承担的设备运输、安装调试、验收检测和提供设备操作说明书、图纸等其他相关及类似的义务。</w:t>
      </w:r>
    </w:p>
    <w:p>
      <w:pPr>
        <w:spacing w:line="360" w:lineRule="auto"/>
        <w:rPr>
          <w:rFonts w:ascii="宋体" w:hAnsi="宋体" w:cs="宋体"/>
          <w:sz w:val="24"/>
        </w:rPr>
      </w:pPr>
      <w:r>
        <w:rPr>
          <w:rFonts w:hint="eastAsia" w:ascii="宋体" w:hAnsi="宋体" w:cs="宋体"/>
          <w:sz w:val="24"/>
        </w:rPr>
        <w:t>8．投标费用</w:t>
      </w:r>
    </w:p>
    <w:p>
      <w:pPr>
        <w:spacing w:line="360" w:lineRule="auto"/>
        <w:rPr>
          <w:rFonts w:ascii="宋体" w:hAnsi="宋体" w:cs="宋体"/>
          <w:szCs w:val="21"/>
        </w:rPr>
      </w:pPr>
      <w:r>
        <w:rPr>
          <w:rFonts w:hint="eastAsia" w:ascii="宋体" w:hAnsi="宋体" w:cs="宋体"/>
          <w:szCs w:val="21"/>
        </w:rPr>
        <w:t>不论投标结果如何，投标人应承担其编制投标文件与递交投标文件所涉及的一切费用。</w:t>
      </w:r>
    </w:p>
    <w:p>
      <w:pPr>
        <w:spacing w:line="360" w:lineRule="auto"/>
        <w:rPr>
          <w:rFonts w:ascii="宋体" w:hAnsi="宋体" w:cs="宋体"/>
          <w:sz w:val="24"/>
        </w:rPr>
      </w:pPr>
      <w:r>
        <w:rPr>
          <w:rFonts w:hint="eastAsia" w:ascii="宋体" w:hAnsi="宋体" w:cs="宋体"/>
          <w:sz w:val="24"/>
        </w:rPr>
        <w:t>9．踏勘现场</w:t>
      </w:r>
    </w:p>
    <w:p>
      <w:pPr>
        <w:spacing w:line="360" w:lineRule="auto"/>
        <w:rPr>
          <w:rFonts w:ascii="宋体" w:hAnsi="宋体" w:cs="宋体"/>
          <w:szCs w:val="21"/>
        </w:rPr>
      </w:pPr>
      <w:r>
        <w:rPr>
          <w:rFonts w:hint="eastAsia" w:ascii="宋体" w:hAnsi="宋体" w:cs="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spacing w:line="360" w:lineRule="auto"/>
        <w:rPr>
          <w:rFonts w:ascii="宋体" w:hAnsi="宋体" w:cs="宋体"/>
        </w:rPr>
      </w:pPr>
      <w:r>
        <w:rPr>
          <w:rFonts w:hint="eastAsia" w:ascii="宋体" w:hAnsi="宋体" w:cs="宋体"/>
        </w:rPr>
        <w:t>9.2投标人及其人员经过采购人的允许，可以进入采购人的项目现场踏勘。若招标文件要求投标人于统一时间地点踏勘现场的，投标人应当按时前往。</w:t>
      </w:r>
    </w:p>
    <w:p>
      <w:pPr>
        <w:spacing w:line="360" w:lineRule="auto"/>
        <w:rPr>
          <w:rFonts w:ascii="宋体" w:hAnsi="宋体" w:cs="宋体"/>
        </w:rPr>
      </w:pPr>
      <w:r>
        <w:rPr>
          <w:rFonts w:hint="eastAsia" w:ascii="宋体" w:hAnsi="宋体" w:cs="宋体"/>
        </w:rPr>
        <w:t>9.3采购人应当通过政府集中采购机构向投标人提供有关现场的书面资料和数据。</w:t>
      </w:r>
    </w:p>
    <w:p>
      <w:pPr>
        <w:spacing w:line="360" w:lineRule="auto"/>
        <w:rPr>
          <w:rFonts w:ascii="宋体" w:hAnsi="宋体" w:cs="宋体"/>
        </w:rPr>
      </w:pPr>
      <w:r>
        <w:rPr>
          <w:rFonts w:hint="eastAsia" w:ascii="宋体" w:hAnsi="宋体" w:cs="宋体"/>
        </w:rPr>
        <w:t>9.4任何人或任何组织在踏勘现场时向投标人提供的任何书面资料或口头承诺，未经政府集中采购机构在网上发布或书面通知，均作无效处理。</w:t>
      </w:r>
    </w:p>
    <w:p>
      <w:pPr>
        <w:spacing w:line="360" w:lineRule="auto"/>
        <w:rPr>
          <w:rFonts w:ascii="宋体" w:hAnsi="宋体" w:cs="宋体"/>
        </w:rPr>
      </w:pPr>
      <w:r>
        <w:rPr>
          <w:rFonts w:hint="eastAsia" w:ascii="宋体" w:hAnsi="宋体" w:cs="宋体"/>
          <w:szCs w:val="21"/>
        </w:rPr>
        <w:t>9.5未参与踏勘现场不作为否定投标人资格的理由。</w:t>
      </w:r>
    </w:p>
    <w:p>
      <w:pPr>
        <w:spacing w:line="360" w:lineRule="auto"/>
        <w:rPr>
          <w:rFonts w:ascii="宋体" w:hAnsi="宋体" w:cs="宋体"/>
          <w:szCs w:val="21"/>
        </w:rPr>
      </w:pPr>
      <w:r>
        <w:rPr>
          <w:rFonts w:hint="eastAsia" w:ascii="宋体" w:hAnsi="宋体" w:cs="宋体"/>
          <w:sz w:val="24"/>
        </w:rPr>
        <w:t>10．标前会议</w:t>
      </w:r>
    </w:p>
    <w:p>
      <w:pPr>
        <w:spacing w:line="360" w:lineRule="auto"/>
        <w:rPr>
          <w:rFonts w:ascii="宋体" w:hAnsi="宋体" w:cs="宋体"/>
          <w:szCs w:val="21"/>
        </w:rPr>
      </w:pPr>
      <w:r>
        <w:rPr>
          <w:rFonts w:hint="eastAsia" w:ascii="宋体" w:hAnsi="宋体" w:cs="宋体"/>
          <w:szCs w:val="21"/>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spacing w:line="360" w:lineRule="auto"/>
        <w:rPr>
          <w:rFonts w:ascii="宋体" w:hAnsi="宋体" w:cs="宋体"/>
          <w:szCs w:val="21"/>
        </w:rPr>
      </w:pPr>
      <w:r>
        <w:rPr>
          <w:rFonts w:hint="eastAsia" w:ascii="宋体" w:hAnsi="宋体" w:cs="宋体"/>
        </w:rPr>
        <w:t>10.2任何人或任何组织在标前会议时向投标人提供的任何书面资料或口头承诺，未经政府集中采购机构在网上发布或书面通知，均作无效处理。</w:t>
      </w:r>
    </w:p>
    <w:p>
      <w:pPr>
        <w:spacing w:line="360" w:lineRule="auto"/>
        <w:rPr>
          <w:rFonts w:ascii="宋体" w:hAnsi="宋体" w:cs="宋体"/>
          <w:szCs w:val="21"/>
        </w:rPr>
      </w:pPr>
      <w:r>
        <w:rPr>
          <w:rFonts w:hint="eastAsia" w:ascii="宋体" w:hAnsi="宋体" w:cs="宋体"/>
          <w:szCs w:val="21"/>
        </w:rPr>
        <w:t>10.3未参与标前会议不作为否定投标人资格的理由。</w:t>
      </w:r>
    </w:p>
    <w:bookmarkEnd w:id="97"/>
    <w:p>
      <w:pPr>
        <w:spacing w:line="360" w:lineRule="auto"/>
        <w:rPr>
          <w:rFonts w:ascii="宋体" w:hAnsi="宋体" w:cs="宋体"/>
        </w:rPr>
      </w:pPr>
    </w:p>
    <w:p>
      <w:pPr>
        <w:pStyle w:val="5"/>
        <w:numPr>
          <w:ilvl w:val="0"/>
          <w:numId w:val="4"/>
        </w:numPr>
        <w:spacing w:before="0" w:after="0" w:line="360" w:lineRule="auto"/>
        <w:ind w:left="0" w:firstLine="0"/>
        <w:rPr>
          <w:rFonts w:cs="宋体"/>
          <w:sz w:val="28"/>
          <w:szCs w:val="28"/>
        </w:rPr>
      </w:pPr>
      <w:r>
        <w:rPr>
          <w:rFonts w:hint="eastAsia" w:cs="宋体"/>
          <w:sz w:val="28"/>
          <w:szCs w:val="28"/>
        </w:rPr>
        <w:t>招标文件</w:t>
      </w:r>
    </w:p>
    <w:p>
      <w:pPr>
        <w:spacing w:line="360" w:lineRule="auto"/>
        <w:rPr>
          <w:rFonts w:ascii="宋体" w:hAnsi="宋体" w:cs="宋体"/>
          <w:sz w:val="24"/>
        </w:rPr>
      </w:pPr>
      <w:r>
        <w:rPr>
          <w:rFonts w:hint="eastAsia" w:ascii="宋体" w:hAnsi="宋体" w:cs="宋体"/>
          <w:sz w:val="24"/>
        </w:rPr>
        <w:t>11．</w:t>
      </w:r>
      <w:bookmarkStart w:id="99" w:name="_Hlk72399819"/>
      <w:r>
        <w:rPr>
          <w:rFonts w:hint="eastAsia" w:ascii="宋体" w:hAnsi="宋体" w:cs="宋体"/>
          <w:sz w:val="24"/>
        </w:rPr>
        <w:t>招标文件的编制与组成</w:t>
      </w:r>
    </w:p>
    <w:p>
      <w:pPr>
        <w:snapToGrid w:val="0"/>
        <w:spacing w:line="360" w:lineRule="auto"/>
        <w:rPr>
          <w:rFonts w:ascii="宋体" w:hAnsi="宋体" w:cs="宋体"/>
          <w:szCs w:val="21"/>
        </w:rPr>
      </w:pPr>
      <w:r>
        <w:rPr>
          <w:rFonts w:hint="eastAsia" w:ascii="宋体" w:hAnsi="宋体" w:cs="宋体"/>
          <w:szCs w:val="21"/>
        </w:rPr>
        <w:t>11.1招标文件除以下内容外，政府集中采购机构在招标期间发出的澄清或修改等相关公告或通知内容，均是招标文件的组成部分，对投标人起约束作用；</w:t>
      </w:r>
    </w:p>
    <w:p>
      <w:pPr>
        <w:spacing w:line="360" w:lineRule="auto"/>
        <w:rPr>
          <w:rFonts w:ascii="宋体" w:hAnsi="宋体" w:cs="宋体"/>
          <w:szCs w:val="21"/>
        </w:rPr>
      </w:pPr>
      <w:r>
        <w:rPr>
          <w:rFonts w:hint="eastAsia" w:ascii="宋体" w:hAnsi="宋体" w:cs="宋体"/>
          <w:szCs w:val="21"/>
        </w:rPr>
        <w:t>招标文件包括下列内容：</w:t>
      </w:r>
    </w:p>
    <w:p>
      <w:pPr>
        <w:spacing w:line="360" w:lineRule="auto"/>
        <w:rPr>
          <w:rFonts w:ascii="宋体" w:hAnsi="宋体" w:cs="宋体"/>
          <w:b/>
          <w:szCs w:val="21"/>
        </w:rPr>
      </w:pPr>
      <w:r>
        <w:rPr>
          <w:rFonts w:hint="eastAsia" w:ascii="宋体" w:hAnsi="宋体" w:cs="宋体"/>
          <w:b/>
          <w:szCs w:val="21"/>
        </w:rPr>
        <w:t>第一册  专用条款</w:t>
      </w:r>
    </w:p>
    <w:p>
      <w:pPr>
        <w:spacing w:line="360" w:lineRule="auto"/>
        <w:rPr>
          <w:rFonts w:ascii="宋体" w:hAnsi="宋体" w:cs="宋体"/>
          <w:b/>
          <w:szCs w:val="21"/>
        </w:rPr>
      </w:pPr>
      <w:r>
        <w:rPr>
          <w:rFonts w:hint="eastAsia" w:ascii="宋体" w:hAnsi="宋体" w:cs="宋体"/>
          <w:b/>
          <w:szCs w:val="21"/>
        </w:rPr>
        <w:t>关键信息</w:t>
      </w:r>
    </w:p>
    <w:p>
      <w:pPr>
        <w:spacing w:line="360" w:lineRule="auto"/>
        <w:rPr>
          <w:rFonts w:ascii="宋体" w:hAnsi="宋体" w:cs="宋体"/>
          <w:szCs w:val="21"/>
        </w:rPr>
      </w:pPr>
      <w:r>
        <w:rPr>
          <w:rFonts w:hint="eastAsia" w:ascii="宋体" w:hAnsi="宋体" w:cs="宋体"/>
          <w:szCs w:val="21"/>
        </w:rPr>
        <w:t>第一章  招标公告</w:t>
      </w:r>
    </w:p>
    <w:p>
      <w:pPr>
        <w:spacing w:line="360" w:lineRule="auto"/>
        <w:rPr>
          <w:rFonts w:ascii="宋体" w:hAnsi="宋体" w:cs="宋体"/>
          <w:szCs w:val="21"/>
        </w:rPr>
      </w:pPr>
      <w:r>
        <w:rPr>
          <w:rFonts w:hint="eastAsia" w:ascii="宋体" w:hAnsi="宋体" w:cs="宋体"/>
          <w:szCs w:val="21"/>
        </w:rPr>
        <w:t>第二章  对通用条款的补充内容及其他关键信息</w:t>
      </w:r>
    </w:p>
    <w:p>
      <w:pPr>
        <w:spacing w:line="360" w:lineRule="auto"/>
        <w:rPr>
          <w:rFonts w:ascii="宋体" w:hAnsi="宋体" w:cs="宋体"/>
          <w:szCs w:val="21"/>
        </w:rPr>
      </w:pPr>
      <w:r>
        <w:rPr>
          <w:rFonts w:hint="eastAsia" w:ascii="宋体" w:hAnsi="宋体" w:cs="宋体"/>
          <w:szCs w:val="21"/>
        </w:rPr>
        <w:t>第三章  用户需求书</w:t>
      </w:r>
    </w:p>
    <w:p>
      <w:pPr>
        <w:spacing w:line="360" w:lineRule="auto"/>
        <w:rPr>
          <w:rFonts w:ascii="宋体" w:hAnsi="宋体" w:cs="宋体"/>
          <w:szCs w:val="21"/>
        </w:rPr>
      </w:pPr>
      <w:r>
        <w:rPr>
          <w:rFonts w:hint="eastAsia" w:ascii="宋体" w:hAnsi="宋体" w:cs="宋体"/>
        </w:rPr>
        <w:t>第四章  投标文件格式及附件</w:t>
      </w:r>
    </w:p>
    <w:p>
      <w:pPr>
        <w:spacing w:line="360" w:lineRule="auto"/>
        <w:rPr>
          <w:rFonts w:ascii="宋体" w:hAnsi="宋体" w:cs="宋体"/>
          <w:szCs w:val="21"/>
        </w:rPr>
      </w:pPr>
      <w:r>
        <w:rPr>
          <w:rFonts w:hint="eastAsia" w:ascii="宋体" w:hAnsi="宋体" w:cs="宋体"/>
          <w:szCs w:val="21"/>
        </w:rPr>
        <w:t>第五章  合同条款及格式</w:t>
      </w:r>
    </w:p>
    <w:p>
      <w:pPr>
        <w:spacing w:line="360" w:lineRule="auto"/>
        <w:rPr>
          <w:rFonts w:ascii="宋体" w:hAnsi="宋体" w:cs="宋体"/>
          <w:b/>
          <w:szCs w:val="21"/>
        </w:rPr>
      </w:pPr>
      <w:r>
        <w:rPr>
          <w:rFonts w:hint="eastAsia" w:ascii="宋体" w:hAnsi="宋体" w:cs="宋体"/>
          <w:b/>
          <w:szCs w:val="21"/>
        </w:rPr>
        <w:t>第二册  通用条款</w:t>
      </w:r>
    </w:p>
    <w:p>
      <w:pPr>
        <w:spacing w:line="360" w:lineRule="auto"/>
        <w:rPr>
          <w:rFonts w:ascii="宋体" w:hAnsi="宋体" w:cs="宋体"/>
          <w:szCs w:val="21"/>
        </w:rPr>
      </w:pPr>
      <w:r>
        <w:rPr>
          <w:rFonts w:hint="eastAsia" w:ascii="宋体" w:hAnsi="宋体" w:cs="宋体"/>
          <w:szCs w:val="21"/>
        </w:rPr>
        <w:t>第一章  总则</w:t>
      </w:r>
    </w:p>
    <w:p>
      <w:pPr>
        <w:spacing w:line="360" w:lineRule="auto"/>
        <w:rPr>
          <w:rFonts w:ascii="宋体" w:hAnsi="宋体" w:cs="宋体"/>
          <w:szCs w:val="21"/>
        </w:rPr>
      </w:pPr>
      <w:r>
        <w:rPr>
          <w:rFonts w:hint="eastAsia" w:ascii="宋体" w:hAnsi="宋体" w:cs="宋体"/>
          <w:szCs w:val="21"/>
        </w:rPr>
        <w:t>第二章  招标文件</w:t>
      </w:r>
    </w:p>
    <w:p>
      <w:pPr>
        <w:spacing w:line="360" w:lineRule="auto"/>
        <w:rPr>
          <w:rFonts w:ascii="宋体" w:hAnsi="宋体" w:cs="宋体"/>
          <w:szCs w:val="21"/>
        </w:rPr>
      </w:pPr>
      <w:r>
        <w:rPr>
          <w:rFonts w:hint="eastAsia" w:ascii="宋体" w:hAnsi="宋体" w:cs="宋体"/>
          <w:szCs w:val="21"/>
        </w:rPr>
        <w:t>第三章  投标文件的编制</w:t>
      </w:r>
    </w:p>
    <w:p>
      <w:pPr>
        <w:spacing w:line="360" w:lineRule="auto"/>
        <w:rPr>
          <w:rFonts w:ascii="宋体" w:hAnsi="宋体" w:cs="宋体"/>
          <w:szCs w:val="21"/>
        </w:rPr>
      </w:pPr>
      <w:r>
        <w:rPr>
          <w:rFonts w:hint="eastAsia" w:ascii="宋体" w:hAnsi="宋体" w:cs="宋体"/>
          <w:szCs w:val="21"/>
        </w:rPr>
        <w:t>第四章  投标文件的递交</w:t>
      </w:r>
    </w:p>
    <w:p>
      <w:pPr>
        <w:spacing w:line="360" w:lineRule="auto"/>
        <w:rPr>
          <w:rFonts w:ascii="宋体" w:hAnsi="宋体" w:cs="宋体"/>
          <w:szCs w:val="21"/>
        </w:rPr>
      </w:pPr>
      <w:r>
        <w:rPr>
          <w:rFonts w:hint="eastAsia" w:ascii="宋体" w:hAnsi="宋体" w:cs="宋体"/>
          <w:szCs w:val="21"/>
        </w:rPr>
        <w:t>第五章  开标</w:t>
      </w:r>
    </w:p>
    <w:p>
      <w:pPr>
        <w:spacing w:line="360" w:lineRule="auto"/>
        <w:rPr>
          <w:rFonts w:ascii="宋体" w:hAnsi="宋体" w:cs="宋体"/>
          <w:szCs w:val="21"/>
        </w:rPr>
      </w:pPr>
      <w:r>
        <w:rPr>
          <w:rFonts w:hint="eastAsia" w:ascii="宋体" w:hAnsi="宋体" w:cs="宋体"/>
          <w:szCs w:val="21"/>
        </w:rPr>
        <w:t>第六章  评审要求</w:t>
      </w:r>
    </w:p>
    <w:p>
      <w:pPr>
        <w:spacing w:line="360" w:lineRule="auto"/>
        <w:rPr>
          <w:rFonts w:ascii="宋体" w:hAnsi="宋体" w:cs="宋体"/>
          <w:szCs w:val="21"/>
        </w:rPr>
      </w:pPr>
      <w:r>
        <w:rPr>
          <w:rFonts w:hint="eastAsia" w:ascii="宋体" w:hAnsi="宋体" w:cs="宋体"/>
          <w:szCs w:val="21"/>
        </w:rPr>
        <w:t>第七章  评审程序及评审方法</w:t>
      </w:r>
    </w:p>
    <w:p>
      <w:pPr>
        <w:spacing w:line="360" w:lineRule="auto"/>
        <w:rPr>
          <w:rFonts w:ascii="宋体" w:hAnsi="宋体" w:cs="宋体"/>
          <w:szCs w:val="21"/>
        </w:rPr>
      </w:pPr>
      <w:r>
        <w:rPr>
          <w:rFonts w:hint="eastAsia" w:ascii="宋体" w:hAnsi="宋体" w:cs="宋体"/>
          <w:szCs w:val="21"/>
        </w:rPr>
        <w:t>第八章  定标及公示</w:t>
      </w:r>
    </w:p>
    <w:p>
      <w:pPr>
        <w:spacing w:line="360" w:lineRule="auto"/>
        <w:rPr>
          <w:rFonts w:ascii="宋体" w:hAnsi="宋体" w:cs="宋体"/>
          <w:szCs w:val="21"/>
        </w:rPr>
      </w:pPr>
      <w:r>
        <w:rPr>
          <w:rFonts w:hint="eastAsia" w:ascii="宋体" w:hAnsi="宋体" w:cs="宋体"/>
          <w:szCs w:val="21"/>
        </w:rPr>
        <w:t>第九章  公开招标失败的后续处理</w:t>
      </w:r>
    </w:p>
    <w:p>
      <w:pPr>
        <w:spacing w:line="360" w:lineRule="auto"/>
        <w:rPr>
          <w:rFonts w:ascii="宋体" w:hAnsi="宋体" w:cs="宋体"/>
          <w:szCs w:val="21"/>
        </w:rPr>
      </w:pPr>
      <w:r>
        <w:rPr>
          <w:rFonts w:hint="eastAsia" w:ascii="宋体" w:hAnsi="宋体" w:cs="宋体"/>
          <w:szCs w:val="21"/>
        </w:rPr>
        <w:t>第十章  合同的授予与备案</w:t>
      </w:r>
    </w:p>
    <w:p>
      <w:pPr>
        <w:spacing w:line="360" w:lineRule="auto"/>
        <w:rPr>
          <w:rFonts w:ascii="宋体" w:hAnsi="宋体" w:cs="宋体"/>
          <w:szCs w:val="21"/>
        </w:rPr>
      </w:pPr>
      <w:r>
        <w:rPr>
          <w:rFonts w:hint="eastAsia" w:ascii="宋体" w:hAnsi="宋体" w:cs="宋体"/>
          <w:szCs w:val="21"/>
        </w:rPr>
        <w:t>第十一章  质疑处理</w:t>
      </w:r>
    </w:p>
    <w:p>
      <w:pPr>
        <w:spacing w:line="360" w:lineRule="auto"/>
        <w:rPr>
          <w:rFonts w:ascii="宋体" w:hAnsi="宋体" w:cs="宋体"/>
          <w:szCs w:val="21"/>
        </w:rPr>
      </w:pPr>
      <w:r>
        <w:rPr>
          <w:rFonts w:hint="eastAsia" w:ascii="宋体" w:hAnsi="宋体" w:cs="宋体"/>
          <w:szCs w:val="21"/>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spacing w:line="360" w:lineRule="auto"/>
        <w:rPr>
          <w:rFonts w:ascii="宋体" w:hAnsi="宋体" w:cs="宋体"/>
          <w:szCs w:val="21"/>
        </w:rPr>
      </w:pPr>
      <w:r>
        <w:rPr>
          <w:rFonts w:hint="eastAsia" w:ascii="宋体" w:hAnsi="宋体" w:cs="宋体"/>
          <w:szCs w:val="21"/>
        </w:rPr>
        <w:t>11.3</w:t>
      </w:r>
      <w:r>
        <w:rPr>
          <w:rFonts w:hint="eastAsia" w:ascii="宋体" w:hAnsi="宋体" w:cs="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spacing w:line="360" w:lineRule="auto"/>
        <w:rPr>
          <w:rFonts w:ascii="宋体" w:hAnsi="宋体" w:cs="宋体"/>
          <w:sz w:val="24"/>
        </w:rPr>
      </w:pPr>
      <w:r>
        <w:rPr>
          <w:rFonts w:hint="eastAsia" w:ascii="宋体" w:hAnsi="宋体" w:cs="宋体"/>
          <w:sz w:val="24"/>
        </w:rPr>
        <w:t>12．招标文件的澄清</w:t>
      </w:r>
    </w:p>
    <w:p>
      <w:pPr>
        <w:spacing w:line="360" w:lineRule="auto"/>
        <w:rPr>
          <w:rFonts w:ascii="宋体" w:hAnsi="宋体" w:cs="宋体"/>
          <w:szCs w:val="21"/>
        </w:rPr>
      </w:pPr>
      <w:r>
        <w:rPr>
          <w:rFonts w:hint="eastAsia" w:ascii="宋体" w:hAnsi="宋体" w:cs="宋体"/>
          <w:szCs w:val="21"/>
        </w:rPr>
        <w:t>12.1招标文件澄清的目的是澄清、解答投标人在查阅招标文件后或现场踏勘中可能提出的与投标有关的疑问或询问。</w:t>
      </w:r>
    </w:p>
    <w:p>
      <w:pPr>
        <w:spacing w:line="360" w:lineRule="auto"/>
        <w:rPr>
          <w:rFonts w:ascii="宋体" w:hAnsi="宋体" w:cs="宋体"/>
          <w:szCs w:val="21"/>
        </w:rPr>
      </w:pPr>
      <w:r>
        <w:rPr>
          <w:rFonts w:hint="eastAsia" w:ascii="宋体" w:hAnsi="宋体" w:cs="宋体"/>
          <w:szCs w:val="21"/>
        </w:rPr>
        <w:t>12.2投标人如对招标文件内容有疑问，应当在招标公告规定的澄清（提问）截止时间前以网上提问的形式通过网上政府采购系统提交政府集中采购机构。</w:t>
      </w:r>
    </w:p>
    <w:p>
      <w:pPr>
        <w:spacing w:line="360" w:lineRule="auto"/>
        <w:rPr>
          <w:rFonts w:ascii="宋体" w:hAnsi="宋体" w:cs="宋体"/>
          <w:szCs w:val="21"/>
        </w:rPr>
      </w:pPr>
      <w:r>
        <w:rPr>
          <w:rFonts w:hint="eastAsia" w:ascii="宋体" w:hAnsi="宋体" w:cs="宋体"/>
          <w:szCs w:val="21"/>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pPr>
        <w:spacing w:line="360" w:lineRule="auto"/>
        <w:rPr>
          <w:rFonts w:ascii="宋体" w:hAnsi="宋体" w:cs="宋体"/>
          <w:sz w:val="24"/>
        </w:rPr>
      </w:pPr>
      <w:r>
        <w:rPr>
          <w:rFonts w:hint="eastAsia" w:ascii="宋体" w:hAnsi="宋体" w:cs="宋体"/>
          <w:sz w:val="24"/>
        </w:rPr>
        <w:t>13．招标文件的修改</w:t>
      </w:r>
    </w:p>
    <w:p>
      <w:pPr>
        <w:spacing w:line="360" w:lineRule="auto"/>
        <w:rPr>
          <w:rFonts w:ascii="宋体" w:hAnsi="宋体" w:cs="宋体"/>
          <w:szCs w:val="21"/>
        </w:rPr>
      </w:pPr>
      <w:r>
        <w:rPr>
          <w:rFonts w:hint="eastAsia" w:ascii="宋体" w:hAnsi="宋体" w:cs="宋体"/>
          <w:szCs w:val="21"/>
        </w:rPr>
        <w:t>13.1招标文件发出后，在投标截止日期前任何时候，确需要变更招标文件内容的，政府集中采购机构可主动或在解答投标人提出的澄清问题时对招标文件进行修改。</w:t>
      </w:r>
    </w:p>
    <w:p>
      <w:pPr>
        <w:spacing w:line="360" w:lineRule="auto"/>
        <w:rPr>
          <w:rFonts w:ascii="宋体" w:hAnsi="宋体" w:cs="宋体"/>
          <w:szCs w:val="21"/>
        </w:rPr>
      </w:pPr>
      <w:r>
        <w:rPr>
          <w:rFonts w:hint="eastAsia" w:ascii="宋体" w:hAnsi="宋体" w:cs="宋体"/>
          <w:szCs w:val="21"/>
        </w:rPr>
        <w:t>13.2招标文件的修改以书面形式（包括政府集中采购机构网站发布方式，如更正公告等）发送给所有投标人，招标文件的修改内容作为招标文件的组成部分，并具有约束力。</w:t>
      </w:r>
    </w:p>
    <w:p>
      <w:pPr>
        <w:spacing w:line="360" w:lineRule="auto"/>
        <w:rPr>
          <w:rFonts w:ascii="宋体" w:hAnsi="宋体" w:cs="宋体"/>
          <w:szCs w:val="21"/>
        </w:rPr>
      </w:pPr>
      <w:r>
        <w:rPr>
          <w:rFonts w:hint="eastAsia" w:ascii="宋体" w:hAnsi="宋体" w:cs="宋体"/>
          <w:szCs w:val="21"/>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spacing w:line="360" w:lineRule="auto"/>
        <w:rPr>
          <w:rFonts w:ascii="宋体" w:hAnsi="宋体" w:cs="宋体"/>
          <w:szCs w:val="21"/>
        </w:rPr>
      </w:pPr>
      <w:r>
        <w:rPr>
          <w:rFonts w:hint="eastAsia" w:ascii="宋体" w:hAnsi="宋体" w:cs="宋体"/>
          <w:szCs w:val="21"/>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9"/>
    </w:p>
    <w:p>
      <w:pPr>
        <w:spacing w:line="360" w:lineRule="auto"/>
        <w:rPr>
          <w:rFonts w:ascii="宋体" w:hAnsi="宋体" w:cs="宋体"/>
          <w:szCs w:val="21"/>
        </w:rPr>
      </w:pPr>
    </w:p>
    <w:p>
      <w:pPr>
        <w:pStyle w:val="5"/>
        <w:numPr>
          <w:ilvl w:val="0"/>
          <w:numId w:val="4"/>
        </w:numPr>
        <w:spacing w:before="0" w:after="0" w:line="360" w:lineRule="auto"/>
        <w:ind w:left="0" w:firstLine="0"/>
        <w:rPr>
          <w:rFonts w:cs="宋体"/>
          <w:sz w:val="28"/>
          <w:szCs w:val="28"/>
        </w:rPr>
      </w:pPr>
      <w:r>
        <w:rPr>
          <w:rFonts w:hint="eastAsia" w:cs="宋体"/>
          <w:sz w:val="28"/>
          <w:szCs w:val="28"/>
        </w:rPr>
        <w:t>投标文件的编制</w:t>
      </w:r>
    </w:p>
    <w:p>
      <w:pPr>
        <w:spacing w:line="360" w:lineRule="auto"/>
        <w:rPr>
          <w:rFonts w:ascii="宋体" w:hAnsi="宋体" w:cs="宋体"/>
          <w:sz w:val="24"/>
        </w:rPr>
      </w:pPr>
      <w:r>
        <w:rPr>
          <w:rFonts w:hint="eastAsia" w:ascii="宋体" w:hAnsi="宋体" w:cs="宋体"/>
          <w:sz w:val="24"/>
        </w:rPr>
        <w:t>14．</w:t>
      </w:r>
      <w:bookmarkStart w:id="100" w:name="_Hlk72400236"/>
      <w:r>
        <w:rPr>
          <w:rFonts w:hint="eastAsia" w:ascii="宋体" w:hAnsi="宋体" w:cs="宋体"/>
          <w:sz w:val="24"/>
        </w:rPr>
        <w:t>投标文件的语言及度量单位</w:t>
      </w:r>
    </w:p>
    <w:p>
      <w:pPr>
        <w:spacing w:line="360" w:lineRule="auto"/>
        <w:rPr>
          <w:rFonts w:ascii="宋体" w:hAnsi="宋体" w:cs="宋体"/>
          <w:szCs w:val="21"/>
        </w:rPr>
      </w:pPr>
      <w:r>
        <w:rPr>
          <w:rFonts w:hint="eastAsia" w:ascii="宋体" w:hAnsi="宋体" w:cs="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spacing w:line="360" w:lineRule="auto"/>
        <w:rPr>
          <w:rFonts w:ascii="宋体" w:hAnsi="宋体" w:cs="宋体"/>
          <w:szCs w:val="21"/>
        </w:rPr>
      </w:pPr>
      <w:r>
        <w:rPr>
          <w:rFonts w:hint="eastAsia" w:ascii="宋体" w:hAnsi="宋体" w:cs="宋体"/>
          <w:szCs w:val="21"/>
        </w:rPr>
        <w:t>14.2 除技术规范另有规定外，投标文件使用的度量单位，均采用中华人民共和国法定计量单位。</w:t>
      </w:r>
    </w:p>
    <w:bookmarkEnd w:id="100"/>
    <w:p>
      <w:pPr>
        <w:spacing w:line="360" w:lineRule="auto"/>
        <w:rPr>
          <w:rFonts w:ascii="宋体" w:hAnsi="宋体" w:cs="宋体"/>
          <w:sz w:val="24"/>
        </w:rPr>
      </w:pPr>
      <w:r>
        <w:rPr>
          <w:rFonts w:hint="eastAsia" w:ascii="宋体" w:hAnsi="宋体" w:cs="宋体"/>
          <w:sz w:val="24"/>
        </w:rPr>
        <w:t>15．</w:t>
      </w:r>
      <w:bookmarkStart w:id="101" w:name="_Hlk72401567"/>
      <w:r>
        <w:rPr>
          <w:rFonts w:hint="eastAsia" w:ascii="宋体" w:hAnsi="宋体" w:cs="宋体"/>
          <w:sz w:val="24"/>
        </w:rPr>
        <w:t>投标文件的组成</w:t>
      </w:r>
    </w:p>
    <w:p>
      <w:pPr>
        <w:spacing w:line="360" w:lineRule="auto"/>
        <w:rPr>
          <w:rFonts w:ascii="宋体" w:hAnsi="宋体" w:cs="宋体"/>
          <w:szCs w:val="21"/>
        </w:rPr>
      </w:pPr>
      <w:r>
        <w:rPr>
          <w:rFonts w:hint="eastAsia" w:ascii="宋体" w:hAnsi="宋体" w:cs="宋体"/>
          <w:szCs w:val="21"/>
        </w:rPr>
        <w:t>具体内容在招标文件专用条款中进行规定。</w:t>
      </w:r>
    </w:p>
    <w:p>
      <w:pPr>
        <w:spacing w:line="360" w:lineRule="auto"/>
        <w:rPr>
          <w:rFonts w:ascii="宋体" w:hAnsi="宋体" w:cs="宋体"/>
          <w:sz w:val="24"/>
        </w:rPr>
      </w:pPr>
      <w:r>
        <w:rPr>
          <w:rFonts w:hint="eastAsia" w:ascii="宋体" w:hAnsi="宋体" w:cs="宋体"/>
          <w:sz w:val="24"/>
        </w:rPr>
        <w:t>16．投标文件格式</w:t>
      </w:r>
    </w:p>
    <w:p>
      <w:pPr>
        <w:spacing w:line="360" w:lineRule="auto"/>
        <w:rPr>
          <w:rFonts w:ascii="宋体" w:hAnsi="宋体" w:cs="宋体"/>
          <w:szCs w:val="21"/>
        </w:rPr>
      </w:pPr>
      <w:r>
        <w:rPr>
          <w:rFonts w:hint="eastAsia" w:ascii="宋体" w:hAnsi="宋体" w:cs="宋体"/>
          <w:szCs w:val="21"/>
        </w:rPr>
        <w:t>投标文件包括本通用条款第15条中规定的内容。如招标文件提供了投标文件格式，则</w:t>
      </w:r>
      <w:r>
        <w:rPr>
          <w:rFonts w:hint="eastAsia" w:ascii="宋体" w:hAnsi="宋体" w:cs="宋体"/>
          <w:b/>
          <w:bCs/>
          <w:szCs w:val="21"/>
        </w:rPr>
        <w:t>投标人提交的投标文件应毫无例外地使用招标文件所提供的相应格式</w:t>
      </w:r>
      <w:r>
        <w:rPr>
          <w:rFonts w:hint="eastAsia" w:ascii="宋体" w:hAnsi="宋体" w:cs="宋体"/>
          <w:szCs w:val="21"/>
        </w:rPr>
        <w:t>（表格均可按同样格式扩展）。</w:t>
      </w:r>
    </w:p>
    <w:p>
      <w:pPr>
        <w:spacing w:line="360" w:lineRule="auto"/>
        <w:rPr>
          <w:rFonts w:ascii="宋体" w:hAnsi="宋体" w:cs="宋体"/>
          <w:sz w:val="24"/>
        </w:rPr>
      </w:pPr>
      <w:r>
        <w:rPr>
          <w:rFonts w:hint="eastAsia" w:ascii="宋体" w:hAnsi="宋体" w:cs="宋体"/>
          <w:sz w:val="24"/>
        </w:rPr>
        <w:t>17．投标货币</w:t>
      </w:r>
    </w:p>
    <w:p>
      <w:pPr>
        <w:spacing w:line="360" w:lineRule="auto"/>
        <w:rPr>
          <w:rFonts w:ascii="宋体" w:hAnsi="宋体" w:cs="宋体"/>
          <w:szCs w:val="21"/>
        </w:rPr>
      </w:pPr>
      <w:r>
        <w:rPr>
          <w:rFonts w:hint="eastAsia" w:ascii="宋体" w:hAnsi="宋体" w:cs="宋体"/>
          <w:szCs w:val="21"/>
        </w:rPr>
        <w:t>本项目的投标报价应以人民币计。</w:t>
      </w:r>
    </w:p>
    <w:bookmarkEnd w:id="101"/>
    <w:p>
      <w:pPr>
        <w:spacing w:line="360" w:lineRule="auto"/>
        <w:rPr>
          <w:rFonts w:ascii="宋体" w:hAnsi="宋体" w:cs="宋体"/>
          <w:sz w:val="24"/>
        </w:rPr>
      </w:pPr>
      <w:r>
        <w:rPr>
          <w:rFonts w:hint="eastAsia" w:ascii="宋体" w:hAnsi="宋体" w:cs="宋体"/>
          <w:sz w:val="24"/>
        </w:rPr>
        <w:t>18．</w:t>
      </w:r>
      <w:bookmarkStart w:id="102" w:name="_Hlk72401735"/>
      <w:r>
        <w:rPr>
          <w:rFonts w:hint="eastAsia" w:ascii="宋体" w:hAnsi="宋体" w:cs="宋体"/>
          <w:sz w:val="24"/>
        </w:rPr>
        <w:t>证明投标文件投标技术方案的合格性和符合招标文件规定的文件要求</w:t>
      </w:r>
    </w:p>
    <w:p>
      <w:pPr>
        <w:spacing w:line="360" w:lineRule="auto"/>
        <w:rPr>
          <w:rFonts w:ascii="宋体" w:hAnsi="宋体" w:cs="宋体"/>
          <w:szCs w:val="21"/>
        </w:rPr>
      </w:pPr>
      <w:r>
        <w:rPr>
          <w:rFonts w:hint="eastAsia" w:ascii="宋体" w:hAnsi="宋体" w:cs="宋体"/>
          <w:szCs w:val="21"/>
        </w:rPr>
        <w:t>18.1 投标人应提交证明文件，证明其投标技术方案项下的货物和服务的合格性符合招标文件规定。该投标技术方案及其证明文件均作为投标文件组成部分。</w:t>
      </w:r>
    </w:p>
    <w:p>
      <w:pPr>
        <w:spacing w:line="360" w:lineRule="auto"/>
        <w:rPr>
          <w:rFonts w:ascii="宋体" w:hAnsi="宋体" w:cs="宋体"/>
          <w:szCs w:val="21"/>
        </w:rPr>
      </w:pPr>
      <w:r>
        <w:rPr>
          <w:rFonts w:hint="eastAsia" w:ascii="宋体" w:hAnsi="宋体" w:cs="宋体"/>
          <w:szCs w:val="21"/>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spacing w:line="360" w:lineRule="auto"/>
        <w:rPr>
          <w:rFonts w:ascii="宋体" w:hAnsi="宋体" w:cs="宋体"/>
          <w:szCs w:val="21"/>
        </w:rPr>
      </w:pPr>
      <w:r>
        <w:rPr>
          <w:rFonts w:hint="eastAsia" w:ascii="宋体" w:hAnsi="宋体" w:cs="宋体"/>
          <w:szCs w:val="21"/>
        </w:rPr>
        <w:t>18.2.1主要技术指标和性能的详细说明。</w:t>
      </w:r>
    </w:p>
    <w:p>
      <w:pPr>
        <w:spacing w:line="360" w:lineRule="auto"/>
        <w:rPr>
          <w:rFonts w:ascii="宋体" w:hAnsi="宋体" w:cs="宋体"/>
          <w:szCs w:val="21"/>
        </w:rPr>
      </w:pPr>
      <w:r>
        <w:rPr>
          <w:rFonts w:hint="eastAsia" w:ascii="宋体" w:hAnsi="宋体" w:cs="宋体"/>
          <w:szCs w:val="21"/>
        </w:rPr>
        <w:t>18.2.2投标产品从采购人开始使用至招标文件中规定的周期内正常、连续地使用所必须的备件和专用工具清单，包括备件和专用工具的货源及现行价格。</w:t>
      </w:r>
    </w:p>
    <w:p>
      <w:pPr>
        <w:spacing w:line="360" w:lineRule="auto"/>
        <w:rPr>
          <w:rFonts w:ascii="宋体" w:hAnsi="宋体" w:cs="宋体"/>
          <w:szCs w:val="21"/>
        </w:rPr>
      </w:pPr>
      <w:r>
        <w:rPr>
          <w:rFonts w:hint="eastAsia" w:ascii="宋体" w:hAnsi="宋体" w:cs="宋体"/>
          <w:szCs w:val="21"/>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spacing w:line="360" w:lineRule="auto"/>
        <w:rPr>
          <w:rFonts w:ascii="宋体" w:hAnsi="宋体" w:cs="宋体"/>
          <w:szCs w:val="21"/>
        </w:rPr>
      </w:pPr>
      <w:r>
        <w:rPr>
          <w:rFonts w:hint="eastAsia" w:ascii="宋体" w:hAnsi="宋体" w:cs="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ascii="宋体" w:hAnsi="宋体" w:cs="宋体"/>
        </w:rPr>
        <w:t>清晰度要求能够使用电脑阅读、识别和判断</w:t>
      </w:r>
      <w:r>
        <w:rPr>
          <w:rFonts w:hint="eastAsia" w:ascii="宋体" w:hAnsi="宋体" w:cs="宋体"/>
          <w:szCs w:val="21"/>
        </w:rPr>
        <w:t>；</w:t>
      </w:r>
    </w:p>
    <w:p>
      <w:pPr>
        <w:spacing w:line="360" w:lineRule="auto"/>
        <w:rPr>
          <w:rFonts w:ascii="宋体" w:hAnsi="宋体" w:cs="宋体"/>
          <w:szCs w:val="21"/>
        </w:rPr>
      </w:pPr>
      <w:r>
        <w:rPr>
          <w:rFonts w:hint="eastAsia" w:ascii="宋体" w:hAnsi="宋体" w:cs="宋体"/>
          <w:szCs w:val="21"/>
        </w:rPr>
        <w:t>18.2.5我国政府机构出具的产品检验和核准证件应为证件正面、背面和附件标注的全部具体内容；产品检验和核准证件的尺寸和清晰度应该能够在电脑上被阅读、识别和判断，提供原件扫描件。</w:t>
      </w:r>
    </w:p>
    <w:p>
      <w:pPr>
        <w:spacing w:line="360" w:lineRule="auto"/>
        <w:rPr>
          <w:rFonts w:ascii="宋体" w:hAnsi="宋体" w:cs="宋体"/>
          <w:szCs w:val="21"/>
        </w:rPr>
      </w:pPr>
      <w:r>
        <w:rPr>
          <w:rFonts w:hint="eastAsia" w:ascii="宋体" w:hAnsi="宋体" w:cs="宋体"/>
          <w:szCs w:val="21"/>
        </w:rPr>
        <w:t>18.3相关资料不符合18.2款要求的，评审委员会有权认定为投标技术方案不合格响应，其相关分数予以扣减或作投标无效处理。</w:t>
      </w:r>
    </w:p>
    <w:p>
      <w:pPr>
        <w:spacing w:line="360" w:lineRule="auto"/>
        <w:rPr>
          <w:rFonts w:ascii="宋体" w:hAnsi="宋体" w:cs="宋体"/>
          <w:szCs w:val="21"/>
        </w:rPr>
      </w:pPr>
      <w:r>
        <w:rPr>
          <w:rFonts w:hint="eastAsia" w:ascii="宋体" w:hAnsi="宋体" w:cs="宋体"/>
          <w:szCs w:val="21"/>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ascii="宋体" w:hAnsi="宋体" w:cs="宋体"/>
        </w:rPr>
        <w:t>满足要求</w:t>
      </w:r>
      <w:r>
        <w:rPr>
          <w:rFonts w:hint="eastAsia" w:ascii="宋体" w:hAnsi="宋体" w:cs="宋体"/>
          <w:szCs w:val="21"/>
        </w:rPr>
        <w:t>，由评审委员会来评判。</w:t>
      </w:r>
    </w:p>
    <w:p>
      <w:pPr>
        <w:spacing w:line="360" w:lineRule="auto"/>
        <w:rPr>
          <w:rFonts w:ascii="宋体" w:hAnsi="宋体" w:cs="宋体"/>
          <w:szCs w:val="21"/>
        </w:rPr>
      </w:pPr>
      <w:r>
        <w:rPr>
          <w:rFonts w:hint="eastAsia" w:ascii="宋体" w:hAnsi="宋体" w:cs="宋体"/>
          <w:szCs w:val="21"/>
        </w:rPr>
        <w:t>18.5除非另有规定或说明，投标人对同一项目投标时，不得同时提供两套或两套以上的投标方案。</w:t>
      </w:r>
    </w:p>
    <w:bookmarkEnd w:id="102"/>
    <w:p>
      <w:pPr>
        <w:spacing w:line="360" w:lineRule="auto"/>
        <w:rPr>
          <w:rFonts w:ascii="宋体" w:hAnsi="宋体" w:cs="宋体"/>
          <w:sz w:val="24"/>
        </w:rPr>
      </w:pPr>
      <w:r>
        <w:rPr>
          <w:rFonts w:hint="eastAsia" w:ascii="宋体" w:hAnsi="宋体" w:cs="宋体"/>
          <w:sz w:val="24"/>
        </w:rPr>
        <w:t>19．</w:t>
      </w:r>
      <w:bookmarkStart w:id="103" w:name="_Hlk72402034"/>
      <w:r>
        <w:rPr>
          <w:rFonts w:hint="eastAsia" w:ascii="宋体" w:hAnsi="宋体" w:cs="宋体"/>
          <w:sz w:val="24"/>
        </w:rPr>
        <w:t>投标文件其他证明文件的要求</w:t>
      </w:r>
    </w:p>
    <w:p>
      <w:pPr>
        <w:spacing w:line="360" w:lineRule="auto"/>
        <w:rPr>
          <w:rFonts w:ascii="宋体" w:hAnsi="宋体" w:cs="宋体"/>
          <w:color w:val="FF0000"/>
          <w:szCs w:val="21"/>
        </w:rPr>
      </w:pPr>
      <w:r>
        <w:rPr>
          <w:rFonts w:hint="eastAsia" w:ascii="宋体" w:hAnsi="宋体" w:cs="宋体"/>
          <w:sz w:val="24"/>
        </w:rPr>
        <w:t xml:space="preserve">    </w:t>
      </w:r>
      <w:r>
        <w:rPr>
          <w:rFonts w:hint="eastAsia" w:ascii="宋体" w:hAnsi="宋体" w:cs="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04" w:name="_Hlk71407299"/>
    </w:p>
    <w:bookmarkEnd w:id="104"/>
    <w:p>
      <w:pPr>
        <w:spacing w:line="360" w:lineRule="auto"/>
        <w:rPr>
          <w:rFonts w:ascii="宋体" w:hAnsi="宋体" w:cs="宋体"/>
          <w:szCs w:val="21"/>
        </w:rPr>
      </w:pPr>
      <w:r>
        <w:rPr>
          <w:rFonts w:hint="eastAsia" w:ascii="宋体" w:hAnsi="宋体" w:cs="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spacing w:line="360" w:lineRule="auto"/>
        <w:rPr>
          <w:rFonts w:ascii="宋体" w:hAnsi="宋体" w:cs="宋体"/>
          <w:sz w:val="24"/>
        </w:rPr>
      </w:pPr>
      <w:r>
        <w:rPr>
          <w:rFonts w:hint="eastAsia" w:ascii="宋体" w:hAnsi="宋体" w:cs="宋体"/>
          <w:sz w:val="24"/>
        </w:rPr>
        <w:t>20．投标有效期</w:t>
      </w:r>
    </w:p>
    <w:bookmarkEnd w:id="103"/>
    <w:p>
      <w:pPr>
        <w:spacing w:line="360" w:lineRule="auto"/>
        <w:rPr>
          <w:rFonts w:ascii="宋体" w:hAnsi="宋体" w:cs="宋体"/>
          <w:szCs w:val="21"/>
        </w:rPr>
      </w:pPr>
      <w:bookmarkStart w:id="105" w:name="_Hlk72402214"/>
      <w:r>
        <w:rPr>
          <w:rFonts w:hint="eastAsia" w:ascii="宋体" w:hAnsi="宋体" w:cs="宋体"/>
          <w:szCs w:val="21"/>
        </w:rPr>
        <w:t>20.1 投标有效期为从投标截止之日算起的日历天数。在此期限内，所有投标文件均保持有效。</w:t>
      </w:r>
    </w:p>
    <w:p>
      <w:pPr>
        <w:spacing w:line="360" w:lineRule="auto"/>
        <w:rPr>
          <w:rFonts w:ascii="宋体" w:hAnsi="宋体" w:cs="宋体"/>
          <w:szCs w:val="21"/>
        </w:rPr>
      </w:pPr>
      <w:r>
        <w:rPr>
          <w:rFonts w:hint="eastAsia" w:ascii="宋体" w:hAnsi="宋体" w:cs="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spacing w:line="360" w:lineRule="auto"/>
        <w:rPr>
          <w:rFonts w:ascii="宋体" w:hAnsi="宋体" w:cs="宋体"/>
          <w:szCs w:val="21"/>
        </w:rPr>
      </w:pPr>
      <w:r>
        <w:rPr>
          <w:rFonts w:hint="eastAsia" w:ascii="宋体" w:hAnsi="宋体" w:cs="宋体"/>
          <w:szCs w:val="21"/>
        </w:rPr>
        <w:t>20.3 中标供应商的投标文件有效期，截止于完成本招标文件规定的全部项目内容，并通过竣工验收及保修期结束。</w:t>
      </w:r>
    </w:p>
    <w:bookmarkEnd w:id="105"/>
    <w:p>
      <w:pPr>
        <w:spacing w:line="360" w:lineRule="auto"/>
        <w:rPr>
          <w:rFonts w:ascii="宋体" w:hAnsi="宋体" w:cs="宋体"/>
          <w:sz w:val="24"/>
        </w:rPr>
      </w:pPr>
      <w:r>
        <w:rPr>
          <w:rFonts w:hint="eastAsia" w:ascii="宋体" w:hAnsi="宋体" w:cs="宋体"/>
          <w:sz w:val="24"/>
        </w:rPr>
        <w:t>21．</w:t>
      </w:r>
      <w:bookmarkStart w:id="106" w:name="_Hlk72402325"/>
      <w:r>
        <w:rPr>
          <w:rFonts w:hint="eastAsia" w:ascii="宋体" w:hAnsi="宋体" w:cs="宋体"/>
          <w:sz w:val="24"/>
        </w:rPr>
        <w:t xml:space="preserve">关于投标保证金 </w:t>
      </w:r>
    </w:p>
    <w:p>
      <w:pPr>
        <w:spacing w:line="360" w:lineRule="auto"/>
        <w:rPr>
          <w:rFonts w:ascii="宋体" w:hAnsi="宋体" w:cs="宋体"/>
          <w:szCs w:val="21"/>
        </w:rPr>
      </w:pPr>
      <w:r>
        <w:rPr>
          <w:rFonts w:hint="eastAsia" w:ascii="宋体" w:hAnsi="宋体" w:cs="宋体"/>
          <w:szCs w:val="21"/>
        </w:rPr>
        <w:t xml:space="preserve">    21.1</w:t>
      </w:r>
      <w:r>
        <w:rPr>
          <w:rFonts w:hint="eastAsia" w:ascii="宋体" w:hAnsi="宋体" w:cs="宋体"/>
        </w:rPr>
        <w:t>根据《深圳市财政局关于调整政府采购投标（响应）保证金管理政策的通知》（深财购〔2021〕51号）文的规定，本项目不收取投标保证金。</w:t>
      </w:r>
    </w:p>
    <w:p>
      <w:pPr>
        <w:spacing w:line="360" w:lineRule="auto"/>
        <w:rPr>
          <w:rFonts w:ascii="宋体" w:hAnsi="宋体" w:cs="宋体"/>
          <w:sz w:val="24"/>
        </w:rPr>
      </w:pPr>
      <w:r>
        <w:rPr>
          <w:rFonts w:hint="eastAsia" w:ascii="宋体" w:hAnsi="宋体" w:cs="宋体"/>
          <w:sz w:val="24"/>
        </w:rPr>
        <w:t>22．投标人的替代方案</w:t>
      </w:r>
    </w:p>
    <w:p>
      <w:pPr>
        <w:spacing w:line="360" w:lineRule="auto"/>
        <w:rPr>
          <w:rFonts w:ascii="宋体" w:hAnsi="宋体" w:cs="宋体"/>
          <w:szCs w:val="21"/>
        </w:rPr>
      </w:pPr>
      <w:r>
        <w:rPr>
          <w:rFonts w:hint="eastAsia" w:ascii="宋体" w:hAnsi="宋体" w:cs="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spacing w:line="360" w:lineRule="auto"/>
        <w:rPr>
          <w:rFonts w:ascii="宋体" w:hAnsi="宋体" w:cs="宋体"/>
          <w:szCs w:val="21"/>
        </w:rPr>
      </w:pPr>
      <w:r>
        <w:rPr>
          <w:rFonts w:hint="eastAsia" w:ascii="宋体" w:hAnsi="宋体" w:cs="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06"/>
    <w:p>
      <w:pPr>
        <w:spacing w:line="360" w:lineRule="auto"/>
        <w:rPr>
          <w:rFonts w:ascii="宋体" w:hAnsi="宋体" w:cs="宋体"/>
          <w:sz w:val="24"/>
        </w:rPr>
      </w:pPr>
      <w:r>
        <w:rPr>
          <w:rFonts w:hint="eastAsia" w:ascii="宋体" w:hAnsi="宋体" w:cs="宋体"/>
          <w:sz w:val="24"/>
        </w:rPr>
        <w:t>23．</w:t>
      </w:r>
      <w:bookmarkStart w:id="107" w:name="_Hlk72402860"/>
      <w:r>
        <w:rPr>
          <w:rFonts w:hint="eastAsia" w:ascii="宋体" w:hAnsi="宋体" w:cs="宋体"/>
          <w:sz w:val="24"/>
        </w:rPr>
        <w:t>投标文件的制作要求</w:t>
      </w:r>
    </w:p>
    <w:p>
      <w:pPr>
        <w:spacing w:line="360" w:lineRule="auto"/>
        <w:rPr>
          <w:rFonts w:ascii="宋体" w:hAnsi="宋体" w:cs="宋体"/>
        </w:rPr>
      </w:pPr>
      <w:r>
        <w:rPr>
          <w:rFonts w:hint="eastAsia" w:ascii="宋体" w:hAnsi="宋体" w:cs="宋体"/>
        </w:rPr>
        <w:t>23.1投标人应准备所投项目的电子投标文件一份。此电子投标文件须由投标人根据政府集中采购机构提供的后缀名为. szczf的电子招标文件，下载并使用相应的深圳智慧采购平台投标文件制作专用软件打开招标文件（.szczf格式）【下载地址：http://zfcg.szggzy.com:8081/cgxy/013002/list.html】。</w:t>
      </w:r>
    </w:p>
    <w:p>
      <w:pPr>
        <w:spacing w:line="360" w:lineRule="auto"/>
        <w:rPr>
          <w:rFonts w:ascii="宋体" w:hAnsi="宋体" w:cs="宋体"/>
        </w:rPr>
      </w:pPr>
      <w:r>
        <w:rPr>
          <w:rFonts w:hint="eastAsia" w:ascii="宋体" w:hAnsi="宋体" w:cs="宋体"/>
        </w:rPr>
        <w:t>23.2投标人在使用《投标书编制软件》编制投标书时须注意：</w:t>
      </w:r>
    </w:p>
    <w:p>
      <w:pPr>
        <w:spacing w:line="360" w:lineRule="auto"/>
        <w:rPr>
          <w:rFonts w:ascii="宋体" w:hAnsi="宋体" w:cs="宋体"/>
        </w:rPr>
      </w:pPr>
      <w:r>
        <w:rPr>
          <w:rFonts w:hint="eastAsia" w:ascii="宋体" w:hAnsi="宋体" w:cs="宋体"/>
        </w:rPr>
        <w:t>23.2.1导入《投标书编制软件》的招标文件项目编号、包号应与以此制作的投标文件项目编号、包号一致。例如，不能将甲项目A包的招标书导入《投标书编制软件》，制作乙项目B包的投标书。</w:t>
      </w:r>
    </w:p>
    <w:p>
      <w:pPr>
        <w:spacing w:line="360" w:lineRule="auto"/>
        <w:rPr>
          <w:rFonts w:ascii="宋体" w:hAnsi="宋体" w:cs="宋体"/>
        </w:rPr>
      </w:pPr>
      <w:r>
        <w:rPr>
          <w:rFonts w:hint="eastAsia" w:ascii="宋体" w:hAnsi="宋体" w:cs="宋体"/>
        </w:rPr>
        <w:t>23.2.2不能用非本公司的电子密钥加密本公司的投标文件，或者用其它公司的登录用户上传本公司的投标文件。</w:t>
      </w:r>
    </w:p>
    <w:p>
      <w:pPr>
        <w:spacing w:line="360" w:lineRule="auto"/>
        <w:rPr>
          <w:rFonts w:ascii="宋体" w:hAnsi="宋体" w:cs="宋体"/>
        </w:rPr>
      </w:pPr>
      <w:r>
        <w:rPr>
          <w:rFonts w:hint="eastAsia" w:ascii="宋体" w:hAnsi="宋体" w:cs="宋体"/>
        </w:rPr>
        <w:t>23.2.3要求用《投标书编制软件》编制投标书的包，不能用其它方式编制投标书。编制投标文件时，电脑须连通互联网。</w:t>
      </w:r>
    </w:p>
    <w:p>
      <w:pPr>
        <w:spacing w:line="360" w:lineRule="auto"/>
        <w:rPr>
          <w:rFonts w:ascii="宋体" w:hAnsi="宋体" w:cs="宋体"/>
        </w:rPr>
      </w:pPr>
      <w:r>
        <w:rPr>
          <w:rFonts w:hint="eastAsia" w:ascii="宋体" w:hAnsi="宋体" w:cs="宋体"/>
        </w:rPr>
        <w:t>23.2.4投标文件不能带病毒。政府集中采购机构将用专业杀毒软件对投标文件进行病毒检测，如果这两种软件均报告发现病毒，则政府集中采购机构认为该投标文件带病毒。</w:t>
      </w:r>
    </w:p>
    <w:p>
      <w:pPr>
        <w:spacing w:line="360" w:lineRule="auto"/>
        <w:rPr>
          <w:rFonts w:ascii="宋体" w:hAnsi="宋体" w:cs="宋体"/>
        </w:rPr>
      </w:pPr>
      <w:r>
        <w:rPr>
          <w:rFonts w:hint="eastAsia" w:ascii="宋体" w:hAnsi="宋体" w:cs="宋体"/>
        </w:rPr>
        <w:t>23.2.5完整填写“投标关键信息”，如下图所示：</w:t>
      </w:r>
    </w:p>
    <w:p>
      <w:pPr>
        <w:spacing w:line="360" w:lineRule="auto"/>
        <w:rPr>
          <w:rFonts w:ascii="宋体" w:hAnsi="宋体" w:cs="宋体"/>
        </w:rPr>
      </w:pPr>
      <w:r>
        <w:rPr>
          <w:rFonts w:hint="eastAsia" w:ascii="宋体" w:hAnsi="宋体" w:cs="宋体"/>
        </w:rPr>
        <w:drawing>
          <wp:inline distT="0" distB="0" distL="0" distR="0">
            <wp:extent cx="5278755" cy="2721610"/>
            <wp:effectExtent l="0" t="0" r="9525" b="635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spacing w:line="360" w:lineRule="auto"/>
        <w:rPr>
          <w:rFonts w:ascii="宋体" w:hAnsi="宋体" w:cs="宋体"/>
          <w:b/>
        </w:rPr>
      </w:pPr>
    </w:p>
    <w:p>
      <w:pPr>
        <w:spacing w:line="360" w:lineRule="auto"/>
        <w:rPr>
          <w:rFonts w:ascii="宋体" w:hAnsi="宋体" w:cs="宋体"/>
        </w:rPr>
      </w:pPr>
    </w:p>
    <w:p>
      <w:pPr>
        <w:spacing w:line="360" w:lineRule="auto"/>
        <w:rPr>
          <w:rFonts w:ascii="宋体" w:hAnsi="宋体" w:cs="宋体"/>
        </w:rPr>
      </w:pPr>
    </w:p>
    <w:p>
      <w:pPr>
        <w:widowControl/>
        <w:spacing w:line="360" w:lineRule="auto"/>
        <w:jc w:val="left"/>
        <w:rPr>
          <w:rFonts w:ascii="宋体" w:hAnsi="宋体" w:cs="宋体"/>
          <w:kern w:val="0"/>
          <w:sz w:val="24"/>
        </w:rPr>
      </w:pPr>
    </w:p>
    <w:p>
      <w:pPr>
        <w:spacing w:line="360" w:lineRule="auto"/>
        <w:rPr>
          <w:rFonts w:ascii="宋体" w:hAnsi="宋体" w:cs="宋体"/>
          <w:b/>
        </w:rPr>
      </w:pPr>
      <w:r>
        <w:rPr>
          <w:rFonts w:hint="eastAsia" w:ascii="宋体" w:hAnsi="宋体" w:cs="宋体"/>
          <w:b/>
        </w:rPr>
        <w:t>备注：上述“开标一览表”中的“投标报价”将作为价格分计算依据；其它信息仅是对投标文件相关内容的概括性表述，不作为评审依据。</w:t>
      </w:r>
    </w:p>
    <w:p>
      <w:pPr>
        <w:spacing w:line="360" w:lineRule="auto"/>
        <w:rPr>
          <w:rFonts w:ascii="宋体" w:hAnsi="宋体" w:cs="宋体"/>
        </w:rPr>
      </w:pPr>
      <w:r>
        <w:rPr>
          <w:rFonts w:hint="eastAsia" w:ascii="宋体" w:hAnsi="宋体" w:cs="宋体"/>
        </w:rPr>
        <w:t>23.2.6投标人在编辑投标文件时，</w:t>
      </w:r>
      <w:r>
        <w:rPr>
          <w:rFonts w:hint="eastAsia" w:ascii="宋体" w:hAnsi="宋体" w:cs="宋体"/>
          <w:b/>
        </w:rPr>
        <w:t>在投标文件目录中属于本节点内容的必须在本节点中填写，填写到其他节点或附件，</w:t>
      </w:r>
      <w:r>
        <w:rPr>
          <w:rFonts w:hint="eastAsia" w:ascii="宋体" w:hAnsi="宋体" w:cs="宋体"/>
        </w:rPr>
        <w:t>一切后果由供应商自行承担。</w:t>
      </w:r>
    </w:p>
    <w:p>
      <w:pPr>
        <w:spacing w:line="360" w:lineRule="auto"/>
        <w:rPr>
          <w:rFonts w:ascii="宋体" w:hAnsi="宋体" w:cs="宋体"/>
        </w:rPr>
      </w:pPr>
      <w:r>
        <w:rPr>
          <w:rFonts w:hint="eastAsia" w:ascii="宋体" w:hAnsi="宋体" w:cs="宋体"/>
        </w:rPr>
        <w:t>23.2.7投标文件编写完成后，</w:t>
      </w:r>
      <w:r>
        <w:rPr>
          <w:rFonts w:hint="eastAsia" w:ascii="宋体" w:hAnsi="宋体" w:cs="宋体"/>
          <w:b/>
        </w:rPr>
        <w:t>必须用属于投标人的电子密钥或电子营业执照进行加密，否则视同未盖公章，将导致投标文件无效。</w:t>
      </w:r>
    </w:p>
    <w:p>
      <w:pPr>
        <w:spacing w:line="360" w:lineRule="auto"/>
        <w:rPr>
          <w:rFonts w:ascii="宋体" w:hAnsi="宋体" w:cs="宋体"/>
        </w:rPr>
      </w:pPr>
      <w:r>
        <w:rPr>
          <w:rFonts w:hint="eastAsia" w:ascii="宋体" w:hAnsi="宋体" w:cs="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spacing w:line="360" w:lineRule="auto"/>
        <w:rPr>
          <w:rFonts w:ascii="宋体" w:hAnsi="宋体" w:cs="宋体"/>
        </w:rPr>
      </w:pPr>
      <w:r>
        <w:rPr>
          <w:rFonts w:hint="eastAsia" w:ascii="宋体" w:hAnsi="宋体" w:cs="宋体"/>
        </w:rPr>
        <w:t>23.2.9如果开标时出现网络故障、技术故障，影响了政府采购活动，政府集中采购机构有权采取措施如延期、接受无法从网上上传的投标书等，以保障政府采购活动的公开、公平和公正。</w:t>
      </w:r>
    </w:p>
    <w:p>
      <w:pPr>
        <w:spacing w:line="360" w:lineRule="auto"/>
        <w:rPr>
          <w:rFonts w:ascii="宋体" w:hAnsi="宋体" w:cs="宋体"/>
        </w:rPr>
      </w:pPr>
      <w:r>
        <w:rPr>
          <w:rFonts w:hint="eastAsia" w:ascii="宋体" w:hAnsi="宋体" w:cs="宋体"/>
        </w:rPr>
        <w:t>23.3电报、电话、传真形式的投标概不接受。</w:t>
      </w:r>
    </w:p>
    <w:p>
      <w:pPr>
        <w:spacing w:line="360" w:lineRule="auto"/>
        <w:rPr>
          <w:rFonts w:ascii="宋体" w:hAnsi="宋体" w:cs="宋体"/>
          <w:b/>
        </w:rPr>
      </w:pPr>
      <w:r>
        <w:rPr>
          <w:rFonts w:hint="eastAsia" w:ascii="宋体" w:hAnsi="宋体" w:cs="宋体"/>
          <w:b/>
        </w:rPr>
        <w:t>23.4经投标人电子密钥或电子营业执照加密的投标文件无须盖章或签字，</w:t>
      </w:r>
      <w:r>
        <w:rPr>
          <w:rFonts w:hint="eastAsia" w:ascii="宋体" w:hAnsi="宋体" w:cs="宋体"/>
        </w:rPr>
        <w:t>专用条款另有要求的除外。</w:t>
      </w:r>
    </w:p>
    <w:p>
      <w:pPr>
        <w:spacing w:line="360" w:lineRule="auto"/>
        <w:rPr>
          <w:rFonts w:ascii="宋体" w:hAnsi="宋体" w:cs="宋体"/>
        </w:rPr>
      </w:pPr>
      <w:r>
        <w:rPr>
          <w:rFonts w:hint="eastAsia" w:ascii="宋体" w:hAnsi="宋体" w:cs="宋体"/>
          <w:b/>
        </w:rPr>
        <w:t>23.5</w:t>
      </w:r>
      <w:r>
        <w:rPr>
          <w:rFonts w:hint="eastAsia" w:ascii="宋体" w:hAnsi="宋体" w:cs="宋体"/>
        </w:rPr>
        <w:t xml:space="preserve"> 各类资格（资质）文件提供扫描件，专用条款另有要求的除外。</w:t>
      </w:r>
      <w:bookmarkEnd w:id="107"/>
    </w:p>
    <w:p>
      <w:pPr>
        <w:spacing w:line="360" w:lineRule="auto"/>
        <w:rPr>
          <w:rFonts w:ascii="宋体" w:hAnsi="宋体" w:cs="宋体"/>
          <w:szCs w:val="21"/>
        </w:rPr>
      </w:pPr>
    </w:p>
    <w:p>
      <w:pPr>
        <w:pStyle w:val="5"/>
        <w:numPr>
          <w:ilvl w:val="0"/>
          <w:numId w:val="4"/>
        </w:numPr>
        <w:spacing w:before="0" w:after="0" w:line="360" w:lineRule="auto"/>
        <w:ind w:left="0" w:firstLine="0"/>
        <w:rPr>
          <w:rFonts w:cs="宋体"/>
          <w:sz w:val="28"/>
          <w:szCs w:val="28"/>
        </w:rPr>
      </w:pPr>
      <w:r>
        <w:rPr>
          <w:rFonts w:hint="eastAsia" w:cs="宋体"/>
          <w:sz w:val="28"/>
          <w:szCs w:val="28"/>
        </w:rPr>
        <w:t>投标文件的递交</w:t>
      </w:r>
    </w:p>
    <w:p>
      <w:pPr>
        <w:spacing w:line="360" w:lineRule="auto"/>
        <w:rPr>
          <w:rFonts w:ascii="宋体" w:hAnsi="宋体" w:cs="宋体"/>
          <w:sz w:val="24"/>
        </w:rPr>
      </w:pPr>
      <w:bookmarkStart w:id="108" w:name="_Hlk72405459"/>
      <w:r>
        <w:rPr>
          <w:rFonts w:hint="eastAsia" w:ascii="宋体" w:hAnsi="宋体" w:cs="宋体"/>
          <w:sz w:val="24"/>
        </w:rPr>
        <w:t>24．投标文件的保密</w:t>
      </w:r>
    </w:p>
    <w:p>
      <w:pPr>
        <w:spacing w:line="360" w:lineRule="auto"/>
        <w:rPr>
          <w:rFonts w:ascii="宋体" w:hAnsi="宋体" w:cs="宋体"/>
        </w:rPr>
      </w:pPr>
      <w:r>
        <w:rPr>
          <w:rFonts w:hint="eastAsia" w:ascii="宋体" w:hAnsi="宋体" w:cs="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投标截止时间后才能解密查看。在加密过程中，请按照软件提示进行操作。加密界面如下图所示：</w:t>
      </w:r>
    </w:p>
    <w:p>
      <w:pPr>
        <w:widowControl/>
        <w:spacing w:line="360" w:lineRule="auto"/>
        <w:jc w:val="left"/>
        <w:rPr>
          <w:rFonts w:ascii="宋体" w:hAnsi="宋体" w:cs="宋体"/>
          <w:kern w:val="0"/>
          <w:sz w:val="24"/>
        </w:rPr>
      </w:pPr>
      <w:r>
        <w:rPr>
          <w:rFonts w:hint="eastAsia" w:ascii="宋体" w:hAnsi="宋体" w:cs="宋体"/>
        </w:rPr>
        <w:drawing>
          <wp:inline distT="0" distB="0" distL="0" distR="0">
            <wp:extent cx="5278755" cy="2721610"/>
            <wp:effectExtent l="0" t="0" r="9525" b="635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spacing w:line="360" w:lineRule="auto"/>
        <w:rPr>
          <w:rFonts w:ascii="宋体" w:hAnsi="宋体" w:cs="宋体"/>
          <w:sz w:val="24"/>
        </w:rPr>
      </w:pPr>
    </w:p>
    <w:p>
      <w:pPr>
        <w:spacing w:line="360" w:lineRule="auto"/>
        <w:rPr>
          <w:rFonts w:ascii="宋体" w:hAnsi="宋体" w:cs="宋体"/>
          <w:sz w:val="24"/>
        </w:rPr>
      </w:pPr>
      <w:r>
        <w:rPr>
          <w:rFonts w:hint="eastAsia" w:ascii="宋体" w:hAnsi="宋体" w:cs="宋体"/>
        </w:rPr>
        <w:drawing>
          <wp:inline distT="0" distB="0" distL="0" distR="0">
            <wp:extent cx="5278755" cy="2732405"/>
            <wp:effectExtent l="0" t="0" r="9525" b="10795"/>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spacing w:line="360" w:lineRule="auto"/>
        <w:rPr>
          <w:rFonts w:ascii="宋体" w:hAnsi="宋体" w:cs="宋体"/>
        </w:rPr>
      </w:pPr>
    </w:p>
    <w:p>
      <w:pPr>
        <w:spacing w:line="360" w:lineRule="auto"/>
        <w:rPr>
          <w:rFonts w:ascii="宋体" w:hAnsi="宋体" w:cs="宋体"/>
          <w:b/>
        </w:rPr>
      </w:pPr>
      <w:r>
        <w:rPr>
          <w:rFonts w:hint="eastAsia" w:ascii="宋体" w:hAnsi="宋体" w:cs="宋体"/>
          <w:b/>
        </w:rPr>
        <w:t>24.2若采购项目出现延期情况：</w:t>
      </w:r>
    </w:p>
    <w:p>
      <w:pPr>
        <w:spacing w:line="360" w:lineRule="auto"/>
        <w:rPr>
          <w:rFonts w:ascii="宋体" w:hAnsi="宋体" w:cs="宋体"/>
          <w:b/>
          <w:sz w:val="24"/>
        </w:rPr>
      </w:pPr>
      <w:r>
        <w:rPr>
          <w:rFonts w:hint="eastAsia" w:ascii="宋体" w:hAnsi="宋体" w:cs="宋体"/>
          <w:b/>
        </w:rPr>
        <w:t>如果供下载的招标文件（后缀名为.</w:t>
      </w:r>
      <w:r>
        <w:rPr>
          <w:rFonts w:hint="eastAsia" w:ascii="宋体" w:hAnsi="宋体" w:cs="宋体"/>
        </w:rPr>
        <w:t xml:space="preserve"> </w:t>
      </w:r>
      <w:r>
        <w:rPr>
          <w:rFonts w:hint="eastAsia" w:ascii="宋体" w:hAnsi="宋体" w:cs="宋体"/>
          <w:b/>
        </w:rPr>
        <w:t>szczf）有更新，投标人必须重新下载招标文件、重新制作投标文件、重新加密投标文件、重新上传投标文件；如果供下载的招标文件（后缀名为.</w:t>
      </w:r>
      <w:r>
        <w:rPr>
          <w:rFonts w:hint="eastAsia" w:ascii="宋体" w:hAnsi="宋体" w:cs="宋体"/>
        </w:rPr>
        <w:t xml:space="preserve"> </w:t>
      </w:r>
      <w:r>
        <w:rPr>
          <w:rFonts w:hint="eastAsia" w:ascii="宋体" w:hAnsi="宋体" w:cs="宋体"/>
          <w:b/>
        </w:rPr>
        <w:t>szczf）没有更新，投标人必须重新加密投标文件、重新上传投标文件（是否重新制作投标文件根据项目实际情况定）。否则，投标人自行承担投标文件无法解密导致投标无效的后果。</w:t>
      </w:r>
    </w:p>
    <w:p>
      <w:pPr>
        <w:spacing w:line="360" w:lineRule="auto"/>
        <w:rPr>
          <w:rFonts w:ascii="宋体" w:hAnsi="宋体" w:cs="宋体"/>
          <w:sz w:val="24"/>
        </w:rPr>
      </w:pPr>
      <w:r>
        <w:rPr>
          <w:rFonts w:hint="eastAsia" w:ascii="宋体" w:hAnsi="宋体" w:cs="宋体"/>
          <w:sz w:val="24"/>
        </w:rPr>
        <w:t>25．上传投标文件及投标截止日期</w:t>
      </w:r>
    </w:p>
    <w:p>
      <w:pPr>
        <w:spacing w:line="360" w:lineRule="auto"/>
        <w:rPr>
          <w:rFonts w:ascii="宋体" w:hAnsi="宋体" w:cs="宋体"/>
        </w:rPr>
      </w:pPr>
      <w:r>
        <w:rPr>
          <w:rFonts w:hint="eastAsia" w:ascii="宋体" w:hAnsi="宋体" w:cs="宋体"/>
        </w:rPr>
        <w:t>25.1实行网上投标，投标人必须在招标文件规定的投标截止时间前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hint="eastAsia" w:ascii="宋体" w:hAnsi="宋体" w:cs="宋体"/>
          <w:b/>
          <w:bCs/>
          <w:szCs w:val="21"/>
          <w:highlight w:val="yellow"/>
        </w:rPr>
        <w:t>深圳公共资源交易中心（深圳交易集团有限公司龙华分公司）</w:t>
      </w:r>
      <w:r>
        <w:rPr>
          <w:rFonts w:hint="eastAsia" w:ascii="宋体" w:hAnsi="宋体" w:cs="宋体"/>
          <w:b/>
          <w:bCs/>
          <w:highlight w:val="yellow"/>
        </w:rPr>
        <w:t>（地址：深圳市龙华区观湖街道大和社区大和路288号宝观城锦鲤大厦办公楼22楼）协助上传，但上传过程中投标截止时间到达仍无法上传成功的，由投标人自行负责</w:t>
      </w:r>
      <w:r>
        <w:rPr>
          <w:rFonts w:hint="eastAsia" w:ascii="宋体" w:hAnsi="宋体" w:cs="宋体"/>
          <w:highlight w:val="yellow"/>
        </w:rPr>
        <w:t>。</w:t>
      </w:r>
    </w:p>
    <w:p>
      <w:pPr>
        <w:spacing w:line="360" w:lineRule="auto"/>
        <w:rPr>
          <w:rFonts w:ascii="宋体" w:hAnsi="宋体" w:cs="宋体"/>
        </w:rPr>
      </w:pPr>
      <w:r>
        <w:rPr>
          <w:rFonts w:hint="eastAsia" w:ascii="宋体" w:hAnsi="宋体" w:cs="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spacing w:line="360" w:lineRule="auto"/>
        <w:rPr>
          <w:rFonts w:ascii="宋体" w:hAnsi="宋体" w:cs="宋体"/>
        </w:rPr>
      </w:pPr>
      <w:r>
        <w:rPr>
          <w:rFonts w:hint="eastAsia" w:ascii="宋体" w:hAnsi="宋体" w:cs="宋体"/>
        </w:rPr>
        <w:t>25.3投标截止时间以后不得上传投标文件。</w:t>
      </w:r>
    </w:p>
    <w:p>
      <w:pPr>
        <w:spacing w:line="360" w:lineRule="auto"/>
        <w:rPr>
          <w:rFonts w:ascii="宋体" w:hAnsi="宋体" w:cs="宋体"/>
        </w:rPr>
      </w:pPr>
    </w:p>
    <w:p>
      <w:pPr>
        <w:spacing w:line="360" w:lineRule="auto"/>
        <w:rPr>
          <w:rFonts w:ascii="宋体" w:hAnsi="宋体" w:cs="宋体"/>
        </w:rPr>
      </w:pPr>
    </w:p>
    <w:bookmarkEnd w:id="108"/>
    <w:p>
      <w:pPr>
        <w:spacing w:line="360" w:lineRule="auto"/>
        <w:rPr>
          <w:rFonts w:ascii="宋体" w:hAnsi="宋体" w:cs="宋体"/>
          <w:sz w:val="24"/>
        </w:rPr>
      </w:pPr>
      <w:r>
        <w:rPr>
          <w:rFonts w:hint="eastAsia" w:ascii="宋体" w:hAnsi="宋体" w:cs="宋体"/>
          <w:sz w:val="24"/>
        </w:rPr>
        <w:t>26. 样品、现场演示、方案讲解</w:t>
      </w:r>
    </w:p>
    <w:p>
      <w:pPr>
        <w:spacing w:line="360" w:lineRule="auto"/>
        <w:rPr>
          <w:rFonts w:ascii="宋体" w:hAnsi="宋体" w:cs="宋体"/>
          <w:szCs w:val="21"/>
        </w:rPr>
      </w:pPr>
      <w:r>
        <w:rPr>
          <w:rFonts w:hint="eastAsia" w:ascii="宋体" w:hAnsi="宋体" w:cs="宋体"/>
          <w:szCs w:val="21"/>
        </w:rPr>
        <w:t>26.1 样品、现场演示、方案讲解等事项在招标文件专用条款中进行规定。</w:t>
      </w:r>
    </w:p>
    <w:p>
      <w:pPr>
        <w:spacing w:line="360" w:lineRule="auto"/>
        <w:rPr>
          <w:rFonts w:ascii="宋体" w:hAnsi="宋体" w:cs="宋体"/>
          <w:sz w:val="24"/>
        </w:rPr>
      </w:pPr>
      <w:bookmarkStart w:id="109" w:name="_Hlk72428346"/>
      <w:r>
        <w:rPr>
          <w:rFonts w:hint="eastAsia" w:ascii="宋体" w:hAnsi="宋体" w:cs="宋体"/>
          <w:sz w:val="24"/>
        </w:rPr>
        <w:t>27．投标文件的修改和撤销</w:t>
      </w:r>
    </w:p>
    <w:p>
      <w:pPr>
        <w:spacing w:line="360" w:lineRule="auto"/>
        <w:rPr>
          <w:rFonts w:ascii="宋体" w:hAnsi="宋体" w:cs="宋体"/>
        </w:rPr>
      </w:pPr>
      <w:r>
        <w:rPr>
          <w:rFonts w:hint="eastAsia" w:ascii="宋体" w:hAnsi="宋体" w:cs="宋体"/>
        </w:rPr>
        <w:t>27.1投标方在提交投标文件后可对其投标文件进行修改并重新上传投标文件或在网上进行撤销投标的操作。</w:t>
      </w:r>
    </w:p>
    <w:p>
      <w:pPr>
        <w:spacing w:line="360" w:lineRule="auto"/>
        <w:rPr>
          <w:rFonts w:ascii="宋体" w:hAnsi="宋体" w:cs="宋体"/>
        </w:rPr>
      </w:pPr>
      <w:r>
        <w:rPr>
          <w:rFonts w:hint="eastAsia" w:ascii="宋体" w:hAnsi="宋体" w:cs="宋体"/>
        </w:rPr>
        <w:t>27.2投标截止时间以后不得修改投标文件。</w:t>
      </w:r>
    </w:p>
    <w:p>
      <w:pPr>
        <w:spacing w:line="360" w:lineRule="auto"/>
        <w:rPr>
          <w:rFonts w:ascii="宋体" w:hAnsi="宋体" w:cs="宋体"/>
        </w:rPr>
      </w:pPr>
      <w:r>
        <w:rPr>
          <w:rFonts w:hint="eastAsia" w:ascii="宋体" w:hAnsi="宋体" w:cs="宋体"/>
        </w:rPr>
        <w:t>27.3从投标截止期至投标人在投标文件中确定的投标有效期之间的这段时间内，投标人不得撤回其投标。</w:t>
      </w:r>
    </w:p>
    <w:p>
      <w:pPr>
        <w:spacing w:line="360" w:lineRule="auto"/>
        <w:rPr>
          <w:rFonts w:ascii="宋体" w:hAnsi="宋体" w:cs="宋体"/>
          <w:szCs w:val="21"/>
        </w:rPr>
      </w:pPr>
      <w:r>
        <w:rPr>
          <w:rFonts w:hint="eastAsia" w:ascii="宋体" w:hAnsi="宋体" w:cs="宋体"/>
          <w:szCs w:val="21"/>
        </w:rPr>
        <w:t>27.4政府集中采购机构不退还投标文件，专用条款另有规定的除外。</w:t>
      </w:r>
    </w:p>
    <w:bookmarkEnd w:id="109"/>
    <w:p>
      <w:pPr>
        <w:pStyle w:val="5"/>
        <w:numPr>
          <w:ilvl w:val="0"/>
          <w:numId w:val="4"/>
        </w:numPr>
        <w:spacing w:before="0" w:after="0" w:line="360" w:lineRule="auto"/>
        <w:ind w:left="0" w:firstLine="0"/>
        <w:rPr>
          <w:rFonts w:cs="宋体"/>
          <w:sz w:val="28"/>
          <w:szCs w:val="28"/>
        </w:rPr>
      </w:pPr>
      <w:r>
        <w:rPr>
          <w:rFonts w:hint="eastAsia" w:cs="宋体"/>
          <w:sz w:val="28"/>
          <w:szCs w:val="28"/>
        </w:rPr>
        <w:t>开标</w:t>
      </w:r>
    </w:p>
    <w:p>
      <w:pPr>
        <w:spacing w:line="360" w:lineRule="auto"/>
        <w:rPr>
          <w:rFonts w:ascii="宋体" w:hAnsi="宋体" w:cs="宋体"/>
          <w:sz w:val="24"/>
        </w:rPr>
      </w:pPr>
      <w:r>
        <w:rPr>
          <w:rFonts w:hint="eastAsia" w:ascii="宋体" w:hAnsi="宋体" w:cs="宋体"/>
          <w:sz w:val="24"/>
        </w:rPr>
        <w:t>28．开标</w:t>
      </w:r>
    </w:p>
    <w:p>
      <w:pPr>
        <w:spacing w:line="360" w:lineRule="auto"/>
        <w:rPr>
          <w:rFonts w:ascii="宋体" w:hAnsi="宋体" w:cs="宋体"/>
          <w:szCs w:val="21"/>
        </w:rPr>
      </w:pPr>
      <w:r>
        <w:rPr>
          <w:rFonts w:hint="eastAsia" w:ascii="宋体" w:hAnsi="宋体" w:cs="宋体"/>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spacing w:line="360" w:lineRule="auto"/>
        <w:rPr>
          <w:rFonts w:ascii="宋体" w:hAnsi="宋体" w:cs="宋体"/>
          <w:szCs w:val="21"/>
        </w:rPr>
      </w:pPr>
      <w:r>
        <w:rPr>
          <w:rFonts w:hint="eastAsia" w:ascii="宋体" w:hAnsi="宋体" w:cs="宋体"/>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spacing w:line="360" w:lineRule="auto"/>
        <w:rPr>
          <w:rFonts w:ascii="宋体" w:hAnsi="宋体" w:cs="宋体"/>
          <w:szCs w:val="21"/>
        </w:rPr>
      </w:pPr>
    </w:p>
    <w:p>
      <w:pPr>
        <w:pStyle w:val="5"/>
        <w:numPr>
          <w:ilvl w:val="0"/>
          <w:numId w:val="4"/>
        </w:numPr>
        <w:spacing w:before="0" w:after="0" w:line="360" w:lineRule="auto"/>
        <w:ind w:left="0" w:firstLine="0"/>
        <w:rPr>
          <w:rFonts w:cs="宋体"/>
          <w:sz w:val="28"/>
          <w:szCs w:val="28"/>
        </w:rPr>
      </w:pPr>
      <w:r>
        <w:rPr>
          <w:rFonts w:hint="eastAsia" w:cs="宋体"/>
          <w:sz w:val="28"/>
          <w:szCs w:val="28"/>
        </w:rPr>
        <w:t>评审要求</w:t>
      </w:r>
    </w:p>
    <w:p>
      <w:pPr>
        <w:spacing w:line="360" w:lineRule="auto"/>
        <w:rPr>
          <w:rFonts w:ascii="宋体" w:hAnsi="宋体" w:cs="宋体"/>
          <w:sz w:val="24"/>
        </w:rPr>
      </w:pPr>
      <w:r>
        <w:rPr>
          <w:rFonts w:hint="eastAsia" w:ascii="宋体" w:hAnsi="宋体" w:cs="宋体"/>
          <w:sz w:val="24"/>
        </w:rPr>
        <w:t>29．评审委员会组成</w:t>
      </w:r>
    </w:p>
    <w:p>
      <w:pPr>
        <w:spacing w:line="360" w:lineRule="auto"/>
        <w:rPr>
          <w:rFonts w:ascii="宋体" w:hAnsi="宋体" w:cs="宋体"/>
        </w:rPr>
      </w:pPr>
      <w:r>
        <w:rPr>
          <w:rFonts w:hint="eastAsia" w:ascii="宋体" w:hAnsi="宋体" w:cs="宋体"/>
        </w:rPr>
        <w:t>29.1网上开标结束后召开评审会议，</w:t>
      </w:r>
      <w:r>
        <w:rPr>
          <w:rFonts w:hint="eastAsia" w:ascii="宋体" w:hAnsi="宋体" w:cs="宋体"/>
          <w:szCs w:val="21"/>
        </w:rPr>
        <w:t>评审委员会</w:t>
      </w:r>
      <w:r>
        <w:rPr>
          <w:rFonts w:hint="eastAsia" w:ascii="宋体" w:hAnsi="宋体" w:cs="宋体"/>
        </w:rPr>
        <w:t>由政府集中采购机构依法组建，负责评审活动。</w:t>
      </w:r>
    </w:p>
    <w:p>
      <w:pPr>
        <w:spacing w:line="360" w:lineRule="auto"/>
        <w:rPr>
          <w:rFonts w:ascii="宋体" w:hAnsi="宋体" w:cs="宋体"/>
        </w:rPr>
      </w:pPr>
      <w:bookmarkStart w:id="110" w:name="_Hlk72436580"/>
      <w:r>
        <w:rPr>
          <w:rFonts w:hint="eastAsia" w:ascii="宋体" w:hAnsi="宋体" w:cs="宋体"/>
        </w:rPr>
        <w:t>评审委员会由采购人代表和评审专家组成，成员人数应当为5人以上单数（部分条件下为7人以上单数），其中评审专家不得少于成员总数的三分之二。</w:t>
      </w:r>
      <w:bookmarkEnd w:id="110"/>
      <w:r>
        <w:rPr>
          <w:rFonts w:hint="eastAsia" w:ascii="宋体" w:hAnsi="宋体" w:cs="宋体"/>
        </w:rPr>
        <w:t>评定分离项目评审专家均由评审专家组成。</w:t>
      </w:r>
      <w:r>
        <w:rPr>
          <w:rFonts w:hint="eastAsia" w:ascii="宋体" w:hAnsi="宋体" w:cs="宋体"/>
          <w:szCs w:val="21"/>
        </w:rPr>
        <w:t>评审专家一般是</w:t>
      </w:r>
      <w:r>
        <w:rPr>
          <w:rFonts w:hint="eastAsia" w:ascii="宋体" w:hAnsi="宋体" w:cs="宋体"/>
        </w:rPr>
        <w:t>从深圳市政府采购评审专家库中随机抽取。采购人代表须持本单位签发的《评审授权书》参加评审。</w:t>
      </w:r>
    </w:p>
    <w:p>
      <w:pPr>
        <w:spacing w:line="360" w:lineRule="auto"/>
        <w:rPr>
          <w:rFonts w:ascii="宋体" w:hAnsi="宋体" w:cs="宋体"/>
        </w:rPr>
      </w:pPr>
      <w:r>
        <w:rPr>
          <w:rFonts w:hint="eastAsia" w:ascii="宋体" w:hAnsi="宋体" w:cs="宋体"/>
        </w:rPr>
        <w:t>29.2评审定标应当遵循公平、公正、科学、择优的原则。</w:t>
      </w:r>
    </w:p>
    <w:p>
      <w:pPr>
        <w:spacing w:line="360" w:lineRule="auto"/>
        <w:rPr>
          <w:rFonts w:ascii="宋体" w:hAnsi="宋体" w:cs="宋体"/>
        </w:rPr>
      </w:pPr>
      <w:r>
        <w:rPr>
          <w:rFonts w:hint="eastAsia" w:ascii="宋体" w:hAnsi="宋体" w:cs="宋体"/>
        </w:rPr>
        <w:t>29.3评审活动依法进行，任何单位和个人不得非法干预评标过程和结果。</w:t>
      </w:r>
    </w:p>
    <w:p>
      <w:pPr>
        <w:spacing w:line="360" w:lineRule="auto"/>
        <w:rPr>
          <w:rFonts w:ascii="宋体" w:hAnsi="宋体" w:cs="宋体"/>
        </w:rPr>
      </w:pPr>
      <w:r>
        <w:rPr>
          <w:rFonts w:hint="eastAsia" w:ascii="宋体" w:hAnsi="宋体" w:cs="宋体"/>
        </w:rPr>
        <w:t>29.4评审过程中不允许违背评标程序或采用招标文件未载明的评标方法或评标因素进行评标。</w:t>
      </w:r>
    </w:p>
    <w:p>
      <w:pPr>
        <w:spacing w:line="360" w:lineRule="auto"/>
        <w:rPr>
          <w:rFonts w:ascii="宋体" w:hAnsi="宋体" w:cs="宋体"/>
          <w:bCs/>
        </w:rPr>
      </w:pPr>
      <w:r>
        <w:rPr>
          <w:rFonts w:hint="eastAsia" w:ascii="宋体" w:hAnsi="宋体" w:cs="宋体"/>
          <w:bCs/>
        </w:rPr>
        <w:t>29.5 开标后，直到签订合同为止，凡属于对投标文件的审查、澄清、评价和比较的有关资料以及中标候选人的推荐情况、与评审有关的其他任何情况均严格保密（</w:t>
      </w:r>
      <w:r>
        <w:rPr>
          <w:rFonts w:hint="eastAsia" w:ascii="宋体" w:hAnsi="宋体" w:cs="宋体"/>
        </w:rPr>
        <w:t>信息公开的内容除外</w:t>
      </w:r>
      <w:r>
        <w:rPr>
          <w:rFonts w:hint="eastAsia" w:ascii="宋体" w:hAnsi="宋体" w:cs="宋体"/>
          <w:bCs/>
        </w:rPr>
        <w:t>）。</w:t>
      </w:r>
    </w:p>
    <w:p>
      <w:pPr>
        <w:spacing w:line="360" w:lineRule="auto"/>
        <w:rPr>
          <w:rFonts w:ascii="宋体" w:hAnsi="宋体" w:cs="宋体"/>
          <w:sz w:val="24"/>
        </w:rPr>
      </w:pPr>
      <w:r>
        <w:rPr>
          <w:rFonts w:hint="eastAsia" w:ascii="宋体" w:hAnsi="宋体" w:cs="宋体"/>
          <w:sz w:val="24"/>
        </w:rPr>
        <w:t>30．向评审委员会提供的资料</w:t>
      </w:r>
    </w:p>
    <w:p>
      <w:pPr>
        <w:spacing w:line="360" w:lineRule="auto"/>
        <w:rPr>
          <w:rFonts w:ascii="宋体" w:hAnsi="宋体" w:cs="宋体"/>
        </w:rPr>
      </w:pPr>
      <w:r>
        <w:rPr>
          <w:rFonts w:hint="eastAsia" w:ascii="宋体" w:hAnsi="宋体" w:cs="宋体"/>
        </w:rPr>
        <w:t>30.1公开发布的招标文件，包括图纸、服务清单、答疑文件等；</w:t>
      </w:r>
    </w:p>
    <w:p>
      <w:pPr>
        <w:spacing w:line="360" w:lineRule="auto"/>
        <w:rPr>
          <w:rFonts w:ascii="宋体" w:hAnsi="宋体" w:cs="宋体"/>
        </w:rPr>
      </w:pPr>
      <w:r>
        <w:rPr>
          <w:rFonts w:hint="eastAsia" w:ascii="宋体" w:hAnsi="宋体" w:cs="宋体"/>
        </w:rPr>
        <w:t>30.2其他评标必须的资料。</w:t>
      </w:r>
    </w:p>
    <w:p>
      <w:pPr>
        <w:spacing w:line="360" w:lineRule="auto"/>
        <w:rPr>
          <w:rFonts w:ascii="宋体" w:hAnsi="宋体" w:cs="宋体"/>
        </w:rPr>
      </w:pPr>
      <w:r>
        <w:rPr>
          <w:rFonts w:hint="eastAsia" w:ascii="宋体" w:hAnsi="宋体" w:cs="宋体"/>
        </w:rPr>
        <w:t>30.3</w:t>
      </w:r>
      <w:r>
        <w:rPr>
          <w:rFonts w:hint="eastAsia" w:ascii="宋体" w:hAnsi="宋体" w:cs="宋体"/>
          <w:szCs w:val="21"/>
        </w:rPr>
        <w:t>评审委员会</w:t>
      </w:r>
      <w:r>
        <w:rPr>
          <w:rFonts w:hint="eastAsia" w:ascii="宋体" w:hAnsi="宋体" w:cs="宋体"/>
        </w:rPr>
        <w:t>应当认真研究招标文件，至少应了解熟悉以下内容：</w:t>
      </w:r>
    </w:p>
    <w:p>
      <w:pPr>
        <w:spacing w:line="360" w:lineRule="auto"/>
        <w:rPr>
          <w:rFonts w:ascii="宋体" w:hAnsi="宋体" w:cs="宋体"/>
        </w:rPr>
      </w:pPr>
      <w:r>
        <w:rPr>
          <w:rFonts w:hint="eastAsia" w:ascii="宋体" w:hAnsi="宋体" w:cs="宋体"/>
        </w:rPr>
        <w:t>（1）招标的目的；</w:t>
      </w:r>
    </w:p>
    <w:p>
      <w:pPr>
        <w:spacing w:line="360" w:lineRule="auto"/>
        <w:rPr>
          <w:rFonts w:ascii="宋体" w:hAnsi="宋体" w:cs="宋体"/>
        </w:rPr>
      </w:pPr>
      <w:r>
        <w:rPr>
          <w:rFonts w:hint="eastAsia" w:ascii="宋体" w:hAnsi="宋体" w:cs="宋体"/>
        </w:rPr>
        <w:t>（2）招标项目需求的范围和性质；</w:t>
      </w:r>
    </w:p>
    <w:p>
      <w:pPr>
        <w:spacing w:line="360" w:lineRule="auto"/>
        <w:rPr>
          <w:rFonts w:ascii="宋体" w:hAnsi="宋体" w:cs="宋体"/>
        </w:rPr>
      </w:pPr>
      <w:r>
        <w:rPr>
          <w:rFonts w:hint="eastAsia" w:ascii="宋体" w:hAnsi="宋体" w:cs="宋体"/>
        </w:rPr>
        <w:t>（3）招标文件规定的投标人的资格、财政预算限额、商务条款；</w:t>
      </w:r>
    </w:p>
    <w:p>
      <w:pPr>
        <w:spacing w:line="360" w:lineRule="auto"/>
        <w:rPr>
          <w:rFonts w:ascii="宋体" w:hAnsi="宋体" w:cs="宋体"/>
        </w:rPr>
      </w:pPr>
      <w:r>
        <w:rPr>
          <w:rFonts w:hint="eastAsia" w:ascii="宋体" w:hAnsi="宋体" w:cs="宋体"/>
        </w:rPr>
        <w:t>（4）招标文件规定的评标程序、评标方法和评标因素；</w:t>
      </w:r>
    </w:p>
    <w:p>
      <w:pPr>
        <w:spacing w:line="360" w:lineRule="auto"/>
        <w:rPr>
          <w:rFonts w:ascii="宋体" w:hAnsi="宋体" w:cs="宋体"/>
        </w:rPr>
      </w:pPr>
      <w:r>
        <w:rPr>
          <w:rFonts w:hint="eastAsia" w:ascii="宋体" w:hAnsi="宋体" w:cs="宋体"/>
        </w:rPr>
        <w:t>（5）招标文件所列示的资格性审查表及符合性审查表。</w:t>
      </w:r>
    </w:p>
    <w:p>
      <w:pPr>
        <w:spacing w:line="360" w:lineRule="auto"/>
        <w:rPr>
          <w:rFonts w:ascii="宋体" w:hAnsi="宋体" w:cs="宋体"/>
          <w:sz w:val="24"/>
        </w:rPr>
      </w:pPr>
      <w:r>
        <w:rPr>
          <w:rFonts w:hint="eastAsia" w:ascii="宋体" w:hAnsi="宋体" w:cs="宋体"/>
          <w:sz w:val="24"/>
        </w:rPr>
        <w:t>31．独立评审</w:t>
      </w:r>
    </w:p>
    <w:p>
      <w:pPr>
        <w:spacing w:line="360" w:lineRule="auto"/>
        <w:rPr>
          <w:rFonts w:ascii="宋体" w:hAnsi="宋体" w:cs="宋体"/>
          <w:bCs/>
        </w:rPr>
      </w:pPr>
      <w:r>
        <w:rPr>
          <w:rFonts w:hint="eastAsia" w:ascii="宋体" w:hAnsi="宋体" w:cs="宋体"/>
          <w:bCs/>
        </w:rPr>
        <w:t>31.1</w:t>
      </w:r>
      <w:r>
        <w:rPr>
          <w:rFonts w:hint="eastAsia" w:ascii="宋体" w:hAnsi="宋体" w:cs="宋体"/>
          <w:szCs w:val="21"/>
        </w:rPr>
        <w:t>评审委员会</w:t>
      </w:r>
      <w:r>
        <w:rPr>
          <w:rFonts w:hint="eastAsia" w:ascii="宋体" w:hAnsi="宋体" w:cs="宋体"/>
          <w:bCs/>
        </w:rPr>
        <w:t>成员的评标活动应当独立进行，并应遵循投标文件初审、澄清有关问题、比较与评价、确定中标供应商、编写评审报告的工作程序。</w:t>
      </w:r>
    </w:p>
    <w:p>
      <w:pPr>
        <w:spacing w:line="360" w:lineRule="auto"/>
        <w:rPr>
          <w:rFonts w:ascii="宋体" w:hAnsi="宋体" w:cs="宋体"/>
          <w:bCs/>
          <w:szCs w:val="21"/>
        </w:rPr>
      </w:pPr>
    </w:p>
    <w:p>
      <w:pPr>
        <w:pStyle w:val="5"/>
        <w:numPr>
          <w:ilvl w:val="0"/>
          <w:numId w:val="4"/>
        </w:numPr>
        <w:spacing w:before="0" w:after="0" w:line="360" w:lineRule="auto"/>
        <w:ind w:left="0" w:firstLine="0"/>
        <w:rPr>
          <w:rFonts w:cs="宋体"/>
          <w:sz w:val="28"/>
          <w:szCs w:val="28"/>
        </w:rPr>
      </w:pPr>
      <w:r>
        <w:rPr>
          <w:rFonts w:hint="eastAsia" w:cs="宋体"/>
          <w:sz w:val="28"/>
          <w:szCs w:val="28"/>
        </w:rPr>
        <w:t>评审程序及评审方法</w:t>
      </w:r>
    </w:p>
    <w:p>
      <w:pPr>
        <w:spacing w:line="360" w:lineRule="auto"/>
        <w:rPr>
          <w:rFonts w:ascii="宋体" w:hAnsi="宋体" w:cs="宋体"/>
          <w:sz w:val="24"/>
        </w:rPr>
      </w:pPr>
      <w:r>
        <w:rPr>
          <w:rFonts w:hint="eastAsia" w:ascii="宋体" w:hAnsi="宋体" w:cs="宋体"/>
          <w:sz w:val="24"/>
        </w:rPr>
        <w:t>32．投标文件初审</w:t>
      </w:r>
    </w:p>
    <w:p>
      <w:pPr>
        <w:spacing w:line="360" w:lineRule="auto"/>
        <w:rPr>
          <w:rFonts w:ascii="宋体" w:hAnsi="宋体" w:cs="宋体"/>
        </w:rPr>
      </w:pPr>
      <w:r>
        <w:rPr>
          <w:rFonts w:hint="eastAsia" w:ascii="宋体" w:hAnsi="宋体" w:cs="宋体"/>
        </w:rPr>
        <w:t>32.1投标文件初审包括资格性审查和符合性审查。</w:t>
      </w:r>
    </w:p>
    <w:p>
      <w:pPr>
        <w:spacing w:line="360" w:lineRule="auto"/>
        <w:rPr>
          <w:rFonts w:ascii="宋体" w:hAnsi="宋体" w:cs="宋体"/>
        </w:rPr>
      </w:pPr>
      <w:r>
        <w:rPr>
          <w:rFonts w:hint="eastAsia" w:ascii="宋体" w:hAnsi="宋体" w:cs="宋体"/>
        </w:rPr>
        <w:t>资格性审查：依据法律法规和招标文件的规定，对投标文件中的资格证明等进行审查，以确定投标供应商是否具备投标资格。</w:t>
      </w:r>
    </w:p>
    <w:p>
      <w:pPr>
        <w:spacing w:line="360" w:lineRule="auto"/>
        <w:rPr>
          <w:rFonts w:ascii="宋体" w:hAnsi="宋体" w:cs="宋体"/>
        </w:rPr>
      </w:pPr>
      <w:r>
        <w:rPr>
          <w:rFonts w:hint="eastAsia" w:ascii="宋体" w:hAnsi="宋体" w:cs="宋体"/>
        </w:rPr>
        <w:t>符合性审查：依据招标文件的规定，对投标文件的有效性、完整性和对招标文件的响应程度进行审查，以确定是否满足符合性审查的要求。</w:t>
      </w:r>
    </w:p>
    <w:p>
      <w:pPr>
        <w:spacing w:line="360" w:lineRule="auto"/>
        <w:rPr>
          <w:rFonts w:ascii="宋体" w:hAnsi="宋体" w:cs="宋体"/>
        </w:rPr>
      </w:pPr>
      <w:r>
        <w:rPr>
          <w:rFonts w:hint="eastAsia" w:ascii="宋体" w:hAnsi="宋体" w:cs="宋体"/>
        </w:rPr>
        <w:t>32.2 投标文件初审内容请详见《资格性审查表》和《符合性审查表》部分。投标人若有一条审查不通过则按投标无效处理。</w:t>
      </w:r>
    </w:p>
    <w:p>
      <w:pPr>
        <w:spacing w:line="360" w:lineRule="auto"/>
        <w:rPr>
          <w:rFonts w:ascii="宋体" w:hAnsi="宋体" w:cs="宋体"/>
          <w:bCs/>
        </w:rPr>
      </w:pPr>
      <w:r>
        <w:rPr>
          <w:rFonts w:hint="eastAsia" w:ascii="宋体" w:hAnsi="宋体" w:cs="宋体"/>
          <w:bCs/>
        </w:rPr>
        <w:t>32.3 投标文件初审中关于供应商家数的计算:</w:t>
      </w:r>
    </w:p>
    <w:p>
      <w:pPr>
        <w:spacing w:line="360" w:lineRule="auto"/>
        <w:rPr>
          <w:rFonts w:ascii="宋体" w:hAnsi="宋体" w:cs="宋体"/>
          <w:bCs/>
        </w:rPr>
      </w:pPr>
      <w:r>
        <w:rPr>
          <w:rFonts w:hint="eastAsia" w:ascii="宋体" w:hAnsi="宋体" w:cs="宋体"/>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抽签原则：在深圳公共资源交易中心（深圳交易集团有限公司龙华分公司）的组织下，由评标委员会作为抽签小组进行随机抽签确定排序。（1）编号。抽签小组按</w:t>
      </w:r>
      <w:r>
        <w:rPr>
          <w:rFonts w:hint="eastAsia" w:ascii="宋体" w:hAnsi="宋体" w:cs="宋体"/>
          <w:color w:val="000000"/>
          <w:szCs w:val="21"/>
        </w:rPr>
        <w:t>投标文件送达</w:t>
      </w:r>
      <w:r>
        <w:rPr>
          <w:rFonts w:hint="eastAsia" w:ascii="宋体" w:hAnsi="宋体" w:cs="宋体"/>
          <w:bCs/>
        </w:rPr>
        <w:t>的时间先后确定抽签编号，如A 公司</w:t>
      </w:r>
      <w:r>
        <w:rPr>
          <w:rFonts w:hint="eastAsia" w:ascii="宋体" w:hAnsi="宋体" w:cs="宋体"/>
          <w:color w:val="000000"/>
          <w:szCs w:val="21"/>
        </w:rPr>
        <w:t>投标文件送达</w:t>
      </w:r>
      <w:r>
        <w:rPr>
          <w:rFonts w:hint="eastAsia" w:ascii="宋体" w:hAnsi="宋体" w:cs="宋体"/>
          <w:bCs/>
        </w:rPr>
        <w:t>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确定，其他投标无效。</w:t>
      </w:r>
    </w:p>
    <w:p>
      <w:pPr>
        <w:spacing w:line="360" w:lineRule="auto"/>
        <w:rPr>
          <w:rFonts w:ascii="宋体" w:hAnsi="宋体" w:cs="宋体"/>
          <w:bCs/>
        </w:rPr>
      </w:pPr>
      <w:r>
        <w:rPr>
          <w:rFonts w:hint="eastAsia" w:ascii="宋体" w:hAnsi="宋体" w:cs="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cs="宋体"/>
          <w:bCs/>
          <w:szCs w:val="21"/>
        </w:rPr>
        <w:t>评审委员会</w:t>
      </w:r>
      <w:r>
        <w:rPr>
          <w:rFonts w:hint="eastAsia" w:ascii="宋体" w:hAnsi="宋体" w:cs="宋体"/>
          <w:bCs/>
        </w:rPr>
        <w:t>按照招标文件规定的方式确定一个投标人获得中标人推荐资格，招标文件未规定的采取随机抽取方式（抽签原则：在深圳公共资源交易中心（深圳交易集团有限公司龙华分公司）的组织下，由评标委员会作为抽签小组进行随机抽签确定排序。（1）编号。抽签小组按</w:t>
      </w:r>
      <w:r>
        <w:rPr>
          <w:rFonts w:hint="eastAsia" w:ascii="宋体" w:hAnsi="宋体" w:cs="宋体"/>
          <w:color w:val="000000"/>
          <w:szCs w:val="21"/>
        </w:rPr>
        <w:t>投标文件送达</w:t>
      </w:r>
      <w:r>
        <w:rPr>
          <w:rFonts w:hint="eastAsia" w:ascii="宋体" w:hAnsi="宋体" w:cs="宋体"/>
          <w:bCs/>
        </w:rPr>
        <w:t>的时间先后确定抽签编号，如A 公司</w:t>
      </w:r>
      <w:r>
        <w:rPr>
          <w:rFonts w:hint="eastAsia" w:ascii="宋体" w:hAnsi="宋体" w:cs="宋体"/>
          <w:color w:val="000000"/>
          <w:szCs w:val="21"/>
        </w:rPr>
        <w:t>投标文件送达</w:t>
      </w:r>
      <w:r>
        <w:rPr>
          <w:rFonts w:hint="eastAsia" w:ascii="宋体" w:hAnsi="宋体" w:cs="宋体"/>
          <w:bCs/>
        </w:rPr>
        <w:t>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确定，其他同品牌投标人不作为中标候选人。</w:t>
      </w:r>
    </w:p>
    <w:p>
      <w:pPr>
        <w:spacing w:line="360" w:lineRule="auto"/>
        <w:rPr>
          <w:rFonts w:ascii="宋体" w:hAnsi="宋体" w:cs="宋体"/>
          <w:bCs/>
        </w:rPr>
      </w:pPr>
      <w:r>
        <w:rPr>
          <w:rFonts w:hint="eastAsia" w:ascii="宋体" w:hAnsi="宋体" w:cs="宋体"/>
          <w:bCs/>
        </w:rPr>
        <w:t>32.3.3非单一产品采购项目，采购人应当根据采购项目技术构成、产品价格比重等合理确定核心产品，并在招标文件中载明。多家投标人提供的核心产品品牌相同的，按前两款规定处理。</w:t>
      </w:r>
    </w:p>
    <w:p>
      <w:pPr>
        <w:spacing w:line="360" w:lineRule="auto"/>
        <w:rPr>
          <w:rFonts w:ascii="宋体" w:hAnsi="宋体" w:cs="宋体"/>
        </w:rPr>
      </w:pPr>
      <w:r>
        <w:rPr>
          <w:rFonts w:hint="eastAsia" w:ascii="宋体" w:hAnsi="宋体" w:cs="宋体"/>
        </w:rPr>
        <w:t>32.4投标人投标文件作无效处理的情形，具体包括但不限于以下：</w:t>
      </w:r>
    </w:p>
    <w:p>
      <w:pPr>
        <w:spacing w:line="360" w:lineRule="auto"/>
        <w:rPr>
          <w:rFonts w:ascii="宋体" w:hAnsi="宋体" w:cs="宋体"/>
        </w:rPr>
      </w:pPr>
      <w:r>
        <w:rPr>
          <w:rFonts w:hint="eastAsia" w:ascii="宋体" w:hAnsi="宋体" w:cs="宋体"/>
        </w:rPr>
        <w:t>32.4.1不同投标人的投标文件由同一单位或者同一个人编制，或者由同一个人分阶段参与编制；</w:t>
      </w:r>
    </w:p>
    <w:p>
      <w:pPr>
        <w:spacing w:line="360" w:lineRule="auto"/>
        <w:rPr>
          <w:rFonts w:ascii="宋体" w:hAnsi="宋体" w:cs="宋体"/>
        </w:rPr>
      </w:pPr>
      <w:r>
        <w:rPr>
          <w:rFonts w:hint="eastAsia" w:ascii="宋体" w:hAnsi="宋体" w:cs="宋体"/>
        </w:rPr>
        <w:t>32.4.2不同投标人委托同一单位或者个人办理投标事宜；</w:t>
      </w:r>
    </w:p>
    <w:p>
      <w:pPr>
        <w:spacing w:line="360" w:lineRule="auto"/>
        <w:rPr>
          <w:rFonts w:ascii="宋体" w:hAnsi="宋体" w:cs="宋体"/>
        </w:rPr>
      </w:pPr>
      <w:r>
        <w:rPr>
          <w:rFonts w:hint="eastAsia" w:ascii="宋体" w:hAnsi="宋体" w:cs="宋体"/>
        </w:rPr>
        <w:t>32.4.3不同投标人的投标文件载明的项目管理成员或者联系人员为同一人；</w:t>
      </w:r>
    </w:p>
    <w:p>
      <w:pPr>
        <w:spacing w:line="360" w:lineRule="auto"/>
        <w:rPr>
          <w:rFonts w:ascii="宋体" w:hAnsi="宋体" w:cs="宋体"/>
        </w:rPr>
      </w:pPr>
      <w:r>
        <w:rPr>
          <w:rFonts w:hint="eastAsia" w:ascii="宋体" w:hAnsi="宋体" w:cs="宋体"/>
        </w:rPr>
        <w:t>32.4.4不同投标人的投标文件异常一致或者投标报价呈规律性差异；</w:t>
      </w:r>
    </w:p>
    <w:p>
      <w:pPr>
        <w:spacing w:line="360" w:lineRule="auto"/>
        <w:rPr>
          <w:rFonts w:ascii="宋体" w:hAnsi="宋体" w:cs="宋体"/>
        </w:rPr>
      </w:pPr>
      <w:r>
        <w:rPr>
          <w:rFonts w:hint="eastAsia" w:ascii="宋体" w:hAnsi="宋体" w:cs="宋体"/>
        </w:rPr>
        <w:t>32.4.5不同投标供应商的投标文件或部分投标文件相互混装；</w:t>
      </w:r>
    </w:p>
    <w:p>
      <w:pPr>
        <w:spacing w:line="360" w:lineRule="auto"/>
        <w:rPr>
          <w:rFonts w:ascii="宋体" w:hAnsi="宋体" w:cs="宋体"/>
        </w:rPr>
      </w:pPr>
      <w:r>
        <w:rPr>
          <w:rFonts w:hint="eastAsia" w:ascii="宋体" w:hAnsi="宋体" w:cs="宋体"/>
        </w:rPr>
        <w:t>32.4.6投标供应商之间相互约定给予未中标的供应商利益补偿；</w:t>
      </w:r>
    </w:p>
    <w:p>
      <w:pPr>
        <w:spacing w:line="360" w:lineRule="auto"/>
        <w:rPr>
          <w:rFonts w:ascii="宋体" w:hAnsi="宋体" w:cs="宋体"/>
        </w:rPr>
      </w:pPr>
      <w:r>
        <w:rPr>
          <w:rFonts w:hint="eastAsia" w:ascii="宋体" w:hAnsi="宋体" w:cs="宋体"/>
        </w:rPr>
        <w:t>32.4.7不同投标供应商的法定代表人、主要经营负责人、项目投标授权代表人、项目负责人、主要技术人员为同一人、属同一单位或者同一单位缴纳社会保险；</w:t>
      </w:r>
    </w:p>
    <w:p>
      <w:pPr>
        <w:spacing w:line="360" w:lineRule="auto"/>
        <w:rPr>
          <w:rFonts w:ascii="宋体" w:hAnsi="宋体" w:cs="宋体"/>
        </w:rPr>
      </w:pPr>
      <w:r>
        <w:rPr>
          <w:rFonts w:hint="eastAsia" w:ascii="宋体" w:hAnsi="宋体" w:cs="宋体"/>
        </w:rPr>
        <w:t>32.4.8不同投标供应商的投标文件内容存在非正常一致；</w:t>
      </w:r>
    </w:p>
    <w:p>
      <w:pPr>
        <w:spacing w:line="360" w:lineRule="auto"/>
        <w:rPr>
          <w:rFonts w:ascii="宋体" w:hAnsi="宋体" w:cs="宋体"/>
        </w:rPr>
      </w:pPr>
      <w:r>
        <w:rPr>
          <w:rFonts w:hint="eastAsia" w:ascii="宋体" w:hAnsi="宋体" w:cs="宋体"/>
        </w:rPr>
        <w:t>32.4.9在同一单位工作人员为两家以上（含两家）供应商进行同一项投标活动；</w:t>
      </w:r>
    </w:p>
    <w:p>
      <w:pPr>
        <w:spacing w:line="360" w:lineRule="auto"/>
        <w:rPr>
          <w:rFonts w:ascii="宋体" w:hAnsi="宋体" w:cs="宋体"/>
        </w:rPr>
      </w:pPr>
      <w:r>
        <w:rPr>
          <w:rFonts w:hint="eastAsia" w:ascii="宋体" w:hAnsi="宋体" w:cs="宋体"/>
        </w:rPr>
        <w:t>32.4.10主管部门依照法律、法规认定的其他情形。</w:t>
      </w:r>
    </w:p>
    <w:p>
      <w:pPr>
        <w:spacing w:line="360" w:lineRule="auto"/>
        <w:rPr>
          <w:rFonts w:ascii="宋体" w:hAnsi="宋体" w:cs="宋体"/>
        </w:rPr>
      </w:pPr>
      <w:r>
        <w:rPr>
          <w:rFonts w:hint="eastAsia" w:ascii="宋体" w:hAnsi="宋体" w:cs="宋体"/>
        </w:rPr>
        <w:t>32.5对不属于《资格性审查表》和《符合性审查表》所列的其他情形，除专用条款另有规定和32.4条款所列情形外，不得作为投标无效的理由。</w:t>
      </w:r>
    </w:p>
    <w:p>
      <w:pPr>
        <w:spacing w:line="360" w:lineRule="auto"/>
        <w:rPr>
          <w:rFonts w:ascii="宋体" w:hAnsi="宋体" w:cs="宋体"/>
          <w:sz w:val="24"/>
        </w:rPr>
      </w:pPr>
      <w:r>
        <w:rPr>
          <w:rFonts w:hint="eastAsia" w:ascii="宋体" w:hAnsi="宋体" w:cs="宋体"/>
          <w:sz w:val="24"/>
        </w:rPr>
        <w:t>33．澄清有关问题</w:t>
      </w:r>
    </w:p>
    <w:p>
      <w:pPr>
        <w:spacing w:line="360" w:lineRule="auto"/>
        <w:rPr>
          <w:rFonts w:ascii="宋体" w:hAnsi="宋体" w:cs="宋体"/>
        </w:rPr>
      </w:pPr>
      <w:bookmarkStart w:id="111" w:name="_Hlk71407321"/>
      <w:r>
        <w:rPr>
          <w:rFonts w:hint="eastAsia" w:ascii="宋体" w:hAnsi="宋体" w:cs="宋体"/>
        </w:rPr>
        <w:t>33.1对招标文件中描述有歧义或前后不一致的地方（不含</w:t>
      </w:r>
      <w:r>
        <w:rPr>
          <w:rFonts w:hint="eastAsia" w:ascii="宋体" w:hAnsi="宋体" w:cs="宋体"/>
          <w:szCs w:val="21"/>
        </w:rPr>
        <w:t>招标文件存在歧义、重大缺陷导致评审工作无法进行的情况）</w:t>
      </w:r>
      <w:r>
        <w:rPr>
          <w:rFonts w:hint="eastAsia" w:ascii="宋体" w:hAnsi="宋体" w:cs="宋体"/>
        </w:rPr>
        <w:t>，评审委员会有权进行评判，但对同一条款的评判应适用于每个投标人。</w:t>
      </w:r>
      <w:bookmarkEnd w:id="111"/>
    </w:p>
    <w:p>
      <w:pPr>
        <w:spacing w:line="360" w:lineRule="auto"/>
        <w:rPr>
          <w:rFonts w:ascii="宋体" w:hAnsi="宋体" w:cs="宋体"/>
        </w:rPr>
      </w:pPr>
      <w:r>
        <w:rPr>
          <w:rFonts w:hint="eastAsia" w:ascii="宋体" w:hAnsi="宋体" w:cs="宋体"/>
        </w:rPr>
        <w:t>33.2</w:t>
      </w:r>
      <w:r>
        <w:rPr>
          <w:rFonts w:hint="eastAsia" w:ascii="宋体" w:hAnsi="宋体" w:cs="宋体"/>
          <w:szCs w:val="21"/>
        </w:rPr>
        <w:t>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pPr>
        <w:spacing w:line="360" w:lineRule="auto"/>
        <w:rPr>
          <w:rFonts w:ascii="宋体" w:hAnsi="宋体" w:cs="宋体"/>
        </w:rPr>
      </w:pPr>
      <w:r>
        <w:rPr>
          <w:rFonts w:hint="eastAsia" w:ascii="宋体" w:hAnsi="宋体" w:cs="宋体"/>
        </w:rPr>
        <w:t>33.3对于投标文件中含义不明确、同类问题表述不一致或者有明显文字和计算错误的内容，评审委员会应当以书面形式要求投标人作出必要的澄清、说明或者补正。</w:t>
      </w:r>
    </w:p>
    <w:p>
      <w:pPr>
        <w:spacing w:line="360" w:lineRule="auto"/>
        <w:rPr>
          <w:rFonts w:ascii="宋体" w:hAnsi="宋体" w:cs="宋体"/>
        </w:rPr>
      </w:pPr>
      <w:r>
        <w:rPr>
          <w:rFonts w:hint="eastAsia" w:ascii="宋体" w:hAnsi="宋体" w:cs="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spacing w:line="360" w:lineRule="auto"/>
        <w:rPr>
          <w:rFonts w:ascii="宋体" w:hAnsi="宋体" w:cs="宋体"/>
          <w:szCs w:val="21"/>
        </w:rPr>
      </w:pPr>
      <w:r>
        <w:rPr>
          <w:rFonts w:hint="eastAsia" w:ascii="宋体" w:hAnsi="宋体" w:cs="宋体"/>
          <w:szCs w:val="21"/>
        </w:rPr>
        <w:t>根据本通用条款第34条，凡属于评审委员会在评审中发现的算术错误进行核实的修改不在此列。</w:t>
      </w:r>
    </w:p>
    <w:p>
      <w:pPr>
        <w:spacing w:line="360" w:lineRule="auto"/>
        <w:rPr>
          <w:rFonts w:ascii="宋体" w:hAnsi="宋体" w:cs="宋体"/>
          <w:sz w:val="24"/>
        </w:rPr>
      </w:pPr>
      <w:bookmarkStart w:id="112" w:name="_Toc73517673"/>
      <w:bookmarkStart w:id="113" w:name="_Toc73518151"/>
      <w:bookmarkStart w:id="114" w:name="_Toc73521669"/>
      <w:bookmarkStart w:id="115" w:name="_Toc100052400"/>
      <w:bookmarkStart w:id="116" w:name="_Toc73521581"/>
      <w:r>
        <w:rPr>
          <w:rFonts w:hint="eastAsia" w:ascii="宋体" w:hAnsi="宋体" w:cs="宋体"/>
          <w:sz w:val="24"/>
        </w:rPr>
        <w:t>34．错误的修正</w:t>
      </w:r>
      <w:bookmarkEnd w:id="112"/>
      <w:bookmarkEnd w:id="113"/>
      <w:bookmarkEnd w:id="114"/>
      <w:bookmarkEnd w:id="115"/>
      <w:bookmarkEnd w:id="116"/>
    </w:p>
    <w:p>
      <w:pPr>
        <w:spacing w:line="360" w:lineRule="auto"/>
        <w:rPr>
          <w:rFonts w:ascii="宋体" w:hAnsi="宋体" w:cs="宋体"/>
          <w:szCs w:val="21"/>
        </w:rPr>
      </w:pPr>
      <w:r>
        <w:rPr>
          <w:rFonts w:hint="eastAsia" w:ascii="宋体" w:hAnsi="宋体" w:cs="宋体"/>
          <w:szCs w:val="21"/>
        </w:rPr>
        <w:t>投标文件报价出现前后不一致的，除专用条款另有规定外，按照下列规定修正：</w:t>
      </w:r>
    </w:p>
    <w:p>
      <w:pPr>
        <w:spacing w:line="360" w:lineRule="auto"/>
        <w:rPr>
          <w:rFonts w:ascii="宋体" w:hAnsi="宋体" w:cs="宋体"/>
          <w:szCs w:val="21"/>
        </w:rPr>
      </w:pPr>
      <w:r>
        <w:rPr>
          <w:rFonts w:hint="eastAsia" w:ascii="宋体" w:hAnsi="宋体" w:cs="宋体"/>
          <w:szCs w:val="21"/>
        </w:rPr>
        <w:t>34.1投标文件中开标一览表投标报价内容与投标文件中投标报价相应内容不一致的，以开标一览表为准；</w:t>
      </w:r>
    </w:p>
    <w:p>
      <w:pPr>
        <w:spacing w:line="360" w:lineRule="auto"/>
        <w:rPr>
          <w:rFonts w:ascii="宋体" w:hAnsi="宋体" w:cs="宋体"/>
          <w:szCs w:val="21"/>
        </w:rPr>
      </w:pPr>
      <w:r>
        <w:rPr>
          <w:rFonts w:hint="eastAsia" w:ascii="宋体" w:hAnsi="宋体" w:cs="宋体"/>
          <w:szCs w:val="21"/>
        </w:rPr>
        <w:t>34.2大写金额和小写金额不一致的，以大写金额为准；</w:t>
      </w:r>
    </w:p>
    <w:p>
      <w:pPr>
        <w:spacing w:line="360" w:lineRule="auto"/>
        <w:rPr>
          <w:rFonts w:ascii="宋体" w:hAnsi="宋体" w:cs="宋体"/>
          <w:szCs w:val="21"/>
        </w:rPr>
      </w:pPr>
      <w:r>
        <w:rPr>
          <w:rFonts w:hint="eastAsia" w:ascii="宋体" w:hAnsi="宋体" w:cs="宋体"/>
          <w:szCs w:val="21"/>
        </w:rPr>
        <w:t>34.3单价金额小数点或者百分比有明显错位，以开标一览表的总价为准，并修改单价；</w:t>
      </w:r>
    </w:p>
    <w:p>
      <w:pPr>
        <w:spacing w:line="360" w:lineRule="auto"/>
        <w:rPr>
          <w:rFonts w:ascii="宋体" w:hAnsi="宋体" w:cs="宋体"/>
          <w:szCs w:val="21"/>
        </w:rPr>
      </w:pPr>
      <w:r>
        <w:rPr>
          <w:rFonts w:hint="eastAsia" w:ascii="宋体" w:hAnsi="宋体" w:cs="宋体"/>
          <w:szCs w:val="21"/>
        </w:rPr>
        <w:t>34.4总价金额与按单价汇总金额不一致的，以单价金额计算结果为准。</w:t>
      </w:r>
    </w:p>
    <w:p>
      <w:pPr>
        <w:spacing w:line="360" w:lineRule="auto"/>
        <w:rPr>
          <w:rFonts w:ascii="宋体" w:hAnsi="宋体" w:cs="宋体"/>
          <w:szCs w:val="21"/>
        </w:rPr>
      </w:pPr>
      <w:r>
        <w:rPr>
          <w:rFonts w:hint="eastAsia" w:ascii="宋体" w:hAnsi="宋体" w:cs="宋体"/>
          <w:szCs w:val="21"/>
        </w:rPr>
        <w:t>34.5同时出现两种以上不一致的，按照前款规定的顺序修正。修正后的报价按照本通用条款33条的规定，经投标人确认后产生约束力，投标人不确认的，其投标无效。</w:t>
      </w:r>
    </w:p>
    <w:p>
      <w:pPr>
        <w:spacing w:line="360" w:lineRule="auto"/>
        <w:rPr>
          <w:rFonts w:ascii="宋体" w:hAnsi="宋体" w:cs="宋体"/>
          <w:sz w:val="24"/>
        </w:rPr>
      </w:pPr>
      <w:r>
        <w:rPr>
          <w:rFonts w:hint="eastAsia" w:ascii="宋体" w:hAnsi="宋体" w:cs="宋体"/>
          <w:sz w:val="24"/>
        </w:rPr>
        <w:t>35．投标文件的比较与评价</w:t>
      </w:r>
    </w:p>
    <w:p>
      <w:pPr>
        <w:spacing w:line="360" w:lineRule="auto"/>
        <w:rPr>
          <w:rFonts w:ascii="宋体" w:hAnsi="宋体" w:cs="宋体"/>
          <w:szCs w:val="21"/>
        </w:rPr>
      </w:pPr>
      <w:r>
        <w:rPr>
          <w:rFonts w:hint="eastAsia" w:ascii="宋体" w:hAnsi="宋体" w:cs="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spacing w:line="360" w:lineRule="auto"/>
        <w:rPr>
          <w:rFonts w:ascii="宋体" w:hAnsi="宋体" w:cs="宋体"/>
          <w:szCs w:val="21"/>
        </w:rPr>
      </w:pPr>
      <w:r>
        <w:rPr>
          <w:rFonts w:hint="eastAsia" w:ascii="宋体" w:hAnsi="宋体" w:cs="宋体"/>
          <w:szCs w:val="21"/>
        </w:rPr>
        <w:t>评审委员会成员对需要共同认定的事项存在争议的，应当按照少数服从多数的原则作出结论。持不同意见的评审委员会成员应当书面作出说明，否则视为无异议。</w:t>
      </w:r>
    </w:p>
    <w:p>
      <w:pPr>
        <w:spacing w:line="360" w:lineRule="auto"/>
        <w:rPr>
          <w:rFonts w:ascii="宋体" w:hAnsi="宋体" w:cs="宋体"/>
          <w:sz w:val="24"/>
        </w:rPr>
      </w:pPr>
      <w:r>
        <w:rPr>
          <w:rFonts w:hint="eastAsia" w:ascii="宋体" w:hAnsi="宋体" w:cs="宋体"/>
          <w:sz w:val="24"/>
        </w:rPr>
        <w:t>36. 实地考察或资料查验</w:t>
      </w:r>
    </w:p>
    <w:p>
      <w:pPr>
        <w:spacing w:line="360" w:lineRule="auto"/>
        <w:rPr>
          <w:rFonts w:ascii="宋体" w:hAnsi="宋体" w:cs="宋体"/>
          <w:szCs w:val="21"/>
        </w:rPr>
      </w:pPr>
      <w:r>
        <w:rPr>
          <w:rFonts w:hint="eastAsia" w:ascii="宋体" w:hAnsi="宋体" w:cs="宋体"/>
          <w:szCs w:val="21"/>
        </w:rPr>
        <w:t>36.1在评审过程中，评审委员会有权决定是否对本项目投标人进行实地考察或资料查验（原件）。投标人应随时做好接受实地考察或资料查验的准备。</w:t>
      </w:r>
    </w:p>
    <w:p>
      <w:pPr>
        <w:spacing w:line="360" w:lineRule="auto"/>
        <w:rPr>
          <w:rFonts w:ascii="宋体" w:hAnsi="宋体" w:cs="宋体"/>
          <w:sz w:val="24"/>
        </w:rPr>
      </w:pPr>
      <w:r>
        <w:rPr>
          <w:rFonts w:hint="eastAsia" w:ascii="宋体" w:hAnsi="宋体" w:cs="宋体"/>
          <w:sz w:val="24"/>
        </w:rPr>
        <w:t>37．评审方法</w:t>
      </w:r>
    </w:p>
    <w:p>
      <w:pPr>
        <w:spacing w:line="360" w:lineRule="auto"/>
        <w:rPr>
          <w:rFonts w:ascii="宋体" w:hAnsi="宋体" w:cs="宋体"/>
          <w:b/>
          <w:bCs/>
          <w:szCs w:val="21"/>
        </w:rPr>
      </w:pPr>
      <w:r>
        <w:rPr>
          <w:rFonts w:hint="eastAsia" w:ascii="宋体" w:hAnsi="宋体" w:cs="宋体"/>
          <w:b/>
          <w:bCs/>
          <w:szCs w:val="21"/>
        </w:rPr>
        <w:t>37.1.1最低价法</w:t>
      </w:r>
    </w:p>
    <w:p>
      <w:pPr>
        <w:spacing w:line="360" w:lineRule="auto"/>
        <w:rPr>
          <w:rFonts w:ascii="宋体" w:hAnsi="宋体" w:cs="宋体"/>
        </w:rPr>
      </w:pPr>
      <w:bookmarkStart w:id="117" w:name="_Hlk72438142"/>
      <w:r>
        <w:rPr>
          <w:rFonts w:hint="eastAsia" w:ascii="宋体" w:hAnsi="宋体" w:cs="宋体"/>
        </w:rPr>
        <w:t>最低价法，是指完全满足招标文件实质性要求，按照报价由低到高的顺序，依据招标文件中规定的数量或者比例推荐候选中标供应商。</w:t>
      </w:r>
    </w:p>
    <w:p>
      <w:pPr>
        <w:spacing w:line="360" w:lineRule="auto"/>
        <w:rPr>
          <w:rFonts w:ascii="宋体" w:hAnsi="宋体" w:cs="宋体"/>
          <w:b/>
          <w:bCs/>
          <w:szCs w:val="21"/>
        </w:rPr>
      </w:pPr>
      <w:r>
        <w:rPr>
          <w:rFonts w:hint="eastAsia" w:ascii="宋体" w:hAnsi="宋体" w:cs="宋体"/>
          <w:b/>
          <w:bCs/>
          <w:szCs w:val="21"/>
        </w:rPr>
        <w:t>37.1.2综合评分法</w:t>
      </w:r>
    </w:p>
    <w:p>
      <w:pPr>
        <w:spacing w:line="360" w:lineRule="auto"/>
        <w:rPr>
          <w:rFonts w:ascii="宋体" w:hAnsi="宋体" w:cs="宋体"/>
        </w:rPr>
      </w:pPr>
      <w:r>
        <w:rPr>
          <w:rFonts w:hint="eastAsia" w:ascii="宋体" w:hAnsi="宋体" w:cs="宋体"/>
        </w:rPr>
        <w:t>综合评分法，是指在满足招标文件全部实质性要求的前提下，按照招标文件中规定的各项因素进行综合评审，评审总得分排名前列的投标人，作为推荐的候选中标供应商。</w:t>
      </w:r>
      <w:bookmarkEnd w:id="117"/>
      <w:r>
        <w:rPr>
          <w:rFonts w:hint="eastAsia" w:ascii="宋体" w:hAnsi="宋体" w:cs="宋体"/>
          <w:bCs/>
          <w:color w:val="FF0000"/>
          <w:szCs w:val="21"/>
        </w:rPr>
        <w:t xml:space="preserve">  </w:t>
      </w:r>
      <w:r>
        <w:rPr>
          <w:rFonts w:hint="eastAsia" w:ascii="宋体" w:hAnsi="宋体" w:cs="宋体"/>
          <w:bCs/>
          <w:szCs w:val="21"/>
        </w:rPr>
        <w:t xml:space="preserve">                                                                                                                                                                                                                                                                                                                                                                                                                                                                                                                                                                                                                                                                                                                                                                                                                                                                                                                                                                                                                                                                                                                                                                                                                                                                                                                                                                                                                                                                                                                                                                                                                                                                                                                                                                                                                                                                                                                                                                                                                                                                                                                                                                                                                                                                                                                                                                                                                                                                                                                                                                                                                                                                                                                                                                                                                                                                                                                                                                                                                           </w:t>
      </w:r>
    </w:p>
    <w:p>
      <w:pPr>
        <w:spacing w:line="360" w:lineRule="auto"/>
        <w:rPr>
          <w:rFonts w:ascii="宋体" w:hAnsi="宋体" w:cs="宋体"/>
          <w:b/>
          <w:bCs/>
          <w:szCs w:val="21"/>
        </w:rPr>
      </w:pPr>
      <w:r>
        <w:rPr>
          <w:rFonts w:hint="eastAsia" w:ascii="宋体" w:hAnsi="宋体" w:cs="宋体"/>
          <w:b/>
          <w:bCs/>
          <w:szCs w:val="21"/>
        </w:rPr>
        <w:t>37.2 本项目采用的评审方法见本项目招标文件第一册“专用条款”的相关内容。</w:t>
      </w:r>
    </w:p>
    <w:p>
      <w:pPr>
        <w:spacing w:line="360" w:lineRule="auto"/>
        <w:rPr>
          <w:rFonts w:ascii="宋体" w:hAnsi="宋体" w:cs="宋体"/>
          <w:b/>
          <w:bCs/>
          <w:szCs w:val="21"/>
        </w:rPr>
      </w:pPr>
      <w:r>
        <w:rPr>
          <w:rFonts w:hint="eastAsia" w:ascii="宋体" w:hAnsi="宋体" w:cs="宋体"/>
          <w:b/>
          <w:bCs/>
          <w:szCs w:val="21"/>
        </w:rPr>
        <w:t>37.3重新评审的情形</w:t>
      </w:r>
    </w:p>
    <w:p>
      <w:pPr>
        <w:spacing w:line="360" w:lineRule="auto"/>
        <w:rPr>
          <w:rFonts w:ascii="宋体" w:hAnsi="宋体" w:cs="宋体"/>
          <w:b/>
          <w:bCs/>
          <w:szCs w:val="21"/>
        </w:rPr>
      </w:pPr>
      <w:r>
        <w:rPr>
          <w:rFonts w:hint="eastAsia" w:ascii="宋体" w:hAnsi="宋体" w:cs="宋体"/>
          <w:kern w:val="0"/>
          <w:szCs w:val="21"/>
        </w:rPr>
        <w:t>评审结果汇总完成后，除下列情形外，任何人不得修改评审结果：</w:t>
      </w:r>
    </w:p>
    <w:p>
      <w:pPr>
        <w:spacing w:line="360" w:lineRule="auto"/>
        <w:rPr>
          <w:rFonts w:ascii="宋体" w:hAnsi="宋体" w:cs="宋体"/>
          <w:kern w:val="0"/>
          <w:szCs w:val="21"/>
        </w:rPr>
      </w:pPr>
      <w:r>
        <w:rPr>
          <w:rFonts w:hint="eastAsia" w:ascii="宋体" w:hAnsi="宋体" w:cs="宋体"/>
          <w:kern w:val="0"/>
          <w:szCs w:val="21"/>
        </w:rPr>
        <w:t>37.3.1分值汇总计算错误的；</w:t>
      </w:r>
    </w:p>
    <w:p>
      <w:pPr>
        <w:spacing w:line="360" w:lineRule="auto"/>
        <w:rPr>
          <w:rFonts w:ascii="宋体" w:hAnsi="宋体" w:cs="宋体"/>
          <w:kern w:val="0"/>
          <w:szCs w:val="21"/>
        </w:rPr>
      </w:pPr>
      <w:r>
        <w:rPr>
          <w:rFonts w:hint="eastAsia" w:ascii="宋体" w:hAnsi="宋体" w:cs="宋体"/>
          <w:kern w:val="0"/>
          <w:szCs w:val="21"/>
        </w:rPr>
        <w:t>37.3.2分项评分超出评分标准范围的；</w:t>
      </w:r>
    </w:p>
    <w:p>
      <w:pPr>
        <w:spacing w:line="360" w:lineRule="auto"/>
        <w:rPr>
          <w:rFonts w:ascii="宋体" w:hAnsi="宋体" w:cs="宋体"/>
          <w:kern w:val="0"/>
          <w:szCs w:val="21"/>
        </w:rPr>
      </w:pPr>
      <w:r>
        <w:rPr>
          <w:rFonts w:hint="eastAsia" w:ascii="宋体" w:hAnsi="宋体" w:cs="宋体"/>
          <w:kern w:val="0"/>
          <w:szCs w:val="21"/>
        </w:rPr>
        <w:t>37.3.3评审委员会成员对客观评审因素评分不一致的；</w:t>
      </w:r>
    </w:p>
    <w:p>
      <w:pPr>
        <w:spacing w:line="360" w:lineRule="auto"/>
        <w:rPr>
          <w:rFonts w:ascii="宋体" w:hAnsi="宋体" w:cs="宋体"/>
          <w:kern w:val="0"/>
          <w:szCs w:val="21"/>
        </w:rPr>
      </w:pPr>
      <w:r>
        <w:rPr>
          <w:rFonts w:hint="eastAsia" w:ascii="宋体" w:hAnsi="宋体" w:cs="宋体"/>
          <w:kern w:val="0"/>
          <w:szCs w:val="21"/>
        </w:rPr>
        <w:t>37.3.4经评审委员会认定评分畸高、畸低的。</w:t>
      </w:r>
    </w:p>
    <w:p>
      <w:pPr>
        <w:spacing w:line="360" w:lineRule="auto"/>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spacing w:line="360" w:lineRule="auto"/>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pPr>
        <w:spacing w:line="360" w:lineRule="auto"/>
        <w:rPr>
          <w:rFonts w:ascii="宋体" w:hAnsi="宋体" w:cs="宋体"/>
          <w:b/>
          <w:bCs/>
          <w:szCs w:val="21"/>
        </w:rPr>
      </w:pPr>
      <w:r>
        <w:rPr>
          <w:rFonts w:hint="eastAsia" w:ascii="宋体" w:hAnsi="宋体" w:cs="宋体"/>
          <w:b/>
          <w:bCs/>
          <w:szCs w:val="21"/>
        </w:rPr>
        <w:t xml:space="preserve"> 37.4重新组建评审委员会的情形</w:t>
      </w:r>
    </w:p>
    <w:p>
      <w:pPr>
        <w:spacing w:line="360" w:lineRule="auto"/>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pPr>
        <w:spacing w:line="360" w:lineRule="auto"/>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pPr>
        <w:spacing w:line="360" w:lineRule="auto"/>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pPr>
        <w:spacing w:line="360" w:lineRule="auto"/>
        <w:rPr>
          <w:rFonts w:ascii="宋体" w:hAnsi="宋体" w:cs="宋体"/>
          <w:kern w:val="0"/>
          <w:szCs w:val="21"/>
        </w:rPr>
      </w:pPr>
      <w:r>
        <w:rPr>
          <w:rFonts w:hint="eastAsia" w:ascii="宋体" w:hAnsi="宋体" w:cs="宋体"/>
          <w:kern w:val="0"/>
          <w:szCs w:val="21"/>
        </w:rPr>
        <w:t>37.4.3评审委员会及其成员独立评标受到非法干预的；</w:t>
      </w:r>
    </w:p>
    <w:p>
      <w:pPr>
        <w:spacing w:line="360" w:lineRule="auto"/>
        <w:rPr>
          <w:rFonts w:ascii="宋体" w:hAnsi="宋体" w:cs="宋体"/>
          <w:kern w:val="0"/>
          <w:szCs w:val="21"/>
        </w:rPr>
      </w:pPr>
      <w:r>
        <w:rPr>
          <w:rFonts w:hint="eastAsia" w:ascii="宋体" w:hAnsi="宋体" w:cs="宋体"/>
          <w:kern w:val="0"/>
          <w:szCs w:val="21"/>
        </w:rPr>
        <w:t>37.4.4有政府采购法实施条例第七十五条规定的违法行为的。</w:t>
      </w:r>
    </w:p>
    <w:p>
      <w:pPr>
        <w:spacing w:line="360" w:lineRule="auto"/>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pPr>
        <w:spacing w:line="360" w:lineRule="auto"/>
        <w:rPr>
          <w:rFonts w:ascii="宋体" w:hAnsi="宋体" w:cs="宋体"/>
          <w:szCs w:val="21"/>
        </w:rPr>
      </w:pPr>
    </w:p>
    <w:p>
      <w:pPr>
        <w:pStyle w:val="5"/>
        <w:numPr>
          <w:ilvl w:val="0"/>
          <w:numId w:val="4"/>
        </w:numPr>
        <w:spacing w:before="0" w:after="0" w:line="360" w:lineRule="auto"/>
        <w:ind w:left="0" w:firstLine="0"/>
        <w:rPr>
          <w:rFonts w:cs="宋体"/>
          <w:sz w:val="28"/>
          <w:szCs w:val="28"/>
        </w:rPr>
      </w:pPr>
      <w:r>
        <w:rPr>
          <w:rFonts w:hint="eastAsia" w:cs="宋体"/>
          <w:sz w:val="28"/>
          <w:szCs w:val="28"/>
        </w:rPr>
        <w:t>定标及公示</w:t>
      </w:r>
    </w:p>
    <w:p>
      <w:pPr>
        <w:spacing w:line="360" w:lineRule="auto"/>
        <w:rPr>
          <w:rFonts w:ascii="宋体" w:hAnsi="宋体" w:cs="宋体"/>
          <w:sz w:val="24"/>
        </w:rPr>
      </w:pPr>
      <w:r>
        <w:rPr>
          <w:rFonts w:hint="eastAsia" w:ascii="宋体" w:hAnsi="宋体" w:cs="宋体"/>
          <w:sz w:val="24"/>
        </w:rPr>
        <w:t>38．定标方法</w:t>
      </w:r>
    </w:p>
    <w:p>
      <w:pPr>
        <w:spacing w:line="360" w:lineRule="auto"/>
        <w:rPr>
          <w:rFonts w:ascii="宋体" w:hAnsi="宋体" w:cs="宋体"/>
          <w:szCs w:val="21"/>
        </w:rPr>
      </w:pPr>
      <w:bookmarkStart w:id="118" w:name="_Hlk73782795"/>
      <w:r>
        <w:rPr>
          <w:rFonts w:hint="eastAsia" w:ascii="宋体" w:hAnsi="宋体" w:cs="宋体"/>
          <w:szCs w:val="21"/>
        </w:rPr>
        <w:t>38.1非评定分离项目定标方法</w:t>
      </w:r>
    </w:p>
    <w:p>
      <w:pPr>
        <w:spacing w:line="360" w:lineRule="auto"/>
        <w:rPr>
          <w:rFonts w:ascii="宋体" w:hAnsi="宋体" w:cs="宋体"/>
          <w:szCs w:val="21"/>
        </w:rPr>
      </w:pPr>
      <w:r>
        <w:rPr>
          <w:rFonts w:hint="eastAsia" w:ascii="宋体" w:hAnsi="宋体" w:cs="宋体"/>
          <w:szCs w:val="21"/>
        </w:rPr>
        <w:t>38.1.1评审委员会依据本项目招标文件所约定的评审方法进行评审和比较，向政府集中采购机构提交书面评审报告，并根据评审方法比较评价结果从优到劣进行排序，确定候选中标供应商。</w:t>
      </w:r>
    </w:p>
    <w:p>
      <w:pPr>
        <w:spacing w:line="360" w:lineRule="auto"/>
        <w:rPr>
          <w:rFonts w:ascii="宋体" w:hAnsi="宋体" w:cs="宋体"/>
          <w:szCs w:val="21"/>
        </w:rPr>
      </w:pPr>
      <w:r>
        <w:rPr>
          <w:rFonts w:hint="eastAsia" w:ascii="宋体" w:hAnsi="宋体" w:cs="宋体"/>
          <w:szCs w:val="21"/>
        </w:rPr>
        <w:t>38.1.2采用最低价法的，评审结果按投标报价由低到高顺序排列。投标报价相同的并列。投标文件满足招标文件全部实质性要求且投标报价最低的投标人为中标供应商（排名第二的投标人为第一替补中标候选人、排名第三的投标人为第二替补中标候选人）。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pPr>
        <w:spacing w:line="360" w:lineRule="auto"/>
        <w:rPr>
          <w:rFonts w:ascii="宋体" w:hAnsi="宋体" w:cs="宋体"/>
          <w:szCs w:val="21"/>
        </w:rPr>
      </w:pPr>
      <w:r>
        <w:rPr>
          <w:rFonts w:hint="eastAsia" w:ascii="宋体" w:hAnsi="宋体" w:cs="宋体"/>
          <w:szCs w:val="21"/>
        </w:rPr>
        <w:t>38.1.3采用综合评分法的，评标结果按评审后得分由高到低顺序排列。得分相同的，按投标报价由低到高顺序排列。得分且投标报价相同的并列。投标文件满足招标文件全部实质性要求，且按照评审因素的量化指标评审得分最高的前五名投标人为中标供应商（排名第六的投标人为第一替补中标候选人、排名第七的投标人为第二替补中标候选人）。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pPr>
        <w:spacing w:line="360" w:lineRule="auto"/>
        <w:rPr>
          <w:rFonts w:ascii="宋体" w:hAnsi="宋体" w:cs="宋体"/>
          <w:szCs w:val="21"/>
        </w:rPr>
      </w:pPr>
      <w:r>
        <w:rPr>
          <w:rFonts w:hint="eastAsia" w:ascii="宋体" w:hAnsi="宋体" w:cs="宋体"/>
          <w:szCs w:val="21"/>
        </w:rPr>
        <w:t>38.2评定分离项目定标方法</w:t>
      </w:r>
    </w:p>
    <w:p>
      <w:pPr>
        <w:spacing w:line="360" w:lineRule="auto"/>
        <w:rPr>
          <w:rFonts w:ascii="宋体" w:hAnsi="宋体" w:cs="宋体"/>
          <w:szCs w:val="21"/>
        </w:rPr>
      </w:pPr>
      <w:r>
        <w:rPr>
          <w:rFonts w:hint="eastAsia" w:ascii="宋体" w:hAnsi="宋体" w:cs="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spacing w:line="360" w:lineRule="auto"/>
        <w:rPr>
          <w:rFonts w:ascii="宋体" w:hAnsi="宋体" w:cs="宋体"/>
        </w:rPr>
      </w:pPr>
      <w:r>
        <w:rPr>
          <w:rFonts w:hint="eastAsia" w:ascii="宋体" w:hAnsi="宋体" w:cs="宋体"/>
          <w:szCs w:val="21"/>
        </w:rPr>
        <w:t xml:space="preserve">38.2.2 </w:t>
      </w:r>
      <w:bookmarkStart w:id="119" w:name="_Hlk71469733"/>
      <w:r>
        <w:rPr>
          <w:rFonts w:hint="eastAsia" w:ascii="宋体" w:hAnsi="宋体" w:cs="宋体"/>
        </w:rPr>
        <w:t>适用评定分离的政府采购项目，采用综合评分法评审。</w:t>
      </w:r>
      <w:r>
        <w:rPr>
          <w:rFonts w:hint="eastAsia" w:ascii="宋体" w:hAnsi="宋体" w:cs="宋体"/>
          <w:szCs w:val="21"/>
        </w:rPr>
        <w:t>评审委员会按照评审结果，推荐</w:t>
      </w:r>
      <w:r>
        <w:rPr>
          <w:rFonts w:hint="eastAsia" w:ascii="宋体" w:hAnsi="宋体" w:cs="宋体"/>
        </w:rPr>
        <w:t>三个合格的候选中标供应商。</w:t>
      </w:r>
    </w:p>
    <w:p>
      <w:pPr>
        <w:spacing w:line="360" w:lineRule="auto"/>
        <w:rPr>
          <w:rFonts w:ascii="宋体" w:hAnsi="宋体" w:cs="宋体"/>
          <w:szCs w:val="21"/>
        </w:rPr>
      </w:pPr>
      <w:r>
        <w:rPr>
          <w:rFonts w:hint="eastAsia" w:ascii="宋体" w:hAnsi="宋体" w:cs="宋体"/>
          <w:szCs w:val="21"/>
        </w:rPr>
        <w:t>38.2.3</w:t>
      </w:r>
      <w:bookmarkStart w:id="120" w:name="_Hlk71469688"/>
      <w:r>
        <w:rPr>
          <w:rFonts w:hint="eastAsia" w:ascii="宋体" w:hAnsi="宋体" w:cs="宋体"/>
        </w:rPr>
        <w:t>适用评定分离的政府采购项目，</w:t>
      </w:r>
      <w:r>
        <w:rPr>
          <w:rFonts w:hint="eastAsia" w:ascii="宋体" w:hAnsi="宋体" w:cs="宋体"/>
          <w:szCs w:val="21"/>
        </w:rPr>
        <w:t>按照自定法确定中标供应商：自定法是指采购人组织定标委员会，由定标委员会在三家候选中标供应商中确定中标供应商。</w:t>
      </w:r>
      <w:bookmarkEnd w:id="119"/>
      <w:bookmarkEnd w:id="120"/>
    </w:p>
    <w:p>
      <w:pPr>
        <w:spacing w:line="360" w:lineRule="auto"/>
        <w:rPr>
          <w:rFonts w:ascii="宋体" w:hAnsi="宋体" w:cs="宋体"/>
          <w:szCs w:val="21"/>
        </w:rPr>
      </w:pPr>
      <w:r>
        <w:rPr>
          <w:rFonts w:hint="eastAsia" w:ascii="宋体" w:hAnsi="宋体" w:cs="宋体"/>
          <w:szCs w:val="21"/>
        </w:rPr>
        <w:t>38.2.4政府集中采购机构</w:t>
      </w:r>
      <w:r>
        <w:rPr>
          <w:rFonts w:hint="eastAsia" w:ascii="宋体" w:hAnsi="宋体" w:cs="宋体"/>
        </w:rPr>
        <w:t>应当自评审结束之日起两个工作日内将候选中标供应商名单及其投标文件、评审报告送交采购人</w:t>
      </w:r>
      <w:r>
        <w:rPr>
          <w:rFonts w:hint="eastAsia" w:ascii="宋体" w:hAnsi="宋体" w:cs="宋体"/>
          <w:szCs w:val="21"/>
        </w:rPr>
        <w:t>。</w:t>
      </w:r>
      <w:r>
        <w:rPr>
          <w:rFonts w:hint="eastAsia" w:ascii="宋体" w:hAnsi="宋体" w:cs="宋体"/>
        </w:rPr>
        <w:t>采购人应当安排专人对定标过程进行书面记录，形成定标报告，作为采购文件的组成部分存档，并及时将定标结果反馈政府集中采购机构。具体定标程序及相关要求以按照《深圳市财政局关于印发〈深圳市政府采购评标定标分离管理办法〉的通知》（深财规【2020】1号）执行。</w:t>
      </w:r>
    </w:p>
    <w:p>
      <w:pPr>
        <w:spacing w:line="360" w:lineRule="auto"/>
        <w:rPr>
          <w:rFonts w:ascii="宋体" w:hAnsi="宋体" w:cs="宋体"/>
          <w:szCs w:val="21"/>
        </w:rPr>
      </w:pPr>
      <w:r>
        <w:rPr>
          <w:rFonts w:hint="eastAsia" w:ascii="宋体" w:hAnsi="宋体" w:cs="宋体"/>
          <w:szCs w:val="21"/>
        </w:rPr>
        <w:t>说明：采购人及投标供应商应按照上述方法提前做好相关准备。</w:t>
      </w:r>
    </w:p>
    <w:p>
      <w:pPr>
        <w:spacing w:line="360" w:lineRule="auto"/>
        <w:rPr>
          <w:rFonts w:ascii="宋体" w:hAnsi="宋体" w:cs="宋体"/>
          <w:szCs w:val="21"/>
        </w:rPr>
      </w:pPr>
      <w:r>
        <w:rPr>
          <w:rFonts w:hint="eastAsia" w:ascii="宋体" w:hAnsi="宋体" w:cs="宋体"/>
          <w:szCs w:val="21"/>
        </w:rPr>
        <w:t>38.3专用条款另有规定的，按专用条款相关要求定标。</w:t>
      </w:r>
      <w:bookmarkEnd w:id="118"/>
    </w:p>
    <w:p>
      <w:pPr>
        <w:spacing w:line="360" w:lineRule="auto"/>
        <w:rPr>
          <w:rFonts w:ascii="宋体" w:hAnsi="宋体" w:cs="宋体"/>
          <w:sz w:val="24"/>
        </w:rPr>
      </w:pPr>
      <w:r>
        <w:rPr>
          <w:rFonts w:hint="eastAsia" w:ascii="宋体" w:hAnsi="宋体" w:cs="宋体"/>
          <w:sz w:val="24"/>
        </w:rPr>
        <w:t>39．编写评审报告</w:t>
      </w:r>
    </w:p>
    <w:p>
      <w:pPr>
        <w:spacing w:line="360" w:lineRule="auto"/>
        <w:rPr>
          <w:rFonts w:ascii="宋体" w:hAnsi="宋体" w:cs="宋体"/>
          <w:szCs w:val="21"/>
        </w:rPr>
      </w:pPr>
      <w:r>
        <w:rPr>
          <w:rFonts w:hint="eastAsia" w:ascii="宋体" w:hAnsi="宋体" w:cs="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spacing w:line="360" w:lineRule="auto"/>
        <w:rPr>
          <w:rFonts w:ascii="宋体" w:hAnsi="宋体" w:cs="宋体"/>
          <w:sz w:val="24"/>
        </w:rPr>
      </w:pPr>
      <w:r>
        <w:rPr>
          <w:rFonts w:hint="eastAsia" w:ascii="宋体" w:hAnsi="宋体" w:cs="宋体"/>
          <w:sz w:val="24"/>
        </w:rPr>
        <w:t>40．中标公告</w:t>
      </w:r>
    </w:p>
    <w:p>
      <w:pPr>
        <w:spacing w:line="360" w:lineRule="auto"/>
        <w:rPr>
          <w:rFonts w:ascii="宋体" w:hAnsi="宋体" w:cs="宋体"/>
          <w:szCs w:val="21"/>
        </w:rPr>
      </w:pPr>
      <w:r>
        <w:rPr>
          <w:rFonts w:hint="eastAsia" w:ascii="宋体" w:hAnsi="宋体" w:cs="宋体"/>
          <w:szCs w:val="21"/>
        </w:rPr>
        <w:t>40.1</w:t>
      </w:r>
      <w:bookmarkStart w:id="121" w:name="_Hlk72438709"/>
      <w:r>
        <w:rPr>
          <w:rFonts w:hint="eastAsia" w:ascii="宋体" w:hAnsi="宋体" w:cs="宋体"/>
          <w:szCs w:val="21"/>
        </w:rPr>
        <w:t>为体现“公开、公平、公正”的原则，评审结束后经采购人确认（确定）评审结果，政府集中采购机构将在</w:t>
      </w:r>
      <w:r>
        <w:rPr>
          <w:rFonts w:hint="eastAsia" w:ascii="宋体" w:hAnsi="宋体" w:cs="宋体"/>
          <w:b/>
          <w:bCs/>
          <w:szCs w:val="21"/>
        </w:rPr>
        <w:t>深圳公共资源交易网（https://szggzy.com/）</w:t>
      </w:r>
      <w:r>
        <w:rPr>
          <w:rFonts w:hint="eastAsia" w:ascii="宋体" w:hAnsi="宋体" w:cs="宋体"/>
          <w:szCs w:val="21"/>
        </w:rPr>
        <w:t>上发布中标结果公告。</w:t>
      </w:r>
      <w:bookmarkEnd w:id="121"/>
      <w:bookmarkStart w:id="122" w:name="_Hlk72438751"/>
      <w:r>
        <w:rPr>
          <w:rFonts w:hint="eastAsia" w:ascii="宋体" w:hAnsi="宋体" w:cs="宋体"/>
          <w:szCs w:val="21"/>
        </w:rPr>
        <w:t>供应商如对评审结果有异议，可在发布公示日期起七个工作日内向政府集中采购机构提出。若在公示期内未提出质疑，则视为认同该评审结果。</w:t>
      </w:r>
    </w:p>
    <w:bookmarkEnd w:id="122"/>
    <w:p>
      <w:pPr>
        <w:spacing w:line="360" w:lineRule="auto"/>
        <w:rPr>
          <w:rFonts w:ascii="宋体" w:hAnsi="宋体" w:cs="宋体"/>
          <w:szCs w:val="21"/>
        </w:rPr>
      </w:pPr>
      <w:r>
        <w:rPr>
          <w:rFonts w:hint="eastAsia" w:ascii="宋体" w:hAnsi="宋体" w:cs="宋体"/>
          <w:szCs w:val="21"/>
        </w:rPr>
        <w:t>40.2质疑、投诉供应商应保证质疑、投诉内容的真实性和可靠性，并承担相应的法律责任。</w:t>
      </w:r>
    </w:p>
    <w:p>
      <w:pPr>
        <w:spacing w:line="360" w:lineRule="auto"/>
        <w:rPr>
          <w:rFonts w:ascii="宋体" w:hAnsi="宋体" w:cs="宋体"/>
          <w:sz w:val="24"/>
        </w:rPr>
      </w:pPr>
      <w:r>
        <w:rPr>
          <w:rFonts w:hint="eastAsia" w:ascii="宋体" w:hAnsi="宋体" w:cs="宋体"/>
          <w:sz w:val="24"/>
        </w:rPr>
        <w:t>41．中标通知书</w:t>
      </w:r>
    </w:p>
    <w:p>
      <w:pPr>
        <w:spacing w:line="360" w:lineRule="auto"/>
        <w:rPr>
          <w:rFonts w:ascii="宋体" w:hAnsi="宋体" w:cs="宋体"/>
          <w:szCs w:val="21"/>
        </w:rPr>
      </w:pPr>
      <w:r>
        <w:rPr>
          <w:rFonts w:hint="eastAsia" w:ascii="宋体" w:hAnsi="宋体" w:cs="宋体"/>
          <w:szCs w:val="21"/>
        </w:rPr>
        <w:t>41.1</w:t>
      </w:r>
      <w:bookmarkStart w:id="123" w:name="_Hlk72438863"/>
      <w:r>
        <w:rPr>
          <w:rFonts w:hint="eastAsia" w:ascii="宋体" w:hAnsi="宋体" w:cs="宋体"/>
          <w:szCs w:val="21"/>
        </w:rPr>
        <w:t>中标公告公布以后无异常的情况下,中标供应商和采购人可自行在</w:t>
      </w:r>
      <w:r>
        <w:rPr>
          <w:rFonts w:hint="eastAsia" w:ascii="宋体" w:hAnsi="宋体" w:cs="宋体"/>
          <w:b/>
          <w:bCs/>
          <w:szCs w:val="21"/>
        </w:rPr>
        <w:t>“深圳政府采购智慧平台（http://zfcg.szggzy.com/）”</w:t>
      </w:r>
      <w:r>
        <w:rPr>
          <w:rFonts w:hint="eastAsia" w:ascii="宋体" w:hAnsi="宋体" w:cs="宋体"/>
          <w:szCs w:val="21"/>
        </w:rPr>
        <w:t>上打印</w:t>
      </w:r>
      <w:r>
        <w:rPr>
          <w:rFonts w:hint="eastAsia" w:ascii="宋体" w:hAnsi="宋体" w:cs="宋体"/>
          <w:b/>
          <w:szCs w:val="21"/>
        </w:rPr>
        <w:t>《数字中标通知书》</w:t>
      </w:r>
      <w:r>
        <w:rPr>
          <w:rFonts w:hint="eastAsia" w:ascii="宋体" w:hAnsi="宋体" w:cs="宋体"/>
          <w:szCs w:val="21"/>
        </w:rPr>
        <w:t>。</w:t>
      </w:r>
      <w:bookmarkEnd w:id="123"/>
    </w:p>
    <w:p>
      <w:pPr>
        <w:spacing w:line="360" w:lineRule="auto"/>
        <w:rPr>
          <w:rFonts w:ascii="宋体" w:hAnsi="宋体" w:cs="宋体"/>
          <w:szCs w:val="21"/>
        </w:rPr>
      </w:pPr>
      <w:r>
        <w:rPr>
          <w:rFonts w:hint="eastAsia" w:ascii="宋体" w:hAnsi="宋体" w:cs="宋体"/>
          <w:szCs w:val="21"/>
        </w:rPr>
        <w:t>41.2中标通知书是合同的重要组成部分。</w:t>
      </w:r>
    </w:p>
    <w:p>
      <w:pPr>
        <w:spacing w:line="360" w:lineRule="auto"/>
        <w:rPr>
          <w:rFonts w:ascii="宋体" w:hAnsi="宋体" w:cs="宋体"/>
          <w:szCs w:val="21"/>
        </w:rPr>
      </w:pPr>
      <w:bookmarkStart w:id="124" w:name="_Hlk71407340"/>
      <w:r>
        <w:rPr>
          <w:rFonts w:hint="eastAsia" w:ascii="宋体" w:hAnsi="宋体" w:cs="宋体"/>
          <w:szCs w:val="21"/>
        </w:rPr>
        <w:t>41.3因质疑投诉或其它原因导致项目结果变更或采购终止的，政府集中采购机构有权吊销中标通知书。</w:t>
      </w:r>
    </w:p>
    <w:bookmarkEnd w:id="124"/>
    <w:p>
      <w:pPr>
        <w:spacing w:line="360" w:lineRule="auto"/>
        <w:rPr>
          <w:rFonts w:ascii="宋体" w:hAnsi="宋体" w:cs="宋体"/>
          <w:szCs w:val="21"/>
        </w:rPr>
      </w:pPr>
    </w:p>
    <w:p>
      <w:pPr>
        <w:pStyle w:val="5"/>
        <w:numPr>
          <w:ilvl w:val="0"/>
          <w:numId w:val="4"/>
        </w:numPr>
        <w:spacing w:before="0" w:after="0" w:line="360" w:lineRule="auto"/>
        <w:ind w:left="0" w:firstLine="0"/>
        <w:rPr>
          <w:rFonts w:cs="宋体"/>
          <w:sz w:val="28"/>
          <w:szCs w:val="28"/>
        </w:rPr>
      </w:pPr>
      <w:r>
        <w:rPr>
          <w:rFonts w:hint="eastAsia" w:cs="宋体"/>
          <w:sz w:val="28"/>
          <w:szCs w:val="28"/>
        </w:rPr>
        <w:t>公开招标失败的后续处理</w:t>
      </w:r>
    </w:p>
    <w:p>
      <w:pPr>
        <w:spacing w:line="360" w:lineRule="auto"/>
        <w:rPr>
          <w:rFonts w:ascii="宋体" w:hAnsi="宋体" w:cs="宋体"/>
          <w:sz w:val="24"/>
        </w:rPr>
      </w:pPr>
      <w:r>
        <w:rPr>
          <w:rFonts w:hint="eastAsia" w:ascii="宋体" w:hAnsi="宋体" w:cs="宋体"/>
          <w:sz w:val="24"/>
        </w:rPr>
        <w:t>42．公开招标失败的处理</w:t>
      </w:r>
    </w:p>
    <w:p>
      <w:pPr>
        <w:spacing w:line="360" w:lineRule="auto"/>
        <w:rPr>
          <w:rFonts w:ascii="宋体" w:hAnsi="宋体" w:cs="宋体"/>
        </w:rPr>
      </w:pPr>
      <w:r>
        <w:rPr>
          <w:rFonts w:hint="eastAsia" w:ascii="宋体" w:hAnsi="宋体" w:cs="宋体"/>
          <w:szCs w:val="21"/>
        </w:rPr>
        <w:t>42.1本项目公开招标过程中若由于投标截止后</w:t>
      </w:r>
      <w:r>
        <w:rPr>
          <w:rFonts w:hint="eastAsia" w:ascii="宋体" w:hAnsi="宋体" w:cs="宋体"/>
        </w:rPr>
        <w:t>实际递交投标文件的供应商数量不足、经</w:t>
      </w:r>
      <w:r>
        <w:rPr>
          <w:rFonts w:hint="eastAsia" w:ascii="宋体" w:hAnsi="宋体" w:cs="宋体"/>
          <w:szCs w:val="21"/>
        </w:rPr>
        <w:t>评审委员会</w:t>
      </w:r>
      <w:r>
        <w:rPr>
          <w:rFonts w:hint="eastAsia" w:ascii="宋体" w:hAnsi="宋体" w:cs="宋体"/>
        </w:rPr>
        <w:t>评审对招标文件作实质响应的供应商不足等原因造成公开招标失败，可由政府集中采购机构重新组织采购。</w:t>
      </w:r>
    </w:p>
    <w:p>
      <w:pPr>
        <w:spacing w:line="360" w:lineRule="auto"/>
        <w:rPr>
          <w:rFonts w:ascii="宋体" w:hAnsi="宋体" w:cs="宋体"/>
          <w:szCs w:val="21"/>
        </w:rPr>
      </w:pPr>
      <w:r>
        <w:rPr>
          <w:rFonts w:hint="eastAsia" w:ascii="宋体" w:hAnsi="宋体" w:cs="宋体"/>
          <w:szCs w:val="21"/>
        </w:rPr>
        <w:t>42.2对公开招标失败的项目，评审委员会在出具该项目招标失败结论的同时，可以提出重新采购组织形式的建议，以及进一步完善招标文件的资格、技术、商务要求的修改建议。</w:t>
      </w:r>
    </w:p>
    <w:p>
      <w:pPr>
        <w:spacing w:line="360" w:lineRule="auto"/>
        <w:rPr>
          <w:rFonts w:ascii="宋体" w:hAnsi="宋体" w:cs="宋体"/>
          <w:szCs w:val="21"/>
        </w:rPr>
      </w:pPr>
      <w:r>
        <w:rPr>
          <w:rFonts w:hint="eastAsia" w:ascii="宋体" w:hAnsi="宋体" w:cs="宋体"/>
          <w:szCs w:val="21"/>
        </w:rPr>
        <w:t>42.3重新组织采购有以下两种组织形式：</w:t>
      </w:r>
    </w:p>
    <w:p>
      <w:pPr>
        <w:spacing w:line="360" w:lineRule="auto"/>
        <w:rPr>
          <w:rFonts w:ascii="宋体" w:hAnsi="宋体" w:cs="宋体"/>
        </w:rPr>
      </w:pPr>
      <w:r>
        <w:rPr>
          <w:rFonts w:hint="eastAsia" w:ascii="宋体" w:hAnsi="宋体" w:cs="宋体"/>
        </w:rPr>
        <w:t>（1）由政府集中采购机构重新组织公开招标；</w:t>
      </w:r>
    </w:p>
    <w:p>
      <w:pPr>
        <w:spacing w:line="360" w:lineRule="auto"/>
        <w:rPr>
          <w:rFonts w:ascii="宋体" w:hAnsi="宋体" w:cs="宋体"/>
        </w:rPr>
      </w:pPr>
      <w:r>
        <w:rPr>
          <w:rFonts w:hint="eastAsia" w:ascii="宋体" w:hAnsi="宋体" w:cs="宋体"/>
        </w:rPr>
        <w:t>（2）根据实际情况需要向同级财政部门提出非公开招标方式申请，经同级财政部门批准，公开招标失败采购项目可转为竞争性谈判或单一来源谈判方式采购。</w:t>
      </w:r>
    </w:p>
    <w:p>
      <w:pPr>
        <w:spacing w:line="360" w:lineRule="auto"/>
        <w:rPr>
          <w:rFonts w:ascii="宋体" w:hAnsi="宋体" w:cs="宋体"/>
        </w:rPr>
      </w:pPr>
      <w:r>
        <w:rPr>
          <w:rFonts w:hint="eastAsia" w:ascii="宋体" w:hAnsi="宋体" w:cs="宋体"/>
        </w:rPr>
        <w:t>42.4公开招标失败的采购项目重新组织公开招标，由政府集中采购机构重新按公开招标流程组织采购活动。</w:t>
      </w:r>
    </w:p>
    <w:p>
      <w:pPr>
        <w:spacing w:line="360" w:lineRule="auto"/>
        <w:rPr>
          <w:rFonts w:ascii="宋体" w:hAnsi="宋体" w:cs="宋体"/>
        </w:rPr>
      </w:pPr>
      <w:r>
        <w:rPr>
          <w:rFonts w:hint="eastAsia" w:ascii="宋体" w:hAnsi="宋体" w:cs="宋体"/>
          <w:sz w:val="24"/>
        </w:rPr>
        <w:t xml:space="preserve">    </w:t>
      </w:r>
      <w:r>
        <w:rPr>
          <w:rFonts w:hint="eastAsia" w:ascii="宋体" w:hAnsi="宋体" w:cs="宋体"/>
        </w:rPr>
        <w:t>42.5公开招标失败的采购项目经同级财政部门批准转为竞争性谈判或单一来源谈判方式采购的，按规定要求组织政府采购工作。</w:t>
      </w:r>
    </w:p>
    <w:p>
      <w:pPr>
        <w:spacing w:line="360" w:lineRule="auto"/>
        <w:rPr>
          <w:rFonts w:ascii="宋体" w:hAnsi="宋体" w:cs="宋体"/>
          <w:sz w:val="24"/>
        </w:rPr>
      </w:pPr>
    </w:p>
    <w:p>
      <w:pPr>
        <w:pStyle w:val="5"/>
        <w:numPr>
          <w:ilvl w:val="0"/>
          <w:numId w:val="4"/>
        </w:numPr>
        <w:spacing w:before="0" w:after="0" w:line="360" w:lineRule="auto"/>
        <w:ind w:left="0" w:firstLine="0"/>
        <w:rPr>
          <w:rFonts w:cs="宋体"/>
          <w:sz w:val="28"/>
          <w:szCs w:val="28"/>
        </w:rPr>
      </w:pPr>
      <w:bookmarkStart w:id="125" w:name="_Hlk72439043"/>
      <w:r>
        <w:rPr>
          <w:rFonts w:hint="eastAsia" w:cs="宋体"/>
          <w:sz w:val="28"/>
          <w:szCs w:val="28"/>
        </w:rPr>
        <w:t>合同的授予与备案</w:t>
      </w:r>
      <w:bookmarkEnd w:id="125"/>
    </w:p>
    <w:p>
      <w:pPr>
        <w:spacing w:line="360" w:lineRule="auto"/>
        <w:rPr>
          <w:rFonts w:ascii="宋体" w:hAnsi="宋体" w:cs="宋体"/>
          <w:sz w:val="24"/>
        </w:rPr>
      </w:pPr>
      <w:bookmarkStart w:id="126" w:name="_Toc73517679"/>
      <w:bookmarkStart w:id="127" w:name="_Toc73521586"/>
      <w:bookmarkStart w:id="128" w:name="_Toc100052408"/>
      <w:bookmarkStart w:id="129" w:name="_Toc73518157"/>
      <w:bookmarkStart w:id="130" w:name="_Toc73521674"/>
      <w:bookmarkStart w:id="131" w:name="_Hlk72439088"/>
      <w:r>
        <w:rPr>
          <w:rFonts w:hint="eastAsia" w:ascii="宋体" w:hAnsi="宋体" w:cs="宋体"/>
          <w:sz w:val="24"/>
        </w:rPr>
        <w:t>43．合同授予标准</w:t>
      </w:r>
      <w:bookmarkEnd w:id="126"/>
      <w:bookmarkEnd w:id="127"/>
      <w:bookmarkEnd w:id="128"/>
      <w:bookmarkEnd w:id="129"/>
      <w:bookmarkEnd w:id="130"/>
    </w:p>
    <w:p>
      <w:pPr>
        <w:spacing w:line="360" w:lineRule="auto"/>
        <w:rPr>
          <w:rFonts w:ascii="宋体" w:hAnsi="宋体" w:cs="宋体"/>
          <w:szCs w:val="21"/>
        </w:rPr>
      </w:pPr>
      <w:r>
        <w:rPr>
          <w:rFonts w:hint="eastAsia" w:ascii="宋体" w:hAnsi="宋体" w:cs="宋体"/>
          <w:szCs w:val="21"/>
        </w:rPr>
        <w:t>本项目的合同将授予经本招标文件规定评审确定的中标供应商。</w:t>
      </w:r>
    </w:p>
    <w:p>
      <w:pPr>
        <w:spacing w:line="360" w:lineRule="auto"/>
        <w:rPr>
          <w:rFonts w:ascii="宋体" w:hAnsi="宋体" w:cs="宋体"/>
          <w:sz w:val="24"/>
        </w:rPr>
      </w:pPr>
      <w:bookmarkStart w:id="132" w:name="_Toc73518158"/>
      <w:bookmarkStart w:id="133" w:name="_Toc73517680"/>
      <w:bookmarkStart w:id="134" w:name="_Toc73521675"/>
      <w:bookmarkStart w:id="135" w:name="_Toc100052409"/>
      <w:bookmarkStart w:id="136" w:name="_Toc73521587"/>
      <w:r>
        <w:rPr>
          <w:rFonts w:hint="eastAsia" w:ascii="宋体" w:hAnsi="宋体" w:cs="宋体"/>
          <w:sz w:val="24"/>
        </w:rPr>
        <w:t>44．</w:t>
      </w:r>
      <w:bookmarkEnd w:id="132"/>
      <w:bookmarkEnd w:id="133"/>
      <w:bookmarkEnd w:id="134"/>
      <w:bookmarkEnd w:id="135"/>
      <w:bookmarkEnd w:id="136"/>
      <w:r>
        <w:rPr>
          <w:rFonts w:hint="eastAsia" w:ascii="宋体" w:hAnsi="宋体" w:cs="宋体"/>
          <w:sz w:val="24"/>
        </w:rPr>
        <w:t>接受和拒绝任何或所有投标的权力</w:t>
      </w:r>
    </w:p>
    <w:p>
      <w:pPr>
        <w:spacing w:line="360" w:lineRule="auto"/>
        <w:rPr>
          <w:rFonts w:ascii="宋体" w:hAnsi="宋体" w:cs="宋体"/>
          <w:szCs w:val="21"/>
        </w:rPr>
      </w:pPr>
      <w:r>
        <w:rPr>
          <w:rFonts w:hint="eastAsia" w:ascii="宋体" w:hAnsi="宋体" w:cs="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spacing w:line="360" w:lineRule="auto"/>
        <w:rPr>
          <w:rFonts w:ascii="宋体" w:hAnsi="宋体" w:cs="宋体"/>
          <w:sz w:val="24"/>
        </w:rPr>
      </w:pPr>
      <w:bookmarkStart w:id="137" w:name="_Toc100052410"/>
      <w:bookmarkStart w:id="138" w:name="_Toc73521589"/>
      <w:bookmarkStart w:id="139" w:name="_Toc73521677"/>
      <w:bookmarkStart w:id="140" w:name="_Toc73518160"/>
      <w:bookmarkStart w:id="141" w:name="_Toc73517682"/>
      <w:r>
        <w:rPr>
          <w:rFonts w:hint="eastAsia" w:ascii="宋体" w:hAnsi="宋体" w:cs="宋体"/>
          <w:sz w:val="24"/>
        </w:rPr>
        <w:t>45．合同的签订</w:t>
      </w:r>
      <w:bookmarkEnd w:id="137"/>
      <w:bookmarkEnd w:id="138"/>
      <w:bookmarkEnd w:id="139"/>
      <w:bookmarkEnd w:id="140"/>
      <w:bookmarkEnd w:id="141"/>
    </w:p>
    <w:p>
      <w:pPr>
        <w:spacing w:line="360" w:lineRule="auto"/>
        <w:rPr>
          <w:rFonts w:ascii="宋体" w:hAnsi="宋体" w:cs="宋体"/>
          <w:szCs w:val="21"/>
        </w:rPr>
      </w:pPr>
      <w:r>
        <w:rPr>
          <w:rFonts w:hint="eastAsia" w:ascii="宋体" w:hAnsi="宋体" w:cs="宋体"/>
          <w:szCs w:val="21"/>
        </w:rPr>
        <w:t>45.1中标人将于中标通知书发出之日起十个工作日内，按照采购文件（招标文件和投标文件等）内容与采购人签订政府采购合同；合同的实质性内容应当符合招标文件的规定；</w:t>
      </w:r>
    </w:p>
    <w:p>
      <w:pPr>
        <w:spacing w:line="360" w:lineRule="auto"/>
        <w:rPr>
          <w:rFonts w:ascii="宋体" w:hAnsi="宋体" w:cs="宋体"/>
          <w:szCs w:val="21"/>
        </w:rPr>
      </w:pPr>
      <w:r>
        <w:rPr>
          <w:rFonts w:hint="eastAsia" w:ascii="宋体" w:hAnsi="宋体" w:cs="宋体"/>
          <w:szCs w:val="21"/>
        </w:rPr>
        <w:t>45.2中标人如不按本通用条款第45.1款的规定与采购人签订合同，</w:t>
      </w:r>
      <w:r>
        <w:rPr>
          <w:rFonts w:hint="eastAsia" w:ascii="宋体" w:hAnsi="宋体" w:cs="宋体"/>
          <w:kern w:val="0"/>
          <w:szCs w:val="21"/>
        </w:rPr>
        <w:t>情节严重的，由同级财政部门记入供应商诚信档案，予以通报</w:t>
      </w:r>
      <w:r>
        <w:rPr>
          <w:rFonts w:hint="eastAsia" w:ascii="宋体" w:hAnsi="宋体" w:cs="宋体"/>
          <w:szCs w:val="21"/>
        </w:rPr>
        <w:t>；</w:t>
      </w:r>
    </w:p>
    <w:p>
      <w:pPr>
        <w:spacing w:line="360" w:lineRule="auto"/>
        <w:rPr>
          <w:rFonts w:ascii="宋体" w:hAnsi="宋体" w:cs="宋体"/>
          <w:szCs w:val="21"/>
        </w:rPr>
      </w:pPr>
      <w:r>
        <w:rPr>
          <w:rFonts w:hint="eastAsia" w:ascii="宋体" w:hAnsi="宋体" w:cs="宋体"/>
          <w:szCs w:val="21"/>
        </w:rPr>
        <w:t>45.3中标人应当按照合同约定履行义务，完成中标项目，不得将中标项目转让（转包）给他人。</w:t>
      </w:r>
    </w:p>
    <w:p>
      <w:pPr>
        <w:spacing w:line="360" w:lineRule="auto"/>
        <w:rPr>
          <w:rFonts w:ascii="宋体" w:hAnsi="宋体" w:cs="宋体"/>
          <w:sz w:val="24"/>
        </w:rPr>
      </w:pPr>
      <w:bookmarkStart w:id="142" w:name="_Toc73517683"/>
      <w:bookmarkStart w:id="143" w:name="_Toc100052411"/>
      <w:bookmarkStart w:id="144" w:name="_Toc73521678"/>
      <w:bookmarkStart w:id="145" w:name="_Toc73521590"/>
      <w:bookmarkStart w:id="146" w:name="_Toc73518161"/>
      <w:r>
        <w:rPr>
          <w:rFonts w:hint="eastAsia" w:ascii="宋体" w:hAnsi="宋体" w:cs="宋体"/>
          <w:sz w:val="24"/>
        </w:rPr>
        <w:t>46．履约担保</w:t>
      </w:r>
      <w:bookmarkEnd w:id="142"/>
      <w:bookmarkEnd w:id="143"/>
      <w:bookmarkEnd w:id="144"/>
      <w:bookmarkEnd w:id="145"/>
      <w:bookmarkEnd w:id="146"/>
    </w:p>
    <w:p>
      <w:pPr>
        <w:spacing w:line="360" w:lineRule="auto"/>
        <w:rPr>
          <w:rFonts w:ascii="宋体" w:hAnsi="宋体" w:cs="宋体"/>
          <w:szCs w:val="21"/>
        </w:rPr>
      </w:pPr>
      <w:r>
        <w:rPr>
          <w:rFonts w:hint="eastAsia" w:ascii="宋体" w:hAnsi="宋体" w:cs="宋体"/>
          <w:szCs w:val="21"/>
        </w:rPr>
        <w:t>46.1在签订项目合同的同时，中标人应按“对通用条款的补充内容”中规定的金额向采购人提交履约担保；</w:t>
      </w:r>
    </w:p>
    <w:p>
      <w:pPr>
        <w:spacing w:line="360" w:lineRule="auto"/>
        <w:rPr>
          <w:rFonts w:ascii="宋体" w:hAnsi="宋体" w:cs="宋体"/>
          <w:szCs w:val="21"/>
        </w:rPr>
      </w:pPr>
      <w:r>
        <w:rPr>
          <w:rFonts w:hint="eastAsia" w:ascii="宋体" w:hAnsi="宋体" w:cs="宋体"/>
          <w:szCs w:val="21"/>
        </w:rPr>
        <w:t>46.2，允许供应商自主选择以支票、汇票、本票、保函等非现金方式提交履约担保；</w:t>
      </w:r>
      <w:r>
        <w:rPr>
          <w:rFonts w:hint="eastAsia" w:ascii="宋体" w:hAnsi="宋体" w:cs="宋体"/>
        </w:rPr>
        <w:t>中标人提交履约担保不是合同签订的前提条件，不要求中标人提供除法律、法规明确规定外的其他担保。</w:t>
      </w:r>
    </w:p>
    <w:p>
      <w:pPr>
        <w:spacing w:line="360" w:lineRule="auto"/>
        <w:rPr>
          <w:rFonts w:ascii="宋体" w:hAnsi="宋体" w:cs="宋体"/>
          <w:sz w:val="24"/>
        </w:rPr>
      </w:pPr>
      <w:r>
        <w:rPr>
          <w:rFonts w:hint="eastAsia" w:ascii="宋体" w:hAnsi="宋体" w:cs="宋体"/>
          <w:sz w:val="24"/>
        </w:rPr>
        <w:t>47. 合同备案</w:t>
      </w:r>
    </w:p>
    <w:p>
      <w:pPr>
        <w:spacing w:line="360" w:lineRule="auto"/>
        <w:rPr>
          <w:rFonts w:ascii="宋体" w:hAnsi="宋体" w:cs="宋体"/>
          <w:szCs w:val="21"/>
        </w:rPr>
      </w:pPr>
      <w:r>
        <w:rPr>
          <w:rFonts w:hint="eastAsia" w:ascii="宋体" w:hAnsi="宋体" w:cs="宋体"/>
          <w:szCs w:val="21"/>
          <w:lang w:eastAsia="zh-Hans"/>
        </w:rPr>
        <w:t>采购人与中标供应商自中标通知书发出之日起10个工作日内签订政府采购合同，</w:t>
      </w:r>
      <w:r>
        <w:rPr>
          <w:rFonts w:hint="eastAsia" w:ascii="宋体" w:hAnsi="宋体" w:cs="宋体"/>
          <w:szCs w:val="21"/>
        </w:rPr>
        <w:t>并按财政部门规定提交备案。</w:t>
      </w:r>
    </w:p>
    <w:p>
      <w:pPr>
        <w:spacing w:line="360" w:lineRule="auto"/>
        <w:rPr>
          <w:rFonts w:ascii="宋体" w:hAnsi="宋体" w:cs="宋体"/>
          <w:sz w:val="24"/>
        </w:rPr>
      </w:pPr>
      <w:r>
        <w:rPr>
          <w:rFonts w:hint="eastAsia" w:ascii="宋体" w:hAnsi="宋体" w:cs="宋体"/>
          <w:sz w:val="24"/>
        </w:rPr>
        <w:t>48. 合同变更</w:t>
      </w:r>
    </w:p>
    <w:p>
      <w:pPr>
        <w:spacing w:line="360" w:lineRule="auto"/>
        <w:rPr>
          <w:rFonts w:ascii="宋体" w:hAnsi="宋体" w:cs="宋体"/>
          <w:szCs w:val="21"/>
        </w:rPr>
      </w:pPr>
      <w:r>
        <w:rPr>
          <w:rFonts w:hint="eastAsia" w:ascii="宋体" w:hAnsi="宋体" w:cs="宋体"/>
          <w:szCs w:val="21"/>
        </w:rPr>
        <w:t>合同变更事宜按《深圳市财政局关于优化政府采购合同备案的通知》（深财发保〔2022〕2号）相关规定执行。</w:t>
      </w:r>
    </w:p>
    <w:p>
      <w:pPr>
        <w:spacing w:line="360" w:lineRule="auto"/>
        <w:rPr>
          <w:rFonts w:ascii="宋体" w:hAnsi="宋体" w:cs="宋体"/>
          <w:sz w:val="24"/>
        </w:rPr>
      </w:pPr>
      <w:r>
        <w:rPr>
          <w:rFonts w:hint="eastAsia" w:ascii="宋体" w:hAnsi="宋体" w:cs="宋体"/>
          <w:sz w:val="24"/>
        </w:rPr>
        <w:t>49. 项目验收</w:t>
      </w:r>
    </w:p>
    <w:p>
      <w:pPr>
        <w:widowControl/>
        <w:spacing w:line="360" w:lineRule="auto"/>
        <w:jc w:val="left"/>
        <w:rPr>
          <w:rFonts w:ascii="宋体" w:hAnsi="宋体" w:cs="宋体"/>
        </w:rPr>
      </w:pPr>
      <w:r>
        <w:rPr>
          <w:rFonts w:hint="eastAsia" w:ascii="宋体" w:hAnsi="宋体" w:cs="宋体"/>
        </w:rPr>
        <w:t xml:space="preserve">49.1采购人应当按照招标文件和合同规定的标准和方法，及时组织验收。 </w:t>
      </w:r>
    </w:p>
    <w:p>
      <w:pPr>
        <w:spacing w:line="360" w:lineRule="auto"/>
        <w:rPr>
          <w:rFonts w:ascii="宋体" w:hAnsi="宋体" w:cs="宋体"/>
          <w:sz w:val="24"/>
        </w:rPr>
      </w:pPr>
      <w:r>
        <w:rPr>
          <w:rFonts w:hint="eastAsia" w:ascii="宋体" w:hAnsi="宋体" w:cs="宋体"/>
          <w:sz w:val="24"/>
        </w:rPr>
        <w:t>50. 宣传</w:t>
      </w:r>
    </w:p>
    <w:p>
      <w:pPr>
        <w:spacing w:line="360" w:lineRule="auto"/>
        <w:rPr>
          <w:rFonts w:ascii="宋体" w:hAnsi="宋体" w:cs="宋体"/>
        </w:rPr>
      </w:pPr>
      <w:r>
        <w:rPr>
          <w:rFonts w:hint="eastAsia" w:ascii="宋体" w:hAnsi="宋体" w:cs="宋体"/>
        </w:rPr>
        <w:t>凡与政府采购活动有关的宣传或广告，若当中提及政府采购，必须事先将具体对外宣传方案报同级财政部门和政府集中采购机构，并征得其同意。对外市场宣传包括但不限于以下形式：</w:t>
      </w:r>
    </w:p>
    <w:p>
      <w:pPr>
        <w:spacing w:line="360" w:lineRule="auto"/>
        <w:rPr>
          <w:rFonts w:ascii="宋体" w:hAnsi="宋体" w:cs="宋体"/>
        </w:rPr>
      </w:pPr>
      <w:r>
        <w:rPr>
          <w:rFonts w:hint="eastAsia" w:ascii="宋体" w:hAnsi="宋体" w:cs="宋体"/>
        </w:rPr>
        <w:t>a.名片、宣传册、广告标语等；</w:t>
      </w:r>
    </w:p>
    <w:p>
      <w:pPr>
        <w:spacing w:line="360" w:lineRule="auto"/>
        <w:rPr>
          <w:rFonts w:ascii="宋体" w:hAnsi="宋体" w:cs="宋体"/>
        </w:rPr>
      </w:pPr>
      <w:r>
        <w:rPr>
          <w:rFonts w:hint="eastAsia" w:ascii="宋体" w:hAnsi="宋体" w:cs="宋体"/>
        </w:rPr>
        <w:t>b.案例介绍、推广等；</w:t>
      </w:r>
    </w:p>
    <w:p>
      <w:pPr>
        <w:spacing w:line="360" w:lineRule="auto"/>
        <w:rPr>
          <w:rFonts w:ascii="宋体" w:hAnsi="宋体" w:cs="宋体"/>
        </w:rPr>
      </w:pPr>
      <w:r>
        <w:rPr>
          <w:rFonts w:hint="eastAsia" w:ascii="宋体" w:hAnsi="宋体" w:cs="宋体"/>
        </w:rPr>
        <w:t>c.工作人员向其他消费群体宣传。</w:t>
      </w:r>
    </w:p>
    <w:p>
      <w:pPr>
        <w:spacing w:line="360" w:lineRule="auto"/>
        <w:rPr>
          <w:rFonts w:ascii="宋体" w:hAnsi="宋体" w:cs="宋体"/>
          <w:sz w:val="24"/>
        </w:rPr>
      </w:pPr>
      <w:r>
        <w:rPr>
          <w:rFonts w:hint="eastAsia" w:ascii="宋体" w:hAnsi="宋体" w:cs="宋体"/>
          <w:sz w:val="24"/>
        </w:rPr>
        <w:t>51. 供应商违法责任</w:t>
      </w:r>
    </w:p>
    <w:p>
      <w:pPr>
        <w:spacing w:line="360" w:lineRule="auto"/>
        <w:rPr>
          <w:rFonts w:ascii="宋体" w:hAnsi="宋体" w:cs="宋体"/>
          <w:szCs w:val="21"/>
        </w:rPr>
      </w:pPr>
      <w:r>
        <w:rPr>
          <w:rFonts w:hint="eastAsia" w:ascii="宋体" w:hAnsi="宋体" w:cs="宋体"/>
          <w:szCs w:val="21"/>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spacing w:line="360" w:lineRule="auto"/>
        <w:rPr>
          <w:rFonts w:ascii="宋体" w:hAnsi="宋体" w:cs="宋体"/>
          <w:szCs w:val="21"/>
        </w:rPr>
      </w:pPr>
      <w:r>
        <w:rPr>
          <w:rFonts w:hint="eastAsia" w:ascii="宋体" w:hAnsi="宋体" w:cs="宋体"/>
          <w:szCs w:val="21"/>
        </w:rPr>
        <w:t>（1）在采购活动中应当回避而未回避的；</w:t>
      </w:r>
    </w:p>
    <w:p>
      <w:pPr>
        <w:spacing w:line="360" w:lineRule="auto"/>
        <w:rPr>
          <w:rFonts w:ascii="宋体" w:hAnsi="宋体" w:cs="宋体"/>
          <w:szCs w:val="21"/>
        </w:rPr>
      </w:pPr>
      <w:r>
        <w:rPr>
          <w:rFonts w:hint="eastAsia" w:ascii="宋体" w:hAnsi="宋体" w:cs="宋体"/>
          <w:szCs w:val="21"/>
        </w:rPr>
        <w:t>（2）未按本条例规定签订、履行采购合同，造成严重后果的；</w:t>
      </w:r>
    </w:p>
    <w:p>
      <w:pPr>
        <w:spacing w:line="360" w:lineRule="auto"/>
        <w:rPr>
          <w:rFonts w:ascii="宋体" w:hAnsi="宋体" w:cs="宋体"/>
          <w:szCs w:val="21"/>
        </w:rPr>
      </w:pPr>
      <w:r>
        <w:rPr>
          <w:rFonts w:hint="eastAsia" w:ascii="宋体" w:hAnsi="宋体" w:cs="宋体"/>
          <w:szCs w:val="21"/>
        </w:rPr>
        <w:t>（3）隐瞒真实情况，提供虚假资料的；</w:t>
      </w:r>
    </w:p>
    <w:p>
      <w:pPr>
        <w:spacing w:line="360" w:lineRule="auto"/>
        <w:rPr>
          <w:rFonts w:ascii="宋体" w:hAnsi="宋体" w:cs="宋体"/>
          <w:szCs w:val="21"/>
        </w:rPr>
      </w:pPr>
      <w:r>
        <w:rPr>
          <w:rFonts w:hint="eastAsia" w:ascii="宋体" w:hAnsi="宋体" w:cs="宋体"/>
          <w:szCs w:val="21"/>
        </w:rPr>
        <w:t>（4）以非法手段排斥其他供应商参与竞争的；</w:t>
      </w:r>
    </w:p>
    <w:p>
      <w:pPr>
        <w:spacing w:line="360" w:lineRule="auto"/>
        <w:rPr>
          <w:rFonts w:ascii="宋体" w:hAnsi="宋体" w:cs="宋体"/>
          <w:szCs w:val="21"/>
        </w:rPr>
      </w:pPr>
      <w:r>
        <w:rPr>
          <w:rFonts w:hint="eastAsia" w:ascii="宋体" w:hAnsi="宋体" w:cs="宋体"/>
          <w:szCs w:val="21"/>
        </w:rPr>
        <w:t>（5）与其他采购参加人串通投标的；</w:t>
      </w:r>
    </w:p>
    <w:p>
      <w:pPr>
        <w:spacing w:line="360" w:lineRule="auto"/>
        <w:rPr>
          <w:rFonts w:ascii="宋体" w:hAnsi="宋体" w:cs="宋体"/>
          <w:szCs w:val="21"/>
        </w:rPr>
      </w:pPr>
      <w:r>
        <w:rPr>
          <w:rFonts w:hint="eastAsia" w:ascii="宋体" w:hAnsi="宋体" w:cs="宋体"/>
          <w:szCs w:val="21"/>
        </w:rPr>
        <w:t>（6）恶意投诉的；</w:t>
      </w:r>
    </w:p>
    <w:p>
      <w:pPr>
        <w:spacing w:line="360" w:lineRule="auto"/>
        <w:rPr>
          <w:rFonts w:ascii="宋体" w:hAnsi="宋体" w:cs="宋体"/>
          <w:szCs w:val="21"/>
        </w:rPr>
      </w:pPr>
      <w:r>
        <w:rPr>
          <w:rFonts w:hint="eastAsia" w:ascii="宋体" w:hAnsi="宋体" w:cs="宋体"/>
          <w:szCs w:val="21"/>
        </w:rPr>
        <w:t>（7）向采购项目相关人行贿或者提供其他不当利益的；</w:t>
      </w:r>
    </w:p>
    <w:p>
      <w:pPr>
        <w:spacing w:line="360" w:lineRule="auto"/>
        <w:rPr>
          <w:rFonts w:ascii="宋体" w:hAnsi="宋体" w:cs="宋体"/>
          <w:szCs w:val="21"/>
        </w:rPr>
      </w:pPr>
      <w:r>
        <w:rPr>
          <w:rFonts w:hint="eastAsia" w:ascii="宋体" w:hAnsi="宋体" w:cs="宋体"/>
          <w:szCs w:val="21"/>
        </w:rPr>
        <w:t>（8）阻碍、抗拒主管部门监督检查的；</w:t>
      </w:r>
    </w:p>
    <w:p>
      <w:pPr>
        <w:spacing w:line="360" w:lineRule="auto"/>
        <w:rPr>
          <w:rFonts w:ascii="宋体" w:hAnsi="宋体" w:cs="宋体"/>
          <w:szCs w:val="21"/>
        </w:rPr>
      </w:pPr>
      <w:r>
        <w:rPr>
          <w:rFonts w:hint="eastAsia" w:ascii="宋体" w:hAnsi="宋体" w:cs="宋体"/>
          <w:szCs w:val="21"/>
        </w:rPr>
        <w:t>（9）其他违反本条例规定的行为。</w:t>
      </w:r>
    </w:p>
    <w:p>
      <w:pPr>
        <w:spacing w:line="360" w:lineRule="auto"/>
        <w:rPr>
          <w:rFonts w:ascii="宋体" w:hAnsi="宋体" w:cs="宋体"/>
          <w:szCs w:val="21"/>
        </w:rPr>
      </w:pPr>
      <w:r>
        <w:rPr>
          <w:rFonts w:hint="eastAsia" w:ascii="宋体" w:hAnsi="宋体" w:cs="宋体"/>
          <w:szCs w:val="21"/>
        </w:rPr>
        <w:t>51.2 根据《深圳市财政局关于调整政府采购投标（响应）保证金管理政策的通知 》（深财购〔2021〕51 号）的要求，供应商在政府采购活动中出现《深圳经济特区政府采购条例实施细则》第八十条所列情形的，</w:t>
      </w:r>
      <w:bookmarkStart w:id="147" w:name="_Hlk72440769"/>
      <w:r>
        <w:rPr>
          <w:rFonts w:hint="eastAsia" w:ascii="宋体" w:hAnsi="宋体" w:cs="宋体"/>
          <w:szCs w:val="21"/>
        </w:rPr>
        <w:t>政府集中采购机构或采购人不予退还其交纳的谈判保证金，情节严重的，并由主管部门</w:t>
      </w:r>
      <w:bookmarkEnd w:id="147"/>
      <w:r>
        <w:rPr>
          <w:rFonts w:hint="eastAsia" w:ascii="宋体" w:hAnsi="宋体" w:cs="宋体"/>
          <w:szCs w:val="21"/>
        </w:rPr>
        <w:t>记入供应商诚信档案，予以通报：</w:t>
      </w:r>
    </w:p>
    <w:p>
      <w:pPr>
        <w:spacing w:line="360" w:lineRule="auto"/>
        <w:rPr>
          <w:rFonts w:ascii="宋体" w:hAnsi="宋体" w:cs="宋体"/>
          <w:szCs w:val="21"/>
        </w:rPr>
      </w:pPr>
      <w:r>
        <w:rPr>
          <w:rFonts w:hint="eastAsia" w:ascii="宋体" w:hAnsi="宋体" w:cs="宋体"/>
          <w:szCs w:val="21"/>
        </w:rPr>
        <w:t>（1）投标截止后，撤销投标的；</w:t>
      </w:r>
    </w:p>
    <w:p>
      <w:pPr>
        <w:spacing w:line="360" w:lineRule="auto"/>
        <w:rPr>
          <w:rFonts w:ascii="宋体" w:hAnsi="宋体" w:cs="宋体"/>
          <w:szCs w:val="21"/>
        </w:rPr>
      </w:pPr>
      <w:r>
        <w:rPr>
          <w:rFonts w:hint="eastAsia" w:ascii="宋体" w:hAnsi="宋体" w:cs="宋体"/>
          <w:szCs w:val="21"/>
        </w:rPr>
        <w:t>（2）中标后无正当理由未在规定期限内签订合同的；</w:t>
      </w:r>
    </w:p>
    <w:p>
      <w:pPr>
        <w:spacing w:line="360" w:lineRule="auto"/>
        <w:rPr>
          <w:rFonts w:ascii="宋体" w:hAnsi="宋体" w:cs="宋体"/>
          <w:szCs w:val="21"/>
        </w:rPr>
      </w:pPr>
      <w:r>
        <w:rPr>
          <w:rFonts w:hint="eastAsia" w:ascii="宋体" w:hAnsi="宋体" w:cs="宋体"/>
          <w:szCs w:val="21"/>
        </w:rPr>
        <w:t>（3）将中标项目转让给他人、或者在投标文件中未说明且未经采购人、采购招标机构同意，将中标项目分包给他人的；</w:t>
      </w:r>
    </w:p>
    <w:p>
      <w:pPr>
        <w:spacing w:line="360" w:lineRule="auto"/>
        <w:rPr>
          <w:rFonts w:ascii="宋体" w:hAnsi="宋体" w:cs="宋体"/>
          <w:szCs w:val="21"/>
        </w:rPr>
      </w:pPr>
      <w:r>
        <w:rPr>
          <w:rFonts w:hint="eastAsia" w:ascii="宋体" w:hAnsi="宋体" w:cs="宋体"/>
          <w:szCs w:val="21"/>
        </w:rPr>
        <w:t>（4）拒绝履行合同义务的。</w:t>
      </w:r>
    </w:p>
    <w:bookmarkEnd w:id="131"/>
    <w:p>
      <w:pPr>
        <w:pStyle w:val="5"/>
        <w:numPr>
          <w:ilvl w:val="0"/>
          <w:numId w:val="4"/>
        </w:numPr>
        <w:spacing w:before="0" w:after="0" w:line="360" w:lineRule="auto"/>
        <w:ind w:left="0" w:firstLine="0"/>
        <w:rPr>
          <w:rFonts w:cs="宋体"/>
          <w:sz w:val="28"/>
          <w:szCs w:val="28"/>
        </w:rPr>
      </w:pPr>
      <w:r>
        <w:rPr>
          <w:rFonts w:hint="eastAsia" w:cs="宋体"/>
          <w:sz w:val="28"/>
          <w:szCs w:val="28"/>
        </w:rPr>
        <w:t>质疑处理</w:t>
      </w:r>
    </w:p>
    <w:p>
      <w:pPr>
        <w:spacing w:line="360" w:lineRule="auto"/>
        <w:rPr>
          <w:rFonts w:ascii="宋体" w:hAnsi="宋体" w:cs="宋体"/>
          <w:sz w:val="24"/>
        </w:rPr>
      </w:pPr>
      <w:bookmarkStart w:id="148" w:name="_Hlk72439706"/>
      <w:r>
        <w:rPr>
          <w:rFonts w:hint="eastAsia" w:ascii="宋体" w:hAnsi="宋体" w:cs="宋体"/>
          <w:sz w:val="24"/>
        </w:rPr>
        <w:t>52.质疑提出与答复</w:t>
      </w:r>
    </w:p>
    <w:p>
      <w:pPr>
        <w:spacing w:line="360" w:lineRule="auto"/>
        <w:rPr>
          <w:rFonts w:ascii="宋体" w:hAnsi="宋体" w:cs="宋体"/>
          <w:szCs w:val="21"/>
        </w:rPr>
      </w:pPr>
      <w:r>
        <w:rPr>
          <w:rFonts w:hint="eastAsia" w:ascii="宋体" w:hAnsi="宋体" w:cs="宋体"/>
          <w:szCs w:val="21"/>
        </w:rPr>
        <w:t xml:space="preserve">    52.1提出质疑</w:t>
      </w:r>
    </w:p>
    <w:p>
      <w:pPr>
        <w:spacing w:line="360" w:lineRule="auto"/>
        <w:rPr>
          <w:rFonts w:ascii="宋体" w:hAnsi="宋体" w:cs="宋体"/>
          <w:szCs w:val="21"/>
        </w:rPr>
      </w:pPr>
      <w:r>
        <w:rPr>
          <w:rFonts w:hint="eastAsia" w:ascii="宋体" w:hAnsi="宋体" w:cs="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spacing w:line="360" w:lineRule="auto"/>
        <w:rPr>
          <w:rFonts w:ascii="宋体" w:hAnsi="宋体" w:cs="宋体"/>
          <w:szCs w:val="21"/>
        </w:rPr>
      </w:pPr>
      <w:r>
        <w:rPr>
          <w:rFonts w:hint="eastAsia" w:ascii="宋体" w:hAnsi="宋体" w:cs="宋体"/>
          <w:szCs w:val="21"/>
        </w:rPr>
        <w:t xml:space="preserve">    52.2法律依据</w:t>
      </w:r>
    </w:p>
    <w:p>
      <w:pPr>
        <w:spacing w:line="360" w:lineRule="auto"/>
        <w:rPr>
          <w:rFonts w:ascii="宋体" w:hAnsi="宋体" w:cs="宋体"/>
          <w:szCs w:val="21"/>
        </w:rPr>
      </w:pPr>
      <w:r>
        <w:rPr>
          <w:rFonts w:hint="eastAsia" w:ascii="宋体" w:hAnsi="宋体" w:cs="宋体"/>
          <w:szCs w:val="21"/>
        </w:rPr>
        <w:t xml:space="preserve">    《中华人民共和国政府采购法》、《中华人民共和国政府采购法实施条例》、《深圳经济特区政府采购条例》、《深圳经济特区政府采购条例实施细则》、《政府采购质疑和投诉办法》（财政部令第94号）和其他有关法律法规规定。</w:t>
      </w:r>
    </w:p>
    <w:p>
      <w:pPr>
        <w:spacing w:line="360" w:lineRule="auto"/>
        <w:rPr>
          <w:rFonts w:ascii="宋体" w:hAnsi="宋体" w:cs="宋体"/>
          <w:szCs w:val="21"/>
        </w:rPr>
      </w:pPr>
      <w:r>
        <w:rPr>
          <w:rFonts w:hint="eastAsia" w:ascii="宋体" w:hAnsi="宋体" w:cs="宋体"/>
          <w:szCs w:val="21"/>
        </w:rPr>
        <w:t xml:space="preserve">  </w:t>
      </w:r>
      <w:r>
        <w:rPr>
          <w:rFonts w:hint="eastAsia" w:ascii="宋体" w:hAnsi="宋体" w:cs="宋体"/>
          <w:color w:val="FF0000"/>
          <w:szCs w:val="21"/>
        </w:rPr>
        <w:t xml:space="preserve">  </w:t>
      </w:r>
      <w:r>
        <w:rPr>
          <w:rFonts w:hint="eastAsia" w:ascii="宋体" w:hAnsi="宋体" w:cs="宋体"/>
          <w:szCs w:val="21"/>
        </w:rPr>
        <w:t>52.3质疑条件</w:t>
      </w:r>
    </w:p>
    <w:p>
      <w:pPr>
        <w:spacing w:line="360" w:lineRule="auto"/>
        <w:rPr>
          <w:rFonts w:ascii="宋体" w:hAnsi="宋体" w:cs="宋体"/>
          <w:szCs w:val="21"/>
        </w:rPr>
      </w:pPr>
      <w:r>
        <w:rPr>
          <w:rFonts w:hint="eastAsia" w:ascii="宋体" w:hAnsi="宋体" w:cs="宋体"/>
          <w:szCs w:val="21"/>
        </w:rPr>
        <w:t xml:space="preserve">    52.3.1提出质疑的供应商应当是参与所质疑项目采购活动的供应商；</w:t>
      </w:r>
      <w:bookmarkStart w:id="149" w:name="_Hlk75374941"/>
      <w:r>
        <w:rPr>
          <w:rFonts w:hint="eastAsia" w:ascii="宋体" w:hAnsi="宋体" w:cs="宋体"/>
          <w:szCs w:val="21"/>
        </w:rPr>
        <w:t>以联合体形式参与的，质疑应当由组成联合体的所有成员共同提出</w:t>
      </w:r>
      <w:bookmarkEnd w:id="149"/>
      <w:r>
        <w:rPr>
          <w:rFonts w:hint="eastAsia" w:ascii="宋体" w:hAnsi="宋体" w:cs="宋体"/>
          <w:szCs w:val="21"/>
        </w:rPr>
        <w:t>；</w:t>
      </w:r>
    </w:p>
    <w:p>
      <w:pPr>
        <w:spacing w:line="360" w:lineRule="auto"/>
        <w:rPr>
          <w:rFonts w:ascii="宋体" w:hAnsi="宋体" w:cs="宋体"/>
          <w:szCs w:val="21"/>
        </w:rPr>
      </w:pPr>
      <w:r>
        <w:rPr>
          <w:rFonts w:hint="eastAsia" w:ascii="宋体" w:hAnsi="宋体" w:cs="宋体"/>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spacing w:line="360" w:lineRule="auto"/>
        <w:rPr>
          <w:rFonts w:ascii="宋体" w:hAnsi="宋体" w:cs="宋体"/>
          <w:szCs w:val="21"/>
        </w:rPr>
      </w:pPr>
      <w:r>
        <w:rPr>
          <w:rFonts w:hint="eastAsia" w:ascii="宋体" w:hAnsi="宋体" w:cs="宋体"/>
          <w:szCs w:val="21"/>
        </w:rPr>
        <w:t xml:space="preserve">52.3.3应提交书面质疑函，质疑函应当包括以下内容： </w:t>
      </w:r>
    </w:p>
    <w:p>
      <w:pPr>
        <w:spacing w:line="360" w:lineRule="auto"/>
        <w:rPr>
          <w:rFonts w:ascii="宋体" w:hAnsi="宋体" w:cs="宋体"/>
          <w:szCs w:val="21"/>
        </w:rPr>
      </w:pPr>
      <w:r>
        <w:rPr>
          <w:rFonts w:hint="eastAsia" w:ascii="宋体" w:hAnsi="宋体" w:cs="宋体"/>
          <w:szCs w:val="21"/>
        </w:rPr>
        <w:t>（1）供应商的名称（或者姓名）、地址、邮编、邮箱、联系人及联系电话；</w:t>
      </w:r>
    </w:p>
    <w:p>
      <w:pPr>
        <w:spacing w:line="360" w:lineRule="auto"/>
        <w:rPr>
          <w:rFonts w:ascii="宋体" w:hAnsi="宋体" w:cs="宋体"/>
          <w:szCs w:val="21"/>
        </w:rPr>
      </w:pPr>
      <w:r>
        <w:rPr>
          <w:rFonts w:hint="eastAsia" w:ascii="宋体" w:hAnsi="宋体" w:cs="宋体"/>
          <w:szCs w:val="21"/>
        </w:rPr>
        <w:t>（2）质疑项目的名称、编号；</w:t>
      </w:r>
    </w:p>
    <w:p>
      <w:pPr>
        <w:spacing w:line="360" w:lineRule="auto"/>
        <w:rPr>
          <w:rFonts w:ascii="宋体" w:hAnsi="宋体" w:cs="宋体"/>
          <w:szCs w:val="21"/>
        </w:rPr>
      </w:pPr>
      <w:r>
        <w:rPr>
          <w:rFonts w:hint="eastAsia" w:ascii="宋体" w:hAnsi="宋体" w:cs="宋体"/>
          <w:szCs w:val="21"/>
        </w:rPr>
        <w:t>（3）具体、明确的质疑对象、质疑事项和质疑请求；</w:t>
      </w:r>
    </w:p>
    <w:p>
      <w:pPr>
        <w:spacing w:line="360" w:lineRule="auto"/>
        <w:rPr>
          <w:rFonts w:ascii="宋体" w:hAnsi="宋体" w:cs="宋体"/>
          <w:szCs w:val="21"/>
        </w:rPr>
      </w:pPr>
      <w:r>
        <w:rPr>
          <w:rFonts w:hint="eastAsia" w:ascii="宋体" w:hAnsi="宋体" w:cs="宋体"/>
          <w:szCs w:val="21"/>
        </w:rPr>
        <w:t>（4）因质疑事项而受损害的权益；</w:t>
      </w:r>
    </w:p>
    <w:p>
      <w:pPr>
        <w:spacing w:line="360" w:lineRule="auto"/>
        <w:rPr>
          <w:rFonts w:ascii="宋体" w:hAnsi="宋体" w:cs="宋体"/>
          <w:szCs w:val="21"/>
        </w:rPr>
      </w:pPr>
      <w:r>
        <w:rPr>
          <w:rFonts w:hint="eastAsia" w:ascii="宋体" w:hAnsi="宋体" w:cs="宋体"/>
          <w:szCs w:val="21"/>
        </w:rPr>
        <w:t>（5）事实依据；</w:t>
      </w:r>
    </w:p>
    <w:p>
      <w:pPr>
        <w:spacing w:line="360" w:lineRule="auto"/>
        <w:rPr>
          <w:rFonts w:ascii="宋体" w:hAnsi="宋体" w:cs="宋体"/>
          <w:szCs w:val="21"/>
        </w:rPr>
      </w:pPr>
      <w:r>
        <w:rPr>
          <w:rFonts w:hint="eastAsia" w:ascii="宋体" w:hAnsi="宋体" w:cs="宋体"/>
          <w:szCs w:val="21"/>
        </w:rPr>
        <w:t>（6）必要的法律依据；</w:t>
      </w:r>
    </w:p>
    <w:p>
      <w:pPr>
        <w:spacing w:line="360" w:lineRule="auto"/>
        <w:rPr>
          <w:rFonts w:ascii="宋体" w:hAnsi="宋体" w:cs="宋体"/>
          <w:szCs w:val="21"/>
        </w:rPr>
      </w:pPr>
      <w:r>
        <w:rPr>
          <w:rFonts w:hint="eastAsia" w:ascii="宋体" w:hAnsi="宋体" w:cs="宋体"/>
          <w:szCs w:val="21"/>
        </w:rPr>
        <w:t>（7）提出质疑的日期。</w:t>
      </w:r>
    </w:p>
    <w:p>
      <w:pPr>
        <w:spacing w:line="360" w:lineRule="auto"/>
        <w:rPr>
          <w:rFonts w:ascii="宋体" w:hAnsi="宋体" w:cs="宋体"/>
          <w:szCs w:val="21"/>
        </w:rPr>
      </w:pPr>
      <w:r>
        <w:rPr>
          <w:rFonts w:hint="eastAsia" w:ascii="宋体" w:hAnsi="宋体" w:cs="宋体"/>
          <w:szCs w:val="21"/>
        </w:rPr>
        <w:t>供应商为自然人的，应当由本人签字；供应商为法人或者其他组织的，应当由法定代表人（负责人），或者其授权代理人签字或者盖章，并加盖公章。</w:t>
      </w:r>
    </w:p>
    <w:p>
      <w:pPr>
        <w:spacing w:line="360" w:lineRule="auto"/>
        <w:rPr>
          <w:rFonts w:ascii="宋体" w:hAnsi="宋体" w:cs="宋体"/>
          <w:szCs w:val="21"/>
        </w:rPr>
      </w:pPr>
      <w:r>
        <w:rPr>
          <w:rFonts w:hint="eastAsia" w:ascii="宋体" w:hAnsi="宋体" w:cs="宋体"/>
          <w:szCs w:val="21"/>
        </w:rPr>
        <w:t>52.4提交材料</w:t>
      </w:r>
    </w:p>
    <w:p>
      <w:pPr>
        <w:spacing w:line="360" w:lineRule="auto"/>
        <w:rPr>
          <w:rFonts w:ascii="宋体" w:hAnsi="宋体" w:cs="宋体"/>
          <w:szCs w:val="21"/>
        </w:rPr>
      </w:pPr>
      <w:r>
        <w:rPr>
          <w:rFonts w:hint="eastAsia" w:ascii="宋体" w:hAnsi="宋体" w:cs="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spacing w:line="360" w:lineRule="auto"/>
        <w:rPr>
          <w:rFonts w:ascii="宋体" w:hAnsi="宋体" w:cs="宋体"/>
          <w:szCs w:val="21"/>
        </w:rPr>
      </w:pPr>
      <w:r>
        <w:rPr>
          <w:rFonts w:hint="eastAsia" w:ascii="宋体" w:hAnsi="宋体" w:cs="宋体"/>
          <w:szCs w:val="21"/>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pPr>
        <w:spacing w:line="360" w:lineRule="auto"/>
        <w:rPr>
          <w:rFonts w:ascii="宋体" w:hAnsi="宋体" w:cs="宋体"/>
          <w:szCs w:val="21"/>
        </w:rPr>
      </w:pPr>
      <w:r>
        <w:rPr>
          <w:rFonts w:hint="eastAsia" w:ascii="宋体" w:hAnsi="宋体" w:cs="宋体"/>
          <w:szCs w:val="21"/>
        </w:rPr>
        <w:t>52.5收文地点</w:t>
      </w:r>
    </w:p>
    <w:p>
      <w:pPr>
        <w:spacing w:line="360" w:lineRule="auto"/>
        <w:rPr>
          <w:rFonts w:ascii="宋体" w:hAnsi="宋体" w:cs="宋体"/>
          <w:b/>
          <w:bCs/>
          <w:szCs w:val="21"/>
          <w:highlight w:val="yellow"/>
        </w:rPr>
      </w:pPr>
      <w:r>
        <w:rPr>
          <w:rFonts w:hint="eastAsia" w:ascii="宋体" w:hAnsi="宋体" w:cs="宋体"/>
          <w:b/>
          <w:bCs/>
          <w:szCs w:val="21"/>
          <w:highlight w:val="yellow"/>
        </w:rPr>
        <w:t>地址：深圳公共资源交易中心（深圳交易集团有限公司龙华分公司）（地址：深圳市龙华区观湖街道大和社区大和路288号宝观城锦鲤大厦办公楼22楼），质疑咨询电话：0755-23338582。</w:t>
      </w:r>
    </w:p>
    <w:p>
      <w:pPr>
        <w:spacing w:line="360" w:lineRule="auto"/>
        <w:rPr>
          <w:rFonts w:ascii="宋体" w:hAnsi="宋体" w:cs="宋体"/>
          <w:szCs w:val="21"/>
        </w:rPr>
      </w:pPr>
      <w:r>
        <w:rPr>
          <w:rFonts w:hint="eastAsia" w:ascii="宋体" w:hAnsi="宋体" w:cs="宋体"/>
          <w:szCs w:val="21"/>
        </w:rPr>
        <w:t>52.6收文办理程序</w:t>
      </w:r>
    </w:p>
    <w:p>
      <w:pPr>
        <w:spacing w:line="360" w:lineRule="auto"/>
        <w:rPr>
          <w:rFonts w:ascii="宋体" w:hAnsi="宋体" w:cs="宋体"/>
          <w:szCs w:val="21"/>
        </w:rPr>
      </w:pPr>
      <w:r>
        <w:rPr>
          <w:rFonts w:hint="eastAsia" w:ascii="宋体" w:hAnsi="宋体" w:cs="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spacing w:line="360" w:lineRule="auto"/>
        <w:rPr>
          <w:rFonts w:ascii="宋体" w:hAnsi="宋体" w:cs="宋体"/>
          <w:sz w:val="28"/>
          <w:szCs w:val="28"/>
        </w:rPr>
      </w:pPr>
      <w:r>
        <w:rPr>
          <w:rFonts w:hint="eastAsia" w:ascii="宋体" w:hAnsi="宋体" w:cs="宋体"/>
          <w:szCs w:val="21"/>
        </w:rPr>
        <w:t>52.6.2供应商提交的质疑材料不符合质疑条件的，视情况处理：</w:t>
      </w:r>
    </w:p>
    <w:p>
      <w:pPr>
        <w:spacing w:line="360" w:lineRule="auto"/>
        <w:rPr>
          <w:rFonts w:ascii="宋体" w:hAnsi="宋体" w:cs="宋体"/>
          <w:szCs w:val="21"/>
        </w:rPr>
      </w:pPr>
      <w:r>
        <w:rPr>
          <w:rFonts w:hint="eastAsia" w:ascii="宋体" w:hAnsi="宋体" w:cs="宋体"/>
          <w:szCs w:val="21"/>
        </w:rPr>
        <w:t>供应商提交的质疑材料不全或者未按要求签字或者盖章的，政府集中采购机构应当一次性告知供应商需补正的内容和补正期限。</w:t>
      </w:r>
    </w:p>
    <w:p>
      <w:pPr>
        <w:spacing w:line="360" w:lineRule="auto"/>
        <w:rPr>
          <w:rFonts w:ascii="宋体" w:hAnsi="宋体" w:cs="宋体"/>
          <w:szCs w:val="21"/>
        </w:rPr>
      </w:pPr>
      <w:r>
        <w:rPr>
          <w:rFonts w:hint="eastAsia" w:ascii="宋体" w:hAnsi="宋体" w:cs="宋体"/>
          <w:szCs w:val="21"/>
        </w:rPr>
        <w:t>供应商提交的质疑存在下列情形之一的，不予受理：</w:t>
      </w:r>
    </w:p>
    <w:p>
      <w:pPr>
        <w:spacing w:line="360" w:lineRule="auto"/>
        <w:rPr>
          <w:rFonts w:ascii="宋体" w:hAnsi="宋体" w:cs="宋体"/>
          <w:szCs w:val="21"/>
        </w:rPr>
      </w:pPr>
      <w:r>
        <w:rPr>
          <w:rFonts w:hint="eastAsia" w:ascii="宋体" w:hAnsi="宋体" w:cs="宋体"/>
          <w:szCs w:val="21"/>
        </w:rPr>
        <w:t>（1）质疑主体不满足要求的；</w:t>
      </w:r>
    </w:p>
    <w:p>
      <w:pPr>
        <w:spacing w:line="360" w:lineRule="auto"/>
        <w:rPr>
          <w:rFonts w:ascii="宋体" w:hAnsi="宋体" w:cs="宋体"/>
          <w:szCs w:val="21"/>
        </w:rPr>
      </w:pPr>
      <w:r>
        <w:rPr>
          <w:rFonts w:hint="eastAsia" w:ascii="宋体" w:hAnsi="宋体" w:cs="宋体"/>
          <w:szCs w:val="21"/>
        </w:rPr>
        <w:t>（2）供应商自身权益未受到损害的；</w:t>
      </w:r>
    </w:p>
    <w:p>
      <w:pPr>
        <w:spacing w:line="360" w:lineRule="auto"/>
        <w:rPr>
          <w:rFonts w:ascii="宋体" w:hAnsi="宋体" w:cs="宋体"/>
          <w:szCs w:val="21"/>
        </w:rPr>
      </w:pPr>
      <w:r>
        <w:rPr>
          <w:rFonts w:hint="eastAsia" w:ascii="宋体" w:hAnsi="宋体" w:cs="宋体"/>
          <w:szCs w:val="21"/>
        </w:rPr>
        <w:t>（3）供应商未在法定质疑期限内提出质疑的；</w:t>
      </w:r>
    </w:p>
    <w:p>
      <w:pPr>
        <w:spacing w:line="360" w:lineRule="auto"/>
        <w:rPr>
          <w:rFonts w:ascii="宋体" w:hAnsi="宋体" w:cs="宋体"/>
          <w:szCs w:val="21"/>
        </w:rPr>
      </w:pPr>
      <w:r>
        <w:rPr>
          <w:rFonts w:hint="eastAsia" w:ascii="宋体" w:hAnsi="宋体" w:cs="宋体"/>
          <w:szCs w:val="21"/>
        </w:rPr>
        <w:t>（4）质疑材料不全或者未按要求签字或者盖章的情况下，要求补正后，逾期未补正或者补正后仍不符合规定的；</w:t>
      </w:r>
    </w:p>
    <w:p>
      <w:pPr>
        <w:spacing w:line="360" w:lineRule="auto"/>
        <w:rPr>
          <w:rFonts w:ascii="宋体" w:hAnsi="宋体" w:cs="宋体"/>
          <w:szCs w:val="21"/>
        </w:rPr>
      </w:pPr>
      <w:r>
        <w:rPr>
          <w:rFonts w:hint="eastAsia" w:ascii="宋体" w:hAnsi="宋体" w:cs="宋体"/>
          <w:szCs w:val="21"/>
        </w:rPr>
        <w:t>（5）其他不符合受理条件情形的。</w:t>
      </w:r>
    </w:p>
    <w:p>
      <w:pPr>
        <w:spacing w:line="360" w:lineRule="auto"/>
        <w:rPr>
          <w:rFonts w:ascii="宋体" w:hAnsi="宋体" w:cs="宋体"/>
          <w:szCs w:val="21"/>
        </w:rPr>
      </w:pPr>
      <w:r>
        <w:rPr>
          <w:rFonts w:hint="eastAsia" w:ascii="宋体" w:hAnsi="宋体" w:cs="宋体"/>
          <w:szCs w:val="21"/>
        </w:rPr>
        <w:t>质疑事项不予受理的，政府集中采购机构应当向供应商出具不符合质疑条件告知书。</w:t>
      </w:r>
    </w:p>
    <w:p>
      <w:pPr>
        <w:spacing w:line="360" w:lineRule="auto"/>
        <w:rPr>
          <w:rFonts w:ascii="宋体" w:hAnsi="宋体" w:cs="宋体"/>
          <w:szCs w:val="21"/>
        </w:rPr>
      </w:pPr>
      <w:r>
        <w:rPr>
          <w:rFonts w:hint="eastAsia" w:ascii="宋体" w:hAnsi="宋体" w:cs="宋体"/>
          <w:color w:val="FF0000"/>
          <w:szCs w:val="21"/>
        </w:rPr>
        <w:t xml:space="preserve">  </w:t>
      </w:r>
      <w:r>
        <w:rPr>
          <w:rFonts w:hint="eastAsia" w:ascii="宋体" w:hAnsi="宋体" w:cs="宋体"/>
          <w:szCs w:val="21"/>
        </w:rPr>
        <w:t xml:space="preserve">  52.7质疑答复时限</w:t>
      </w:r>
    </w:p>
    <w:p>
      <w:pPr>
        <w:spacing w:line="360" w:lineRule="auto"/>
        <w:rPr>
          <w:rFonts w:ascii="宋体" w:hAnsi="宋体" w:cs="宋体"/>
          <w:szCs w:val="21"/>
        </w:rPr>
      </w:pPr>
      <w:r>
        <w:rPr>
          <w:rFonts w:hint="eastAsia" w:ascii="宋体" w:hAnsi="宋体" w:cs="宋体"/>
          <w:szCs w:val="21"/>
        </w:rPr>
        <w:t xml:space="preserve">    自收文之日起七个工作日内。</w:t>
      </w:r>
    </w:p>
    <w:p>
      <w:pPr>
        <w:spacing w:line="360" w:lineRule="auto"/>
        <w:rPr>
          <w:rFonts w:ascii="宋体" w:hAnsi="宋体" w:cs="宋体"/>
          <w:szCs w:val="21"/>
        </w:rPr>
      </w:pPr>
      <w:r>
        <w:rPr>
          <w:rFonts w:hint="eastAsia" w:ascii="宋体" w:hAnsi="宋体" w:cs="宋体"/>
          <w:szCs w:val="21"/>
        </w:rPr>
        <w:t xml:space="preserve">    52.8投诉</w:t>
      </w:r>
    </w:p>
    <w:p>
      <w:pPr>
        <w:spacing w:line="360" w:lineRule="auto"/>
        <w:rPr>
          <w:rFonts w:ascii="宋体" w:hAnsi="宋体" w:cs="宋体"/>
          <w:szCs w:val="21"/>
        </w:rPr>
      </w:pPr>
      <w:r>
        <w:rPr>
          <w:rFonts w:hint="eastAsia" w:ascii="宋体" w:hAnsi="宋体" w:cs="宋体"/>
          <w:szCs w:val="21"/>
        </w:rPr>
        <w:t xml:space="preserve">    对质疑答复不满意或者未在规定时间内答复的，提出质疑的供应商可以在答复期满后15个工作日内向同级财政部门投诉。</w:t>
      </w:r>
    </w:p>
    <w:p>
      <w:pPr>
        <w:spacing w:line="360" w:lineRule="auto"/>
        <w:rPr>
          <w:rFonts w:ascii="宋体" w:hAnsi="宋体" w:cs="宋体"/>
          <w:sz w:val="24"/>
        </w:rPr>
      </w:pPr>
      <w:r>
        <w:rPr>
          <w:rFonts w:hint="eastAsia" w:ascii="宋体" w:hAnsi="宋体" w:cs="宋体"/>
          <w:sz w:val="24"/>
        </w:rPr>
        <w:t>53. 质疑后续处理</w:t>
      </w:r>
    </w:p>
    <w:p>
      <w:pPr>
        <w:spacing w:line="360" w:lineRule="auto"/>
        <w:rPr>
          <w:rFonts w:ascii="宋体" w:hAnsi="宋体" w:cs="宋体"/>
          <w:szCs w:val="21"/>
        </w:rPr>
      </w:pPr>
      <w:r>
        <w:rPr>
          <w:rFonts w:hint="eastAsia" w:ascii="宋体" w:hAnsi="宋体" w:cs="宋体"/>
          <w:szCs w:val="21"/>
        </w:rPr>
        <w:t xml:space="preserve">    53.1供应商质疑不成立，或者成立但未对中标、成交结果构成影响的，继续开展采购活动。</w:t>
      </w:r>
    </w:p>
    <w:p>
      <w:pPr>
        <w:spacing w:line="360" w:lineRule="auto"/>
        <w:jc w:val="left"/>
        <w:rPr>
          <w:rFonts w:ascii="宋体" w:hAnsi="宋体" w:cs="宋体"/>
          <w:szCs w:val="21"/>
        </w:rPr>
      </w:pPr>
      <w:r>
        <w:rPr>
          <w:rFonts w:hint="eastAsia" w:ascii="宋体" w:hAnsi="宋体" w:cs="宋体"/>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spacing w:line="360" w:lineRule="auto"/>
        <w:jc w:val="center"/>
        <w:rPr>
          <w:rFonts w:ascii="宋体" w:hAnsi="宋体" w:cs="宋体"/>
        </w:rPr>
      </w:pPr>
      <w:r>
        <w:rPr>
          <w:rFonts w:hint="eastAsia" w:ascii="宋体" w:hAnsi="宋体" w:cs="宋体"/>
        </w:rPr>
        <w:t>---- END ----</w:t>
      </w:r>
      <w:bookmarkEnd w:id="148"/>
    </w:p>
    <w:p>
      <w:pPr>
        <w:spacing w:line="360" w:lineRule="auto"/>
        <w:rPr>
          <w:rFonts w:ascii="宋体" w:hAnsi="宋体" w:cs="宋体"/>
        </w:rPr>
      </w:pPr>
    </w:p>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4-03-04T11:59:19Z" w:initials="庄工">
    <w:p w14:paraId="23FC726E">
      <w:pPr>
        <w:pStyle w:val="8"/>
        <w:rPr>
          <w:rFonts w:hint="eastAsia" w:eastAsia="宋体"/>
          <w:lang w:eastAsia="zh-CN"/>
        </w:rPr>
      </w:pPr>
      <w:r>
        <w:rPr>
          <w:rFonts w:hint="eastAsia"/>
          <w:lang w:eastAsia="zh-CN"/>
        </w:rPr>
        <w:t>是否为“工信部门教育与考试中心颁发的高级软件技术开发工程师”</w:t>
      </w:r>
      <w:r>
        <w:drawing>
          <wp:inline distT="0" distB="0" distL="114300" distR="114300">
            <wp:extent cx="2513330" cy="1837055"/>
            <wp:effectExtent l="0" t="0" r="1270"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513330" cy="1837055"/>
                    </a:xfrm>
                    <a:prstGeom prst="rect">
                      <a:avLst/>
                    </a:prstGeom>
                    <a:noFill/>
                    <a:ln>
                      <a:noFill/>
                    </a:ln>
                  </pic:spPr>
                </pic:pic>
              </a:graphicData>
            </a:graphic>
          </wp:inline>
        </w:drawing>
      </w:r>
    </w:p>
  </w:comment>
  <w:comment w:id="1" w:author="Administrator" w:date="2024-03-04T12:02:39Z" w:initials="庄工">
    <w:p w14:paraId="2C4D6DDD">
      <w:pPr>
        <w:pStyle w:val="8"/>
        <w:rPr>
          <w:rFonts w:hint="eastAsia" w:eastAsia="宋体"/>
          <w:lang w:eastAsia="zh-CN"/>
        </w:rPr>
      </w:pPr>
      <w:r>
        <w:rPr>
          <w:rFonts w:hint="eastAsia"/>
          <w:lang w:eastAsia="zh-CN"/>
        </w:rPr>
        <w:t>是否为人社部门颁发</w:t>
      </w:r>
    </w:p>
  </w:comment>
  <w:comment w:id="2" w:author="Administrator" w:date="2024-03-04T12:04:12Z" w:initials="庄工">
    <w:p w14:paraId="407335B8">
      <w:pPr>
        <w:pStyle w:val="8"/>
      </w:pPr>
      <w:r>
        <w:rPr>
          <w:rFonts w:hint="eastAsia"/>
          <w:lang w:eastAsia="zh-CN"/>
        </w:rPr>
        <w:t>是否为“工信部门教育与考试中心颁发的高级软件技术开发工程师”</w:t>
      </w:r>
    </w:p>
  </w:comment>
  <w:comment w:id="3" w:author="Administrator" w:date="2024-03-04T12:05:14Z" w:initials="庄工">
    <w:p w14:paraId="062C0BBB">
      <w:pPr>
        <w:pStyle w:val="8"/>
        <w:rPr>
          <w:rFonts w:hint="eastAsia" w:eastAsia="宋体"/>
          <w:lang w:eastAsia="zh-CN"/>
        </w:rPr>
      </w:pPr>
      <w:r>
        <w:drawing>
          <wp:inline distT="0" distB="0" distL="114300" distR="114300">
            <wp:extent cx="2034540" cy="1509395"/>
            <wp:effectExtent l="0" t="0" r="3810" b="146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
                    <a:stretch>
                      <a:fillRect/>
                    </a:stretch>
                  </pic:blipFill>
                  <pic:spPr>
                    <a:xfrm>
                      <a:off x="0" y="0"/>
                      <a:ext cx="2034540" cy="1509395"/>
                    </a:xfrm>
                    <a:prstGeom prst="rect">
                      <a:avLst/>
                    </a:prstGeom>
                    <a:noFill/>
                    <a:ln>
                      <a:noFill/>
                    </a:ln>
                  </pic:spPr>
                </pic:pic>
              </a:graphicData>
            </a:graphic>
          </wp:inline>
        </w:drawing>
      </w:r>
      <w:r>
        <w:rPr>
          <w:rFonts w:hint="eastAsia"/>
          <w:lang w:eastAsia="zh-CN"/>
        </w:rPr>
        <w:t>工信部门教育与考试中心颁发</w:t>
      </w:r>
    </w:p>
  </w:comment>
  <w:comment w:id="4" w:author="Administrator" w:date="2024-03-04T11:00:46Z" w:initials="庄工">
    <w:p w14:paraId="6D9065EF">
      <w:pPr>
        <w:pStyle w:val="8"/>
        <w:rPr>
          <w:rFonts w:hint="eastAsia" w:eastAsia="宋体"/>
          <w:lang w:eastAsia="zh-CN"/>
        </w:rPr>
      </w:pPr>
      <w:r>
        <w:rPr>
          <w:rFonts w:hint="eastAsia"/>
          <w:lang w:eastAsia="zh-CN"/>
        </w:rPr>
        <w:t>建议明确好是哪个品目属于</w:t>
      </w:r>
    </w:p>
  </w:comment>
  <w:comment w:id="5" w:author="Administrator" w:date="2024-03-04T11:01:35Z" w:initials="庄工">
    <w:p w14:paraId="078C655F">
      <w:pPr>
        <w:pStyle w:val="8"/>
        <w:rPr>
          <w:rFonts w:hint="eastAsia" w:eastAsia="宋体"/>
          <w:lang w:val="en-US" w:eastAsia="zh-CN"/>
        </w:rPr>
      </w:pPr>
      <w:r>
        <w:rPr>
          <w:rFonts w:hint="eastAsia"/>
          <w:lang w:val="en-US" w:eastAsia="zh-CN"/>
        </w:rPr>
        <w:t>行政机关或事业单位颁发</w:t>
      </w:r>
    </w:p>
  </w:comment>
  <w:comment w:id="6" w:author="Administrator" w:date="2024-03-04T11:03:13Z" w:initials="庄工">
    <w:p w14:paraId="2D2F2324">
      <w:pPr>
        <w:pStyle w:val="8"/>
        <w:rPr>
          <w:rFonts w:hint="eastAsia" w:eastAsia="宋体"/>
          <w:lang w:eastAsia="zh-CN"/>
        </w:rPr>
      </w:pPr>
      <w:r>
        <w:rPr>
          <w:rFonts w:hint="eastAsia"/>
          <w:lang w:eastAsia="zh-CN"/>
        </w:rPr>
        <w:t>或同等水平</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3FC726E" w15:done="0"/>
  <w15:commentEx w15:paraId="2C4D6DDD" w15:done="0"/>
  <w15:commentEx w15:paraId="407335B8" w15:done="0"/>
  <w15:commentEx w15:paraId="062C0BBB" w15:done="0"/>
  <w15:commentEx w15:paraId="6D9065EF" w15:done="0"/>
  <w15:commentEx w15:paraId="078C655F" w15:done="0"/>
  <w15:commentEx w15:paraId="2D2F232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H Yb 2gj">
    <w:altName w:val="宋体"/>
    <w:panose1 w:val="00000000000000000000"/>
    <w:charset w:val="86"/>
    <w:family w:val="auto"/>
    <w:pitch w:val="default"/>
    <w:sig w:usb0="00000000" w:usb1="00000000" w:usb2="0000001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6"/>
      </w:rPr>
    </w:pPr>
    <w:r>
      <w:t xml:space="preserve">- </w:t>
    </w:r>
    <w:r>
      <w:fldChar w:fldCharType="begin"/>
    </w:r>
    <w:r>
      <w:instrText xml:space="preserve"> PAGE </w:instrText>
    </w:r>
    <w:r>
      <w:fldChar w:fldCharType="separate"/>
    </w:r>
    <w:r>
      <w:t>32</w:t>
    </w:r>
    <w:r>
      <w:fldChar w:fldCharType="end"/>
    </w:r>
    <w:r>
      <w:t xml:space="preserve"> -</w:t>
    </w:r>
  </w:p>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ADACA9"/>
    <w:multiLevelType w:val="singleLevel"/>
    <w:tmpl w:val="C7ADACA9"/>
    <w:lvl w:ilvl="0" w:tentative="0">
      <w:start w:val="1"/>
      <w:numFmt w:val="decimal"/>
      <w:lvlText w:val="%1."/>
      <w:lvlJc w:val="left"/>
      <w:pPr>
        <w:tabs>
          <w:tab w:val="left" w:pos="312"/>
        </w:tabs>
      </w:pPr>
    </w:lvl>
  </w:abstractNum>
  <w:abstractNum w:abstractNumId="1">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58264A0"/>
    <w:multiLevelType w:val="singleLevel"/>
    <w:tmpl w:val="158264A0"/>
    <w:lvl w:ilvl="0" w:tentative="0">
      <w:start w:val="1"/>
      <w:numFmt w:val="decimal"/>
      <w:lvlText w:val="%1."/>
      <w:lvlJc w:val="left"/>
      <w:pPr>
        <w:tabs>
          <w:tab w:val="left" w:pos="312"/>
        </w:tabs>
      </w:pPr>
    </w:lvl>
  </w:abstractNum>
  <w:abstractNum w:abstractNumId="3">
    <w:nsid w:val="4D034486"/>
    <w:multiLevelType w:val="singleLevel"/>
    <w:tmpl w:val="4D034486"/>
    <w:lvl w:ilvl="0" w:tentative="0">
      <w:start w:val="3"/>
      <w:numFmt w:val="chineseCounting"/>
      <w:suff w:val="space"/>
      <w:lvlText w:val="第%1条"/>
      <w:lvlJc w:val="left"/>
      <w:rPr>
        <w:rFonts w:hint="eastAsia"/>
      </w:rPr>
    </w:lvl>
  </w:abstractNum>
  <w:num w:numId="1">
    <w:abstractNumId w:val="2"/>
  </w:num>
  <w:num w:numId="2">
    <w:abstractNumId w:val="0"/>
  </w:num>
  <w:num w:numId="3">
    <w:abstractNumId w:val="3"/>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JiM2IzYTg4Y2VlODMxNWQ4MDFjNzhlOTJkOGEyNDcifQ=="/>
  </w:docVars>
  <w:rsids>
    <w:rsidRoot w:val="3002457B"/>
    <w:rsid w:val="01D03218"/>
    <w:rsid w:val="020F0FB8"/>
    <w:rsid w:val="022872E3"/>
    <w:rsid w:val="054C79BC"/>
    <w:rsid w:val="05634601"/>
    <w:rsid w:val="064F35F3"/>
    <w:rsid w:val="07825E9B"/>
    <w:rsid w:val="0A9D666F"/>
    <w:rsid w:val="0CC26892"/>
    <w:rsid w:val="0D1072EE"/>
    <w:rsid w:val="0E116022"/>
    <w:rsid w:val="11076C8C"/>
    <w:rsid w:val="132452F2"/>
    <w:rsid w:val="13272F78"/>
    <w:rsid w:val="133B57E1"/>
    <w:rsid w:val="156F0D27"/>
    <w:rsid w:val="192F2350"/>
    <w:rsid w:val="1BBA73B7"/>
    <w:rsid w:val="1D30774C"/>
    <w:rsid w:val="1DBD7A8B"/>
    <w:rsid w:val="1E71131A"/>
    <w:rsid w:val="1EF300F1"/>
    <w:rsid w:val="20107801"/>
    <w:rsid w:val="21871ABC"/>
    <w:rsid w:val="21B85E02"/>
    <w:rsid w:val="23F829DC"/>
    <w:rsid w:val="25711955"/>
    <w:rsid w:val="297B6D9A"/>
    <w:rsid w:val="2A982C2C"/>
    <w:rsid w:val="2B2514D5"/>
    <w:rsid w:val="2CE03544"/>
    <w:rsid w:val="2CF34098"/>
    <w:rsid w:val="2EEE5154"/>
    <w:rsid w:val="3002457B"/>
    <w:rsid w:val="355F0D2B"/>
    <w:rsid w:val="361209CC"/>
    <w:rsid w:val="36391C9F"/>
    <w:rsid w:val="36764AC8"/>
    <w:rsid w:val="373D6984"/>
    <w:rsid w:val="37980C01"/>
    <w:rsid w:val="3A6D4E67"/>
    <w:rsid w:val="3BFA50B4"/>
    <w:rsid w:val="3CA04EC4"/>
    <w:rsid w:val="3E5800D7"/>
    <w:rsid w:val="3F193DDD"/>
    <w:rsid w:val="4282176E"/>
    <w:rsid w:val="42E953ED"/>
    <w:rsid w:val="446A6448"/>
    <w:rsid w:val="479D5732"/>
    <w:rsid w:val="47CB35A5"/>
    <w:rsid w:val="48601602"/>
    <w:rsid w:val="4AC079A4"/>
    <w:rsid w:val="4BA979DA"/>
    <w:rsid w:val="4BED063C"/>
    <w:rsid w:val="4F212F50"/>
    <w:rsid w:val="513D338D"/>
    <w:rsid w:val="5AF9359B"/>
    <w:rsid w:val="5C0F56F1"/>
    <w:rsid w:val="5C936E8F"/>
    <w:rsid w:val="5E7F6D2F"/>
    <w:rsid w:val="5ECB41F0"/>
    <w:rsid w:val="61581AD4"/>
    <w:rsid w:val="619B1DFD"/>
    <w:rsid w:val="61CD4EAA"/>
    <w:rsid w:val="626304E3"/>
    <w:rsid w:val="6A683AA4"/>
    <w:rsid w:val="6B4F351D"/>
    <w:rsid w:val="6B923E7E"/>
    <w:rsid w:val="6BD14C21"/>
    <w:rsid w:val="6C7017DE"/>
    <w:rsid w:val="70DD267E"/>
    <w:rsid w:val="720D54DE"/>
    <w:rsid w:val="75676AF6"/>
    <w:rsid w:val="772E542E"/>
    <w:rsid w:val="782F0BB9"/>
    <w:rsid w:val="7E207966"/>
    <w:rsid w:val="7E306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spacing w:before="340" w:after="330" w:line="360" w:lineRule="auto"/>
      <w:jc w:val="center"/>
      <w:outlineLvl w:val="0"/>
    </w:pPr>
    <w:rPr>
      <w:rFonts w:eastAsia="黑体"/>
      <w:kern w:val="44"/>
      <w:szCs w:val="44"/>
    </w:rPr>
  </w:style>
  <w:style w:type="paragraph" w:styleId="5">
    <w:name w:val="heading 2"/>
    <w:basedOn w:val="4"/>
    <w:next w:val="6"/>
    <w:qFormat/>
    <w:uiPriority w:val="0"/>
    <w:pPr>
      <w:adjustRightInd w:val="0"/>
      <w:jc w:val="center"/>
      <w:textAlignment w:val="baseline"/>
      <w:outlineLvl w:val="1"/>
    </w:pPr>
    <w:rPr>
      <w:kern w:val="0"/>
      <w:sz w:val="24"/>
      <w:szCs w:val="20"/>
    </w:rPr>
  </w:style>
  <w:style w:type="paragraph" w:styleId="4">
    <w:name w:val="heading 3"/>
    <w:basedOn w:val="1"/>
    <w:next w:val="1"/>
    <w:qFormat/>
    <w:uiPriority w:val="9"/>
    <w:pPr>
      <w:spacing w:before="260" w:after="260"/>
      <w:outlineLvl w:val="2"/>
    </w:pPr>
    <w:rPr>
      <w:rFonts w:ascii="宋体" w:hAnsi="宋体"/>
      <w:szCs w:val="32"/>
    </w:rPr>
  </w:style>
  <w:style w:type="paragraph" w:styleId="6">
    <w:name w:val="heading 4"/>
    <w:basedOn w:val="1"/>
    <w:next w:val="1"/>
    <w:qFormat/>
    <w:uiPriority w:val="9"/>
    <w:pPr>
      <w:keepNext/>
      <w:keepLines/>
      <w:spacing w:before="280" w:after="290" w:line="376" w:lineRule="auto"/>
      <w:outlineLvl w:val="3"/>
    </w:pPr>
    <w:rPr>
      <w:rFonts w:ascii="Arial" w:hAnsi="Arial" w:eastAsia="黑体"/>
      <w:b/>
      <w:bCs/>
      <w:sz w:val="28"/>
      <w:szCs w:val="28"/>
    </w:rPr>
  </w:style>
  <w:style w:type="character" w:default="1" w:styleId="14">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line="360" w:lineRule="auto"/>
    </w:pPr>
    <w:rPr>
      <w:b/>
      <w:bCs/>
      <w:sz w:val="24"/>
    </w:rPr>
  </w:style>
  <w:style w:type="paragraph" w:styleId="7">
    <w:name w:val="Normal Indent"/>
    <w:basedOn w:val="1"/>
    <w:qFormat/>
    <w:uiPriority w:val="0"/>
    <w:pPr>
      <w:ind w:firstLine="420"/>
    </w:pPr>
    <w:rPr>
      <w:szCs w:val="20"/>
    </w:rPr>
  </w:style>
  <w:style w:type="paragraph" w:styleId="8">
    <w:name w:val="annotation text"/>
    <w:basedOn w:val="1"/>
    <w:qFormat/>
    <w:uiPriority w:val="99"/>
    <w:pPr>
      <w:autoSpaceDE w:val="0"/>
      <w:autoSpaceDN w:val="0"/>
      <w:adjustRightInd w:val="0"/>
      <w:jc w:val="left"/>
      <w:textAlignment w:val="baseline"/>
    </w:pPr>
    <w:rPr>
      <w:rFonts w:ascii="宋体"/>
      <w:kern w:val="0"/>
      <w:sz w:val="34"/>
      <w:szCs w:val="20"/>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1">
    <w:name w:val="Normal (Web)"/>
    <w:basedOn w:val="1"/>
    <w:qFormat/>
    <w:uiPriority w:val="99"/>
    <w:pPr>
      <w:spacing w:beforeAutospacing="1" w:afterAutospacing="1"/>
      <w:jc w:val="left"/>
    </w:pPr>
    <w:rPr>
      <w:kern w:val="0"/>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qFormat/>
    <w:uiPriority w:val="0"/>
    <w:rPr>
      <w:b/>
      <w:bCs/>
    </w:rPr>
  </w:style>
  <w:style w:type="character" w:styleId="16">
    <w:name w:val="page number"/>
    <w:basedOn w:val="14"/>
    <w:qFormat/>
    <w:uiPriority w:val="0"/>
  </w:style>
  <w:style w:type="paragraph" w:customStyle="1" w:styleId="17">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character" w:customStyle="1" w:styleId="18">
    <w:name w:val="font21"/>
    <w:basedOn w:val="14"/>
    <w:qFormat/>
    <w:uiPriority w:val="0"/>
    <w:rPr>
      <w:color w:val="FF0000"/>
      <w:sz w:val="20"/>
      <w:u w:val="none"/>
    </w:rPr>
  </w:style>
  <w:style w:type="character" w:customStyle="1" w:styleId="19">
    <w:name w:val="标题 3 Char"/>
    <w:qFormat/>
    <w:uiPriority w:val="0"/>
    <w:rPr>
      <w:rFonts w:ascii="黑体" w:eastAsia="黑体"/>
      <w:bCs/>
      <w:sz w:val="30"/>
    </w:rPr>
  </w:style>
  <w:style w:type="table" w:customStyle="1" w:styleId="20">
    <w:name w:val="网格型1"/>
    <w:basedOn w:val="12"/>
    <w:qFormat/>
    <w:uiPriority w:val="39"/>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font31"/>
    <w:basedOn w:val="14"/>
    <w:qFormat/>
    <w:uiPriority w:val="0"/>
    <w:rPr>
      <w:color w:val="FF0000"/>
      <w:sz w:val="20"/>
      <w:u w:val="none"/>
      <w:vertAlign w:val="superscript"/>
    </w:rPr>
  </w:style>
</w:style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2024-03-03T11:38:00Z</dcterms:created>
  <dc:creator>黎子帅</dc:creator>
  <cp:lastModifiedBy>Administrator</cp:lastModifiedBy>
  <dcterms:modified xsi:type="dcterms:W3CDTF">2024-03-04T04:21:52Z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255A0930A5E94228AB25EA20E79BC9A5_13</vt:lpwstr>
  </property>
</Properties>
</file>