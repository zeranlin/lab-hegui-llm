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3826A5">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bookmarkStart w:id="0" w:name="_Hlk71456902"/>
      <w:r>
        <w:rPr>
          <w:rFonts w:hint="eastAsia" w:ascii="宋体" w:hAnsi="宋体" w:eastAsia="宋体" w:cs="宋体"/>
          <w:sz w:val="40"/>
          <w:szCs w:val="40"/>
        </w:rPr>
        <w:t>深圳市龙华区政务服务和数据管理局龙华区视频汇聚与算力设施提升项目</w:t>
      </w:r>
    </w:p>
    <w:p w14:paraId="0E52B862">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6EED317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517D0B7">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项目编号：</w:t>
            </w:r>
          </w:p>
        </w:tc>
        <w:tc>
          <w:tcPr>
            <w:tcW w:w="5220" w:type="dxa"/>
            <w:shd w:val="clear" w:color="auto" w:fill="auto"/>
            <w:vAlign w:val="center"/>
          </w:tcPr>
          <w:p w14:paraId="66D49386">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w:t>
            </w:r>
          </w:p>
        </w:tc>
      </w:tr>
      <w:tr w14:paraId="1238B70A">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D42B46C">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项目名称：</w:t>
            </w:r>
          </w:p>
        </w:tc>
        <w:tc>
          <w:tcPr>
            <w:tcW w:w="5220" w:type="dxa"/>
            <w:shd w:val="clear" w:color="auto" w:fill="auto"/>
            <w:vAlign w:val="center"/>
          </w:tcPr>
          <w:p w14:paraId="6EFFE469">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sz w:val="30"/>
                <w:szCs w:val="30"/>
              </w:rPr>
              <w:t>深圳市龙华区政务服务和数据管理局龙华区视频汇聚与算力设施提升项目</w:t>
            </w:r>
          </w:p>
        </w:tc>
      </w:tr>
      <w:tr w14:paraId="32DEEF05">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78A6FA84">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 xml:space="preserve">包 </w:t>
            </w:r>
            <w:r>
              <w:rPr>
                <w:rFonts w:hint="eastAsia" w:ascii="宋体" w:hAnsi="宋体" w:eastAsia="宋体" w:cs="宋体"/>
                <w:kern w:val="0"/>
                <w:sz w:val="30"/>
                <w:szCs w:val="30"/>
                <w:lang w:val="en-US" w:eastAsia="zh-CN" w:bidi="ar"/>
              </w:rPr>
              <w:t xml:space="preserve">   </w:t>
            </w:r>
            <w:r>
              <w:rPr>
                <w:rFonts w:hint="eastAsia" w:ascii="宋体" w:hAnsi="宋体" w:eastAsia="宋体" w:cs="宋体"/>
                <w:kern w:val="0"/>
                <w:sz w:val="30"/>
                <w:szCs w:val="30"/>
                <w:lang w:bidi="ar"/>
              </w:rPr>
              <w:t>号：</w:t>
            </w:r>
          </w:p>
        </w:tc>
        <w:tc>
          <w:tcPr>
            <w:tcW w:w="5220" w:type="dxa"/>
            <w:shd w:val="clear" w:color="auto" w:fill="auto"/>
            <w:vAlign w:val="center"/>
          </w:tcPr>
          <w:p w14:paraId="2218A9A7">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A</w:t>
            </w:r>
          </w:p>
        </w:tc>
      </w:tr>
      <w:tr w14:paraId="68E32DB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5EA87F0C">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项目类型：</w:t>
            </w:r>
          </w:p>
        </w:tc>
        <w:tc>
          <w:tcPr>
            <w:tcW w:w="5220" w:type="dxa"/>
            <w:shd w:val="clear" w:color="auto" w:fill="auto"/>
            <w:vAlign w:val="center"/>
          </w:tcPr>
          <w:p w14:paraId="02AE710D">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货物类</w:t>
            </w:r>
          </w:p>
        </w:tc>
      </w:tr>
      <w:tr w14:paraId="0AD13E59">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6C3E4D9A">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采购方式：</w:t>
            </w:r>
          </w:p>
        </w:tc>
        <w:tc>
          <w:tcPr>
            <w:tcW w:w="5220" w:type="dxa"/>
            <w:shd w:val="clear" w:color="auto" w:fill="auto"/>
            <w:vAlign w:val="center"/>
          </w:tcPr>
          <w:p w14:paraId="4ECD82BD">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公开招标</w:t>
            </w:r>
          </w:p>
        </w:tc>
      </w:tr>
      <w:tr w14:paraId="1C0C8361">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5494B94">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货币类型：</w:t>
            </w:r>
          </w:p>
        </w:tc>
        <w:tc>
          <w:tcPr>
            <w:tcW w:w="5220" w:type="dxa"/>
            <w:shd w:val="clear" w:color="auto" w:fill="auto"/>
            <w:vAlign w:val="center"/>
          </w:tcPr>
          <w:p w14:paraId="39C4DCE7">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人民币</w:t>
            </w:r>
          </w:p>
        </w:tc>
      </w:tr>
      <w:tr w14:paraId="69A975FD">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62FDFD0">
            <w:pPr>
              <w:pageBreakBefore w:val="0"/>
              <w:widowControl/>
              <w:kinsoku/>
              <w:overflowPunct/>
              <w:topLinePunct w:val="0"/>
              <w:bidi w:val="0"/>
              <w:spacing w:beforeAutospacing="0" w:afterAutospacing="0" w:line="360" w:lineRule="auto"/>
              <w:ind w:left="0" w:leftChars="0" w:right="0" w:firstLine="0" w:firstLineChars="0"/>
              <w:jc w:val="right"/>
              <w:rPr>
                <w:rFonts w:hint="eastAsia" w:ascii="宋体" w:hAnsi="宋体" w:eastAsia="宋体" w:cs="宋体"/>
                <w:sz w:val="30"/>
                <w:szCs w:val="30"/>
              </w:rPr>
            </w:pPr>
            <w:r>
              <w:rPr>
                <w:rFonts w:hint="eastAsia" w:ascii="宋体" w:hAnsi="宋体" w:eastAsia="宋体" w:cs="宋体"/>
                <w:kern w:val="0"/>
                <w:sz w:val="30"/>
                <w:szCs w:val="30"/>
                <w:lang w:bidi="ar"/>
              </w:rPr>
              <w:t>评标方法：</w:t>
            </w:r>
          </w:p>
        </w:tc>
        <w:tc>
          <w:tcPr>
            <w:tcW w:w="5220" w:type="dxa"/>
            <w:shd w:val="clear" w:color="auto" w:fill="auto"/>
            <w:vAlign w:val="center"/>
          </w:tcPr>
          <w:p w14:paraId="13A28D42">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 w:val="30"/>
                <w:szCs w:val="30"/>
              </w:rPr>
            </w:pPr>
            <w:r>
              <w:rPr>
                <w:rFonts w:hint="eastAsia" w:ascii="宋体" w:hAnsi="宋体" w:eastAsia="宋体" w:cs="宋体"/>
                <w:kern w:val="0"/>
                <w:sz w:val="30"/>
                <w:szCs w:val="30"/>
                <w:lang w:bidi="ar"/>
              </w:rPr>
              <w:t>综合评分法</w:t>
            </w:r>
          </w:p>
        </w:tc>
      </w:tr>
      <w:bookmarkEnd w:id="0"/>
    </w:tbl>
    <w:p w14:paraId="696531AC">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资格性审查表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0EBB6C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B500035">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F902E2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内容</w:t>
            </w:r>
          </w:p>
        </w:tc>
      </w:tr>
      <w:tr w14:paraId="68EF340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tcPr>
          <w:p w14:paraId="76607FAB">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FBB176F">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kern w:val="0"/>
                <w:szCs w:val="21"/>
                <w:lang w:bidi="ar"/>
              </w:rPr>
              <w:t>投标人不符合资格要求，或未提交相应的资格证明资料（详见招标公告</w:t>
            </w:r>
            <w:r>
              <w:rPr>
                <w:rFonts w:hint="eastAsia" w:ascii="宋体" w:hAnsi="宋体" w:eastAsia="宋体" w:cs="宋体"/>
                <w:szCs w:val="21"/>
              </w:rPr>
              <w:t>投标人资格要求，即申请人的资格要求</w:t>
            </w:r>
            <w:r>
              <w:rPr>
                <w:rFonts w:hint="eastAsia" w:ascii="宋体" w:hAnsi="宋体" w:eastAsia="宋体" w:cs="宋体"/>
                <w:kern w:val="0"/>
                <w:szCs w:val="21"/>
                <w:lang w:bidi="ar"/>
              </w:rPr>
              <w:t>）</w:t>
            </w:r>
          </w:p>
        </w:tc>
      </w:tr>
    </w:tbl>
    <w:p w14:paraId="31A1FEC9">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符合性审查表</w:t>
      </w:r>
    </w:p>
    <w:tbl>
      <w:tblPr>
        <w:tblStyle w:val="43"/>
        <w:tblW w:w="9078"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84"/>
      </w:tblGrid>
      <w:tr w14:paraId="127FD9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A86B087">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序号</w:t>
            </w:r>
          </w:p>
        </w:tc>
        <w:tc>
          <w:tcPr>
            <w:tcW w:w="828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4ADA512">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8"/>
                <w:szCs w:val="28"/>
              </w:rPr>
            </w:pPr>
            <w:r>
              <w:rPr>
                <w:rFonts w:hint="eastAsia" w:ascii="宋体" w:hAnsi="宋体" w:eastAsia="宋体" w:cs="宋体"/>
                <w:kern w:val="0"/>
                <w:sz w:val="28"/>
                <w:szCs w:val="28"/>
                <w:lang w:bidi="ar"/>
              </w:rPr>
              <w:t>内容</w:t>
            </w:r>
          </w:p>
        </w:tc>
      </w:tr>
      <w:tr w14:paraId="612D950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B3B0758">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2EEE53F">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lang w:val="en-US" w:eastAsia="zh-CN"/>
              </w:rPr>
              <w:t>不得</w:t>
            </w:r>
            <w:r>
              <w:rPr>
                <w:rFonts w:hint="eastAsia" w:ascii="宋体" w:hAnsi="宋体" w:eastAsia="宋体" w:cs="宋体"/>
              </w:rPr>
              <w:t>将一个包的内容拆开投标；</w:t>
            </w:r>
          </w:p>
        </w:tc>
      </w:tr>
      <w:tr w14:paraId="3CDF5E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3C81435">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20A52DD">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对同一项目投标时，</w:t>
            </w:r>
            <w:r>
              <w:rPr>
                <w:rFonts w:hint="eastAsia" w:ascii="宋体" w:hAnsi="宋体" w:eastAsia="宋体" w:cs="宋体"/>
                <w:lang w:val="en-US" w:eastAsia="zh-CN"/>
              </w:rPr>
              <w:t>不得</w:t>
            </w:r>
            <w:r>
              <w:rPr>
                <w:rFonts w:hint="eastAsia" w:ascii="宋体" w:hAnsi="宋体" w:eastAsia="宋体" w:cs="宋体"/>
              </w:rPr>
              <w:t>提供两套以上的投标方案（招标文件另有规定的除外）；</w:t>
            </w:r>
          </w:p>
        </w:tc>
      </w:tr>
      <w:tr w14:paraId="4DDEDEA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BD3968D">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640428C">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分项报价或投标总价</w:t>
            </w:r>
            <w:r>
              <w:rPr>
                <w:rFonts w:hint="eastAsia" w:ascii="宋体" w:hAnsi="宋体" w:eastAsia="宋体" w:cs="宋体"/>
                <w:lang w:val="en-US" w:eastAsia="zh-CN"/>
              </w:rPr>
              <w:t>不得</w:t>
            </w:r>
            <w:r>
              <w:rPr>
                <w:rFonts w:hint="eastAsia" w:ascii="宋体" w:hAnsi="宋体" w:eastAsia="宋体" w:cs="宋体"/>
              </w:rPr>
              <w:t>高于</w:t>
            </w:r>
            <w:bookmarkStart w:id="1" w:name="_Hlk71832186"/>
            <w:r>
              <w:rPr>
                <w:rFonts w:hint="eastAsia" w:ascii="宋体" w:hAnsi="宋体" w:eastAsia="宋体" w:cs="宋体"/>
              </w:rPr>
              <w:t>相应预算金额（或设定的预算金额下的最高限价）</w:t>
            </w:r>
            <w:bookmarkEnd w:id="1"/>
            <w:r>
              <w:rPr>
                <w:rFonts w:hint="eastAsia" w:ascii="宋体" w:hAnsi="宋体" w:eastAsia="宋体" w:cs="宋体"/>
              </w:rPr>
              <w:t>；</w:t>
            </w:r>
          </w:p>
        </w:tc>
      </w:tr>
      <w:tr w14:paraId="39E4FF2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CA0FC0">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4</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EC2F39C">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786E3D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0C7DDCC">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5</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4DE1A278">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所投货物、服务在技术、商务等方面没有实质性满足招标文件要求的（是否实质性满足招标文件要求，由评审委员会根据实质性条款响应情况做出评判</w:t>
            </w:r>
            <w:r>
              <w:rPr>
                <w:rFonts w:hint="eastAsia" w:ascii="宋体" w:hAnsi="宋体" w:eastAsia="宋体" w:cs="宋体"/>
                <w:lang w:eastAsia="zh-CN"/>
              </w:rPr>
              <w:t>；</w:t>
            </w:r>
            <w:r>
              <w:rPr>
                <w:rFonts w:hint="eastAsia" w:ascii="宋体" w:hAnsi="宋体" w:eastAsia="宋体" w:cs="宋体"/>
                <w:lang w:val="en-US" w:eastAsia="zh-CN"/>
              </w:rPr>
              <w:t>若招标文件未设置实质性条款，不得据此做投标无效处理</w:t>
            </w:r>
            <w:r>
              <w:rPr>
                <w:rFonts w:hint="eastAsia" w:ascii="宋体" w:hAnsi="宋体" w:eastAsia="宋体" w:cs="宋体"/>
              </w:rPr>
              <w:t>）；</w:t>
            </w:r>
          </w:p>
        </w:tc>
      </w:tr>
      <w:tr w14:paraId="36DCCD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CB5EDE9">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6</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2A101F57">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未按招标文件所提供的样式填写《投标函》；未按招标文件所提供的《政府采购投标及履约承诺函》进行承诺；未按招标文件对投标文件组成的要求提供投标文件；</w:t>
            </w:r>
          </w:p>
        </w:tc>
      </w:tr>
      <w:tr w14:paraId="50AD5D9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F5C9E6F">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rPr>
            </w:pPr>
            <w:r>
              <w:rPr>
                <w:rFonts w:hint="eastAsia" w:ascii="宋体" w:hAnsi="宋体" w:eastAsia="宋体" w:cs="宋体"/>
              </w:rPr>
              <w:t>7</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8594B42">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rPr>
            </w:pPr>
            <w:r>
              <w:rPr>
                <w:rFonts w:hint="eastAsia" w:ascii="宋体" w:hAnsi="宋体" w:eastAsia="宋体" w:cs="宋体"/>
                <w:lang w:val="en-US" w:eastAsia="zh-CN"/>
              </w:rPr>
              <w:t>采购标的/所投产品/货物（服务）清单/报价等任意一类有缺漏项或响应不全，或者对招标文件规定的项目需求内容或者需求数量进行修改，评审委员会判定投标响应不满足采购需求</w:t>
            </w:r>
            <w:r>
              <w:rPr>
                <w:rFonts w:hint="eastAsia" w:ascii="宋体" w:hAnsi="宋体" w:eastAsia="宋体" w:cs="宋体"/>
              </w:rPr>
              <w:t>；</w:t>
            </w:r>
          </w:p>
        </w:tc>
      </w:tr>
      <w:tr w14:paraId="0381D6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3F74F6D">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8</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E7FC840">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投标文件存在列放位置错误，导致属于信息公开情形的没有被公开；</w:t>
            </w:r>
          </w:p>
        </w:tc>
      </w:tr>
      <w:tr w14:paraId="3F7D7B3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03DFBAE">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9</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1630D6B4">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投标文件电子文档</w:t>
            </w:r>
            <w:r>
              <w:rPr>
                <w:rFonts w:hint="eastAsia" w:ascii="宋体" w:hAnsi="宋体" w:eastAsia="宋体" w:cs="宋体"/>
                <w:lang w:val="en-US" w:eastAsia="zh-CN"/>
              </w:rPr>
              <w:t>不得</w:t>
            </w:r>
            <w:r>
              <w:rPr>
                <w:rFonts w:hint="eastAsia" w:ascii="宋体" w:hAnsi="宋体" w:eastAsia="宋体" w:cs="宋体"/>
              </w:rPr>
              <w:t>带病毒；</w:t>
            </w:r>
          </w:p>
        </w:tc>
      </w:tr>
      <w:tr w14:paraId="3839C48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3BEEE85">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rPr>
            </w:pPr>
            <w:r>
              <w:rPr>
                <w:rFonts w:hint="eastAsia" w:ascii="宋体" w:hAnsi="宋体" w:eastAsia="宋体" w:cs="宋体"/>
                <w:kern w:val="0"/>
                <w:szCs w:val="21"/>
                <w:lang w:bidi="ar"/>
              </w:rPr>
              <w:t>10</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4621585">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投标文件用不属于本公司的电子密钥或电子营业执照进行加密的；</w:t>
            </w:r>
          </w:p>
        </w:tc>
      </w:tr>
      <w:tr w14:paraId="1191AE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280" w:hRule="atLeast"/>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A856BCA">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11</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075D8F6A">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4"/>
                <w:lang w:eastAsia="zh-CN"/>
              </w:rPr>
            </w:pPr>
            <w:r>
              <w:rPr>
                <w:rFonts w:hint="eastAsia" w:ascii="宋体" w:hAnsi="宋体" w:eastAsia="宋体" w:cs="宋体"/>
                <w:sz w:val="21"/>
                <w:szCs w:val="24"/>
              </w:rPr>
              <w:t>不同投标供应商投标文件“文件制作机器码”一致</w:t>
            </w:r>
            <w:r>
              <w:rPr>
                <w:rFonts w:hint="eastAsia" w:ascii="宋体" w:hAnsi="宋体" w:eastAsia="宋体" w:cs="宋体"/>
                <w:sz w:val="21"/>
                <w:szCs w:val="24"/>
                <w:lang w:eastAsia="zh-CN"/>
              </w:rPr>
              <w:t>；</w:t>
            </w:r>
          </w:p>
        </w:tc>
      </w:tr>
      <w:tr w14:paraId="6FF02A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27BEB37">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4"/>
                <w:lang w:val="en-US" w:eastAsia="zh-CN"/>
              </w:rPr>
            </w:pPr>
            <w:r>
              <w:rPr>
                <w:rFonts w:hint="eastAsia" w:ascii="宋体" w:hAnsi="宋体" w:eastAsia="宋体" w:cs="宋体"/>
                <w:szCs w:val="24"/>
                <w:lang w:val="en-US" w:eastAsia="zh-CN"/>
              </w:rPr>
              <w:t>12</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68D26765">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4"/>
                <w:lang w:eastAsia="zh-CN"/>
              </w:rPr>
            </w:pPr>
            <w:r>
              <w:rPr>
                <w:rFonts w:hint="eastAsia" w:ascii="宋体" w:hAnsi="宋体" w:eastAsia="宋体" w:cs="宋体"/>
                <w:sz w:val="21"/>
                <w:szCs w:val="24"/>
              </w:rPr>
              <w:t>不同投标供应商投标文件“文件创建标识码”一致</w:t>
            </w:r>
            <w:r>
              <w:rPr>
                <w:rFonts w:hint="eastAsia" w:ascii="宋体" w:hAnsi="宋体" w:eastAsia="宋体" w:cs="宋体"/>
                <w:sz w:val="21"/>
                <w:szCs w:val="24"/>
                <w:lang w:eastAsia="zh-CN"/>
              </w:rPr>
              <w:t>；</w:t>
            </w:r>
          </w:p>
        </w:tc>
      </w:tr>
      <w:tr w14:paraId="5282B8E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D7DCC55">
            <w:pPr>
              <w:pageBreakBefore w:val="0"/>
              <w:widowControl/>
              <w:kinsoku/>
              <w:overflowPunct/>
              <w:topLinePunct w:val="0"/>
              <w:bidi w:val="0"/>
              <w:spacing w:beforeAutospacing="0" w:afterAutospacing="0" w:line="360" w:lineRule="auto"/>
              <w:ind w:left="0" w:leftChars="0" w:right="0" w:firstLine="0" w:firstLineChars="0"/>
              <w:jc w:val="center"/>
              <w:textAlignment w:val="top"/>
              <w:rPr>
                <w:rFonts w:hint="eastAsia" w:ascii="宋体" w:hAnsi="宋体" w:eastAsia="宋体" w:cs="宋体"/>
                <w:szCs w:val="21"/>
                <w:lang w:val="en-US" w:eastAsia="zh-CN"/>
              </w:rPr>
            </w:pPr>
            <w:r>
              <w:rPr>
                <w:rFonts w:hint="eastAsia" w:ascii="宋体" w:hAnsi="宋体" w:eastAsia="宋体" w:cs="宋体"/>
                <w:kern w:val="0"/>
                <w:szCs w:val="21"/>
                <w:lang w:val="en-US" w:eastAsia="zh-CN" w:bidi="ar"/>
              </w:rPr>
              <w:t>13</w:t>
            </w:r>
          </w:p>
        </w:tc>
        <w:tc>
          <w:tcPr>
            <w:tcW w:w="8284" w:type="dxa"/>
            <w:tcBorders>
              <w:top w:val="single" w:color="000000" w:sz="8" w:space="0"/>
              <w:left w:val="single" w:color="000000" w:sz="8" w:space="0"/>
              <w:bottom w:val="single" w:color="000000" w:sz="8" w:space="0"/>
              <w:right w:val="single" w:color="000000" w:sz="8" w:space="0"/>
            </w:tcBorders>
            <w:shd w:val="clear" w:color="auto" w:fill="auto"/>
          </w:tcPr>
          <w:p w14:paraId="3FEEEDB1">
            <w:pPr>
              <w:pageBreakBefore w:val="0"/>
              <w:widowControl/>
              <w:kinsoku/>
              <w:overflowPunct/>
              <w:topLinePunct w:val="0"/>
              <w:bidi w:val="0"/>
              <w:spacing w:beforeAutospacing="0" w:afterAutospacing="0" w:line="360" w:lineRule="auto"/>
              <w:ind w:left="0" w:leftChars="0" w:right="0" w:firstLine="0" w:firstLineChars="0"/>
              <w:jc w:val="left"/>
              <w:textAlignment w:val="top"/>
              <w:rPr>
                <w:rFonts w:hint="eastAsia" w:ascii="宋体" w:hAnsi="宋体" w:eastAsia="宋体" w:cs="宋体"/>
                <w:szCs w:val="21"/>
              </w:rPr>
            </w:pPr>
            <w:r>
              <w:rPr>
                <w:rFonts w:hint="eastAsia" w:ascii="宋体" w:hAnsi="宋体" w:eastAsia="宋体" w:cs="宋体"/>
              </w:rPr>
              <w:t>法律、法规、规章、规范性文件规定的其他情形。</w:t>
            </w:r>
          </w:p>
        </w:tc>
      </w:tr>
    </w:tbl>
    <w:p w14:paraId="0D6B0F64">
      <w:pPr>
        <w:pStyle w:val="38"/>
        <w:pageBreakBefore w:val="0"/>
        <w:widowControl/>
        <w:kinsoku/>
        <w:overflowPunct/>
        <w:topLinePunct w:val="0"/>
        <w:bidi w:val="0"/>
        <w:spacing w:beforeAutospacing="0" w:afterAutospacing="0" w:line="360" w:lineRule="auto"/>
        <w:ind w:left="0" w:leftChars="0" w:right="0" w:firstLine="0" w:firstLineChars="0"/>
        <w:jc w:val="center"/>
        <w:outlineLvl w:val="1"/>
        <w:rPr>
          <w:rFonts w:hint="eastAsia" w:ascii="宋体" w:hAnsi="宋体" w:eastAsia="宋体" w:cs="宋体"/>
          <w:sz w:val="40"/>
          <w:szCs w:val="40"/>
        </w:rPr>
      </w:pPr>
      <w:r>
        <w:rPr>
          <w:rFonts w:hint="eastAsia" w:ascii="宋体" w:hAnsi="宋体" w:eastAsia="宋体" w:cs="宋体"/>
          <w:sz w:val="40"/>
          <w:szCs w:val="40"/>
        </w:rPr>
        <w:t>评标信息</w:t>
      </w:r>
    </w:p>
    <w:tbl>
      <w:tblPr>
        <w:tblStyle w:val="43"/>
        <w:tblW w:w="0" w:type="auto"/>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136"/>
        <w:gridCol w:w="544"/>
        <w:gridCol w:w="680"/>
        <w:gridCol w:w="2835"/>
        <w:gridCol w:w="681"/>
        <w:gridCol w:w="4196"/>
        <w:gridCol w:w="142"/>
      </w:tblGrid>
      <w:tr w14:paraId="10138CC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136" w:type="dxa"/>
          <w:tblCellSpacing w:w="0" w:type="dxa"/>
          <w:jc w:val="center"/>
        </w:trPr>
        <w:tc>
          <w:tcPr>
            <w:tcW w:w="9078" w:type="dxa"/>
            <w:gridSpan w:val="6"/>
            <w:shd w:val="clear" w:color="auto" w:fill="auto"/>
            <w:vAlign w:val="center"/>
          </w:tcPr>
          <w:p w14:paraId="7A3D609F">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bCs/>
                <w:sz w:val="24"/>
              </w:rPr>
            </w:pPr>
            <w:r>
              <w:rPr>
                <w:rFonts w:hint="eastAsia" w:ascii="宋体" w:hAnsi="宋体" w:eastAsia="宋体" w:cs="宋体"/>
                <w:b/>
                <w:bCs/>
              </w:rPr>
              <w:t>评标方法：综合评分法</w:t>
            </w:r>
          </w:p>
        </w:tc>
      </w:tr>
      <w:tr w14:paraId="3EB76B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gridBefore w:val="1"/>
          <w:wBefore w:w="136" w:type="dxa"/>
          <w:tblCellSpacing w:w="0" w:type="dxa"/>
          <w:jc w:val="center"/>
        </w:trPr>
        <w:tc>
          <w:tcPr>
            <w:tcW w:w="9078" w:type="dxa"/>
            <w:gridSpan w:val="6"/>
            <w:shd w:val="clear" w:color="auto" w:fill="auto"/>
            <w:vAlign w:val="center"/>
          </w:tcPr>
          <w:p w14:paraId="316277A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szCs w:val="21"/>
              </w:rPr>
              <w:t>综合评分法，是指投标文件满足招标文件全部实质性要求，且按照评审因素的量化指标评审得分</w:t>
            </w:r>
            <w:r>
              <w:rPr>
                <w:rFonts w:hint="eastAsia" w:ascii="宋体" w:hAnsi="宋体" w:eastAsia="宋体" w:cs="宋体"/>
                <w:szCs w:val="21"/>
                <w:lang w:val="en-US" w:eastAsia="zh-CN"/>
              </w:rPr>
              <w:t>排名前列</w:t>
            </w:r>
            <w:r>
              <w:rPr>
                <w:rFonts w:hint="eastAsia" w:ascii="宋体" w:hAnsi="宋体" w:eastAsia="宋体" w:cs="宋体"/>
                <w:szCs w:val="21"/>
              </w:rPr>
              <w:t>的投标人为中标候选人的评标方法。</w:t>
            </w:r>
          </w:p>
          <w:p w14:paraId="09007D1B">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rPr>
            </w:pPr>
            <w:r>
              <w:rPr>
                <w:rFonts w:hint="eastAsia" w:ascii="宋体" w:hAnsi="宋体" w:eastAsia="宋体" w:cs="宋体"/>
                <w:szCs w:val="21"/>
              </w:rPr>
              <w:t>价格分计算方法：</w:t>
            </w:r>
          </w:p>
          <w:p w14:paraId="697C492F">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采用低价优先法计算，即满足招标文件要求且投标价格最低的投标报价为评标基准价，其价格分为满分。其他投标人的价格分统一按照下列公式计算： </w:t>
            </w:r>
          </w:p>
          <w:p w14:paraId="68B99188">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投标报价得分=(评标基准价／投标报价)×100 </w:t>
            </w:r>
          </w:p>
          <w:p w14:paraId="57D20C24">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评标总得分＝F1×A1＋F2×A2＋……＋Fn×An </w:t>
            </w:r>
          </w:p>
          <w:p w14:paraId="6BDCF8BB">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F1、F2……Fn分别为各项评审因素的得分； </w:t>
            </w:r>
          </w:p>
          <w:p w14:paraId="6F77499B">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eastAsia="zh-CN"/>
              </w:rPr>
            </w:pPr>
            <w:r>
              <w:rPr>
                <w:rFonts w:hint="eastAsia" w:ascii="宋体" w:hAnsi="宋体" w:eastAsia="宋体" w:cs="宋体"/>
                <w:kern w:val="2"/>
                <w:sz w:val="21"/>
                <w:szCs w:val="21"/>
              </w:rPr>
              <w:t xml:space="preserve">A1、A2、……An 分别为各项评审因素所占的权重(A1＋A2＋……＋An＝1)。 </w:t>
            </w:r>
          </w:p>
          <w:p w14:paraId="2E4608B2">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rPr>
            </w:pPr>
            <w:r>
              <w:rPr>
                <w:rFonts w:hint="eastAsia" w:ascii="宋体" w:hAnsi="宋体" w:eastAsia="宋体" w:cs="宋体"/>
                <w:kern w:val="2"/>
                <w:sz w:val="21"/>
                <w:szCs w:val="21"/>
              </w:rPr>
              <w:t>评标过程中，不得去掉报价中的最高报价和最低报价。</w:t>
            </w:r>
          </w:p>
          <w:p w14:paraId="518AC7AE">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kern w:val="2"/>
                <w:sz w:val="21"/>
                <w:szCs w:val="21"/>
              </w:rPr>
              <w:t>因落实政府采购政策进行价格调整的，以调整后的价格计算评标基准价和投标报价。</w:t>
            </w:r>
          </w:p>
        </w:tc>
      </w:tr>
      <w:tr w14:paraId="2E3691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tcBorders>
              <w:top w:val="single" w:color="000000" w:sz="8" w:space="0"/>
              <w:left w:val="single" w:color="000000" w:sz="8" w:space="0"/>
              <w:bottom w:val="single" w:color="000000" w:sz="8" w:space="0"/>
              <w:right w:val="single" w:color="000000" w:sz="8" w:space="0"/>
            </w:tcBorders>
            <w:shd w:val="clear" w:color="auto" w:fill="E6EFFA"/>
            <w:vAlign w:val="center"/>
          </w:tcPr>
          <w:p w14:paraId="7DD8B7B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75C71F96">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290D8CA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权重(%)</w:t>
            </w:r>
          </w:p>
        </w:tc>
      </w:tr>
      <w:tr w14:paraId="5532F6F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restart"/>
            <w:tcBorders>
              <w:top w:val="single" w:color="000000" w:sz="8" w:space="0"/>
              <w:left w:val="single" w:color="000000" w:sz="8" w:space="0"/>
              <w:bottom w:val="single" w:color="000000" w:sz="8" w:space="0"/>
              <w:right w:val="single" w:color="000000" w:sz="8" w:space="0"/>
            </w:tcBorders>
          </w:tcPr>
          <w:p w14:paraId="5A575DA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1</w:t>
            </w:r>
          </w:p>
        </w:tc>
        <w:tc>
          <w:tcPr>
            <w:tcW w:w="4196" w:type="dxa"/>
            <w:gridSpan w:val="3"/>
            <w:tcBorders>
              <w:top w:val="single" w:color="000000" w:sz="8" w:space="0"/>
              <w:left w:val="single" w:color="000000" w:sz="8" w:space="0"/>
              <w:bottom w:val="single" w:color="000000" w:sz="8" w:space="0"/>
              <w:right w:val="single" w:color="000000" w:sz="8" w:space="0"/>
            </w:tcBorders>
          </w:tcPr>
          <w:p w14:paraId="76249BB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价格</w:t>
            </w:r>
          </w:p>
        </w:tc>
        <w:tc>
          <w:tcPr>
            <w:tcW w:w="4196" w:type="dxa"/>
            <w:tcBorders>
              <w:top w:val="single" w:color="000000" w:sz="8" w:space="0"/>
              <w:left w:val="single" w:color="000000" w:sz="8" w:space="0"/>
              <w:bottom w:val="single" w:color="000000" w:sz="8" w:space="0"/>
              <w:right w:val="single" w:color="000000" w:sz="8" w:space="0"/>
            </w:tcBorders>
          </w:tcPr>
          <w:p w14:paraId="0E4307C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US" w:eastAsia="zh-CN"/>
              </w:rPr>
            </w:pPr>
            <w:r>
              <w:rPr>
                <w:rFonts w:hint="eastAsia" w:ascii="宋体" w:hAnsi="宋体" w:cs="宋体"/>
                <w:b/>
                <w:bCs/>
                <w:color w:val="0000FF"/>
                <w:highlight w:val="none"/>
                <w:lang w:val="en-US" w:eastAsia="zh-CN"/>
              </w:rPr>
              <w:t>30</w:t>
            </w:r>
          </w:p>
        </w:tc>
      </w:tr>
      <w:tr w14:paraId="189A03A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1DE62BCC">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CE375B9">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68FF02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restart"/>
            <w:tcBorders>
              <w:top w:val="single" w:color="000000" w:sz="8" w:space="0"/>
              <w:left w:val="single" w:color="000000" w:sz="8" w:space="0"/>
              <w:right w:val="single" w:color="000000" w:sz="8" w:space="0"/>
            </w:tcBorders>
          </w:tcPr>
          <w:p w14:paraId="398907A3">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2</w:t>
            </w:r>
          </w:p>
        </w:tc>
        <w:tc>
          <w:tcPr>
            <w:tcW w:w="4196" w:type="dxa"/>
            <w:gridSpan w:val="3"/>
            <w:tcBorders>
              <w:top w:val="single" w:color="000000" w:sz="8" w:space="0"/>
              <w:left w:val="single" w:color="000000" w:sz="8" w:space="0"/>
              <w:bottom w:val="single" w:color="000000" w:sz="8" w:space="0"/>
              <w:right w:val="single" w:color="000000" w:sz="8" w:space="0"/>
            </w:tcBorders>
          </w:tcPr>
          <w:p w14:paraId="1525BEB0">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技术部分</w:t>
            </w:r>
          </w:p>
        </w:tc>
        <w:tc>
          <w:tcPr>
            <w:tcW w:w="4196" w:type="dxa"/>
            <w:tcBorders>
              <w:top w:val="single" w:color="000000" w:sz="8" w:space="0"/>
              <w:left w:val="single" w:color="000000" w:sz="8" w:space="0"/>
              <w:bottom w:val="single" w:color="000000" w:sz="8" w:space="0"/>
              <w:right w:val="single" w:color="000000" w:sz="8" w:space="0"/>
            </w:tcBorders>
          </w:tcPr>
          <w:p w14:paraId="4D9EC0A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US" w:eastAsia="zh-CN"/>
              </w:rPr>
            </w:pPr>
            <w:r>
              <w:rPr>
                <w:rFonts w:hint="eastAsia" w:ascii="宋体" w:hAnsi="宋体" w:cs="宋体"/>
                <w:b/>
                <w:bCs/>
                <w:color w:val="0000FF"/>
                <w:sz w:val="24"/>
                <w:highlight w:val="none"/>
                <w:lang w:val="en-US" w:eastAsia="zh-CN"/>
              </w:rPr>
              <w:t>46</w:t>
            </w:r>
          </w:p>
        </w:tc>
      </w:tr>
      <w:tr w14:paraId="6E0FEA9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3BFE6A93">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41A0A469">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50E51C3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shd w:val="clear" w:color="auto" w:fill="E6EFFA"/>
            <w:vAlign w:val="center"/>
          </w:tcPr>
          <w:p w14:paraId="2A5A56F4">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E9A562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6925FEA">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0A1D2EA">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0881B9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4F0BCE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452A3F6D">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078373B">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736B85DA">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实施方案</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88BE1F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7</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top"/>
          </w:tcPr>
          <w:p w14:paraId="2309B9D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lang w:eastAsia="zh-CN"/>
              </w:rPr>
              <w:t>考察</w:t>
            </w:r>
            <w:r>
              <w:rPr>
                <w:rFonts w:hint="eastAsia" w:asciiTheme="minorEastAsia" w:hAnsiTheme="minorEastAsia" w:eastAsiaTheme="minorEastAsia" w:cstheme="minorEastAsia"/>
                <w:b/>
                <w:bCs/>
                <w:szCs w:val="21"/>
              </w:rPr>
              <w:t>内容：</w:t>
            </w:r>
          </w:p>
          <w:p w14:paraId="0C39796C">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整体设计：结合采购需求和自身对本项目采购需求理解与分析、现场调研，对项目系统整体设计方案进行阐述。要求设计方案具有全面性、合理性、可行性，具有清晰的实现路径，具有可扩展性，符合业务发展需求；</w:t>
            </w:r>
          </w:p>
          <w:p w14:paraId="45C16A8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2.平台架构：根据需求调研，要求详细阐述整个平台内部逻辑架构图、上下级联数据推送图；</w:t>
            </w:r>
          </w:p>
          <w:p w14:paraId="488F4854">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3.安全策略：提供详细的网络安全、数据安全、应用下发安全设计，要求提供详细的安全策略规划；</w:t>
            </w:r>
          </w:p>
          <w:p w14:paraId="49C2204D">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4.组网架构设计：要求完整体现采购硬件设备的组网逻辑关系以及地址规划，同时要求融入整个共享网数据处理、数据存储、数据级联关系图；</w:t>
            </w:r>
          </w:p>
          <w:p w14:paraId="6C5E13D0">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rPr>
              <w:t>评分依据：</w:t>
            </w:r>
          </w:p>
          <w:p w14:paraId="2537CD1F">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commentRangeStart w:id="0"/>
            <w:r>
              <w:rPr>
                <w:rFonts w:hint="eastAsia" w:asciiTheme="minorEastAsia" w:hAnsiTheme="minorEastAsia" w:eastAsiaTheme="minorEastAsia" w:cstheme="minorEastAsia"/>
                <w:szCs w:val="21"/>
              </w:rPr>
              <w:t>评审委员会根据招标文件的需求和投标文件的响应情况，上述要求全部满足得70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，每缺1项扣20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，扣完为止。</w:t>
            </w:r>
            <w:commentRangeEnd w:id="0"/>
            <w:r>
              <w:commentReference w:id="0"/>
            </w:r>
          </w:p>
          <w:p w14:paraId="627EA254">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在此基础上： </w:t>
            </w:r>
          </w:p>
          <w:p w14:paraId="1B889A36">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commentRangeStart w:id="1"/>
            <w:r>
              <w:rPr>
                <w:rFonts w:hint="eastAsia" w:asciiTheme="minorEastAsia" w:hAnsiTheme="minorEastAsia" w:eastAsiaTheme="minorEastAsia" w:cstheme="minorEastAsia"/>
                <w:szCs w:val="21"/>
              </w:rPr>
              <w:t>.根据安全策略提供满足上述要求安全设备配置截图加20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w:t>
            </w:r>
            <w:commentRangeEnd w:id="1"/>
            <w:r>
              <w:commentReference w:id="1"/>
            </w:r>
          </w:p>
          <w:p w14:paraId="6CBAE220">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2.对整体方案按照量化的评审因素指标进一步评审，评审为优（方案整体科学合理、针对性强、可操作性强）加10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；评审为良（方案较合理、针对性一般、可操作性一般）加5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；评审为差（方案不合理、无针对性、无可操作性）不加分。</w:t>
            </w:r>
          </w:p>
        </w:tc>
      </w:tr>
      <w:tr w14:paraId="61115E9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3A8B7F1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1952128">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3A6360C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售后服务</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624D701">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21E1208">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commentRangeStart w:id="2"/>
            <w:r>
              <w:rPr>
                <w:rFonts w:hint="eastAsia" w:asciiTheme="minorEastAsia" w:hAnsiTheme="minorEastAsia" w:eastAsiaTheme="minorEastAsia" w:cstheme="minorEastAsia"/>
                <w:szCs w:val="21"/>
              </w:rPr>
              <w:t>（一）评分内容：</w:t>
            </w:r>
          </w:p>
          <w:p w14:paraId="5E074E08">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根据投标人提供的售后服务方案、售后服务承诺的可行性、完整性以及服务承诺落实的保障措施，技术支持和维护能力情况进行评审。</w:t>
            </w:r>
          </w:p>
          <w:p w14:paraId="5ECB350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（二）评分依据：</w:t>
            </w:r>
          </w:p>
          <w:p w14:paraId="5462277E">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 xml:space="preserve">评审委员会根据招标文件的需求和投标文件的响应情况进行评审： </w:t>
            </w:r>
          </w:p>
          <w:p w14:paraId="510138D6">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1.方案可行性强、十分完整，得100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 xml:space="preserve">； </w:t>
            </w:r>
          </w:p>
          <w:p w14:paraId="4BF6A862">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2.方案可行性较强、较完整，得75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 xml:space="preserve">； </w:t>
            </w:r>
          </w:p>
          <w:p w14:paraId="5C267355">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3.方案可行性一般、完整性一般，得50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 xml:space="preserve">； </w:t>
            </w:r>
          </w:p>
          <w:p w14:paraId="2B819B9C">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4.方案不可行、不完整，不得分。</w:t>
            </w:r>
            <w:commentRangeEnd w:id="2"/>
            <w:r>
              <w:commentReference w:id="2"/>
            </w:r>
          </w:p>
        </w:tc>
      </w:tr>
      <w:tr w14:paraId="1E277C0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533FFAD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36AED1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3</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16DC5A1">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违约承诺</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42B8FE1">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5</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275047E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commentRangeStart w:id="3"/>
            <w:r>
              <w:rPr>
                <w:rFonts w:hint="eastAsia" w:asciiTheme="minorEastAsia" w:hAnsiTheme="minorEastAsia" w:eastAsiaTheme="minorEastAsia" w:cstheme="minorEastAsia"/>
                <w:szCs w:val="21"/>
              </w:rPr>
              <w:t>（一）评分内容：</w:t>
            </w:r>
          </w:p>
          <w:p w14:paraId="3CFC72E0">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针对本项目的需求制定违约承诺等内容进行评审，包括以下内容。</w:t>
            </w:r>
          </w:p>
          <w:p w14:paraId="480833C6">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1.对服务内容全面履行；</w:t>
            </w:r>
          </w:p>
          <w:p w14:paraId="5D5522A0">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2.按服务期限完成项目；</w:t>
            </w:r>
          </w:p>
          <w:p w14:paraId="5AB0928D">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3.按招标文件要求投入人员和设备；</w:t>
            </w:r>
          </w:p>
          <w:p w14:paraId="1F292F5F">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4.严格遵守保密要求；</w:t>
            </w:r>
          </w:p>
          <w:p w14:paraId="64908496">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5.承诺成果知识产权归采购人所有，项目成果不侵犯第三人知识产权；</w:t>
            </w:r>
          </w:p>
          <w:p w14:paraId="7C10B249">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满足以上5项的得100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46A188E5">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（二）评分依据：</w:t>
            </w:r>
          </w:p>
          <w:p w14:paraId="44F98BC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提供违约承诺函（格式自拟），按要求提供得100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。（未提供或未按要求提供或提供的不清晰导致专家无法判断的，不得分）</w:t>
            </w:r>
            <w:commentRangeEnd w:id="3"/>
            <w:r>
              <w:commentReference w:id="3"/>
            </w:r>
          </w:p>
        </w:tc>
      </w:tr>
      <w:tr w14:paraId="1E503B2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687A87BC">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5E6F533">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4</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BDC0BB8">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kern w:val="2"/>
                <w:sz w:val="21"/>
                <w:szCs w:val="21"/>
                <w:lang w:val="en-US" w:eastAsia="zh-CN" w:bidi="ar-SA"/>
              </w:rPr>
            </w:pPr>
            <w:r>
              <w:rPr>
                <w:rFonts w:hint="eastAsia" w:ascii="宋体" w:hAnsi="宋体" w:eastAsia="宋体" w:cs="宋体"/>
                <w:szCs w:val="21"/>
                <w:lang w:val="en-US" w:eastAsia="zh-CN"/>
              </w:rPr>
              <w:t>技术规格偏离情况</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E7BD12B">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kern w:val="2"/>
                <w:sz w:val="21"/>
                <w:szCs w:val="21"/>
                <w:lang w:val="en-US" w:eastAsia="zh-CN" w:bidi="ar-SA"/>
              </w:rPr>
            </w:pPr>
            <w:r>
              <w:rPr>
                <w:rFonts w:hint="eastAsia" w:ascii="宋体" w:hAnsi="宋体" w:cs="宋体"/>
                <w:szCs w:val="21"/>
                <w:lang w:val="en-US" w:eastAsia="zh-CN"/>
              </w:rPr>
              <w:t>24</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96D1F6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宋体" w:hAnsi="宋体" w:cs="宋体"/>
                <w:szCs w:val="21"/>
                <w:highlight w:val="none"/>
              </w:rPr>
            </w:pPr>
            <w:commentRangeStart w:id="4"/>
            <w:r>
              <w:rPr>
                <w:rFonts w:hint="eastAsia" w:ascii="宋体" w:hAnsi="宋体" w:cs="宋体"/>
                <w:szCs w:val="21"/>
                <w:highlight w:val="none"/>
              </w:rPr>
              <w:t>（一）评分内容：</w:t>
            </w:r>
          </w:p>
          <w:p w14:paraId="66124479">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宋体" w:hAnsi="宋体" w:cs="宋体"/>
                <w:szCs w:val="21"/>
                <w:highlight w:val="none"/>
              </w:rPr>
            </w:pPr>
            <w:r>
              <w:rPr>
                <w:rFonts w:hint="eastAsia" w:ascii="宋体" w:hAnsi="宋体" w:cs="宋体"/>
                <w:szCs w:val="21"/>
                <w:highlight w:val="none"/>
              </w:rPr>
              <w:t>评审委员会根据《技术规格偏离表》（以下简称“偏离表”）响应情况进行打分，投标产品的功能、技术指标与需求的吻合程度和偏差情况（包括所投标产品的规格型号、详细配置、主要技术参数等），完全符合采购要求的此项得100</w:t>
            </w:r>
            <w:r>
              <w:rPr>
                <w:rFonts w:hint="eastAsia" w:ascii="宋体" w:hAnsi="宋体" w:cs="宋体"/>
                <w:szCs w:val="21"/>
                <w:highlight w:val="none"/>
                <w:lang w:val="en-US" w:eastAsia="zh-CN"/>
              </w:rPr>
              <w:t>分</w:t>
            </w:r>
            <w:r>
              <w:rPr>
                <w:rFonts w:hint="eastAsia" w:ascii="宋体" w:hAnsi="宋体" w:cs="宋体"/>
                <w:szCs w:val="21"/>
                <w:highlight w:val="none"/>
              </w:rPr>
              <w:t>，▲重点参数每负偏离一项扣10</w:t>
            </w:r>
            <w:r>
              <w:rPr>
                <w:rFonts w:hint="eastAsia" w:ascii="宋体" w:hAnsi="宋体" w:cs="宋体"/>
                <w:szCs w:val="21"/>
                <w:highlight w:val="none"/>
                <w:lang w:val="en-US" w:eastAsia="zh-CN"/>
              </w:rPr>
              <w:t>分</w:t>
            </w:r>
            <w:r>
              <w:rPr>
                <w:rFonts w:hint="eastAsia" w:ascii="宋体" w:hAnsi="宋体" w:cs="宋体"/>
                <w:szCs w:val="21"/>
                <w:highlight w:val="none"/>
              </w:rPr>
              <w:t>；一般参数每负偏离一项扣0.5</w:t>
            </w:r>
            <w:r>
              <w:rPr>
                <w:rFonts w:hint="eastAsia" w:ascii="宋体" w:hAnsi="宋体" w:cs="宋体"/>
                <w:szCs w:val="21"/>
                <w:highlight w:val="none"/>
                <w:lang w:val="en-US" w:eastAsia="zh-CN"/>
              </w:rPr>
              <w:t>分</w:t>
            </w:r>
            <w:r>
              <w:rPr>
                <w:rFonts w:hint="eastAsia" w:ascii="宋体" w:hAnsi="宋体" w:cs="宋体"/>
                <w:szCs w:val="21"/>
                <w:highlight w:val="none"/>
              </w:rPr>
              <w:t>。扣完为止。</w:t>
            </w:r>
          </w:p>
          <w:p w14:paraId="57E02029">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宋体" w:hAnsi="宋体" w:cs="宋体"/>
                <w:szCs w:val="21"/>
                <w:highlight w:val="none"/>
              </w:rPr>
            </w:pPr>
            <w:r>
              <w:rPr>
                <w:rFonts w:hint="eastAsia" w:ascii="宋体" w:hAnsi="宋体" w:cs="宋体"/>
                <w:szCs w:val="21"/>
                <w:highlight w:val="none"/>
              </w:rPr>
              <w:t>（二）评分依据：</w:t>
            </w:r>
          </w:p>
          <w:p w14:paraId="15B8A97D">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宋体" w:hAnsi="宋体" w:eastAsia="宋体" w:cs="宋体"/>
                <w:kern w:val="2"/>
                <w:sz w:val="21"/>
                <w:szCs w:val="21"/>
                <w:highlight w:val="none"/>
                <w:lang w:val="en-US" w:eastAsia="zh-CN" w:bidi="ar-SA"/>
              </w:rPr>
            </w:pPr>
            <w:r>
              <w:rPr>
                <w:rFonts w:hint="eastAsia" w:ascii="宋体" w:hAnsi="宋体" w:cs="宋体"/>
                <w:szCs w:val="21"/>
                <w:highlight w:val="none"/>
              </w:rPr>
              <w:t>偏离表应如实对应填写所投产品的具体参数。如要求提供“厂家网站截图/说明书/厂家出具的参数文件/检验报告”等证明资料的，需按要求提供相关证明资料；提供的证明资料与所填写内容不一致的，以证明资料为准，原件备查。证明材料不能满足招标要求的，该项按负偏离处理。（未提供或未按要求提供或提供的不清晰导致专家无法判断的，不得分）</w:t>
            </w:r>
            <w:commentRangeEnd w:id="4"/>
            <w:r>
              <w:commentReference w:id="4"/>
            </w:r>
          </w:p>
        </w:tc>
      </w:tr>
      <w:tr w14:paraId="0C959E2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372186AA">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3B6C446">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8EFC76A">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kern w:val="0"/>
                <w:sz w:val="21"/>
                <w:szCs w:val="21"/>
                <w:lang w:val="en-US" w:eastAsia="zh-CN" w:bidi="ar"/>
              </w:rPr>
            </w:pPr>
            <w:r>
              <w:rPr>
                <w:rFonts w:hint="eastAsia" w:ascii="宋体" w:hAnsi="宋体" w:eastAsia="宋体" w:cs="宋体"/>
                <w:kern w:val="0"/>
                <w:szCs w:val="21"/>
                <w:lang w:val="en-US" w:eastAsia="zh-CN" w:bidi="ar"/>
              </w:rPr>
              <w:t>项目负责人（仅限1人）</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4EDE3CE4">
            <w:pPr>
              <w:keepNext w:val="0"/>
              <w:keepLines w:val="0"/>
              <w:pageBreakBefore w:val="0"/>
              <w:widowControl/>
              <w:kinsoku/>
              <w:wordWrap w:val="0"/>
              <w:overflowPunct/>
              <w:topLinePunct w:val="0"/>
              <w:autoSpaceDE/>
              <w:autoSpaceDN/>
              <w:bidi w:val="0"/>
              <w:adjustRightInd/>
              <w:snapToGrid/>
              <w:spacing w:beforeAutospacing="0" w:afterAutospacing="0" w:line="360" w:lineRule="auto"/>
              <w:ind w:left="0" w:leftChars="0" w:right="0" w:rightChars="0" w:firstLine="0" w:firstLineChars="0"/>
              <w:jc w:val="center"/>
              <w:textAlignment w:val="auto"/>
              <w:rPr>
                <w:rFonts w:hint="eastAsia" w:ascii="宋体" w:hAnsi="宋体" w:eastAsia="宋体" w:cs="宋体"/>
                <w:kern w:val="0"/>
                <w:sz w:val="21"/>
                <w:szCs w:val="21"/>
                <w:lang w:val="en-US" w:eastAsia="zh-CN" w:bidi="ar"/>
              </w:rPr>
            </w:pPr>
            <w:r>
              <w:rPr>
                <w:rFonts w:hint="eastAsia" w:ascii="宋体" w:hAnsi="宋体" w:cs="宋体"/>
                <w:kern w:val="0"/>
                <w:szCs w:val="21"/>
                <w:lang w:val="en-US" w:eastAsia="zh-CN" w:bidi="ar"/>
              </w:rPr>
              <w:t>3</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DA58F3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commentRangeStart w:id="5"/>
            <w:r>
              <w:rPr>
                <w:rFonts w:hint="eastAsia" w:asciiTheme="minorEastAsia" w:hAnsiTheme="minorEastAsia" w:eastAsiaTheme="minorEastAsia" w:cstheme="minorEastAsia"/>
                <w:kern w:val="2"/>
                <w:sz w:val="21"/>
                <w:szCs w:val="21"/>
                <w:lang w:val="en-US" w:eastAsia="zh-CN" w:bidi="ar-SA"/>
              </w:rPr>
              <w:t>（一）评分内容：</w:t>
            </w:r>
          </w:p>
          <w:p w14:paraId="23D897D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拟安排项目负责人为投标单位员工（以社保为准），否则本项不得分。在此基础上：</w:t>
            </w:r>
          </w:p>
          <w:p w14:paraId="4383A16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1.具有信息化专业相关的研究生学历和硕士（或以上）学位的，得30分；</w:t>
            </w:r>
          </w:p>
          <w:p w14:paraId="33DACB2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2.具有人社部门或工信部门颁发的计算机技术与软件专业技术资格证书（专业：信息系统项目管理师，级别：高级），得40分；</w:t>
            </w:r>
          </w:p>
          <w:p w14:paraId="132ECFF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3.具有由人力资源保障部门颁发的中级或以上工程师（电子与信息类相关专业）证书，得30分；</w:t>
            </w:r>
          </w:p>
          <w:p w14:paraId="3BA33BB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（二）评分依据：</w:t>
            </w:r>
          </w:p>
          <w:p w14:paraId="4C15B19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提供社保部门出具的投标人为上述人员缴纳的近三个月社保证明文件扫描件，由于社保部门原因（提供社保局无法出具的证明文件）最近一个月的社保证明无法提供的，可提供前社保证明文件扫描件；如投标人注册成立时间不足3个月的，可提供承诺函（格式自拟）。</w:t>
            </w:r>
          </w:p>
          <w:p w14:paraId="44CD458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2.提供学历证书、学位证书及学信网查询记录。对于较早颁发的学历证书,学信网无法查询的,除要求提供证书扫描件,需要提供其他佐证材料(如毕业院校或人力资源和社会保障部等颁发机构或监管机构等单位出具的证明),在海外留学并取得学历的,学信网无法查询的,可提供教育部留学服务中心出具的国外学历认证证书扫描件【或教育部留学服务中心网站（http://zwfw.cscse.edu.cn/）在线查询截图】。</w:t>
            </w:r>
          </w:p>
          <w:p w14:paraId="4FDE4C8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3.提供相关证书扫描件。</w:t>
            </w:r>
          </w:p>
          <w:p w14:paraId="44CBBE9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4.评分中出现无证明资料或者专家无法凭所提供资料判断是否得分的情况，一律做不得分处理。</w:t>
            </w:r>
            <w:commentRangeEnd w:id="5"/>
            <w:r>
              <w:commentReference w:id="5"/>
            </w:r>
          </w:p>
        </w:tc>
      </w:tr>
      <w:tr w14:paraId="67A4F2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307428BD">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D100D60">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6</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B28C045">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项目团队成员（项目负责人除外）</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0728BEB">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5</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center"/>
          </w:tcPr>
          <w:p w14:paraId="6C1A66A7">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 w:val="21"/>
                <w:szCs w:val="21"/>
              </w:rPr>
            </w:pPr>
            <w:commentRangeStart w:id="6"/>
            <w:r>
              <w:rPr>
                <w:rFonts w:hint="eastAsia" w:asciiTheme="minorEastAsia" w:hAnsiTheme="minorEastAsia" w:eastAsiaTheme="minorEastAsia" w:cstheme="minorEastAsia"/>
                <w:sz w:val="21"/>
                <w:szCs w:val="21"/>
              </w:rPr>
              <w:t>（一）评分内容：</w:t>
            </w:r>
          </w:p>
          <w:p w14:paraId="17AE9C45">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拟安排项目团队成员不少于10人，且均为投标单位员工（以社保为准），否则本项不得分。在此基础上：</w:t>
            </w:r>
          </w:p>
          <w:p w14:paraId="4E96FC42">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1.具有人社部门或工信部门颁发的计算机技术与软件专业技术资格证书（专业：信息系统项目管理师，级别：高级），每提供一名得20</w:t>
            </w:r>
            <w:r>
              <w:rPr>
                <w:rFonts w:hint="eastAsia" w:asciiTheme="minorEastAsia" w:hAnsiTheme="minorEastAsia" w:eastAsiaTheme="minorEastAsia" w:cstheme="minorEastAsia"/>
                <w:sz w:val="21"/>
                <w:szCs w:val="21"/>
                <w:lang w:val="en-US" w:eastAsia="zh-CN"/>
              </w:rPr>
              <w:t>分</w:t>
            </w:r>
            <w:r>
              <w:rPr>
                <w:rFonts w:hint="eastAsia" w:asciiTheme="minorEastAsia" w:hAnsiTheme="minorEastAsia" w:eastAsiaTheme="minorEastAsia" w:cstheme="minorEastAsia"/>
                <w:sz w:val="21"/>
                <w:szCs w:val="21"/>
              </w:rPr>
              <w:t>，其他不得分，本项最高得80</w:t>
            </w:r>
            <w:r>
              <w:rPr>
                <w:rFonts w:hint="eastAsia" w:asciiTheme="minorEastAsia" w:hAnsiTheme="minorEastAsia" w:eastAsiaTheme="minorEastAsia" w:cstheme="minorEastAsia"/>
                <w:sz w:val="21"/>
                <w:szCs w:val="21"/>
                <w:lang w:val="en-US" w:eastAsia="zh-CN"/>
              </w:rPr>
              <w:t>分</w:t>
            </w:r>
            <w:r>
              <w:rPr>
                <w:rFonts w:hint="eastAsia" w:asciiTheme="minorEastAsia" w:hAnsiTheme="minorEastAsia" w:eastAsiaTheme="minorEastAsia" w:cstheme="minorEastAsia"/>
                <w:sz w:val="21"/>
                <w:szCs w:val="21"/>
              </w:rPr>
              <w:t>；</w:t>
            </w:r>
          </w:p>
          <w:p w14:paraId="4A3FE9A7">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2.具有人社部门或工信部门颁发的计算机技术与软件专业技术资格证书（专业：网络工程师，级别：中级或以上），每提供一名得10</w:t>
            </w:r>
            <w:r>
              <w:rPr>
                <w:rFonts w:hint="eastAsia" w:asciiTheme="minorEastAsia" w:hAnsiTheme="minorEastAsia" w:eastAsiaTheme="minorEastAsia" w:cstheme="minorEastAsia"/>
                <w:sz w:val="21"/>
                <w:szCs w:val="21"/>
                <w:lang w:val="en-US" w:eastAsia="zh-CN"/>
              </w:rPr>
              <w:t>分</w:t>
            </w:r>
            <w:r>
              <w:rPr>
                <w:rFonts w:hint="eastAsia" w:asciiTheme="minorEastAsia" w:hAnsiTheme="minorEastAsia" w:eastAsiaTheme="minorEastAsia" w:cstheme="minorEastAsia"/>
                <w:sz w:val="21"/>
                <w:szCs w:val="21"/>
              </w:rPr>
              <w:t>，其他不得分，本项最高得20</w:t>
            </w:r>
            <w:r>
              <w:rPr>
                <w:rFonts w:hint="eastAsia" w:asciiTheme="minorEastAsia" w:hAnsiTheme="minorEastAsia" w:eastAsiaTheme="minorEastAsia" w:cstheme="minorEastAsia"/>
                <w:sz w:val="21"/>
                <w:szCs w:val="21"/>
                <w:lang w:val="en-US" w:eastAsia="zh-CN"/>
              </w:rPr>
              <w:t>分</w:t>
            </w:r>
            <w:r>
              <w:rPr>
                <w:rFonts w:hint="eastAsia" w:asciiTheme="minorEastAsia" w:hAnsiTheme="minorEastAsia" w:eastAsiaTheme="minorEastAsia" w:cstheme="minorEastAsia"/>
                <w:sz w:val="21"/>
                <w:szCs w:val="21"/>
              </w:rPr>
              <w:t>；</w:t>
            </w:r>
          </w:p>
          <w:p w14:paraId="64C34136">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同一人员满足多项不重复计分。</w:t>
            </w:r>
          </w:p>
          <w:p w14:paraId="608A1D8F">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（二）评分依据：</w:t>
            </w:r>
          </w:p>
          <w:p w14:paraId="382C9177">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1.提供社保部门出具的投标人为上述人员缴纳的近三个月（具体是指2024年</w:t>
            </w:r>
            <w:r>
              <w:rPr>
                <w:rFonts w:hint="eastAsia" w:asciiTheme="minorEastAsia" w:hAnsiTheme="minorEastAsia" w:eastAsiaTheme="minorEastAsia" w:cstheme="minorEastAsia"/>
                <w:sz w:val="21"/>
                <w:szCs w:val="21"/>
                <w:lang w:eastAsia="zh-CN"/>
              </w:rPr>
              <w:t>7</w:t>
            </w:r>
            <w:r>
              <w:rPr>
                <w:rFonts w:hint="eastAsia" w:asciiTheme="minorEastAsia" w:hAnsiTheme="minorEastAsia" w:eastAsiaTheme="minorEastAsia" w:cstheme="minorEastAsia"/>
                <w:sz w:val="21"/>
                <w:szCs w:val="21"/>
              </w:rPr>
              <w:t>月至</w:t>
            </w:r>
            <w:r>
              <w:rPr>
                <w:rFonts w:hint="eastAsia" w:asciiTheme="minorEastAsia" w:hAnsiTheme="minorEastAsia" w:eastAsiaTheme="minorEastAsia" w:cstheme="minorEastAsia"/>
                <w:sz w:val="21"/>
                <w:szCs w:val="21"/>
                <w:lang w:eastAsia="zh-CN"/>
              </w:rPr>
              <w:t>9</w:t>
            </w:r>
            <w:r>
              <w:rPr>
                <w:rFonts w:hint="eastAsia" w:asciiTheme="minorEastAsia" w:hAnsiTheme="minorEastAsia" w:eastAsiaTheme="minorEastAsia" w:cstheme="minorEastAsia"/>
                <w:sz w:val="21"/>
                <w:szCs w:val="21"/>
              </w:rPr>
              <w:t>月）社保证明文件扫描件，由于社保部门原因（提供社保局无法出具的证明文件）最近一个月的社保证明无法提供的，可提供2024年</w:t>
            </w:r>
            <w:r>
              <w:rPr>
                <w:rFonts w:hint="eastAsia" w:asciiTheme="minorEastAsia" w:hAnsiTheme="minorEastAsia" w:eastAsiaTheme="minorEastAsia" w:cstheme="minorEastAsia"/>
                <w:sz w:val="21"/>
                <w:szCs w:val="21"/>
                <w:lang w:eastAsia="zh-CN"/>
              </w:rPr>
              <w:t>7</w:t>
            </w:r>
            <w:r>
              <w:rPr>
                <w:rFonts w:hint="eastAsia" w:asciiTheme="minorEastAsia" w:hAnsiTheme="minorEastAsia" w:eastAsiaTheme="minorEastAsia" w:cstheme="minorEastAsia"/>
                <w:sz w:val="21"/>
                <w:szCs w:val="21"/>
              </w:rPr>
              <w:t>月至</w:t>
            </w:r>
            <w:r>
              <w:rPr>
                <w:rFonts w:hint="eastAsia" w:asciiTheme="minorEastAsia" w:hAnsiTheme="minorEastAsia" w:eastAsiaTheme="minorEastAsia" w:cstheme="minorEastAsia"/>
                <w:sz w:val="21"/>
                <w:szCs w:val="21"/>
                <w:lang w:eastAsia="zh-CN"/>
              </w:rPr>
              <w:t>9</w:t>
            </w:r>
            <w:r>
              <w:rPr>
                <w:rFonts w:hint="eastAsia" w:asciiTheme="minorEastAsia" w:hAnsiTheme="minorEastAsia" w:eastAsiaTheme="minorEastAsia" w:cstheme="minorEastAsia"/>
                <w:sz w:val="21"/>
                <w:szCs w:val="21"/>
              </w:rPr>
              <w:t>月的社保证明文件扫描件；如投标人注册成立时间不足3个月的，可提供承诺函（格式自拟）。</w:t>
            </w:r>
          </w:p>
          <w:p w14:paraId="30936773">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2.提供相关证书扫描件。</w:t>
            </w:r>
          </w:p>
          <w:p w14:paraId="55CD00DA">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0"/>
                <w:sz w:val="21"/>
                <w:szCs w:val="21"/>
                <w:lang w:val="en-US" w:eastAsia="zh-CN" w:bidi="ar-SA"/>
              </w:rPr>
            </w:pPr>
            <w:r>
              <w:rPr>
                <w:rFonts w:hint="eastAsia" w:asciiTheme="minorEastAsia" w:hAnsiTheme="minorEastAsia" w:eastAsiaTheme="minorEastAsia" w:cstheme="minorEastAsia"/>
                <w:sz w:val="21"/>
                <w:szCs w:val="21"/>
              </w:rPr>
              <w:t>3.评分中出现无证明资料或者专家无法凭所提供资料判断是否得分的情况，一律做不得分处理。</w:t>
            </w:r>
            <w:commentRangeEnd w:id="6"/>
            <w:r>
              <w:commentReference w:id="6"/>
            </w:r>
          </w:p>
        </w:tc>
      </w:tr>
      <w:tr w14:paraId="553A89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restart"/>
            <w:tcBorders>
              <w:top w:val="single" w:color="000000" w:sz="8" w:space="0"/>
              <w:left w:val="single" w:color="000000" w:sz="8" w:space="0"/>
              <w:right w:val="single" w:color="000000" w:sz="8" w:space="0"/>
            </w:tcBorders>
          </w:tcPr>
          <w:p w14:paraId="4F10185A">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3</w:t>
            </w:r>
          </w:p>
        </w:tc>
        <w:tc>
          <w:tcPr>
            <w:tcW w:w="4196" w:type="dxa"/>
            <w:gridSpan w:val="3"/>
            <w:tcBorders>
              <w:top w:val="single" w:color="000000" w:sz="8" w:space="0"/>
              <w:left w:val="single" w:color="000000" w:sz="8" w:space="0"/>
              <w:bottom w:val="single" w:color="000000" w:sz="8" w:space="0"/>
              <w:right w:val="single" w:color="000000" w:sz="8" w:space="0"/>
            </w:tcBorders>
          </w:tcPr>
          <w:p w14:paraId="19CEE43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lang w:eastAsia="zh-CN"/>
              </w:rPr>
            </w:pPr>
            <w:r>
              <w:rPr>
                <w:rFonts w:hint="eastAsia" w:ascii="宋体" w:hAnsi="宋体" w:eastAsia="宋体" w:cs="宋体"/>
                <w:b/>
                <w:bCs/>
                <w:color w:val="0000FF"/>
                <w:sz w:val="24"/>
                <w:highlight w:val="none"/>
                <w:lang w:eastAsia="zh-CN"/>
              </w:rPr>
              <w:t>商务部分</w:t>
            </w:r>
          </w:p>
        </w:tc>
        <w:tc>
          <w:tcPr>
            <w:tcW w:w="4196" w:type="dxa"/>
            <w:tcBorders>
              <w:top w:val="single" w:color="000000" w:sz="8" w:space="0"/>
              <w:left w:val="single" w:color="000000" w:sz="8" w:space="0"/>
              <w:bottom w:val="single" w:color="000000" w:sz="8" w:space="0"/>
              <w:right w:val="single" w:color="000000" w:sz="8" w:space="0"/>
            </w:tcBorders>
          </w:tcPr>
          <w:p w14:paraId="0DD19197">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p>
        </w:tc>
      </w:tr>
      <w:tr w14:paraId="58D538D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78FFE2C0">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00541ED9">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132FB5F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shd w:val="clear" w:color="auto" w:fill="E6EFFA"/>
            <w:vAlign w:val="center"/>
          </w:tcPr>
          <w:p w14:paraId="28A8A66E">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C78580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297E473">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B7CC626">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D5612C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26C8571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12CDDC10">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8C688E0">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66BE8B92">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szCs w:val="21"/>
                <w:highlight w:val="none"/>
              </w:rPr>
            </w:pPr>
            <w:r>
              <w:rPr>
                <w:rFonts w:hint="eastAsia" w:asciiTheme="minorEastAsia" w:hAnsiTheme="minorEastAsia" w:eastAsiaTheme="minorEastAsia" w:cstheme="minorEastAsia"/>
                <w:i w:val="0"/>
                <w:iCs w:val="0"/>
                <w:kern w:val="2"/>
                <w:sz w:val="21"/>
                <w:szCs w:val="21"/>
                <w:u w:val="none"/>
                <w:lang w:val="en-US" w:eastAsia="zh-CN" w:bidi="ar-SA"/>
              </w:rPr>
              <w:t>投标人认证情况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6B2F527D">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宋体" w:hAnsi="宋体" w:eastAsia="宋体" w:cs="宋体"/>
                <w:szCs w:val="21"/>
                <w:highlight w:val="none"/>
              </w:rPr>
            </w:pPr>
            <w:r>
              <w:rPr>
                <w:rFonts w:hint="eastAsia" w:asciiTheme="minorEastAsia" w:hAnsiTheme="minorEastAsia" w:eastAsiaTheme="minorEastAsia" w:cstheme="minorEastAsia"/>
                <w:kern w:val="2"/>
                <w:sz w:val="21"/>
                <w:szCs w:val="21"/>
                <w:lang w:val="en-US" w:eastAsia="zh-CN" w:bidi="ar-SA"/>
              </w:rPr>
              <w:t>4</w:t>
            </w:r>
          </w:p>
        </w:tc>
        <w:tc>
          <w:tcPr>
            <w:tcW w:w="4196" w:type="dxa"/>
            <w:tcBorders>
              <w:top w:val="single" w:color="000000" w:sz="8" w:space="0"/>
              <w:left w:val="single" w:color="000000" w:sz="8" w:space="0"/>
              <w:bottom w:val="single" w:color="000000" w:sz="8" w:space="0"/>
              <w:right w:val="single" w:color="000000" w:sz="8" w:space="0"/>
            </w:tcBorders>
            <w:vAlign w:val="top"/>
          </w:tcPr>
          <w:p w14:paraId="0259D21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commentRangeStart w:id="7"/>
            <w:r>
              <w:rPr>
                <w:rFonts w:hint="eastAsia" w:asciiTheme="minorEastAsia" w:hAnsiTheme="minorEastAsia" w:eastAsiaTheme="minorEastAsia" w:cstheme="minorEastAsia"/>
                <w:szCs w:val="21"/>
              </w:rPr>
              <w:t>（一）评分内容：</w:t>
            </w:r>
          </w:p>
          <w:p w14:paraId="6FB733D1">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1.具有质量管理体系认证证书；</w:t>
            </w:r>
          </w:p>
          <w:p w14:paraId="4403B470">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2.具有职业健康安全管理体系认证证书；</w:t>
            </w:r>
          </w:p>
          <w:p w14:paraId="14CBFB5D">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3.具有环境管理体系认证证书；</w:t>
            </w:r>
          </w:p>
          <w:p w14:paraId="53216260">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w:t>
            </w:r>
            <w:commentRangeStart w:id="8"/>
            <w:r>
              <w:rPr>
                <w:rFonts w:hint="eastAsia" w:asciiTheme="minorEastAsia" w:hAnsiTheme="minorEastAsia" w:eastAsiaTheme="minorEastAsia" w:cstheme="minorEastAsia"/>
                <w:szCs w:val="21"/>
              </w:rPr>
              <w:t>具有信息安全管理体系认证证书；</w:t>
            </w:r>
          </w:p>
          <w:p w14:paraId="503916E5">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5.具有信息技术服务管理体系认证证书；</w:t>
            </w:r>
            <w:commentRangeEnd w:id="8"/>
            <w:r>
              <w:commentReference w:id="8"/>
            </w:r>
          </w:p>
          <w:p w14:paraId="375F5E11">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每提供一个有效的证书得20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，最高不超过100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。不提供或者不能有效证明的，不得分。</w:t>
            </w:r>
          </w:p>
          <w:p w14:paraId="77D1F0C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（二）评分依据：</w:t>
            </w:r>
          </w:p>
          <w:p w14:paraId="2B0CEF88">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1.提供认证证书扫描件；同时提供在全国认证认可信息公共服务平台（认e云）（http://cx.cnca.cn）查询截图且显示有效及证书编号一致；</w:t>
            </w:r>
          </w:p>
          <w:p w14:paraId="021F426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宋体" w:hAnsi="宋体" w:eastAsia="宋体" w:cs="宋体"/>
                <w:szCs w:val="21"/>
                <w:highlight w:val="none"/>
              </w:rPr>
            </w:pPr>
            <w:r>
              <w:rPr>
                <w:rFonts w:hint="eastAsia" w:asciiTheme="minorEastAsia" w:hAnsiTheme="minorEastAsia" w:eastAsiaTheme="minorEastAsia" w:cstheme="minorEastAsia"/>
                <w:szCs w:val="21"/>
              </w:rPr>
              <w:t>2.评分中出现无证明资料或专家无法凭所提供资料判断是否得分的情况，一律作不得分处理。</w:t>
            </w:r>
            <w:commentRangeEnd w:id="7"/>
            <w:r>
              <w:commentReference w:id="7"/>
            </w:r>
          </w:p>
        </w:tc>
      </w:tr>
      <w:tr w14:paraId="3506123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7D4647BE">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2AC12E8">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2</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D0BDF22">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u w:val="none"/>
                <w:lang w:val="en-US" w:eastAsia="zh-CN" w:bidi="ar-SA"/>
              </w:rPr>
            </w:pPr>
            <w:r>
              <w:rPr>
                <w:rFonts w:hint="eastAsia" w:asciiTheme="minorEastAsia" w:hAnsiTheme="minorEastAsia" w:eastAsiaTheme="minorEastAsia" w:cstheme="minorEastAsia"/>
                <w:i w:val="0"/>
                <w:iCs w:val="0"/>
                <w:kern w:val="2"/>
                <w:sz w:val="21"/>
                <w:szCs w:val="21"/>
                <w:u w:val="none"/>
                <w:lang w:val="en-US" w:eastAsia="zh-CN" w:bidi="ar-SA"/>
              </w:rPr>
              <w:t>所投产品综合实力</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1547F71F">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10</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top"/>
          </w:tcPr>
          <w:p w14:paraId="33EF1F50">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commentRangeStart w:id="9"/>
            <w:r>
              <w:rPr>
                <w:rFonts w:hint="eastAsia" w:asciiTheme="minorEastAsia" w:hAnsiTheme="minorEastAsia" w:eastAsiaTheme="minorEastAsia" w:cstheme="minorEastAsia"/>
                <w:szCs w:val="21"/>
              </w:rPr>
              <w:t>（一）评分内容：</w:t>
            </w:r>
          </w:p>
          <w:p w14:paraId="410EC9AD">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1.所投软件品牌供应商需具有有效的国家权威机构颁发的与本项目业务相关的软件著作权登记证书，类别包括视频共享融合赋能类、视图智能引擎类、视频运维管理类，每提供一个得5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，最高得15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w:t>
            </w:r>
          </w:p>
          <w:p w14:paraId="6E8D2368">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2.所投软件品牌供应商应符合ITSS信息技术服务运行维护标准，提供三级及以上的得10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，三级以下的得5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5396F94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w:t>
            </w:r>
            <w:commentRangeStart w:id="10"/>
            <w:r>
              <w:rPr>
                <w:rFonts w:hint="eastAsia" w:asciiTheme="minorEastAsia" w:hAnsiTheme="minorEastAsia" w:eastAsiaTheme="minorEastAsia" w:cstheme="minorEastAsia"/>
                <w:szCs w:val="21"/>
              </w:rPr>
              <w:t>所投软件品牌供应商被评为国家级工业设计中心得10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，省级工业设计中心得5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commentRangeEnd w:id="10"/>
            <w:r>
              <w:commentReference w:id="10"/>
            </w:r>
          </w:p>
          <w:p w14:paraId="16D2292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4.所投网络安全产品供应商具备中国通信企业协会颁发的通信网络安全服务能力评定证书（应急响应）二级及以上的得10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，二级以下得5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2E7C6B87">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5.所投网络安全产品供应商同时具备国家信息安全漏洞共享平台(CNVD)用户组成员和技术组成员的得15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355408AF">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6.所投网络安全产品供应商具备中国信息安全测评中心颁发的国家信息安全测评信息安全服务资质证书（安全工程类）二级及以上的得15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，二级以下的得5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6667A2B7">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7.所投网络安全产品供应商服务认证符合GB/T 27922-2011《商品售后服务评价体系》要求，达到五星级及以上的得10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，五星级以下的得5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19996AD4">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8.所投边界安全隔离交换产品供应商入围《公安部组织测试的接入平台厂商名单》，并具备与边界安全产品的软件研发 、计算机信息系统集成相关的知识产权管理体系认证证书得15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473885C7">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（二）评分依据：</w:t>
            </w:r>
          </w:p>
          <w:p w14:paraId="213A3B81">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1.软件著作权登记证书、ITSS信息技术服务运行维护标准要求、通信网络安全服务能力评定证书、国家信息安全测评信息安全服务资质证书（安全工程类）、GB/T 27922-2011《商品售后服务评价体系》证书、与边界安全产品的软件研发 、计算机信息系统集成相关的知识产权管理体系认证证书提供证书复印件并加盖原厂公章，否则不得分；</w:t>
            </w:r>
          </w:p>
          <w:p w14:paraId="10E6EF3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2.工业设计中心证明要求提供官方公告的文件名单和网站查询链接证明并加盖原厂公章，否则不得分；</w:t>
            </w:r>
          </w:p>
          <w:p w14:paraId="23D5A381">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3.国家信息安全漏洞共享平台(CNVD)用户组成员和技术组成员证明要求提供官方网站查询链接证明并加盖原厂公章，否则不得分；</w:t>
            </w:r>
          </w:p>
          <w:p w14:paraId="0EE66C5F">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4.入围《公安部组织测试的接入平台厂商名单》要求提供官网截图并加盖原厂公章，否则不得分。</w:t>
            </w:r>
            <w:commentRangeEnd w:id="9"/>
            <w:r>
              <w:commentReference w:id="9"/>
            </w:r>
          </w:p>
        </w:tc>
      </w:tr>
      <w:tr w14:paraId="06AF14E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left w:val="single" w:color="000000" w:sz="8" w:space="0"/>
              <w:right w:val="single" w:color="000000" w:sz="8" w:space="0"/>
            </w:tcBorders>
            <w:vAlign w:val="center"/>
          </w:tcPr>
          <w:p w14:paraId="7473EACA">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6324759">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3</w:t>
            </w:r>
          </w:p>
        </w:tc>
        <w:tc>
          <w:tcPr>
            <w:tcW w:w="2835" w:type="dxa"/>
            <w:tcBorders>
              <w:top w:val="single" w:color="000000" w:sz="8" w:space="0"/>
              <w:left w:val="single" w:color="000000" w:sz="8" w:space="0"/>
              <w:bottom w:val="single" w:color="000000" w:sz="8" w:space="0"/>
              <w:right w:val="single" w:color="000000" w:sz="8" w:space="0"/>
            </w:tcBorders>
            <w:shd w:val="clear" w:color="auto" w:fill="auto"/>
            <w:vAlign w:val="center"/>
          </w:tcPr>
          <w:p w14:paraId="5A022833">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color w:val="000000"/>
                <w:kern w:val="0"/>
                <w:sz w:val="21"/>
                <w:szCs w:val="21"/>
                <w:lang w:val="en-US" w:eastAsia="zh-CN" w:bidi="ar"/>
              </w:rPr>
            </w:pPr>
            <w:r>
              <w:rPr>
                <w:rFonts w:hint="eastAsia" w:asciiTheme="minorEastAsia" w:hAnsiTheme="minorEastAsia" w:eastAsiaTheme="minorEastAsia" w:cstheme="minorEastAsia"/>
                <w:i w:val="0"/>
                <w:iCs w:val="0"/>
                <w:kern w:val="2"/>
                <w:sz w:val="21"/>
                <w:szCs w:val="21"/>
                <w:u w:val="none"/>
                <w:lang w:val="en-US" w:eastAsia="zh-CN" w:bidi="ar-SA"/>
              </w:rPr>
              <w:t>同类项目业绩</w:t>
            </w:r>
          </w:p>
        </w:tc>
        <w:tc>
          <w:tcPr>
            <w:tcW w:w="681" w:type="dxa"/>
            <w:tcBorders>
              <w:top w:val="single" w:color="000000" w:sz="8" w:space="0"/>
              <w:left w:val="single" w:color="000000" w:sz="8" w:space="0"/>
              <w:bottom w:val="single" w:color="000000" w:sz="8" w:space="0"/>
              <w:right w:val="single" w:color="000000" w:sz="8" w:space="0"/>
            </w:tcBorders>
            <w:shd w:val="clear" w:color="auto" w:fill="auto"/>
            <w:vAlign w:val="center"/>
          </w:tcPr>
          <w:p w14:paraId="09662CD1">
            <w:pPr>
              <w:keepNext w:val="0"/>
              <w:keepLines w:val="0"/>
              <w:pageBreakBefore w:val="0"/>
              <w:kinsoku/>
              <w:overflowPunct/>
              <w:topLinePunct w:val="0"/>
              <w:autoSpaceDE/>
              <w:autoSpaceDN/>
              <w:bidi w:val="0"/>
              <w:adjustRightInd/>
              <w:snapToGrid/>
              <w:spacing w:beforeAutospacing="0" w:afterAutospacing="0" w:line="360" w:lineRule="auto"/>
              <w:ind w:firstLine="0" w:firstLineChars="0"/>
              <w:jc w:val="center"/>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5</w:t>
            </w:r>
          </w:p>
        </w:tc>
        <w:tc>
          <w:tcPr>
            <w:tcW w:w="4196" w:type="dxa"/>
            <w:tcBorders>
              <w:top w:val="single" w:color="000000" w:sz="8" w:space="0"/>
              <w:left w:val="single" w:color="000000" w:sz="8" w:space="0"/>
              <w:bottom w:val="single" w:color="000000" w:sz="8" w:space="0"/>
              <w:right w:val="single" w:color="000000" w:sz="8" w:space="0"/>
            </w:tcBorders>
            <w:shd w:val="clear" w:color="auto" w:fill="auto"/>
            <w:vAlign w:val="top"/>
          </w:tcPr>
          <w:p w14:paraId="5C12068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commentRangeStart w:id="11"/>
            <w:r>
              <w:rPr>
                <w:rFonts w:hint="eastAsia" w:asciiTheme="minorEastAsia" w:hAnsiTheme="minorEastAsia" w:eastAsiaTheme="minorEastAsia" w:cstheme="minorEastAsia"/>
                <w:szCs w:val="21"/>
              </w:rPr>
              <w:t>（一）评分内容：</w:t>
            </w:r>
          </w:p>
          <w:p w14:paraId="21D191FD">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投标人提供所投软件品牌供应商2022年1月1日至本项目投标截止日（以合同签订时间为准）：</w:t>
            </w:r>
          </w:p>
          <w:p w14:paraId="3593351E">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commentRangeStart w:id="12"/>
            <w:r>
              <w:rPr>
                <w:rFonts w:hint="eastAsia" w:asciiTheme="minorEastAsia" w:hAnsiTheme="minorEastAsia" w:eastAsiaTheme="minorEastAsia" w:cstheme="minorEastAsia"/>
                <w:szCs w:val="21"/>
              </w:rPr>
              <w:t>承担过与视频平台相关的软件产品且合同金额超过500万元的项目，每提供一个得20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，最高不超过100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w:t>
            </w:r>
            <w:commentRangeEnd w:id="12"/>
            <w:r>
              <w:commentReference w:id="12"/>
            </w:r>
          </w:p>
          <w:p w14:paraId="40AE201E">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（二）评分依据：</w:t>
            </w:r>
          </w:p>
          <w:p w14:paraId="30D5CEE7">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szCs w:val="21"/>
              </w:rPr>
              <w:t>提供项目合同关键页（包括但不限于：合同名称页、合同主要内容页、合同签订日期页、合同双方签字盖章页）扫描件并加盖原厂公章。如未按要求提供证明材料，或所提供的证明材料未能体现上述评分内容的，视为该证明材料无效。</w:t>
            </w:r>
            <w:commentRangeEnd w:id="11"/>
            <w:r>
              <w:commentReference w:id="11"/>
            </w:r>
          </w:p>
        </w:tc>
      </w:tr>
      <w:tr w14:paraId="6ECCF9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restart"/>
            <w:tcBorders>
              <w:top w:val="single" w:color="000000" w:sz="8" w:space="0"/>
              <w:left w:val="single" w:color="000000" w:sz="8" w:space="0"/>
              <w:bottom w:val="single" w:color="000000" w:sz="8" w:space="0"/>
              <w:right w:val="single" w:color="000000" w:sz="8" w:space="0"/>
            </w:tcBorders>
          </w:tcPr>
          <w:p w14:paraId="3961A0F3">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4</w:t>
            </w:r>
          </w:p>
        </w:tc>
        <w:tc>
          <w:tcPr>
            <w:tcW w:w="4196" w:type="dxa"/>
            <w:gridSpan w:val="3"/>
            <w:tcBorders>
              <w:top w:val="single" w:color="000000" w:sz="8" w:space="0"/>
              <w:left w:val="single" w:color="000000" w:sz="8" w:space="0"/>
              <w:bottom w:val="single" w:color="000000" w:sz="8" w:space="0"/>
              <w:right w:val="single" w:color="000000" w:sz="8" w:space="0"/>
            </w:tcBorders>
          </w:tcPr>
          <w:p w14:paraId="0B6E5CEB">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诚信情况</w:t>
            </w:r>
          </w:p>
        </w:tc>
        <w:tc>
          <w:tcPr>
            <w:tcW w:w="4196" w:type="dxa"/>
            <w:tcBorders>
              <w:top w:val="single" w:color="000000" w:sz="8" w:space="0"/>
              <w:left w:val="single" w:color="000000" w:sz="8" w:space="0"/>
              <w:bottom w:val="single" w:color="000000" w:sz="8" w:space="0"/>
              <w:right w:val="single" w:color="000000" w:sz="8" w:space="0"/>
            </w:tcBorders>
          </w:tcPr>
          <w:p w14:paraId="64EB229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5</w:t>
            </w:r>
          </w:p>
        </w:tc>
      </w:tr>
      <w:tr w14:paraId="352E09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3D4BF68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3AB6CABF">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1FB5B77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7045246E">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B81062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E269D56">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A0C794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93C50C3">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6C38F9D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3C7AD7F2">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bookmarkStart w:id="2" w:name="OLE_LINK2" w:colFirst="4" w:colLast="4"/>
          </w:p>
        </w:tc>
        <w:tc>
          <w:tcPr>
            <w:tcW w:w="680" w:type="dxa"/>
            <w:tcBorders>
              <w:top w:val="single" w:color="000000" w:sz="8" w:space="0"/>
              <w:left w:val="single" w:color="000000" w:sz="8" w:space="0"/>
              <w:bottom w:val="single" w:color="000000" w:sz="8" w:space="0"/>
              <w:right w:val="single" w:color="000000" w:sz="8" w:space="0"/>
            </w:tcBorders>
            <w:vAlign w:val="center"/>
          </w:tcPr>
          <w:p w14:paraId="1EF904EA">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260364C7">
            <w:pPr>
              <w:wordWrap w:val="0"/>
              <w:jc w:val="center"/>
              <w:rPr>
                <w:rFonts w:hint="eastAsia" w:ascii="宋体" w:hAnsi="宋体" w:eastAsia="宋体" w:cs="宋体"/>
                <w:szCs w:val="21"/>
                <w:highlight w:val="none"/>
              </w:rPr>
            </w:pPr>
            <w:r>
              <w:rPr>
                <w:szCs w:val="21"/>
              </w:rPr>
              <w:t>诚信情况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11F28D17">
            <w:pPr>
              <w:widowControl/>
              <w:wordWrap w:val="0"/>
              <w:jc w:val="center"/>
              <w:textAlignment w:val="top"/>
              <w:rPr>
                <w:rFonts w:hint="eastAsia" w:ascii="宋体" w:hAnsi="宋体" w:eastAsia="宋体" w:cs="宋体"/>
                <w:szCs w:val="21"/>
                <w:highlight w:val="none"/>
              </w:rPr>
            </w:pPr>
            <w:r>
              <w:rPr>
                <w:rFonts w:hint="eastAsia"/>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1D502B39">
            <w:pPr>
              <w:pStyle w:val="2"/>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hint="eastAsia" w:asciiTheme="minorEastAsia" w:hAnsiTheme="minorEastAsia" w:eastAsiaTheme="minorEastAsia" w:cstheme="minorEastAsia"/>
                <w:b w:val="0"/>
                <w:bCs w:val="0"/>
                <w:sz w:val="21"/>
                <w:szCs w:val="21"/>
                <w:lang w:val="en-US" w:eastAsia="zh-CN"/>
              </w:rPr>
              <w:t>有关</w:t>
            </w:r>
            <w:r>
              <w:rPr>
                <w:rFonts w:hint="eastAsia" w:asciiTheme="minorEastAsia" w:hAnsiTheme="minorEastAsia" w:eastAsiaTheme="minorEastAsia" w:cstheme="minorEastAsia"/>
                <w:b w:val="0"/>
                <w:bCs w:val="0"/>
                <w:sz w:val="21"/>
                <w:szCs w:val="21"/>
              </w:rPr>
              <w:t>供应商诚信查询结果。</w:t>
            </w:r>
          </w:p>
          <w:p w14:paraId="04C63F56">
            <w:pPr>
              <w:pStyle w:val="2"/>
              <w:keepNext w:val="0"/>
              <w:keepLines w:val="0"/>
              <w:pageBreakBefore w:val="0"/>
              <w:widowControl w:val="0"/>
              <w:kinsoku/>
              <w:wordWrap w:val="0"/>
              <w:overflowPunct/>
              <w:topLinePunct w:val="0"/>
              <w:autoSpaceDE/>
              <w:autoSpaceDN/>
              <w:bidi w:val="0"/>
              <w:adjustRightInd/>
              <w:snapToGrid/>
              <w:spacing w:line="360" w:lineRule="auto"/>
              <w:textAlignment w:val="auto"/>
              <w:rPr>
                <w:rFonts w:hint="eastAsia" w:ascii="宋体" w:hAnsi="宋体" w:eastAsia="宋体" w:cs="宋体"/>
                <w:szCs w:val="21"/>
                <w:highlight w:val="none"/>
              </w:rPr>
            </w:pPr>
            <w:r>
              <w:rPr>
                <w:rFonts w:hint="eastAsia" w:asciiTheme="minorEastAsia" w:hAnsiTheme="minorEastAsia" w:eastAsiaTheme="minorEastAsia" w:cstheme="minor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bookmarkEnd w:id="2"/>
      <w:tr w14:paraId="306FC7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gridAfter w:val="1"/>
          <w:wAfter w:w="142" w:type="dxa"/>
          <w:tblCellSpacing w:w="0" w:type="dxa"/>
          <w:jc w:val="center"/>
        </w:trPr>
        <w:tc>
          <w:tcPr>
            <w:tcW w:w="680" w:type="dxa"/>
            <w:gridSpan w:val="2"/>
            <w:vMerge w:val="continue"/>
            <w:tcBorders>
              <w:top w:val="single" w:color="000000" w:sz="8" w:space="0"/>
              <w:left w:val="single" w:color="000000" w:sz="8" w:space="0"/>
              <w:bottom w:val="single" w:color="000000" w:sz="8" w:space="0"/>
              <w:right w:val="single" w:color="000000" w:sz="8" w:space="0"/>
            </w:tcBorders>
            <w:vAlign w:val="center"/>
          </w:tcPr>
          <w:p w14:paraId="4989D687">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17CE71F0">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bl>
    <w:p w14:paraId="40FD18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B5E7449">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592C1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headerReference r:id="rId5" w:type="first"/>
          <w:footerReference r:id="rId6" w:type="default"/>
          <w:pgSz w:w="11907" w:h="16840"/>
          <w:pgMar w:top="1440" w:right="1418" w:bottom="1440" w:left="1418" w:header="851" w:footer="992" w:gutter="0"/>
          <w:pgBorders>
            <w:top w:val="none" w:sz="0" w:space="0"/>
            <w:left w:val="none" w:sz="0" w:space="0"/>
            <w:bottom w:val="none" w:sz="0" w:space="0"/>
            <w:right w:val="none" w:sz="0" w:space="0"/>
          </w:pgBorders>
          <w:cols w:space="425" w:num="1"/>
          <w:titlePg/>
          <w:docGrid w:linePitch="462" w:charSpace="0"/>
        </w:sectPr>
      </w:pPr>
    </w:p>
    <w:p w14:paraId="58F7C73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120"/>
          <w:szCs w:val="120"/>
        </w:rPr>
      </w:pPr>
      <w:r>
        <w:rPr>
          <w:rFonts w:hint="eastAsia" w:ascii="宋体" w:hAnsi="宋体" w:eastAsia="宋体" w:cs="宋体"/>
          <w:b/>
          <w:sz w:val="120"/>
          <w:szCs w:val="120"/>
        </w:rPr>
        <w:t>政府采购</w:t>
      </w:r>
    </w:p>
    <w:p w14:paraId="3E759A6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120"/>
          <w:szCs w:val="120"/>
        </w:rPr>
      </w:pPr>
      <w:r>
        <w:rPr>
          <w:rFonts w:hint="eastAsia" w:ascii="宋体" w:hAnsi="宋体" w:eastAsia="宋体" w:cs="宋体"/>
          <w:b/>
          <w:sz w:val="120"/>
          <w:szCs w:val="120"/>
        </w:rPr>
        <w:t>招标文件</w:t>
      </w:r>
    </w:p>
    <w:p w14:paraId="4ABC8B1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52"/>
          <w:szCs w:val="52"/>
        </w:rPr>
      </w:pPr>
      <w:r>
        <w:rPr>
          <w:rFonts w:hint="eastAsia" w:ascii="宋体" w:hAnsi="宋体" w:eastAsia="宋体" w:cs="宋体"/>
          <w:b/>
          <w:sz w:val="52"/>
          <w:szCs w:val="52"/>
        </w:rPr>
        <w:t>（货物类）</w:t>
      </w:r>
    </w:p>
    <w:p w14:paraId="0AFAFB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5374B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16274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85E32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395216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373DE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AC93F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30986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7C584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66C69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572E3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41BB4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2E70C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8B6D3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33D12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CDD06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7FEB71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44"/>
          <w:szCs w:val="44"/>
        </w:rPr>
      </w:pPr>
      <w:bookmarkStart w:id="3" w:name="_Hlk71465316"/>
      <w:r>
        <w:rPr>
          <w:rFonts w:hint="eastAsia" w:ascii="宋体" w:hAnsi="宋体" w:eastAsia="宋体" w:cs="宋体"/>
          <w:b/>
          <w:sz w:val="44"/>
          <w:szCs w:val="44"/>
        </w:rPr>
        <w:t>深圳公共资源交易中心</w:t>
      </w:r>
    </w:p>
    <w:p w14:paraId="778E33D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b/>
          <w:sz w:val="44"/>
          <w:szCs w:val="44"/>
        </w:rPr>
        <w:t>（202</w:t>
      </w:r>
      <w:r>
        <w:rPr>
          <w:rFonts w:hint="eastAsia" w:ascii="宋体" w:hAnsi="宋体" w:eastAsia="宋体" w:cs="宋体"/>
          <w:b/>
          <w:sz w:val="44"/>
          <w:szCs w:val="44"/>
          <w:lang w:val="en-US" w:eastAsia="zh-CN"/>
        </w:rPr>
        <w:t>4</w:t>
      </w:r>
      <w:r>
        <w:rPr>
          <w:rFonts w:hint="eastAsia" w:ascii="宋体" w:hAnsi="宋体" w:eastAsia="宋体" w:cs="宋体"/>
          <w:b/>
          <w:sz w:val="44"/>
          <w:szCs w:val="44"/>
        </w:rPr>
        <w:t>）</w:t>
      </w:r>
      <w:bookmarkEnd w:id="3"/>
    </w:p>
    <w:p w14:paraId="4CB5CC88">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br w:type="page"/>
      </w:r>
    </w:p>
    <w:p w14:paraId="12009A6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FF0000"/>
          <w:szCs w:val="21"/>
        </w:rPr>
      </w:pPr>
      <w:bookmarkStart w:id="4" w:name="_Hlk73564573"/>
      <w:r>
        <w:rPr>
          <w:rFonts w:hint="eastAsia" w:ascii="宋体" w:hAnsi="宋体" w:eastAsia="宋体" w:cs="宋体"/>
          <w:b/>
          <w:bCs/>
          <w:color w:val="FF0000"/>
          <w:kern w:val="44"/>
          <w:sz w:val="28"/>
          <w:szCs w:val="44"/>
        </w:rPr>
        <w:t>警示条款</w:t>
      </w:r>
    </w:p>
    <w:p w14:paraId="338438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一、</w:t>
      </w:r>
      <w:r>
        <w:rPr>
          <w:rFonts w:hint="eastAsia" w:ascii="宋体" w:hAnsi="宋体" w:eastAsia="宋体" w:cs="宋体"/>
          <w:b/>
          <w:bCs/>
          <w:color w:val="FF0000"/>
          <w:sz w:val="20"/>
          <w:szCs w:val="20"/>
        </w:rPr>
        <w:t>《深圳经济特区政府采购条例》第五十七条</w:t>
      </w:r>
      <w:r>
        <w:rPr>
          <w:rFonts w:hint="eastAsia" w:ascii="宋体" w:hAnsi="宋体" w:eastAsia="宋体" w:cs="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4D4577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（一）在采购活动中应当回避而未回避的；</w:t>
      </w:r>
    </w:p>
    <w:p w14:paraId="28122A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（二）未按本条例规定签订、履行采购合同，造成严重后果的；</w:t>
      </w:r>
    </w:p>
    <w:p w14:paraId="57C355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（三）隐瞒真实情况，提供虚假资料的；</w:t>
      </w:r>
    </w:p>
    <w:p w14:paraId="4DCF67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（四）以非法手段排斥其他供应商参与竞争的；</w:t>
      </w:r>
    </w:p>
    <w:p w14:paraId="7E49AD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（五）与其他采购参加人串通投标的；</w:t>
      </w:r>
    </w:p>
    <w:p w14:paraId="7715FD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（六）恶意投诉的；</w:t>
      </w:r>
    </w:p>
    <w:p w14:paraId="6E580E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（七）向采购项目相关人行贿或者提供其他不当利益的；</w:t>
      </w:r>
    </w:p>
    <w:p w14:paraId="1EE6DD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（八）阻碍、抗拒主管部门监督检查的；</w:t>
      </w:r>
    </w:p>
    <w:p w14:paraId="74C7A3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（九）其他违反本条例规定的行为。</w:t>
      </w:r>
    </w:p>
    <w:p w14:paraId="34C9AC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b/>
          <w:bCs/>
          <w:color w:val="FF0000"/>
          <w:sz w:val="20"/>
          <w:szCs w:val="20"/>
        </w:rPr>
        <w:t>二、《深圳经济特区政府采购条例实施细则》第七十五条</w:t>
      </w:r>
      <w:r>
        <w:rPr>
          <w:rFonts w:hint="eastAsia" w:ascii="宋体" w:hAnsi="宋体" w:eastAsia="宋体" w:cs="宋体"/>
          <w:b/>
          <w:bCs/>
          <w:color w:val="FF0000"/>
          <w:sz w:val="20"/>
          <w:szCs w:val="20"/>
          <w:lang w:val="en-US" w:eastAsia="zh-CN"/>
        </w:rPr>
        <w:t xml:space="preserve"> </w:t>
      </w:r>
      <w:r>
        <w:rPr>
          <w:rFonts w:hint="eastAsia" w:ascii="宋体" w:hAnsi="宋体" w:eastAsia="宋体" w:cs="宋体"/>
          <w:color w:val="FF0000"/>
          <w:sz w:val="20"/>
          <w:szCs w:val="20"/>
        </w:rPr>
        <w:t>供应商有下列情形</w:t>
      </w:r>
      <w:r>
        <w:rPr>
          <w:rFonts w:hint="eastAsia" w:ascii="宋体" w:hAnsi="宋体" w:eastAsia="宋体" w:cs="宋体"/>
          <w:color w:val="FF0000"/>
          <w:sz w:val="20"/>
          <w:szCs w:val="20"/>
          <w:lang w:val="en-US" w:eastAsia="zh-CN"/>
        </w:rPr>
        <w:t>之一</w:t>
      </w:r>
      <w:r>
        <w:rPr>
          <w:rFonts w:hint="eastAsia" w:ascii="宋体" w:hAnsi="宋体" w:eastAsia="宋体" w:cs="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（三）不同投标供应商的投标文件由同一单位或者同一人编制，或者由同一人分阶段参与编制的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（四）不同投标供应商的投标文件或部分投标文件相互混装</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（五）不同投标供应商的投标文件内容存在非正常一致</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（六）由同一单位工作人员为两家以上（含两家）供应商进行同一项投标活动的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（七）主管部门依照法律、法规认定的其他情形。</w:t>
      </w:r>
    </w:p>
    <w:p w14:paraId="503AAF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b/>
          <w:bCs/>
          <w:color w:val="FF0000"/>
          <w:sz w:val="20"/>
          <w:szCs w:val="20"/>
        </w:rPr>
        <w:t>三、《深圳经济特区政府采购条例实施细则》第七十七条</w:t>
      </w:r>
      <w:r>
        <w:rPr>
          <w:rFonts w:hint="eastAsia" w:ascii="宋体" w:hAnsi="宋体" w:eastAsia="宋体" w:cs="宋体"/>
          <w:b/>
          <w:bCs/>
          <w:color w:val="FF0000"/>
          <w:sz w:val="20"/>
          <w:szCs w:val="20"/>
          <w:lang w:val="en-US" w:eastAsia="zh-CN"/>
        </w:rPr>
        <w:t xml:space="preserve"> </w:t>
      </w:r>
      <w:r>
        <w:rPr>
          <w:rFonts w:hint="eastAsia" w:ascii="宋体" w:hAnsi="宋体" w:eastAsia="宋体" w:cs="宋体"/>
          <w:color w:val="FF0000"/>
          <w:sz w:val="20"/>
          <w:szCs w:val="20"/>
        </w:rPr>
        <w:t>供应商有下列情形之一的，属于隐瞒真实情况，提供虚假资料，按照采购条例第五十七</w:t>
      </w:r>
      <w:r>
        <w:rPr>
          <w:rFonts w:hint="eastAsia" w:ascii="宋体" w:hAnsi="宋体" w:eastAsia="宋体" w:cs="宋体"/>
          <w:color w:val="FF0000"/>
          <w:sz w:val="20"/>
          <w:szCs w:val="20"/>
          <w:lang w:val="en-US" w:eastAsia="zh-CN"/>
        </w:rPr>
        <w:t>条</w:t>
      </w:r>
      <w:r>
        <w:rPr>
          <w:rFonts w:hint="eastAsia" w:ascii="宋体" w:hAnsi="宋体" w:eastAsia="宋体" w:cs="宋体"/>
          <w:color w:val="FF0000"/>
          <w:sz w:val="20"/>
          <w:szCs w:val="20"/>
        </w:rPr>
        <w:t>的有关规定处理：（一）通过转让或者租借等方式从其他单位获取资格或者资质证书投标的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（二）由其他单位或者其他单位负责人在投标供应商编制的投标文件上加盖印章或者签字的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（三）项目负责人或者主要技术人员不是本单位人员的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（四）投标保证金不是从投标供应商基本账户转出的</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（五）其他隐瞒真实情况、提供虚假资料的行为。</w:t>
      </w:r>
    </w:p>
    <w:p w14:paraId="44D3A7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pPr>
      <w:r>
        <w:rPr>
          <w:rFonts w:hint="eastAsia" w:ascii="宋体" w:hAnsi="宋体" w:eastAsia="宋体" w:cs="宋体"/>
          <w:color w:val="FF0000"/>
          <w:sz w:val="20"/>
          <w:szCs w:val="20"/>
        </w:rPr>
        <w:t>投标供应商不能提供项目负责人或者主要技术人员的劳动合同、社会保险等劳动关系证明材料的，视为存在前款第（三）项规定的情形。</w:t>
      </w:r>
    </w:p>
    <w:bookmarkEnd w:id="4"/>
    <w:p w14:paraId="4644448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rPr>
      </w:pPr>
      <w:r>
        <w:rPr>
          <w:rFonts w:hint="eastAsia" w:ascii="宋体" w:hAnsi="宋体" w:eastAsia="宋体" w:cs="宋体"/>
          <w:b/>
          <w:color w:val="FF0000"/>
        </w:rPr>
        <w:t>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14:paraId="33DB837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五、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7402C9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17E6CD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0"/>
          <w:szCs w:val="20"/>
          <w:lang w:val="en-US" w:eastAsia="zh-CN"/>
        </w:rPr>
      </w:pPr>
      <w:r>
        <w:rPr>
          <w:rFonts w:hint="eastAsia" w:ascii="宋体" w:hAnsi="宋体" w:eastAsia="宋体" w:cs="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eastAsia="宋体" w:cs="宋体"/>
          <w:color w:val="FF0000"/>
          <w:sz w:val="20"/>
          <w:szCs w:val="20"/>
        </w:rPr>
        <w:t>取消参与本市政府采购资格</w:t>
      </w:r>
      <w:r>
        <w:rPr>
          <w:rFonts w:hint="eastAsia" w:ascii="宋体" w:hAnsi="宋体" w:eastAsia="宋体" w:cs="宋体"/>
          <w:color w:val="FF0000"/>
          <w:sz w:val="20"/>
          <w:szCs w:val="20"/>
          <w:lang w:eastAsia="zh-CN"/>
        </w:rPr>
        <w:t>、</w:t>
      </w:r>
      <w:r>
        <w:rPr>
          <w:rFonts w:hint="eastAsia" w:ascii="宋体" w:hAnsi="宋体" w:eastAsia="宋体" w:cs="宋体"/>
          <w:color w:val="FF0000"/>
          <w:sz w:val="20"/>
          <w:szCs w:val="20"/>
        </w:rPr>
        <w:t>依法吊销其营业</w:t>
      </w:r>
      <w:r>
        <w:rPr>
          <w:rFonts w:hint="eastAsia" w:ascii="宋体" w:hAnsi="宋体" w:eastAsia="宋体" w:cs="宋体"/>
          <w:color w:val="FF0000"/>
          <w:sz w:val="20"/>
          <w:szCs w:val="20"/>
          <w:lang w:val="en-US" w:eastAsia="zh-CN"/>
        </w:rPr>
        <w:t>执照等行政处罚，</w:t>
      </w:r>
      <w:r>
        <w:rPr>
          <w:rFonts w:hint="eastAsia" w:ascii="宋体" w:hAnsi="宋体" w:eastAsia="宋体" w:cs="宋体"/>
          <w:color w:val="FF0000"/>
          <w:sz w:val="20"/>
          <w:szCs w:val="20"/>
        </w:rPr>
        <w:t>构成犯罪的，依法追究刑事责任</w:t>
      </w:r>
      <w:r>
        <w:rPr>
          <w:rFonts w:hint="eastAsia" w:ascii="宋体" w:hAnsi="宋体" w:eastAsia="宋体" w:cs="宋体"/>
          <w:b w:val="0"/>
          <w:bCs/>
          <w:color w:val="FF0000"/>
          <w:sz w:val="20"/>
          <w:szCs w:val="20"/>
          <w:lang w:val="en-US" w:eastAsia="zh-CN"/>
        </w:rPr>
        <w:t>，请各供应商独立编制、上传投标文件，妥善保管和使用电子秘钥。</w:t>
      </w:r>
    </w:p>
    <w:p w14:paraId="134513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0"/>
          <w:szCs w:val="20"/>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004C483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jc w:val="center"/>
        <w:textAlignment w:val="auto"/>
        <w:rPr>
          <w:rFonts w:hint="eastAsia" w:ascii="宋体" w:hAnsi="宋体" w:eastAsia="宋体" w:cs="宋体"/>
          <w:b/>
          <w:bCs/>
          <w:sz w:val="28"/>
          <w:szCs w:val="36"/>
        </w:rPr>
      </w:pPr>
      <w:bookmarkStart w:id="5" w:name="_Hlk72218009"/>
      <w:r>
        <w:rPr>
          <w:rFonts w:hint="eastAsia" w:ascii="宋体" w:hAnsi="宋体" w:eastAsia="宋体" w:cs="宋体"/>
          <w:b/>
          <w:bCs/>
          <w:sz w:val="28"/>
          <w:szCs w:val="36"/>
        </w:rPr>
        <w:t>目   录</w:t>
      </w:r>
    </w:p>
    <w:p w14:paraId="098875DF">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b/>
          <w:sz w:val="24"/>
        </w:rPr>
      </w:pPr>
      <w:r>
        <w:rPr>
          <w:rFonts w:hint="eastAsia" w:ascii="宋体" w:hAnsi="宋体" w:eastAsia="宋体" w:cs="宋体"/>
          <w:b/>
          <w:sz w:val="24"/>
        </w:rPr>
        <w:t xml:space="preserve">第一册  </w:t>
      </w:r>
      <w:r>
        <w:rPr>
          <w:rFonts w:hint="eastAsia" w:ascii="宋体" w:hAnsi="宋体" w:eastAsia="宋体" w:cs="宋体"/>
          <w:b/>
          <w:sz w:val="24"/>
          <w:lang w:val="en-US" w:eastAsia="zh-CN"/>
        </w:rPr>
        <w:t xml:space="preserve">  </w:t>
      </w:r>
      <w:r>
        <w:rPr>
          <w:rFonts w:hint="eastAsia" w:ascii="宋体" w:hAnsi="宋体" w:eastAsia="宋体" w:cs="宋体"/>
          <w:b/>
          <w:sz w:val="24"/>
        </w:rPr>
        <w:t>专用条款</w:t>
      </w:r>
    </w:p>
    <w:p w14:paraId="4B9018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关键信息</w:t>
      </w:r>
    </w:p>
    <w:p w14:paraId="1A1781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招标公告</w:t>
      </w:r>
    </w:p>
    <w:p w14:paraId="19E6BDC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第二章  </w:t>
      </w:r>
      <w:bookmarkStart w:id="6" w:name="_Hlk71994379"/>
      <w:r>
        <w:rPr>
          <w:rFonts w:hint="eastAsia" w:ascii="宋体" w:hAnsi="宋体" w:eastAsia="宋体" w:cs="宋体"/>
          <w:szCs w:val="21"/>
        </w:rPr>
        <w:t>对通用条款的补充内容及其他关键信息</w:t>
      </w:r>
      <w:bookmarkEnd w:id="6"/>
    </w:p>
    <w:p w14:paraId="2D693F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用户需求书</w:t>
      </w:r>
    </w:p>
    <w:p w14:paraId="39FF8F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投标文件组成要求及格式</w:t>
      </w:r>
    </w:p>
    <w:p w14:paraId="6C4471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合同条款及格式</w:t>
      </w:r>
    </w:p>
    <w:p w14:paraId="76819B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1F0A91D1">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b/>
          <w:sz w:val="24"/>
        </w:rPr>
      </w:pPr>
      <w:r>
        <w:rPr>
          <w:rFonts w:hint="eastAsia" w:ascii="宋体" w:hAnsi="宋体" w:eastAsia="宋体" w:cs="宋体"/>
          <w:b/>
          <w:sz w:val="24"/>
        </w:rPr>
        <w:t>第二册</w:t>
      </w:r>
      <w:r>
        <w:rPr>
          <w:rFonts w:hint="eastAsia" w:ascii="宋体" w:hAnsi="宋体" w:eastAsia="宋体" w:cs="宋体"/>
          <w:b/>
          <w:sz w:val="24"/>
          <w:lang w:val="en-US" w:eastAsia="zh-CN"/>
        </w:rPr>
        <w:t xml:space="preserve">  </w:t>
      </w:r>
      <w:r>
        <w:rPr>
          <w:rFonts w:hint="eastAsia" w:ascii="宋体" w:hAnsi="宋体" w:eastAsia="宋体" w:cs="宋体"/>
          <w:b/>
          <w:sz w:val="24"/>
        </w:rPr>
        <w:t xml:space="preserve">  通用条款</w:t>
      </w:r>
    </w:p>
    <w:p w14:paraId="606B65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总则</w:t>
      </w:r>
    </w:p>
    <w:p w14:paraId="2BC8688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招标文件</w:t>
      </w:r>
    </w:p>
    <w:p w14:paraId="4A04C2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投标文件的编制</w:t>
      </w:r>
    </w:p>
    <w:p w14:paraId="7384AD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投标文件的递交</w:t>
      </w:r>
    </w:p>
    <w:p w14:paraId="5039B9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开标</w:t>
      </w:r>
    </w:p>
    <w:p w14:paraId="153CAE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第六章  评审要求</w:t>
      </w:r>
    </w:p>
    <w:p w14:paraId="7BAD89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第七章  评审程序及评审方法</w:t>
      </w:r>
    </w:p>
    <w:p w14:paraId="422518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第八章  定标及公示</w:t>
      </w:r>
    </w:p>
    <w:p w14:paraId="178A66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第九章  公开招标失败的后续处理</w:t>
      </w:r>
    </w:p>
    <w:p w14:paraId="06BB1E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第十章  合同的授予与备案</w:t>
      </w:r>
    </w:p>
    <w:p w14:paraId="068C91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第十一章  质疑处理</w:t>
      </w:r>
    </w:p>
    <w:p w14:paraId="0C58530D">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3C5F518">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62762B4">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023E5E1">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bookmarkEnd w:id="5"/>
    <w:p w14:paraId="5A3FEA9B">
      <w:pPr>
        <w:pStyle w:val="4"/>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color w:val="FF0000"/>
          <w:sz w:val="24"/>
        </w:rPr>
      </w:pPr>
      <w:bookmarkStart w:id="7" w:name="bt投标报价汇总表"/>
      <w:bookmarkEnd w:id="7"/>
      <w:bookmarkStart w:id="8" w:name="bt其他资料由投标人自定"/>
      <w:bookmarkEnd w:id="8"/>
      <w:bookmarkStart w:id="9" w:name="bt说明"/>
      <w:bookmarkEnd w:id="9"/>
      <w:bookmarkStart w:id="10" w:name="bt开标一览表"/>
      <w:bookmarkEnd w:id="10"/>
      <w:bookmarkStart w:id="11" w:name="bt投标人情况介绍"/>
      <w:bookmarkEnd w:id="11"/>
      <w:bookmarkStart w:id="12" w:name="bt合同格式"/>
      <w:bookmarkEnd w:id="12"/>
      <w:bookmarkStart w:id="13" w:name="bt投标人须知"/>
      <w:bookmarkEnd w:id="13"/>
      <w:bookmarkStart w:id="14" w:name="bt投标函"/>
      <w:bookmarkEnd w:id="14"/>
      <w:bookmarkStart w:id="15" w:name="bt本工程承诺书"/>
      <w:bookmarkEnd w:id="15"/>
      <w:bookmarkStart w:id="16" w:name="bt投标文件签署授权委托书"/>
      <w:bookmarkEnd w:id="16"/>
      <w:bookmarkStart w:id="17" w:name="bt项目管理班子配备情况"/>
      <w:bookmarkEnd w:id="17"/>
      <w:bookmarkStart w:id="18" w:name="bt技术标投标文件格式"/>
      <w:bookmarkEnd w:id="18"/>
      <w:bookmarkStart w:id="19" w:name="bt商务标投标文件格式"/>
      <w:bookmarkEnd w:id="19"/>
      <w:bookmarkStart w:id="20" w:name="bt合同条款"/>
      <w:bookmarkEnd w:id="20"/>
      <w:bookmarkStart w:id="21" w:name="bt合同条款及格式"/>
      <w:bookmarkEnd w:id="21"/>
      <w:bookmarkStart w:id="22" w:name="合同格式"/>
      <w:bookmarkEnd w:id="22"/>
      <w:bookmarkStart w:id="23" w:name="bt其他资料2"/>
      <w:bookmarkEnd w:id="23"/>
      <w:r>
        <w:rPr>
          <w:rFonts w:hint="eastAsia" w:ascii="宋体" w:hAnsi="宋体" w:eastAsia="宋体" w:cs="宋体"/>
        </w:rPr>
        <w:t>第一册  专用条款</w:t>
      </w:r>
    </w:p>
    <w:p w14:paraId="508198C3">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第一章  招标公告</w:t>
      </w:r>
    </w:p>
    <w:p w14:paraId="1F1973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kern w:val="0"/>
          <w:szCs w:val="21"/>
        </w:rPr>
      </w:pPr>
      <w:r>
        <w:rPr>
          <w:rFonts w:hint="eastAsia" w:ascii="宋体" w:hAnsi="宋体" w:eastAsia="宋体" w:cs="宋体"/>
          <w:b/>
          <w:bCs/>
          <w:kern w:val="0"/>
          <w:szCs w:val="21"/>
        </w:rPr>
        <w:t>申请人的资格要求：</w:t>
      </w:r>
    </w:p>
    <w:p w14:paraId="0906EE35">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rPr>
        <w:t>1.</w:t>
      </w:r>
      <w:r>
        <w:rPr>
          <w:rFonts w:hint="eastAsia" w:asciiTheme="minorEastAsia" w:hAnsiTheme="minorEastAsia" w:eastAsiaTheme="minorEastAsia" w:cstheme="minorEastAsia"/>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的营业执照及其出具的载明愿为其参与本项目投标的行为以及履约等行为承担民事责任的加盖总公司公章的授权函）；</w:t>
      </w:r>
    </w:p>
    <w:p w14:paraId="1A5BF38C">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color w:val="FF0000"/>
          <w:kern w:val="0"/>
          <w:szCs w:val="21"/>
        </w:rPr>
        <w:t>2.本项目</w:t>
      </w:r>
      <w:r>
        <w:rPr>
          <w:rFonts w:hint="eastAsia" w:asciiTheme="minorEastAsia" w:hAnsiTheme="minorEastAsia" w:eastAsiaTheme="minorEastAsia" w:cstheme="minorEastAsia"/>
          <w:color w:val="FF0000"/>
          <w:kern w:val="0"/>
          <w:szCs w:val="21"/>
          <w:lang w:eastAsia="zh-CN"/>
        </w:rPr>
        <w:t>【不接受】</w:t>
      </w:r>
      <w:r>
        <w:rPr>
          <w:rFonts w:hint="eastAsia" w:asciiTheme="minorEastAsia" w:hAnsiTheme="minorEastAsia" w:eastAsiaTheme="minorEastAsia" w:cstheme="minorEastAsia"/>
          <w:color w:val="FF0000"/>
          <w:kern w:val="0"/>
          <w:szCs w:val="21"/>
        </w:rPr>
        <w:t>联合体投标</w:t>
      </w:r>
      <w:r>
        <w:rPr>
          <w:rFonts w:hint="eastAsia" w:asciiTheme="minorEastAsia" w:hAnsiTheme="minorEastAsia" w:eastAsiaTheme="minorEastAsia" w:cstheme="minorEastAsia"/>
          <w:color w:val="FF0000"/>
          <w:kern w:val="0"/>
          <w:szCs w:val="21"/>
          <w:lang w:val="en-US" w:eastAsia="zh-CN"/>
        </w:rPr>
        <w:t>，</w:t>
      </w:r>
      <w:r>
        <w:rPr>
          <w:rFonts w:hint="eastAsia" w:asciiTheme="minorEastAsia" w:hAnsiTheme="minorEastAsia" w:eastAsiaTheme="minorEastAsia" w:cstheme="minorEastAsia"/>
          <w:color w:val="FF0000"/>
          <w:kern w:val="0"/>
          <w:szCs w:val="21"/>
          <w:lang w:eastAsia="zh-CN"/>
        </w:rPr>
        <w:t>【不接受】</w:t>
      </w:r>
      <w:r>
        <w:rPr>
          <w:rFonts w:hint="eastAsia" w:asciiTheme="minorEastAsia" w:hAnsiTheme="minorEastAsia" w:eastAsiaTheme="minorEastAsia" w:cstheme="minorEastAsia"/>
          <w:color w:val="FF0000"/>
          <w:kern w:val="0"/>
          <w:szCs w:val="21"/>
        </w:rPr>
        <w:t>投标人选用进口产品参与投标；</w:t>
      </w:r>
    </w:p>
    <w:p w14:paraId="5BAC151F">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rPr>
        <w:t>3.参与本项目政府采购活动时不存在被有关部门禁止参与政府采购活动且在有效期内的情况（由供应商在《政府采购投标及履约承诺函》中作出声明）；</w:t>
      </w:r>
    </w:p>
    <w:p w14:paraId="4461566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rPr>
      </w:pPr>
      <w:r>
        <w:rPr>
          <w:rFonts w:hint="eastAsia" w:asciiTheme="minorEastAsia" w:hAnsiTheme="minorEastAsia" w:eastAsiaTheme="minorEastAsia" w:cstheme="minorEastAsia"/>
          <w:kern w:val="0"/>
          <w:szCs w:val="21"/>
          <w:lang w:val="en-US" w:eastAsia="zh-CN"/>
        </w:rPr>
        <w:t>4</w:t>
      </w:r>
      <w:r>
        <w:rPr>
          <w:rFonts w:hint="eastAsia" w:asciiTheme="minorEastAsia" w:hAnsiTheme="minorEastAsia" w:eastAsiaTheme="minorEastAsia" w:cstheme="minorEastAsia"/>
          <w:kern w:val="0"/>
          <w:szCs w:val="21"/>
        </w:rPr>
        <w:t>.具备《中华人民共和国政府采购法》第二十二条第一款的条件（由供应商在《政府采购投标及履约承诺函》中作出声明）；</w:t>
      </w:r>
    </w:p>
    <w:p w14:paraId="76B686A7">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val="en-US" w:eastAsia="zh-CN"/>
        </w:rPr>
      </w:pPr>
      <w:r>
        <w:rPr>
          <w:rFonts w:hint="eastAsia" w:asciiTheme="minorEastAsia" w:hAnsiTheme="minorEastAsia" w:eastAsiaTheme="minorEastAsia" w:cstheme="minorEastAsia"/>
          <w:kern w:val="0"/>
          <w:szCs w:val="21"/>
          <w:lang w:val="en-US" w:eastAsia="zh-CN"/>
        </w:rPr>
        <w:t>5</w:t>
      </w:r>
      <w:r>
        <w:rPr>
          <w:rFonts w:hint="eastAsia" w:asciiTheme="minorEastAsia" w:hAnsiTheme="minorEastAsia" w:eastAsiaTheme="minorEastAsia" w:cstheme="minorEastAsia"/>
          <w:kern w:val="0"/>
          <w:szCs w:val="21"/>
        </w:rPr>
        <w:t>.未被列入失信被执行人、重大税收违法案件当事人名单、政府采购严重违法失信行为记录名单（由供应商在《政府采购投标及履约承诺函》中作出声明）</w:t>
      </w:r>
      <w:r>
        <w:rPr>
          <w:rFonts w:hint="eastAsia" w:asciiTheme="minorEastAsia" w:hAnsiTheme="minorEastAsia" w:eastAsiaTheme="minorEastAsia" w:cstheme="minorEastAsia"/>
          <w:kern w:val="0"/>
          <w:szCs w:val="21"/>
          <w:lang w:val="en-US" w:eastAsia="zh-CN"/>
        </w:rPr>
        <w:t>；</w:t>
      </w:r>
    </w:p>
    <w:p w14:paraId="399F3D91">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color w:val="FF0000"/>
          <w:kern w:val="0"/>
          <w:szCs w:val="21"/>
          <w:lang w:val="en-US" w:eastAsia="zh-CN"/>
        </w:rPr>
      </w:pPr>
      <w:r>
        <w:rPr>
          <w:rFonts w:hint="eastAsia" w:asciiTheme="minorEastAsia" w:hAnsiTheme="minorEastAsia" w:eastAsiaTheme="minorEastAsia" w:cstheme="minorEastAsia"/>
          <w:color w:val="FF0000"/>
          <w:kern w:val="0"/>
          <w:szCs w:val="21"/>
          <w:lang w:val="en-US" w:eastAsia="zh-CN"/>
        </w:rPr>
        <w:t>6.不存在《深圳市财政局政府采购供应商信用信息管理办法》（深财规〔2023〕3号）列明的严重违法失信行为</w:t>
      </w:r>
      <w:r>
        <w:rPr>
          <w:rFonts w:hint="eastAsia" w:asciiTheme="minorEastAsia" w:hAnsiTheme="minorEastAsia" w:eastAsiaTheme="minorEastAsia" w:cstheme="minorEastAsia"/>
          <w:color w:val="FF0000"/>
          <w:kern w:val="0"/>
          <w:szCs w:val="21"/>
        </w:rPr>
        <w:t>（由供应商在《政府采购投标及履约承诺函》中作出声明）</w:t>
      </w:r>
      <w:r>
        <w:rPr>
          <w:rFonts w:hint="eastAsia" w:asciiTheme="minorEastAsia" w:hAnsiTheme="minorEastAsia" w:eastAsiaTheme="minorEastAsia" w:cstheme="minorEastAsia"/>
          <w:color w:val="FF0000"/>
          <w:kern w:val="0"/>
          <w:szCs w:val="21"/>
          <w:lang w:val="en-US" w:eastAsia="zh-CN"/>
        </w:rPr>
        <w:t>；</w:t>
      </w:r>
    </w:p>
    <w:p w14:paraId="6454E4A4">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lang w:val="en-US" w:eastAsia="zh-CN"/>
        </w:rPr>
        <w:t>7</w:t>
      </w:r>
      <w:r>
        <w:rPr>
          <w:rFonts w:hint="eastAsia" w:asciiTheme="minorEastAsia" w:hAnsiTheme="minorEastAsia" w:eastAsiaTheme="minorEastAsia" w:cstheme="minor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由供应商在《政府采购投标及履约承诺函》中作出声明）</w:t>
      </w:r>
      <w:r>
        <w:rPr>
          <w:rFonts w:hint="eastAsia" w:asciiTheme="minorEastAsia" w:hAnsiTheme="minorEastAsia" w:eastAsiaTheme="minorEastAsia" w:cstheme="minorEastAsia"/>
          <w:kern w:val="0"/>
          <w:szCs w:val="21"/>
          <w:lang w:val="en-US" w:eastAsia="zh-CN"/>
        </w:rPr>
        <w:t>；</w:t>
      </w:r>
    </w:p>
    <w:p w14:paraId="0BC40C09">
      <w:pPr>
        <w:pageBreakBefore w:val="0"/>
        <w:kinsoku/>
        <w:overflowPunct/>
        <w:topLinePunct w:val="0"/>
        <w:bidi w:val="0"/>
        <w:spacing w:beforeAutospacing="0" w:afterAutospacing="0" w:line="360" w:lineRule="auto"/>
        <w:ind w:left="0" w:leftChars="0" w:right="0" w:firstLine="0" w:firstLineChars="0"/>
        <w:rPr>
          <w:rFonts w:hint="eastAsia" w:asciiTheme="minorEastAsia" w:hAnsiTheme="minorEastAsia" w:eastAsiaTheme="minorEastAsia" w:cstheme="minorEastAsia"/>
          <w:kern w:val="0"/>
          <w:szCs w:val="21"/>
          <w:lang w:eastAsia="zh-CN"/>
        </w:rPr>
      </w:pPr>
      <w:r>
        <w:rPr>
          <w:rFonts w:hint="eastAsia" w:asciiTheme="minorEastAsia" w:hAnsiTheme="minorEastAsia" w:eastAsiaTheme="minorEastAsia" w:cstheme="minorEastAsia"/>
          <w:kern w:val="0"/>
          <w:szCs w:val="21"/>
          <w:lang w:val="en-US" w:eastAsia="zh-CN"/>
        </w:rPr>
        <w:t>8</w:t>
      </w:r>
      <w:r>
        <w:rPr>
          <w:rFonts w:hint="eastAsia" w:asciiTheme="minorEastAsia" w:hAnsiTheme="minorEastAsia" w:eastAsiaTheme="minorEastAsia" w:cstheme="minorEastAsia"/>
          <w:kern w:val="0"/>
          <w:szCs w:val="21"/>
        </w:rPr>
        <w:t>.本项目是（否）专门面向中小企业采购：否</w:t>
      </w:r>
      <w:r>
        <w:rPr>
          <w:rFonts w:hint="eastAsia" w:asciiTheme="minorEastAsia" w:hAnsiTheme="minorEastAsia" w:eastAsiaTheme="minorEastAsia" w:cstheme="minorEastAsia"/>
          <w:kern w:val="0"/>
          <w:szCs w:val="21"/>
          <w:lang w:eastAsia="zh-CN"/>
        </w:rPr>
        <w:t>；</w:t>
      </w:r>
    </w:p>
    <w:p w14:paraId="015307DA">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0"/>
          <w:szCs w:val="21"/>
        </w:rPr>
      </w:pPr>
      <w:r>
        <w:rPr>
          <w:rFonts w:hint="eastAsia" w:ascii="宋体" w:hAnsi="宋体" w:eastAsia="宋体" w:cs="宋体"/>
          <w:kern w:val="0"/>
          <w:szCs w:val="21"/>
        </w:rPr>
        <w:t>注：（1）“信用中国”（www.creditchina.gov.cn</w:t>
      </w:r>
      <w:r>
        <w:rPr>
          <w:rFonts w:hint="eastAsia" w:ascii="宋体" w:hAnsi="宋体" w:eastAsia="宋体" w:cs="宋体"/>
          <w:kern w:val="0"/>
          <w:szCs w:val="21"/>
          <w:lang w:eastAsia="zh-CN"/>
        </w:rPr>
        <w:t>，</w:t>
      </w:r>
      <w:r>
        <w:rPr>
          <w:rFonts w:hint="eastAsia" w:ascii="宋体" w:hAnsi="宋体" w:eastAsia="宋体" w:cs="宋体"/>
          <w:kern w:val="0"/>
          <w:szCs w:val="21"/>
          <w:lang w:val="en-US" w:eastAsia="zh-CN"/>
        </w:rPr>
        <w:t>查询</w:t>
      </w:r>
      <w:r>
        <w:rPr>
          <w:rFonts w:hint="eastAsia" w:ascii="宋体" w:hAnsi="宋体" w:eastAsia="宋体" w:cs="宋体"/>
          <w:kern w:val="0"/>
          <w:szCs w:val="21"/>
        </w:rPr>
        <w:t>“信用服务”栏的“重大税收违法失信主体”“失信被执行人”</w:t>
      </w:r>
      <w:r>
        <w:rPr>
          <w:rFonts w:hint="eastAsia" w:ascii="宋体" w:hAnsi="宋体" w:eastAsia="宋体" w:cs="宋体"/>
          <w:kern w:val="0"/>
          <w:szCs w:val="21"/>
          <w:lang w:val="en-US" w:eastAsia="zh-CN"/>
        </w:rPr>
        <w:t>或者下载信用信息报告）</w:t>
      </w:r>
      <w:r>
        <w:rPr>
          <w:rFonts w:hint="eastAsia" w:ascii="宋体" w:hAnsi="宋体" w:eastAsia="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13091A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（2）供应商投标（上传投标文件）必须先行办理注册手续，具体请按照本公告“六、其他补充事宜”相关内容指引办理。</w:t>
      </w:r>
    </w:p>
    <w:p w14:paraId="6C8E80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4C559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sz w:val="22"/>
          <w:szCs w:val="18"/>
          <w:highlight w:val="none"/>
        </w:rPr>
        <w:t>完整公告内容详见：深圳公共资源交易网（https://www.szggzy.com）</w:t>
      </w:r>
    </w:p>
    <w:p w14:paraId="58AB74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3F03D7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2AFB4FE0">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 xml:space="preserve">第二章 </w:t>
      </w:r>
      <w:bookmarkStart w:id="24" w:name="_Hlk71926094"/>
      <w:r>
        <w:rPr>
          <w:rFonts w:hint="eastAsia" w:ascii="宋体" w:hAnsi="宋体" w:eastAsia="宋体" w:cs="宋体"/>
          <w:sz w:val="28"/>
          <w:szCs w:val="28"/>
        </w:rPr>
        <w:t>对通用条款的补充内容及其他关键信息</w:t>
      </w:r>
      <w:bookmarkEnd w:id="24"/>
    </w:p>
    <w:p w14:paraId="46DB02DB">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25" w:name="_Toc73521635"/>
      <w:bookmarkStart w:id="26" w:name="_Toc73517639"/>
      <w:bookmarkStart w:id="27" w:name="_Toc60560625"/>
      <w:bookmarkStart w:id="28" w:name="_Toc100052364"/>
      <w:bookmarkStart w:id="29" w:name="_Toc101074876"/>
      <w:bookmarkStart w:id="30" w:name="_Toc60631620"/>
      <w:bookmarkStart w:id="31" w:name="_Toc73521547"/>
      <w:bookmarkStart w:id="32" w:name="_Toc73518117"/>
      <w:r>
        <w:rPr>
          <w:rFonts w:hint="eastAsia" w:ascii="宋体" w:hAnsi="宋体" w:eastAsia="宋体" w:cs="宋体"/>
          <w:szCs w:val="24"/>
        </w:rPr>
        <w:t>一、对通用条款的补充内容</w:t>
      </w:r>
    </w:p>
    <w:bookmarkEnd w:id="25"/>
    <w:bookmarkEnd w:id="26"/>
    <w:bookmarkEnd w:id="27"/>
    <w:bookmarkEnd w:id="28"/>
    <w:bookmarkEnd w:id="29"/>
    <w:bookmarkEnd w:id="30"/>
    <w:bookmarkEnd w:id="31"/>
    <w:bookmarkEnd w:id="32"/>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4249C8D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C54799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bookmarkStart w:id="33" w:name="_Hlk72218097"/>
            <w:r>
              <w:rPr>
                <w:rFonts w:hint="eastAsia" w:ascii="宋体" w:hAnsi="宋体" w:eastAsia="宋体" w:cs="宋体"/>
                <w:b/>
                <w:bCs/>
              </w:rPr>
              <w:t>通用条款序号</w:t>
            </w:r>
          </w:p>
        </w:tc>
        <w:tc>
          <w:tcPr>
            <w:tcW w:w="2409" w:type="dxa"/>
            <w:vAlign w:val="center"/>
          </w:tcPr>
          <w:p w14:paraId="685D138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r>
              <w:rPr>
                <w:rFonts w:hint="eastAsia" w:ascii="宋体" w:hAnsi="宋体" w:eastAsia="宋体" w:cs="宋体"/>
                <w:b/>
                <w:bCs/>
              </w:rPr>
              <w:t>涉及事项</w:t>
            </w:r>
          </w:p>
        </w:tc>
        <w:tc>
          <w:tcPr>
            <w:tcW w:w="4980" w:type="dxa"/>
            <w:vAlign w:val="center"/>
          </w:tcPr>
          <w:p w14:paraId="6BAA8B3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rPr>
            </w:pPr>
            <w:r>
              <w:rPr>
                <w:rFonts w:hint="eastAsia" w:ascii="宋体" w:hAnsi="宋体" w:eastAsia="宋体" w:cs="宋体"/>
                <w:b/>
                <w:bCs/>
              </w:rPr>
              <w:t>具  体  补  充  内  容</w:t>
            </w:r>
          </w:p>
        </w:tc>
      </w:tr>
      <w:tr w14:paraId="25868A0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6468F3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3.1</w:t>
            </w:r>
          </w:p>
        </w:tc>
        <w:tc>
          <w:tcPr>
            <w:tcW w:w="2409" w:type="dxa"/>
            <w:vAlign w:val="center"/>
          </w:tcPr>
          <w:p w14:paraId="23AA780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采购人</w:t>
            </w:r>
          </w:p>
        </w:tc>
        <w:tc>
          <w:tcPr>
            <w:tcW w:w="4980" w:type="dxa"/>
            <w:vAlign w:val="center"/>
          </w:tcPr>
          <w:p w14:paraId="29E6329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eastAsia="zh-CN"/>
              </w:rPr>
            </w:pPr>
            <w:r>
              <w:rPr>
                <w:rFonts w:hint="eastAsia" w:ascii="宋体" w:hAnsi="宋体" w:eastAsia="宋体" w:cs="宋体"/>
                <w:lang w:eastAsia="zh-CN"/>
              </w:rPr>
              <w:t>深圳市龙华区政务服务和数据管理局</w:t>
            </w:r>
          </w:p>
        </w:tc>
      </w:tr>
      <w:tr w14:paraId="029D133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CE8FB9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3.2</w:t>
            </w:r>
          </w:p>
        </w:tc>
        <w:tc>
          <w:tcPr>
            <w:tcW w:w="2409" w:type="dxa"/>
            <w:vAlign w:val="center"/>
          </w:tcPr>
          <w:p w14:paraId="474AE6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政府集中采购机构</w:t>
            </w:r>
          </w:p>
        </w:tc>
        <w:tc>
          <w:tcPr>
            <w:tcW w:w="4980" w:type="dxa"/>
            <w:vAlign w:val="center"/>
          </w:tcPr>
          <w:p w14:paraId="29EB23A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highlight w:val="none"/>
                <w:lang w:eastAsia="zh-CN"/>
              </w:rPr>
            </w:pPr>
            <w:r>
              <w:rPr>
                <w:rFonts w:hint="eastAsia" w:ascii="宋体" w:hAnsi="宋体" w:eastAsia="宋体" w:cs="宋体"/>
                <w:highlight w:val="none"/>
                <w:lang w:eastAsia="zh-CN"/>
              </w:rPr>
              <w:t>深圳公共资源交易中心</w:t>
            </w:r>
          </w:p>
          <w:p w14:paraId="2378C70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highlight w:val="none"/>
                <w:lang w:eastAsia="zh-CN"/>
              </w:rPr>
              <w:t>（深圳交易集团有限公司龙华分公司）</w:t>
            </w:r>
          </w:p>
        </w:tc>
      </w:tr>
      <w:tr w14:paraId="0B6ED59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7C80D4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5.3</w:t>
            </w:r>
          </w:p>
        </w:tc>
        <w:tc>
          <w:tcPr>
            <w:tcW w:w="2409" w:type="dxa"/>
            <w:vAlign w:val="center"/>
          </w:tcPr>
          <w:p w14:paraId="7345583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联合体投标</w:t>
            </w:r>
          </w:p>
        </w:tc>
        <w:tc>
          <w:tcPr>
            <w:tcW w:w="4980" w:type="dxa"/>
            <w:vAlign w:val="center"/>
          </w:tcPr>
          <w:p w14:paraId="410C4A12">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不接受</w:t>
            </w:r>
          </w:p>
        </w:tc>
      </w:tr>
      <w:tr w14:paraId="58B0212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15537C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9</w:t>
            </w:r>
          </w:p>
        </w:tc>
        <w:tc>
          <w:tcPr>
            <w:tcW w:w="2409" w:type="dxa"/>
            <w:vAlign w:val="center"/>
          </w:tcPr>
          <w:p w14:paraId="4C7F48A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踏勘现场</w:t>
            </w:r>
          </w:p>
        </w:tc>
        <w:tc>
          <w:tcPr>
            <w:tcW w:w="4980" w:type="dxa"/>
            <w:vAlign w:val="center"/>
          </w:tcPr>
          <w:p w14:paraId="1E0F5AB5">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不组织</w:t>
            </w:r>
          </w:p>
        </w:tc>
      </w:tr>
      <w:tr w14:paraId="5C64E0A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92E1B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10</w:t>
            </w:r>
          </w:p>
        </w:tc>
        <w:tc>
          <w:tcPr>
            <w:tcW w:w="2409" w:type="dxa"/>
            <w:vAlign w:val="center"/>
          </w:tcPr>
          <w:p w14:paraId="6E7AB9F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标前会议</w:t>
            </w:r>
          </w:p>
        </w:tc>
        <w:tc>
          <w:tcPr>
            <w:tcW w:w="4980" w:type="dxa"/>
            <w:vAlign w:val="center"/>
          </w:tcPr>
          <w:p w14:paraId="709884A7">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不组织</w:t>
            </w:r>
          </w:p>
        </w:tc>
      </w:tr>
      <w:tr w14:paraId="12D834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7CA88A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12/13</w:t>
            </w:r>
          </w:p>
        </w:tc>
        <w:tc>
          <w:tcPr>
            <w:tcW w:w="2409" w:type="dxa"/>
            <w:vAlign w:val="center"/>
          </w:tcPr>
          <w:p w14:paraId="1795814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招标文件的澄清和修改</w:t>
            </w:r>
          </w:p>
        </w:tc>
        <w:tc>
          <w:tcPr>
            <w:tcW w:w="4980" w:type="dxa"/>
            <w:vAlign w:val="center"/>
          </w:tcPr>
          <w:p w14:paraId="3F3091C3">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14:paraId="12E587C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732845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20</w:t>
            </w:r>
          </w:p>
        </w:tc>
        <w:tc>
          <w:tcPr>
            <w:tcW w:w="2409" w:type="dxa"/>
            <w:vAlign w:val="center"/>
          </w:tcPr>
          <w:p w14:paraId="0E0D2C0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投标有效期</w:t>
            </w:r>
          </w:p>
        </w:tc>
        <w:tc>
          <w:tcPr>
            <w:tcW w:w="4980" w:type="dxa"/>
            <w:vAlign w:val="center"/>
          </w:tcPr>
          <w:p w14:paraId="7D9C0CA1">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14:paraId="4FC5E38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36633F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22</w:t>
            </w:r>
          </w:p>
        </w:tc>
        <w:tc>
          <w:tcPr>
            <w:tcW w:w="2409" w:type="dxa"/>
            <w:vAlign w:val="center"/>
          </w:tcPr>
          <w:p w14:paraId="55CA675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投标人的替代方案</w:t>
            </w:r>
          </w:p>
        </w:tc>
        <w:tc>
          <w:tcPr>
            <w:tcW w:w="4980" w:type="dxa"/>
            <w:vAlign w:val="center"/>
          </w:tcPr>
          <w:p w14:paraId="3F352B2D">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不接受</w:t>
            </w:r>
          </w:p>
        </w:tc>
      </w:tr>
      <w:tr w14:paraId="0C5FB8C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392F81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25</w:t>
            </w:r>
          </w:p>
        </w:tc>
        <w:tc>
          <w:tcPr>
            <w:tcW w:w="2409" w:type="dxa"/>
            <w:vAlign w:val="center"/>
          </w:tcPr>
          <w:p w14:paraId="0ADA3C4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投标文件的大小</w:t>
            </w:r>
          </w:p>
        </w:tc>
        <w:tc>
          <w:tcPr>
            <w:tcW w:w="4980" w:type="dxa"/>
            <w:vAlign w:val="center"/>
          </w:tcPr>
          <w:p w14:paraId="74DBBC4E">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14:paraId="7344B9E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764C0D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26</w:t>
            </w:r>
          </w:p>
        </w:tc>
        <w:tc>
          <w:tcPr>
            <w:tcW w:w="2409" w:type="dxa"/>
            <w:vAlign w:val="center"/>
          </w:tcPr>
          <w:p w14:paraId="2F34842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bookmarkStart w:id="34" w:name="_Hlk71664860"/>
            <w:r>
              <w:rPr>
                <w:rFonts w:hint="eastAsia" w:ascii="宋体" w:hAnsi="宋体" w:eastAsia="宋体" w:cs="宋体"/>
              </w:rPr>
              <w:t>样品、现场演示、方案讲解</w:t>
            </w:r>
            <w:bookmarkEnd w:id="34"/>
          </w:p>
        </w:tc>
        <w:tc>
          <w:tcPr>
            <w:tcW w:w="4980" w:type="dxa"/>
            <w:vAlign w:val="center"/>
          </w:tcPr>
          <w:p w14:paraId="2D48BC01">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无</w:t>
            </w:r>
          </w:p>
        </w:tc>
      </w:tr>
      <w:tr w14:paraId="5ABBA93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FF3365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37</w:t>
            </w:r>
          </w:p>
        </w:tc>
        <w:tc>
          <w:tcPr>
            <w:tcW w:w="2409" w:type="dxa"/>
            <w:vAlign w:val="center"/>
          </w:tcPr>
          <w:p w14:paraId="2D08934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评审方法</w:t>
            </w:r>
          </w:p>
        </w:tc>
        <w:tc>
          <w:tcPr>
            <w:tcW w:w="4980" w:type="dxa"/>
            <w:vAlign w:val="center"/>
          </w:tcPr>
          <w:p w14:paraId="643A8D4D">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综合评分法</w:t>
            </w:r>
          </w:p>
        </w:tc>
      </w:tr>
      <w:tr w14:paraId="502B85E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6F48B5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38</w:t>
            </w:r>
          </w:p>
        </w:tc>
        <w:tc>
          <w:tcPr>
            <w:tcW w:w="2409" w:type="dxa"/>
            <w:vAlign w:val="center"/>
          </w:tcPr>
          <w:p w14:paraId="1980C87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定标方法</w:t>
            </w:r>
          </w:p>
        </w:tc>
        <w:tc>
          <w:tcPr>
            <w:tcW w:w="4980" w:type="dxa"/>
            <w:vAlign w:val="center"/>
          </w:tcPr>
          <w:p w14:paraId="05FEDFCF">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非评定分离</w:t>
            </w:r>
          </w:p>
        </w:tc>
      </w:tr>
      <w:tr w14:paraId="322B5E4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498318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46</w:t>
            </w:r>
          </w:p>
        </w:tc>
        <w:tc>
          <w:tcPr>
            <w:tcW w:w="2409" w:type="dxa"/>
            <w:vAlign w:val="center"/>
          </w:tcPr>
          <w:p w14:paraId="0B13133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履约担保</w:t>
            </w:r>
          </w:p>
        </w:tc>
        <w:tc>
          <w:tcPr>
            <w:tcW w:w="4980" w:type="dxa"/>
            <w:vAlign w:val="center"/>
          </w:tcPr>
          <w:p w14:paraId="28A5D7C1">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rPr>
            </w:pPr>
            <w:r>
              <w:rPr>
                <w:rFonts w:hint="eastAsia" w:ascii="宋体" w:hAnsi="宋体" w:eastAsia="宋体" w:cs="宋体"/>
                <w:highlight w:val="none"/>
                <w:lang w:eastAsia="zh-CN"/>
              </w:rPr>
              <w:t>不需要</w:t>
            </w:r>
          </w:p>
        </w:tc>
      </w:tr>
    </w:tbl>
    <w:p w14:paraId="02AF49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szCs w:val="21"/>
        </w:rPr>
        <w:t>备注：本表是通用条款相关条款的补充和明确，如与通用条款内容相冲突的，以本表为准。</w:t>
      </w:r>
    </w:p>
    <w:bookmarkEnd w:id="33"/>
    <w:p w14:paraId="2C1E9F49">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35" w:name="_Hlk72218117"/>
      <w:r>
        <w:rPr>
          <w:rFonts w:hint="eastAsia" w:ascii="宋体" w:hAnsi="宋体" w:eastAsia="宋体" w:cs="宋体"/>
          <w:szCs w:val="24"/>
        </w:rPr>
        <w:t>二、其他关键信息</w:t>
      </w:r>
    </w:p>
    <w:p w14:paraId="6BF32A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bookmarkStart w:id="36" w:name="_Hlk72579427"/>
      <w:r>
        <w:rPr>
          <w:rFonts w:hint="eastAsia" w:ascii="宋体" w:hAnsi="宋体" w:eastAsia="宋体" w:cs="宋体"/>
          <w:b/>
          <w:bCs/>
        </w:rPr>
        <w:t>（一）与“对通用条款的补充内容”章节相关的事项</w:t>
      </w:r>
    </w:p>
    <w:p w14:paraId="51787597">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kern w:val="0"/>
          <w:szCs w:val="20"/>
        </w:rPr>
      </w:pPr>
      <w:r>
        <w:rPr>
          <w:rFonts w:hint="eastAsia" w:ascii="宋体" w:hAnsi="宋体" w:eastAsia="宋体" w:cs="宋体"/>
          <w:b/>
          <w:kern w:val="0"/>
          <w:szCs w:val="20"/>
        </w:rPr>
        <w:t>1、评标定标信息</w:t>
      </w:r>
    </w:p>
    <w:p w14:paraId="66A765D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b/>
        </w:rPr>
        <w:t>非评定分离项目</w:t>
      </w:r>
    </w:p>
    <w:tbl>
      <w:tblPr>
        <w:tblStyle w:val="4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8"/>
        <w:gridCol w:w="4264"/>
      </w:tblGrid>
      <w:tr w14:paraId="35165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7298A04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评标方法</w:t>
            </w:r>
          </w:p>
        </w:tc>
        <w:tc>
          <w:tcPr>
            <w:tcW w:w="4264" w:type="dxa"/>
          </w:tcPr>
          <w:p w14:paraId="0F4EE4F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rPr>
              <w:t>综合评分法</w:t>
            </w:r>
          </w:p>
        </w:tc>
      </w:tr>
      <w:tr w14:paraId="0AB5E5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7F66675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候选中标供应商家数</w:t>
            </w:r>
          </w:p>
        </w:tc>
        <w:tc>
          <w:tcPr>
            <w:tcW w:w="4264" w:type="dxa"/>
          </w:tcPr>
          <w:p w14:paraId="1D2F7A4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3</w:t>
            </w:r>
          </w:p>
        </w:tc>
      </w:tr>
      <w:tr w14:paraId="7E6F6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8" w:type="dxa"/>
          </w:tcPr>
          <w:p w14:paraId="1F38AFD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中标供应商家数</w:t>
            </w:r>
          </w:p>
        </w:tc>
        <w:tc>
          <w:tcPr>
            <w:tcW w:w="4264" w:type="dxa"/>
          </w:tcPr>
          <w:p w14:paraId="7CB5865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p>
        </w:tc>
      </w:tr>
    </w:tbl>
    <w:p w14:paraId="78FB21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（二）其他事项</w:t>
      </w:r>
      <w:bookmarkEnd w:id="36"/>
    </w:p>
    <w:p w14:paraId="5D8AFE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lang w:val="en-US" w:eastAsia="zh-CN"/>
        </w:rPr>
      </w:pPr>
      <w:r>
        <w:rPr>
          <w:rFonts w:hint="eastAsia" w:ascii="宋体" w:hAnsi="宋体" w:eastAsia="宋体" w:cs="宋体"/>
          <w:b/>
          <w:bCs/>
        </w:rPr>
        <w:t>1、</w:t>
      </w:r>
      <w:r>
        <w:rPr>
          <w:rFonts w:hint="eastAsia" w:ascii="宋体" w:hAnsi="宋体" w:eastAsia="宋体" w:cs="宋体"/>
          <w:b/>
          <w:bCs/>
          <w:lang w:val="en-US" w:eastAsia="zh-CN"/>
        </w:rPr>
        <w:t>关于享受</w:t>
      </w:r>
      <w:r>
        <w:rPr>
          <w:rFonts w:hint="eastAsia" w:ascii="宋体" w:hAnsi="宋体" w:eastAsia="宋体" w:cs="宋体"/>
          <w:b/>
          <w:bCs/>
        </w:rPr>
        <w:t>优惠政策的主体</w:t>
      </w:r>
      <w:r>
        <w:rPr>
          <w:rFonts w:hint="eastAsia" w:ascii="宋体" w:hAnsi="宋体" w:eastAsia="宋体" w:cs="宋体"/>
          <w:b/>
          <w:bCs/>
          <w:lang w:eastAsia="zh-CN"/>
        </w:rPr>
        <w:t>、</w:t>
      </w:r>
      <w:r>
        <w:rPr>
          <w:rFonts w:hint="eastAsia" w:ascii="宋体" w:hAnsi="宋体" w:eastAsia="宋体" w:cs="宋体"/>
          <w:b/>
          <w:bCs/>
        </w:rPr>
        <w:t>价格扣除比例</w:t>
      </w:r>
      <w:r>
        <w:rPr>
          <w:rFonts w:hint="eastAsia" w:ascii="宋体" w:hAnsi="宋体" w:eastAsia="宋体" w:cs="宋体"/>
          <w:b/>
          <w:bCs/>
          <w:lang w:val="en-US" w:eastAsia="zh-CN"/>
        </w:rPr>
        <w:t>及采购标的所属行业</w:t>
      </w:r>
    </w:p>
    <w:p w14:paraId="3DDACD0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rPr>
        <w:t>（1）</w:t>
      </w:r>
      <w:r>
        <w:rPr>
          <w:rFonts w:hint="eastAsia" w:ascii="宋体" w:hAnsi="宋体" w:eastAsia="宋体" w:cs="宋体"/>
          <w:lang w:val="en-US" w:eastAsia="zh-CN"/>
        </w:rPr>
        <w:t>专门面向中小企业采购的项目，不再执行价格扣除比例。</w:t>
      </w:r>
    </w:p>
    <w:p w14:paraId="2032AE5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2</w:t>
      </w:r>
      <w:r>
        <w:rPr>
          <w:rFonts w:hint="eastAsia" w:ascii="宋体" w:hAnsi="宋体" w:eastAsia="宋体" w:cs="宋体"/>
          <w:highlight w:val="none"/>
          <w:lang w:eastAsia="zh-CN"/>
        </w:rPr>
        <w:t>）</w:t>
      </w:r>
      <w:bookmarkStart w:id="37" w:name="_Hlk71970739"/>
      <w:r>
        <w:rPr>
          <w:rFonts w:hint="eastAsia" w:ascii="宋体" w:hAnsi="宋体" w:eastAsia="宋体" w:cs="宋体"/>
          <w:highlight w:val="none"/>
          <w:lang w:eastAsia="zh-CN"/>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hint="eastAsia" w:ascii="宋体" w:hAnsi="宋体" w:eastAsia="宋体" w:cs="宋体"/>
          <w:b/>
          <w:bCs/>
          <w:color w:val="FF0000"/>
          <w:highlight w:val="none"/>
          <w:lang w:eastAsia="zh-CN"/>
        </w:rPr>
        <w:t>《中小企业声明函》中相关企业所属行业应当与采购标的所属行业相一致</w:t>
      </w:r>
      <w:r>
        <w:rPr>
          <w:rFonts w:hint="eastAsia" w:ascii="宋体" w:hAnsi="宋体" w:eastAsia="宋体" w:cs="宋体"/>
          <w:highlight w:val="none"/>
          <w:lang w:eastAsia="zh-CN"/>
        </w:rPr>
        <w:t>。本项目采购标的（货物）对应的中小企业划分标准所属行业为</w:t>
      </w:r>
      <w:del w:id="0" w:author="wtx" w:date="2024-09-23T20:40:39Z">
        <w:r>
          <w:rPr>
            <w:rFonts w:hint="eastAsia" w:ascii="宋体" w:hAnsi="宋体" w:eastAsia="宋体" w:cs="宋体"/>
            <w:highlight w:val="yellow"/>
            <w:lang w:val="en-US" w:eastAsia="zh-CN"/>
          </w:rPr>
          <w:delText>计算机、通信和其他电子设备制造</w:delText>
        </w:r>
      </w:del>
      <w:ins w:id="1" w:author="wtx" w:date="2024-09-23T20:40:42Z">
        <w:r>
          <w:rPr>
            <w:rFonts w:hint="eastAsia" w:ascii="宋体" w:hAnsi="宋体" w:cs="宋体"/>
            <w:highlight w:val="yellow"/>
            <w:lang w:val="en-US" w:eastAsia="zh-CN"/>
          </w:rPr>
          <w:t>【</w:t>
        </w:r>
      </w:ins>
      <w:ins w:id="2" w:author="wtx" w:date="2024-09-23T20:40:43Z">
        <w:r>
          <w:rPr>
            <w:rFonts w:hint="eastAsia" w:ascii="宋体" w:hAnsi="宋体" w:cs="宋体"/>
            <w:highlight w:val="yellow"/>
            <w:lang w:val="en-US" w:eastAsia="zh-CN"/>
          </w:rPr>
          <w:t>工业</w:t>
        </w:r>
      </w:ins>
      <w:ins w:id="3" w:author="wtx" w:date="2024-09-23T20:40:42Z">
        <w:r>
          <w:rPr>
            <w:rFonts w:hint="eastAsia" w:ascii="宋体" w:hAnsi="宋体" w:cs="宋体"/>
            <w:highlight w:val="yellow"/>
            <w:lang w:val="en-US" w:eastAsia="zh-CN"/>
          </w:rPr>
          <w:t>】</w:t>
        </w:r>
      </w:ins>
      <w:r>
        <w:rPr>
          <w:rFonts w:hint="eastAsia" w:ascii="宋体" w:hAnsi="宋体" w:eastAsia="宋体" w:cs="宋体"/>
          <w:highlight w:val="none"/>
          <w:lang w:eastAsia="zh-CN"/>
        </w:rPr>
        <w:t>。</w:t>
      </w:r>
      <w:bookmarkEnd w:id="37"/>
    </w:p>
    <w:p w14:paraId="3ABC02F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highlight w:val="none"/>
          <w:lang w:eastAsia="zh-CN"/>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3</w:t>
      </w:r>
      <w:r>
        <w:rPr>
          <w:rFonts w:hint="eastAsia" w:ascii="宋体" w:hAnsi="宋体" w:eastAsia="宋体" w:cs="宋体"/>
          <w:highlight w:val="none"/>
          <w:lang w:eastAsia="zh-CN"/>
        </w:rPr>
        <w:t>）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及资格证明文件”章节提供的格式）。</w:t>
      </w:r>
    </w:p>
    <w:p w14:paraId="5428124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8"/>
          <w:szCs w:val="28"/>
        </w:rPr>
      </w:pPr>
      <w:r>
        <w:rPr>
          <w:rFonts w:hint="eastAsia" w:ascii="宋体" w:hAnsi="宋体" w:eastAsia="宋体" w:cs="宋体"/>
          <w:highlight w:val="none"/>
          <w:lang w:eastAsia="zh-CN"/>
        </w:rPr>
        <w:t>（</w:t>
      </w:r>
      <w:r>
        <w:rPr>
          <w:rFonts w:hint="eastAsia" w:ascii="宋体" w:hAnsi="宋体" w:eastAsia="宋体" w:cs="宋体"/>
          <w:highlight w:val="none"/>
          <w:lang w:val="en-US" w:eastAsia="zh-CN"/>
        </w:rPr>
        <w:t>4</w:t>
      </w:r>
      <w:r>
        <w:rPr>
          <w:rFonts w:hint="eastAsia" w:ascii="宋体" w:hAnsi="宋体" w:eastAsia="宋体" w:cs="宋体"/>
          <w:highlight w:val="none"/>
          <w:lang w:eastAsia="zh-CN"/>
        </w:rPr>
        <w:t>）享受价格扣除获得政府采购合同的，小微企业不得将合同分包给大中型企业。</w:t>
      </w:r>
    </w:p>
    <w:p w14:paraId="38BD83E9">
      <w:pPr>
        <w:rPr>
          <w:rFonts w:hint="eastAsia" w:ascii="宋体" w:hAnsi="宋体" w:eastAsia="宋体" w:cs="宋体"/>
          <w:b/>
        </w:rPr>
      </w:pPr>
      <w:r>
        <w:rPr>
          <w:rFonts w:hint="eastAsia" w:ascii="宋体" w:hAnsi="宋体" w:eastAsia="宋体" w:cs="宋体"/>
          <w:b/>
          <w:color w:val="FF0000"/>
          <w:highlight w:val="yellow"/>
          <w:lang w:val="en-US" w:eastAsia="zh-CN"/>
        </w:rPr>
        <w:t>2、</w:t>
      </w:r>
      <w:r>
        <w:rPr>
          <w:rFonts w:hint="eastAsia" w:ascii="宋体" w:hAnsi="宋体" w:eastAsia="宋体" w:cs="宋体"/>
          <w:b/>
          <w:color w:val="FF0000"/>
          <w:highlight w:val="yellow"/>
        </w:rPr>
        <w:t>本项目</w:t>
      </w:r>
      <w:ins w:id="4" w:author="wtx" w:date="2024-09-23T20:40:54Z">
        <w:r>
          <w:rPr>
            <w:rFonts w:hint="eastAsia" w:ascii="宋体" w:hAnsi="宋体" w:cs="宋体"/>
            <w:b/>
            <w:color w:val="FF0000"/>
            <w:highlight w:val="yellow"/>
            <w:lang w:eastAsia="zh-CN"/>
          </w:rPr>
          <w:t>不</w:t>
        </w:r>
      </w:ins>
      <w:r>
        <w:rPr>
          <w:rFonts w:hint="eastAsia" w:ascii="宋体" w:hAnsi="宋体" w:eastAsia="宋体" w:cs="宋体"/>
          <w:b/>
          <w:color w:val="FF0000"/>
          <w:highlight w:val="yellow"/>
        </w:rPr>
        <w:t>向中标（成交）供应商收取代理服务费。</w:t>
      </w:r>
    </w:p>
    <w:p w14:paraId="0A2EC791">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20EE96C5">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7B2B96C5">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bookmarkEnd w:id="35"/>
    <w:p w14:paraId="23045135">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第三章 用户需求书</w:t>
      </w:r>
    </w:p>
    <w:p w14:paraId="36EDE18E">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szCs w:val="24"/>
        </w:rPr>
        <w:t>一、项目基本信息</w:t>
      </w:r>
    </w:p>
    <w:tbl>
      <w:tblPr>
        <w:tblStyle w:val="43"/>
        <w:tblW w:w="863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77"/>
        <w:gridCol w:w="2581"/>
        <w:gridCol w:w="2901"/>
        <w:gridCol w:w="2679"/>
      </w:tblGrid>
      <w:tr w14:paraId="7B8DD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1" w:hRule="atLeast"/>
          <w:jc w:val="center"/>
        </w:trPr>
        <w:tc>
          <w:tcPr>
            <w:tcW w:w="477" w:type="dxa"/>
            <w:vAlign w:val="center"/>
          </w:tcPr>
          <w:p w14:paraId="1DED75F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bookmarkStart w:id="38" w:name="OLE_LINK7"/>
            <w:r>
              <w:rPr>
                <w:rFonts w:hint="eastAsia" w:ascii="宋体" w:hAnsi="宋体" w:eastAsia="宋体" w:cs="宋体"/>
                <w:bCs/>
                <w:szCs w:val="21"/>
              </w:rPr>
              <w:t>序号</w:t>
            </w:r>
          </w:p>
        </w:tc>
        <w:tc>
          <w:tcPr>
            <w:tcW w:w="2581" w:type="dxa"/>
            <w:vAlign w:val="center"/>
          </w:tcPr>
          <w:p w14:paraId="46BE49E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2901" w:type="dxa"/>
            <w:vAlign w:val="center"/>
          </w:tcPr>
          <w:p w14:paraId="437A7CD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采购项目名称</w:t>
            </w:r>
          </w:p>
        </w:tc>
        <w:tc>
          <w:tcPr>
            <w:tcW w:w="2679" w:type="dxa"/>
            <w:vAlign w:val="center"/>
          </w:tcPr>
          <w:p w14:paraId="77B8C76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r>
              <w:rPr>
                <w:rFonts w:hint="eastAsia" w:ascii="宋体" w:hAnsi="宋体" w:eastAsia="宋体" w:cs="宋体"/>
                <w:b/>
                <w:bCs/>
                <w:color w:val="FF0000"/>
                <w:szCs w:val="21"/>
              </w:rPr>
              <w:t>财政预算限额</w:t>
            </w:r>
            <w:bookmarkStart w:id="39" w:name="OLE_LINK3"/>
            <w:r>
              <w:rPr>
                <w:rFonts w:hint="eastAsia" w:ascii="宋体" w:hAnsi="宋体" w:eastAsia="宋体" w:cs="宋体"/>
                <w:b/>
                <w:bCs/>
                <w:color w:val="FF0000"/>
                <w:szCs w:val="21"/>
              </w:rPr>
              <w:t>（元）</w:t>
            </w:r>
            <w:bookmarkEnd w:id="39"/>
          </w:p>
        </w:tc>
      </w:tr>
      <w:tr w14:paraId="34D9A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4" w:hRule="atLeast"/>
          <w:jc w:val="center"/>
        </w:trPr>
        <w:tc>
          <w:tcPr>
            <w:tcW w:w="477" w:type="dxa"/>
            <w:vAlign w:val="center"/>
          </w:tcPr>
          <w:p w14:paraId="3139162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1</w:t>
            </w:r>
          </w:p>
        </w:tc>
        <w:tc>
          <w:tcPr>
            <w:tcW w:w="2581" w:type="dxa"/>
            <w:vAlign w:val="center"/>
          </w:tcPr>
          <w:p w14:paraId="0578C96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color w:val="FF0000"/>
                <w:szCs w:val="21"/>
              </w:rPr>
            </w:pPr>
            <w:r>
              <w:rPr>
                <w:rFonts w:hint="eastAsia" w:ascii="宋体" w:hAnsi="宋体" w:eastAsia="宋体" w:cs="宋体"/>
                <w:bCs/>
                <w:color w:val="FF0000"/>
                <w:szCs w:val="21"/>
              </w:rPr>
              <w:t>PLAN-******</w:t>
            </w:r>
          </w:p>
        </w:tc>
        <w:tc>
          <w:tcPr>
            <w:tcW w:w="2901" w:type="dxa"/>
            <w:vAlign w:val="center"/>
          </w:tcPr>
          <w:p w14:paraId="6B0393CB">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
                <w:bCs/>
                <w:color w:val="FF0000"/>
                <w:szCs w:val="21"/>
                <w:lang w:val="en-US" w:eastAsia="zh-CN"/>
              </w:rPr>
            </w:pPr>
            <w:r>
              <w:rPr>
                <w:rFonts w:hint="default" w:ascii="宋体" w:hAnsi="宋体" w:eastAsia="宋体" w:cs="宋体"/>
                <w:b/>
                <w:bCs/>
                <w:color w:val="FF0000"/>
                <w:szCs w:val="21"/>
                <w:lang w:val="en-US" w:eastAsia="zh-CN"/>
              </w:rPr>
              <w:t>深圳市龙华区政务服务和数据管理局龙华区视频汇聚与算力设施提升项目</w:t>
            </w:r>
          </w:p>
        </w:tc>
        <w:tc>
          <w:tcPr>
            <w:tcW w:w="2679" w:type="dxa"/>
            <w:vAlign w:val="center"/>
          </w:tcPr>
          <w:p w14:paraId="761C1F8A">
            <w:pPr>
              <w:pageBreakBefore w:val="0"/>
              <w:kinsoku/>
              <w:overflowPunct/>
              <w:topLinePunct w:val="0"/>
              <w:bidi w:val="0"/>
              <w:spacing w:beforeAutospacing="0" w:afterAutospacing="0" w:line="360" w:lineRule="auto"/>
              <w:ind w:left="0" w:leftChars="0" w:right="0" w:firstLine="0" w:firstLineChars="0"/>
              <w:jc w:val="center"/>
              <w:rPr>
                <w:rFonts w:hint="default" w:ascii="宋体" w:hAnsi="宋体" w:eastAsia="宋体" w:cs="宋体"/>
                <w:bCs/>
                <w:color w:val="FF0000"/>
                <w:szCs w:val="21"/>
                <w:lang w:val="en-US" w:eastAsia="zh-CN"/>
              </w:rPr>
            </w:pPr>
            <w:r>
              <w:rPr>
                <w:rFonts w:hint="eastAsia" w:ascii="宋体" w:hAnsi="宋体" w:eastAsia="宋体" w:cs="宋体"/>
                <w:b/>
                <w:bCs/>
                <w:i w:val="0"/>
                <w:iCs w:val="0"/>
                <w:color w:val="FF0000"/>
                <w:sz w:val="21"/>
                <w:szCs w:val="21"/>
                <w:u w:val="none"/>
                <w:lang w:val="en-US" w:eastAsia="zh-CN"/>
              </w:rPr>
              <w:t>11</w:t>
            </w:r>
            <w:ins w:id="5" w:author="wtx" w:date="2024-09-23T20:41:27Z">
              <w:r>
                <w:rPr>
                  <w:rFonts w:hint="eastAsia" w:ascii="宋体" w:hAnsi="宋体" w:cs="宋体"/>
                  <w:b/>
                  <w:bCs/>
                  <w:i w:val="0"/>
                  <w:iCs w:val="0"/>
                  <w:color w:val="FF0000"/>
                  <w:sz w:val="21"/>
                  <w:szCs w:val="21"/>
                  <w:u w:val="none"/>
                  <w:lang w:val="en-US" w:eastAsia="zh-CN"/>
                </w:rPr>
                <w:t>,</w:t>
              </w:r>
            </w:ins>
            <w:r>
              <w:rPr>
                <w:rFonts w:hint="eastAsia" w:ascii="宋体" w:hAnsi="宋体" w:eastAsia="宋体" w:cs="宋体"/>
                <w:b/>
                <w:bCs/>
                <w:i w:val="0"/>
                <w:iCs w:val="0"/>
                <w:color w:val="FF0000"/>
                <w:sz w:val="21"/>
                <w:szCs w:val="21"/>
                <w:u w:val="none"/>
                <w:lang w:val="en-US" w:eastAsia="zh-CN"/>
              </w:rPr>
              <w:t>438</w:t>
            </w:r>
            <w:ins w:id="6" w:author="wtx" w:date="2024-09-23T20:41:26Z">
              <w:r>
                <w:rPr>
                  <w:rFonts w:hint="eastAsia" w:ascii="宋体" w:hAnsi="宋体" w:cs="宋体"/>
                  <w:b/>
                  <w:bCs/>
                  <w:i w:val="0"/>
                  <w:iCs w:val="0"/>
                  <w:color w:val="FF0000"/>
                  <w:sz w:val="21"/>
                  <w:szCs w:val="21"/>
                  <w:u w:val="none"/>
                  <w:lang w:val="en-US" w:eastAsia="zh-CN"/>
                </w:rPr>
                <w:t>,</w:t>
              </w:r>
            </w:ins>
            <w:r>
              <w:rPr>
                <w:rFonts w:hint="eastAsia" w:ascii="宋体" w:hAnsi="宋体" w:eastAsia="宋体" w:cs="宋体"/>
                <w:b/>
                <w:bCs/>
                <w:i w:val="0"/>
                <w:iCs w:val="0"/>
                <w:color w:val="FF0000"/>
                <w:sz w:val="21"/>
                <w:szCs w:val="21"/>
                <w:u w:val="none"/>
                <w:lang w:val="en-US" w:eastAsia="zh-CN"/>
              </w:rPr>
              <w:t>500</w:t>
            </w:r>
            <w:ins w:id="7" w:author="wtx" w:date="2024-09-23T20:41:24Z">
              <w:r>
                <w:rPr>
                  <w:rFonts w:hint="eastAsia" w:ascii="宋体" w:hAnsi="宋体" w:cs="宋体"/>
                  <w:b/>
                  <w:bCs/>
                  <w:i w:val="0"/>
                  <w:iCs w:val="0"/>
                  <w:color w:val="FF0000"/>
                  <w:sz w:val="21"/>
                  <w:szCs w:val="21"/>
                  <w:u w:val="none"/>
                  <w:lang w:val="en-US" w:eastAsia="zh-CN"/>
                </w:rPr>
                <w:t>.00</w:t>
              </w:r>
            </w:ins>
          </w:p>
        </w:tc>
      </w:tr>
      <w:bookmarkEnd w:id="38"/>
    </w:tbl>
    <w:p w14:paraId="55A65B90">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Cs w:val="24"/>
        </w:rPr>
      </w:pPr>
      <w:bookmarkStart w:id="40" w:name="_Hlk72258617"/>
      <w:r>
        <w:rPr>
          <w:rFonts w:hint="eastAsia" w:ascii="宋体" w:hAnsi="宋体" w:eastAsia="宋体" w:cs="宋体"/>
          <w:szCs w:val="24"/>
        </w:rPr>
        <w:t>二、</w:t>
      </w:r>
      <w:bookmarkStart w:id="41" w:name="_Hlk72073432"/>
      <w:r>
        <w:rPr>
          <w:rFonts w:hint="eastAsia" w:ascii="宋体" w:hAnsi="宋体" w:eastAsia="宋体" w:cs="宋体"/>
          <w:b/>
          <w:bCs/>
          <w:color w:val="FF0000"/>
          <w:szCs w:val="21"/>
        </w:rPr>
        <w:t>★</w:t>
      </w:r>
      <w:r>
        <w:rPr>
          <w:rFonts w:hint="eastAsia" w:ascii="宋体" w:hAnsi="宋体" w:eastAsia="宋体" w:cs="宋体"/>
          <w:szCs w:val="24"/>
        </w:rPr>
        <w:t>货物需求明细</w:t>
      </w:r>
      <w:bookmarkEnd w:id="41"/>
    </w:p>
    <w:tbl>
      <w:tblPr>
        <w:tblStyle w:val="43"/>
        <w:tblW w:w="887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687"/>
        <w:gridCol w:w="3057"/>
        <w:gridCol w:w="1543"/>
        <w:gridCol w:w="1300"/>
        <w:gridCol w:w="2290"/>
      </w:tblGrid>
      <w:tr w14:paraId="10BF01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78" w:hRule="atLeast"/>
          <w:jc w:val="center"/>
        </w:trPr>
        <w:tc>
          <w:tcPr>
            <w:tcW w:w="687" w:type="dxa"/>
            <w:tcBorders>
              <w:top w:val="single" w:color="000000" w:sz="8" w:space="0"/>
              <w:left w:val="single" w:color="000000" w:sz="8" w:space="0"/>
              <w:bottom w:val="single" w:color="000000" w:sz="8" w:space="0"/>
              <w:right w:val="single" w:color="000000" w:sz="8" w:space="0"/>
            </w:tcBorders>
            <w:shd w:val="clear" w:color="auto" w:fill="D9D9D9"/>
            <w:noWrap/>
            <w:vAlign w:val="center"/>
          </w:tcPr>
          <w:p w14:paraId="3189A7A9">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val="0"/>
                <w:i w:val="0"/>
                <w:iCs w:val="0"/>
                <w:color w:val="auto"/>
                <w:sz w:val="21"/>
                <w:szCs w:val="21"/>
                <w:u w:val="none"/>
              </w:rPr>
            </w:pPr>
            <w:r>
              <w:rPr>
                <w:rFonts w:hint="eastAsia" w:ascii="宋体" w:hAnsi="宋体" w:eastAsia="宋体" w:cs="宋体"/>
                <w:b/>
                <w:bCs w:val="0"/>
                <w:i w:val="0"/>
                <w:iCs w:val="0"/>
                <w:color w:val="auto"/>
                <w:kern w:val="2"/>
                <w:sz w:val="21"/>
                <w:szCs w:val="21"/>
                <w:u w:val="none"/>
                <w:lang w:val="en-US" w:eastAsia="zh-CN" w:bidi="ar"/>
              </w:rPr>
              <w:t>序号</w:t>
            </w:r>
          </w:p>
        </w:tc>
        <w:tc>
          <w:tcPr>
            <w:tcW w:w="3057" w:type="dxa"/>
            <w:tcBorders>
              <w:top w:val="single" w:color="000000" w:sz="8" w:space="0"/>
              <w:left w:val="nil"/>
              <w:bottom w:val="single" w:color="000000" w:sz="8" w:space="0"/>
              <w:right w:val="single" w:color="000000" w:sz="8" w:space="0"/>
            </w:tcBorders>
            <w:shd w:val="clear" w:color="auto" w:fill="D9D9D9"/>
            <w:noWrap/>
            <w:vAlign w:val="center"/>
          </w:tcPr>
          <w:p w14:paraId="31DA2172">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val="0"/>
                <w:i w:val="0"/>
                <w:iCs w:val="0"/>
                <w:color w:val="auto"/>
                <w:sz w:val="21"/>
                <w:szCs w:val="21"/>
                <w:u w:val="none"/>
              </w:rPr>
            </w:pPr>
            <w:r>
              <w:rPr>
                <w:rFonts w:hint="eastAsia" w:ascii="宋体" w:hAnsi="宋体" w:eastAsia="宋体" w:cs="宋体"/>
                <w:b/>
                <w:bCs w:val="0"/>
                <w:i w:val="0"/>
                <w:iCs w:val="0"/>
                <w:color w:val="auto"/>
                <w:kern w:val="2"/>
                <w:sz w:val="21"/>
                <w:szCs w:val="21"/>
                <w:u w:val="none"/>
                <w:lang w:val="en-US" w:eastAsia="zh-CN" w:bidi="ar"/>
              </w:rPr>
              <w:t>货物名称</w:t>
            </w:r>
          </w:p>
        </w:tc>
        <w:tc>
          <w:tcPr>
            <w:tcW w:w="1543" w:type="dxa"/>
            <w:tcBorders>
              <w:top w:val="single" w:color="000000" w:sz="8" w:space="0"/>
              <w:left w:val="nil"/>
              <w:bottom w:val="single" w:color="000000" w:sz="8" w:space="0"/>
              <w:right w:val="single" w:color="000000" w:sz="8" w:space="0"/>
            </w:tcBorders>
            <w:shd w:val="clear" w:color="auto" w:fill="D9D9D9"/>
            <w:noWrap/>
            <w:vAlign w:val="center"/>
          </w:tcPr>
          <w:p w14:paraId="48A9F13C">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val="0"/>
                <w:i w:val="0"/>
                <w:iCs w:val="0"/>
                <w:color w:val="auto"/>
                <w:sz w:val="21"/>
                <w:szCs w:val="21"/>
                <w:u w:val="none"/>
              </w:rPr>
            </w:pPr>
            <w:r>
              <w:rPr>
                <w:rFonts w:hint="eastAsia" w:ascii="宋体" w:hAnsi="宋体" w:eastAsia="宋体" w:cs="宋体"/>
                <w:b/>
                <w:bCs w:val="0"/>
                <w:i w:val="0"/>
                <w:iCs w:val="0"/>
                <w:color w:val="auto"/>
                <w:kern w:val="2"/>
                <w:sz w:val="21"/>
                <w:szCs w:val="21"/>
                <w:u w:val="none"/>
                <w:lang w:val="en-US" w:eastAsia="zh-CN" w:bidi="ar"/>
              </w:rPr>
              <w:t>单位</w:t>
            </w:r>
          </w:p>
        </w:tc>
        <w:tc>
          <w:tcPr>
            <w:tcW w:w="1300" w:type="dxa"/>
            <w:tcBorders>
              <w:top w:val="single" w:color="000000" w:sz="8" w:space="0"/>
              <w:left w:val="nil"/>
              <w:bottom w:val="single" w:color="000000" w:sz="8" w:space="0"/>
              <w:right w:val="single" w:color="000000" w:sz="8" w:space="0"/>
            </w:tcBorders>
            <w:shd w:val="clear" w:color="auto" w:fill="D9D9D9"/>
            <w:noWrap/>
            <w:vAlign w:val="center"/>
          </w:tcPr>
          <w:p w14:paraId="7F1B2EA2">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val="0"/>
                <w:i w:val="0"/>
                <w:iCs w:val="0"/>
                <w:color w:val="auto"/>
                <w:sz w:val="21"/>
                <w:szCs w:val="21"/>
                <w:u w:val="none"/>
              </w:rPr>
            </w:pPr>
            <w:r>
              <w:rPr>
                <w:rFonts w:hint="eastAsia" w:ascii="宋体" w:hAnsi="宋体" w:eastAsia="宋体" w:cs="宋体"/>
                <w:b/>
                <w:bCs w:val="0"/>
                <w:i w:val="0"/>
                <w:iCs w:val="0"/>
                <w:color w:val="auto"/>
                <w:kern w:val="2"/>
                <w:sz w:val="21"/>
                <w:szCs w:val="21"/>
                <w:u w:val="none"/>
                <w:lang w:val="en-US" w:eastAsia="zh-CN" w:bidi="ar"/>
              </w:rPr>
              <w:t>数量</w:t>
            </w:r>
          </w:p>
        </w:tc>
        <w:tc>
          <w:tcPr>
            <w:tcW w:w="2290" w:type="dxa"/>
            <w:tcBorders>
              <w:top w:val="single" w:color="000000" w:sz="8" w:space="0"/>
              <w:left w:val="nil"/>
              <w:bottom w:val="single" w:color="000000" w:sz="8" w:space="0"/>
              <w:right w:val="single" w:color="000000" w:sz="8" w:space="0"/>
            </w:tcBorders>
            <w:shd w:val="clear" w:color="auto" w:fill="D9D9D9"/>
            <w:noWrap/>
            <w:vAlign w:val="center"/>
          </w:tcPr>
          <w:p w14:paraId="07C356B0">
            <w:pPr>
              <w:keepNext w:val="0"/>
              <w:keepLines w:val="0"/>
              <w:pageBreakBefore w:val="0"/>
              <w:widowControl w:val="0"/>
              <w:suppressLineNumbers w:val="0"/>
              <w:kinsoku/>
              <w:wordWrap/>
              <w:overflowPunct/>
              <w:topLinePunct w:val="0"/>
              <w:autoSpaceDE/>
              <w:autoSpaceDN/>
              <w:bidi w:val="0"/>
              <w:adjustRightInd/>
              <w:snapToGrid/>
              <w:spacing w:line="360" w:lineRule="auto"/>
              <w:jc w:val="center"/>
              <w:textAlignment w:val="auto"/>
              <w:rPr>
                <w:rFonts w:hint="eastAsia" w:ascii="宋体" w:hAnsi="宋体" w:eastAsia="宋体" w:cs="宋体"/>
                <w:b/>
                <w:bCs w:val="0"/>
                <w:i w:val="0"/>
                <w:iCs w:val="0"/>
                <w:color w:val="auto"/>
                <w:sz w:val="21"/>
                <w:szCs w:val="21"/>
                <w:u w:val="none"/>
              </w:rPr>
            </w:pPr>
            <w:r>
              <w:rPr>
                <w:rFonts w:hint="eastAsia" w:ascii="宋体" w:hAnsi="宋体" w:eastAsia="宋体" w:cs="宋体"/>
                <w:b/>
                <w:bCs w:val="0"/>
                <w:i w:val="0"/>
                <w:iCs w:val="0"/>
                <w:color w:val="auto"/>
                <w:kern w:val="2"/>
                <w:sz w:val="21"/>
                <w:szCs w:val="21"/>
                <w:u w:val="none"/>
                <w:lang w:val="en-US" w:eastAsia="zh-CN" w:bidi="ar"/>
              </w:rPr>
              <w:t>备注</w:t>
            </w:r>
          </w:p>
        </w:tc>
      </w:tr>
      <w:tr w14:paraId="23D5F2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single" w:color="000000" w:sz="8" w:space="0"/>
              <w:left w:val="single" w:color="000000" w:sz="8" w:space="0"/>
              <w:bottom w:val="single" w:color="000000" w:sz="8" w:space="0"/>
              <w:right w:val="single" w:color="000000" w:sz="8" w:space="0"/>
            </w:tcBorders>
            <w:shd w:val="clear" w:color="auto" w:fill="auto"/>
            <w:noWrap/>
            <w:vAlign w:val="center"/>
          </w:tcPr>
          <w:p w14:paraId="34276A4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一、软件部分</w:t>
            </w:r>
          </w:p>
        </w:tc>
      </w:tr>
      <w:tr w14:paraId="5C23AC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single" w:color="000000" w:sz="8" w:space="0"/>
              <w:left w:val="single" w:color="000000" w:sz="8" w:space="0"/>
              <w:bottom w:val="single" w:color="000000" w:sz="8" w:space="0"/>
              <w:right w:val="single" w:color="000000" w:sz="8" w:space="0"/>
            </w:tcBorders>
            <w:shd w:val="clear" w:color="auto" w:fill="auto"/>
            <w:noWrap/>
            <w:vAlign w:val="center"/>
          </w:tcPr>
          <w:p w14:paraId="5DB1506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（一）需求分析</w:t>
            </w:r>
          </w:p>
        </w:tc>
      </w:tr>
      <w:tr w14:paraId="3B54134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617F85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305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3A3703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需求分析</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8A106E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B73A8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BE070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ins w:id="8" w:author="wtx" w:date="2024-09-23T20:41:48Z">
              <w:r>
                <w:rPr>
                  <w:rFonts w:hint="eastAsia" w:ascii="宋体" w:hAnsi="宋体" w:eastAsia="宋体" w:cs="宋体"/>
                  <w:i w:val="0"/>
                  <w:iCs w:val="0"/>
                  <w:color w:val="000000"/>
                  <w:kern w:val="0"/>
                  <w:sz w:val="21"/>
                  <w:szCs w:val="21"/>
                  <w:u w:val="none"/>
                  <w:lang w:val="en-US" w:eastAsia="zh-CN" w:bidi="ar"/>
                </w:rPr>
                <w:t>拒绝进口</w:t>
              </w:r>
            </w:ins>
          </w:p>
        </w:tc>
      </w:tr>
      <w:tr w14:paraId="675B2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single" w:color="000000" w:sz="8" w:space="0"/>
              <w:left w:val="single" w:color="000000" w:sz="8" w:space="0"/>
              <w:bottom w:val="single" w:color="000000" w:sz="8" w:space="0"/>
              <w:right w:val="single" w:color="000000" w:sz="8" w:space="0"/>
            </w:tcBorders>
            <w:shd w:val="clear" w:color="auto" w:fill="auto"/>
            <w:noWrap/>
            <w:vAlign w:val="center"/>
          </w:tcPr>
          <w:p w14:paraId="281C33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kern w:val="0"/>
                <w:sz w:val="21"/>
                <w:szCs w:val="21"/>
                <w:u w:val="none"/>
                <w:lang w:val="en-US" w:eastAsia="zh-CN" w:bidi="ar"/>
              </w:rPr>
            </w:pPr>
            <w:r>
              <w:rPr>
                <w:rFonts w:hint="eastAsia" w:ascii="宋体" w:hAnsi="宋体" w:eastAsia="宋体" w:cs="宋体"/>
                <w:b/>
                <w:bCs/>
                <w:i w:val="0"/>
                <w:iCs w:val="0"/>
                <w:color w:val="000000"/>
                <w:kern w:val="0"/>
                <w:sz w:val="21"/>
                <w:szCs w:val="21"/>
                <w:u w:val="none"/>
                <w:lang w:val="en-US" w:eastAsia="zh-CN" w:bidi="ar"/>
              </w:rPr>
              <w:t>（二）系统设计</w:t>
            </w:r>
          </w:p>
        </w:tc>
      </w:tr>
      <w:tr w14:paraId="5A7636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34FC58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3057"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E6706C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系统设计</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7C87FF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480241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550441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ins w:id="9" w:author="wtx" w:date="2024-09-23T20:41:48Z">
              <w:r>
                <w:rPr>
                  <w:rFonts w:hint="eastAsia" w:ascii="宋体" w:hAnsi="宋体" w:eastAsia="宋体" w:cs="宋体"/>
                  <w:i w:val="0"/>
                  <w:iCs w:val="0"/>
                  <w:color w:val="000000"/>
                  <w:kern w:val="0"/>
                  <w:sz w:val="21"/>
                  <w:szCs w:val="21"/>
                  <w:u w:val="none"/>
                  <w:lang w:val="en-US" w:eastAsia="zh-CN" w:bidi="ar"/>
                </w:rPr>
                <w:t>拒绝进口</w:t>
              </w:r>
            </w:ins>
          </w:p>
        </w:tc>
      </w:tr>
      <w:tr w14:paraId="16741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single" w:color="000000" w:sz="8" w:space="0"/>
              <w:left w:val="single" w:color="000000" w:sz="8" w:space="0"/>
              <w:bottom w:val="single" w:color="000000" w:sz="8" w:space="0"/>
              <w:right w:val="single" w:color="000000" w:sz="8" w:space="0"/>
            </w:tcBorders>
            <w:shd w:val="clear" w:color="auto" w:fill="auto"/>
            <w:noWrap/>
            <w:vAlign w:val="center"/>
          </w:tcPr>
          <w:p w14:paraId="50D7F97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（三）视频基础应用升级</w:t>
            </w:r>
          </w:p>
        </w:tc>
      </w:tr>
      <w:tr w14:paraId="2A7E11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776A2D0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3057" w:type="dxa"/>
            <w:tcBorders>
              <w:top w:val="nil"/>
              <w:left w:val="nil"/>
              <w:bottom w:val="single" w:color="000000" w:sz="8" w:space="0"/>
              <w:right w:val="single" w:color="000000" w:sz="8" w:space="0"/>
            </w:tcBorders>
            <w:shd w:val="clear" w:color="auto" w:fill="auto"/>
            <w:noWrap/>
            <w:vAlign w:val="center"/>
          </w:tcPr>
          <w:p w14:paraId="3F0CD23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国产化适配</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66A35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F3D724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B93BACD">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0" w:author="wtx" w:date="2024-09-23T20:41:46Z">
              <w:r>
                <w:rPr>
                  <w:rFonts w:hint="eastAsia" w:ascii="宋体" w:hAnsi="宋体" w:eastAsia="宋体" w:cs="宋体"/>
                  <w:i w:val="0"/>
                  <w:iCs w:val="0"/>
                  <w:color w:val="000000"/>
                  <w:kern w:val="0"/>
                  <w:sz w:val="21"/>
                  <w:szCs w:val="21"/>
                  <w:u w:val="none"/>
                  <w:lang w:val="en-US" w:eastAsia="zh-CN" w:bidi="ar"/>
                </w:rPr>
                <w:t>拒绝进口</w:t>
              </w:r>
            </w:ins>
          </w:p>
        </w:tc>
      </w:tr>
      <w:tr w14:paraId="7EE8E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49479A5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3057" w:type="dxa"/>
            <w:tcBorders>
              <w:top w:val="nil"/>
              <w:left w:val="nil"/>
              <w:bottom w:val="single" w:color="000000" w:sz="8" w:space="0"/>
              <w:right w:val="single" w:color="000000" w:sz="8" w:space="0"/>
            </w:tcBorders>
            <w:shd w:val="clear" w:color="auto" w:fill="auto"/>
            <w:noWrap/>
            <w:vAlign w:val="center"/>
          </w:tcPr>
          <w:p w14:paraId="619D0F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新建社会面汇聚节点</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61C37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59B8CA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75785B0">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1" w:author="wtx" w:date="2024-09-23T20:41:46Z">
              <w:r>
                <w:rPr>
                  <w:rFonts w:hint="eastAsia" w:ascii="宋体" w:hAnsi="宋体" w:eastAsia="宋体" w:cs="宋体"/>
                  <w:i w:val="0"/>
                  <w:iCs w:val="0"/>
                  <w:color w:val="000000"/>
                  <w:kern w:val="0"/>
                  <w:sz w:val="21"/>
                  <w:szCs w:val="21"/>
                  <w:u w:val="none"/>
                  <w:lang w:val="en-US" w:eastAsia="zh-CN" w:bidi="ar"/>
                </w:rPr>
                <w:t>拒绝进口</w:t>
              </w:r>
            </w:ins>
          </w:p>
        </w:tc>
      </w:tr>
      <w:tr w14:paraId="38AA34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1F7BEC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3057" w:type="dxa"/>
            <w:tcBorders>
              <w:top w:val="nil"/>
              <w:left w:val="nil"/>
              <w:bottom w:val="single" w:color="000000" w:sz="8" w:space="0"/>
              <w:right w:val="single" w:color="000000" w:sz="8" w:space="0"/>
            </w:tcBorders>
            <w:shd w:val="clear" w:color="auto" w:fill="auto"/>
            <w:noWrap/>
            <w:vAlign w:val="center"/>
          </w:tcPr>
          <w:p w14:paraId="033083F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区视频联网共享平台扩容</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9F0EE8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01E74F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8C21107">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2" w:author="wtx" w:date="2024-09-23T20:41:46Z">
              <w:r>
                <w:rPr>
                  <w:rFonts w:hint="eastAsia" w:ascii="宋体" w:hAnsi="宋体" w:eastAsia="宋体" w:cs="宋体"/>
                  <w:i w:val="0"/>
                  <w:iCs w:val="0"/>
                  <w:color w:val="000000"/>
                  <w:kern w:val="0"/>
                  <w:sz w:val="21"/>
                  <w:szCs w:val="21"/>
                  <w:u w:val="none"/>
                  <w:lang w:val="en-US" w:eastAsia="zh-CN" w:bidi="ar"/>
                </w:rPr>
                <w:t>拒绝进口</w:t>
              </w:r>
            </w:ins>
          </w:p>
        </w:tc>
      </w:tr>
      <w:tr w14:paraId="505C3C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7C3767C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3057" w:type="dxa"/>
            <w:tcBorders>
              <w:top w:val="nil"/>
              <w:left w:val="nil"/>
              <w:bottom w:val="single" w:color="000000" w:sz="8" w:space="0"/>
              <w:right w:val="single" w:color="000000" w:sz="8" w:space="0"/>
            </w:tcBorders>
            <w:shd w:val="clear" w:color="auto" w:fill="auto"/>
            <w:noWrap/>
            <w:vAlign w:val="center"/>
          </w:tcPr>
          <w:p w14:paraId="1B4E57B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国产操作系统PC客户端</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C3671D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3D3121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3AEBD3">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3" w:author="wtx" w:date="2024-09-23T20:41:47Z">
              <w:r>
                <w:rPr>
                  <w:rFonts w:hint="eastAsia" w:ascii="宋体" w:hAnsi="宋体" w:eastAsia="宋体" w:cs="宋体"/>
                  <w:i w:val="0"/>
                  <w:iCs w:val="0"/>
                  <w:color w:val="000000"/>
                  <w:kern w:val="0"/>
                  <w:sz w:val="21"/>
                  <w:szCs w:val="21"/>
                  <w:u w:val="none"/>
                  <w:lang w:val="en-US" w:eastAsia="zh-CN" w:bidi="ar"/>
                </w:rPr>
                <w:t>拒绝进口</w:t>
              </w:r>
            </w:ins>
          </w:p>
        </w:tc>
      </w:tr>
      <w:tr w14:paraId="5C5BFC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05BDF02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3057" w:type="dxa"/>
            <w:tcBorders>
              <w:top w:val="nil"/>
              <w:left w:val="nil"/>
              <w:bottom w:val="single" w:color="000000" w:sz="8" w:space="0"/>
              <w:right w:val="single" w:color="000000" w:sz="8" w:space="0"/>
            </w:tcBorders>
            <w:shd w:val="clear" w:color="auto" w:fill="auto"/>
            <w:noWrap/>
            <w:vAlign w:val="center"/>
          </w:tcPr>
          <w:p w14:paraId="6EAE17B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应用分屏</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CFE637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8C7B1C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6CDD5DA">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4" w:author="wtx" w:date="2024-09-23T20:41:47Z">
              <w:r>
                <w:rPr>
                  <w:rFonts w:hint="eastAsia" w:ascii="宋体" w:hAnsi="宋体" w:eastAsia="宋体" w:cs="宋体"/>
                  <w:i w:val="0"/>
                  <w:iCs w:val="0"/>
                  <w:color w:val="000000"/>
                  <w:kern w:val="0"/>
                  <w:sz w:val="21"/>
                  <w:szCs w:val="21"/>
                  <w:u w:val="none"/>
                  <w:lang w:val="en-US" w:eastAsia="zh-CN" w:bidi="ar"/>
                </w:rPr>
                <w:t>拒绝进口</w:t>
              </w:r>
            </w:ins>
          </w:p>
        </w:tc>
      </w:tr>
      <w:tr w14:paraId="5D265B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526BCB6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sz w:val="21"/>
                <w:szCs w:val="21"/>
                <w:u w:val="none"/>
                <w:lang w:val="en-US" w:eastAsia="zh-CN"/>
              </w:rPr>
              <w:t>6</w:t>
            </w:r>
          </w:p>
        </w:tc>
        <w:tc>
          <w:tcPr>
            <w:tcW w:w="3057" w:type="dxa"/>
            <w:tcBorders>
              <w:top w:val="nil"/>
              <w:left w:val="nil"/>
              <w:bottom w:val="single" w:color="000000" w:sz="8" w:space="0"/>
              <w:right w:val="single" w:color="000000" w:sz="8" w:space="0"/>
            </w:tcBorders>
            <w:shd w:val="clear" w:color="auto" w:fill="auto"/>
            <w:noWrap/>
            <w:vAlign w:val="center"/>
          </w:tcPr>
          <w:p w14:paraId="3F44045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移动视频APP</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B93FA3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A8ABAD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DB1B10E">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5" w:author="wtx" w:date="2024-09-23T20:41:47Z">
              <w:r>
                <w:rPr>
                  <w:rFonts w:hint="eastAsia" w:ascii="宋体" w:hAnsi="宋体" w:eastAsia="宋体" w:cs="宋体"/>
                  <w:i w:val="0"/>
                  <w:iCs w:val="0"/>
                  <w:color w:val="000000"/>
                  <w:kern w:val="0"/>
                  <w:sz w:val="21"/>
                  <w:szCs w:val="21"/>
                  <w:u w:val="none"/>
                  <w:lang w:val="en-US" w:eastAsia="zh-CN" w:bidi="ar"/>
                </w:rPr>
                <w:t>拒绝进口</w:t>
              </w:r>
            </w:ins>
          </w:p>
        </w:tc>
      </w:tr>
      <w:tr w14:paraId="2C7F84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single" w:color="000000" w:sz="8" w:space="0"/>
              <w:left w:val="single" w:color="000000" w:sz="8" w:space="0"/>
              <w:bottom w:val="single" w:color="000000" w:sz="8" w:space="0"/>
              <w:right w:val="single" w:color="000000" w:sz="8" w:space="0"/>
            </w:tcBorders>
            <w:shd w:val="clear" w:color="auto" w:fill="auto"/>
            <w:noWrap/>
            <w:vAlign w:val="center"/>
          </w:tcPr>
          <w:p w14:paraId="1AA5F4E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（四）汇聚应用能力提升</w:t>
            </w:r>
          </w:p>
        </w:tc>
      </w:tr>
      <w:tr w14:paraId="0CAAE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3D82EB2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3057" w:type="dxa"/>
            <w:tcBorders>
              <w:top w:val="nil"/>
              <w:left w:val="nil"/>
              <w:bottom w:val="single" w:color="000000" w:sz="8" w:space="0"/>
              <w:right w:val="single" w:color="000000" w:sz="8" w:space="0"/>
            </w:tcBorders>
            <w:shd w:val="clear" w:color="auto" w:fill="auto"/>
            <w:noWrap/>
            <w:vAlign w:val="center"/>
          </w:tcPr>
          <w:p w14:paraId="29ADE1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视频标签分类模块</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B72EA8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BAFCD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CFEB31A">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6"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7CD4CB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2423918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3057" w:type="dxa"/>
            <w:tcBorders>
              <w:top w:val="nil"/>
              <w:left w:val="nil"/>
              <w:bottom w:val="single" w:color="000000" w:sz="8" w:space="0"/>
              <w:right w:val="single" w:color="000000" w:sz="8" w:space="0"/>
            </w:tcBorders>
            <w:shd w:val="clear" w:color="auto" w:fill="auto"/>
            <w:noWrap/>
            <w:vAlign w:val="center"/>
          </w:tcPr>
          <w:p w14:paraId="1A7F195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公共服务能力提升（平台侧）</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4F5E7A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1BCB27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35C3295">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7"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4ED256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1FE6A74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3057" w:type="dxa"/>
            <w:tcBorders>
              <w:top w:val="nil"/>
              <w:left w:val="nil"/>
              <w:bottom w:val="single" w:color="000000" w:sz="8" w:space="0"/>
              <w:right w:val="single" w:color="000000" w:sz="8" w:space="0"/>
            </w:tcBorders>
            <w:shd w:val="clear" w:color="auto" w:fill="auto"/>
            <w:noWrap/>
            <w:vAlign w:val="center"/>
          </w:tcPr>
          <w:p w14:paraId="6057C69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视频共享服务</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2A8B91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ED8E36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267F30F">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8"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3E94BE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675DA09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3057" w:type="dxa"/>
            <w:tcBorders>
              <w:top w:val="nil"/>
              <w:left w:val="nil"/>
              <w:bottom w:val="single" w:color="000000" w:sz="8" w:space="0"/>
              <w:right w:val="single" w:color="000000" w:sz="8" w:space="0"/>
            </w:tcBorders>
            <w:shd w:val="clear" w:color="auto" w:fill="auto"/>
            <w:noWrap/>
            <w:vAlign w:val="center"/>
          </w:tcPr>
          <w:p w14:paraId="12566FA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AR模块</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886F36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4D80C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4DC76EC">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19"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5E4BB5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1172478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3057" w:type="dxa"/>
            <w:tcBorders>
              <w:top w:val="nil"/>
              <w:left w:val="nil"/>
              <w:bottom w:val="single" w:color="000000" w:sz="8" w:space="0"/>
              <w:right w:val="single" w:color="000000" w:sz="8" w:space="0"/>
            </w:tcBorders>
            <w:shd w:val="clear" w:color="auto" w:fill="auto"/>
            <w:noWrap/>
            <w:vAlign w:val="center"/>
          </w:tcPr>
          <w:p w14:paraId="12E5FD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运管中心电视墙管理</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24B1EE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0D10AA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9DE15E9">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20"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3B5C5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48B3F81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3057" w:type="dxa"/>
            <w:tcBorders>
              <w:top w:val="nil"/>
              <w:left w:val="nil"/>
              <w:bottom w:val="single" w:color="000000" w:sz="8" w:space="0"/>
              <w:right w:val="single" w:color="000000" w:sz="8" w:space="0"/>
            </w:tcBorders>
            <w:shd w:val="clear" w:color="auto" w:fill="auto"/>
            <w:noWrap/>
            <w:vAlign w:val="center"/>
          </w:tcPr>
          <w:p w14:paraId="121E90B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视频流抽帧共享服务</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AA1600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3895E1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6EB61D29">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21"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4345A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687790B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3057" w:type="dxa"/>
            <w:tcBorders>
              <w:top w:val="nil"/>
              <w:left w:val="nil"/>
              <w:bottom w:val="single" w:color="000000" w:sz="8" w:space="0"/>
              <w:right w:val="single" w:color="000000" w:sz="8" w:space="0"/>
            </w:tcBorders>
            <w:shd w:val="clear" w:color="auto" w:fill="auto"/>
            <w:noWrap/>
            <w:vAlign w:val="center"/>
          </w:tcPr>
          <w:p w14:paraId="77EDFAE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平台运维</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21A794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1104F55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5471D3B">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22"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294F97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6028DE0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3057" w:type="dxa"/>
            <w:tcBorders>
              <w:top w:val="nil"/>
              <w:left w:val="nil"/>
              <w:bottom w:val="single" w:color="000000" w:sz="8" w:space="0"/>
              <w:right w:val="single" w:color="000000" w:sz="8" w:space="0"/>
            </w:tcBorders>
            <w:shd w:val="clear" w:color="auto" w:fill="auto"/>
            <w:noWrap/>
            <w:vAlign w:val="center"/>
          </w:tcPr>
          <w:p w14:paraId="34C649A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资源申请工作流程管理</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63191D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D37ECB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5E5A4F32">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23"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2A6428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1C0123C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3057" w:type="dxa"/>
            <w:tcBorders>
              <w:top w:val="nil"/>
              <w:left w:val="nil"/>
              <w:bottom w:val="single" w:color="000000" w:sz="8" w:space="0"/>
              <w:right w:val="single" w:color="000000" w:sz="8" w:space="0"/>
            </w:tcBorders>
            <w:shd w:val="clear" w:color="auto" w:fill="auto"/>
            <w:noWrap/>
            <w:vAlign w:val="center"/>
          </w:tcPr>
          <w:p w14:paraId="0F49A8F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统一接口服务</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E93F13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9C7E1A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5DB7CBF">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24" w:author="wtx" w:date="2024-09-23T20:41:45Z">
              <w:r>
                <w:rPr>
                  <w:rFonts w:hint="eastAsia" w:ascii="宋体" w:hAnsi="宋体" w:eastAsia="宋体" w:cs="宋体"/>
                  <w:i w:val="0"/>
                  <w:iCs w:val="0"/>
                  <w:color w:val="000000"/>
                  <w:kern w:val="0"/>
                  <w:sz w:val="21"/>
                  <w:szCs w:val="21"/>
                  <w:u w:val="none"/>
                  <w:lang w:val="en-US" w:eastAsia="zh-CN" w:bidi="ar"/>
                </w:rPr>
                <w:t>拒绝进口</w:t>
              </w:r>
            </w:ins>
          </w:p>
        </w:tc>
      </w:tr>
      <w:tr w14:paraId="1D7912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nil"/>
              <w:left w:val="single" w:color="000000" w:sz="8" w:space="0"/>
              <w:bottom w:val="single" w:color="000000" w:sz="8" w:space="0"/>
              <w:right w:val="single" w:color="000000" w:sz="8" w:space="0"/>
            </w:tcBorders>
            <w:shd w:val="clear" w:color="auto" w:fill="auto"/>
            <w:noWrap/>
            <w:vAlign w:val="center"/>
          </w:tcPr>
          <w:p w14:paraId="0C9B1FB0">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（五）系统测试</w:t>
            </w:r>
          </w:p>
        </w:tc>
      </w:tr>
      <w:tr w14:paraId="777456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2A9ABE7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3057" w:type="dxa"/>
            <w:tcBorders>
              <w:top w:val="nil"/>
              <w:left w:val="nil"/>
              <w:bottom w:val="single" w:color="000000" w:sz="8" w:space="0"/>
              <w:right w:val="single" w:color="000000" w:sz="8" w:space="0"/>
            </w:tcBorders>
            <w:shd w:val="clear" w:color="auto" w:fill="auto"/>
            <w:noWrap/>
            <w:vAlign w:val="center"/>
          </w:tcPr>
          <w:p w14:paraId="5C7A87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系统测试</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D76816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25EA51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4A762BA4">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25" w:author="wtx" w:date="2024-09-23T20:41:42Z">
              <w:r>
                <w:rPr>
                  <w:rFonts w:hint="eastAsia" w:ascii="宋体" w:hAnsi="宋体" w:eastAsia="宋体" w:cs="宋体"/>
                  <w:i w:val="0"/>
                  <w:iCs w:val="0"/>
                  <w:color w:val="000000"/>
                  <w:kern w:val="0"/>
                  <w:sz w:val="21"/>
                  <w:szCs w:val="21"/>
                  <w:u w:val="none"/>
                  <w:lang w:val="en-US" w:eastAsia="zh-CN" w:bidi="ar"/>
                </w:rPr>
                <w:t>拒绝进口</w:t>
              </w:r>
            </w:ins>
          </w:p>
        </w:tc>
      </w:tr>
      <w:tr w14:paraId="149513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nil"/>
              <w:left w:val="single" w:color="000000" w:sz="8" w:space="0"/>
              <w:bottom w:val="single" w:color="000000" w:sz="8" w:space="0"/>
              <w:right w:val="single" w:color="000000" w:sz="8" w:space="0"/>
            </w:tcBorders>
            <w:shd w:val="clear" w:color="auto" w:fill="auto"/>
            <w:noWrap/>
            <w:vAlign w:val="center"/>
          </w:tcPr>
          <w:p w14:paraId="399A8B58">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（六）系统部署实施</w:t>
            </w:r>
          </w:p>
        </w:tc>
      </w:tr>
      <w:tr w14:paraId="38216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58C9CB5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3057" w:type="dxa"/>
            <w:tcBorders>
              <w:top w:val="nil"/>
              <w:left w:val="nil"/>
              <w:bottom w:val="single" w:color="000000" w:sz="8" w:space="0"/>
              <w:right w:val="single" w:color="000000" w:sz="8" w:space="0"/>
            </w:tcBorders>
            <w:shd w:val="clear" w:color="auto" w:fill="auto"/>
            <w:noWrap/>
            <w:vAlign w:val="center"/>
          </w:tcPr>
          <w:p w14:paraId="511EE50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系统部署实施</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0D0F8C3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F296F9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386A462A">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26" w:author="wtx" w:date="2024-09-23T20:41:41Z">
              <w:r>
                <w:rPr>
                  <w:rFonts w:hint="eastAsia" w:ascii="宋体" w:hAnsi="宋体" w:eastAsia="宋体" w:cs="宋体"/>
                  <w:i w:val="0"/>
                  <w:iCs w:val="0"/>
                  <w:color w:val="000000"/>
                  <w:kern w:val="0"/>
                  <w:sz w:val="21"/>
                  <w:szCs w:val="21"/>
                  <w:u w:val="none"/>
                  <w:lang w:val="en-US" w:eastAsia="zh-CN" w:bidi="ar"/>
                </w:rPr>
                <w:t>拒绝进口</w:t>
              </w:r>
            </w:ins>
          </w:p>
        </w:tc>
      </w:tr>
      <w:tr w14:paraId="25A889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nil"/>
              <w:left w:val="single" w:color="000000" w:sz="8" w:space="0"/>
              <w:bottom w:val="single" w:color="000000" w:sz="8" w:space="0"/>
              <w:right w:val="single" w:color="000000" w:sz="8" w:space="0"/>
            </w:tcBorders>
            <w:shd w:val="clear" w:color="auto" w:fill="auto"/>
            <w:noWrap/>
            <w:vAlign w:val="center"/>
          </w:tcPr>
          <w:p w14:paraId="5FC41F1A">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lang w:val="en-US"/>
              </w:rPr>
            </w:pPr>
            <w:r>
              <w:rPr>
                <w:rFonts w:hint="eastAsia" w:ascii="宋体" w:hAnsi="宋体" w:eastAsia="宋体" w:cs="宋体"/>
                <w:b/>
                <w:bCs/>
                <w:i w:val="0"/>
                <w:iCs w:val="0"/>
                <w:color w:val="000000"/>
                <w:kern w:val="0"/>
                <w:sz w:val="21"/>
                <w:szCs w:val="21"/>
                <w:u w:val="none"/>
                <w:lang w:val="en-US" w:eastAsia="zh-CN" w:bidi="ar"/>
              </w:rPr>
              <w:t>（七）系统培训</w:t>
            </w:r>
          </w:p>
        </w:tc>
      </w:tr>
      <w:tr w14:paraId="34207D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775326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3057" w:type="dxa"/>
            <w:tcBorders>
              <w:top w:val="nil"/>
              <w:left w:val="nil"/>
              <w:bottom w:val="single" w:color="000000" w:sz="8" w:space="0"/>
              <w:right w:val="single" w:color="000000" w:sz="8" w:space="0"/>
            </w:tcBorders>
            <w:shd w:val="clear" w:color="auto" w:fill="auto"/>
            <w:noWrap/>
            <w:vAlign w:val="center"/>
          </w:tcPr>
          <w:p w14:paraId="1E1F560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系统培训</w:t>
            </w:r>
          </w:p>
        </w:tc>
        <w:tc>
          <w:tcPr>
            <w:tcW w:w="1543"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4BD380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2D3D413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single" w:color="000000" w:sz="8" w:space="0"/>
              <w:left w:val="single" w:color="000000" w:sz="8" w:space="0"/>
              <w:bottom w:val="single" w:color="000000" w:sz="8" w:space="0"/>
              <w:right w:val="single" w:color="000000" w:sz="8" w:space="0"/>
            </w:tcBorders>
            <w:shd w:val="clear" w:color="auto" w:fill="auto"/>
            <w:noWrap/>
            <w:vAlign w:val="center"/>
          </w:tcPr>
          <w:p w14:paraId="70B21FC2">
            <w:pPr>
              <w:keepNext w:val="0"/>
              <w:keepLines w:val="0"/>
              <w:pageBreakBefore w:val="0"/>
              <w:kinsoku/>
              <w:wordWrap/>
              <w:overflowPunct/>
              <w:topLinePunct w:val="0"/>
              <w:autoSpaceDE/>
              <w:autoSpaceDN/>
              <w:bidi w:val="0"/>
              <w:adjustRightInd/>
              <w:snapToGrid/>
              <w:spacing w:line="360" w:lineRule="auto"/>
              <w:jc w:val="center"/>
              <w:rPr>
                <w:rFonts w:hint="eastAsia" w:ascii="宋体" w:hAnsi="宋体" w:eastAsia="宋体" w:cs="宋体"/>
                <w:i w:val="0"/>
                <w:iCs w:val="0"/>
                <w:color w:val="000000"/>
                <w:sz w:val="21"/>
                <w:szCs w:val="21"/>
                <w:u w:val="none"/>
              </w:rPr>
            </w:pPr>
            <w:ins w:id="27" w:author="wtx" w:date="2024-09-23T20:41:41Z">
              <w:r>
                <w:rPr>
                  <w:rFonts w:hint="eastAsia" w:ascii="宋体" w:hAnsi="宋体" w:eastAsia="宋体" w:cs="宋体"/>
                  <w:i w:val="0"/>
                  <w:iCs w:val="0"/>
                  <w:color w:val="000000"/>
                  <w:kern w:val="0"/>
                  <w:sz w:val="21"/>
                  <w:szCs w:val="21"/>
                  <w:u w:val="none"/>
                  <w:lang w:val="en-US" w:eastAsia="zh-CN" w:bidi="ar"/>
                </w:rPr>
                <w:t>拒绝进口</w:t>
              </w:r>
            </w:ins>
          </w:p>
        </w:tc>
      </w:tr>
      <w:tr w14:paraId="55C58B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8877" w:type="dxa"/>
            <w:gridSpan w:val="5"/>
            <w:tcBorders>
              <w:top w:val="nil"/>
              <w:left w:val="single" w:color="000000" w:sz="8" w:space="0"/>
              <w:bottom w:val="single" w:color="000000" w:sz="8" w:space="0"/>
              <w:right w:val="single" w:color="000000" w:sz="8" w:space="0"/>
            </w:tcBorders>
            <w:shd w:val="clear" w:color="auto" w:fill="auto"/>
            <w:noWrap/>
            <w:vAlign w:val="center"/>
          </w:tcPr>
          <w:p w14:paraId="626737E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b/>
                <w:bCs/>
                <w:i w:val="0"/>
                <w:iCs w:val="0"/>
                <w:color w:val="000000"/>
                <w:sz w:val="21"/>
                <w:szCs w:val="21"/>
                <w:u w:val="none"/>
              </w:rPr>
            </w:pPr>
            <w:r>
              <w:rPr>
                <w:rFonts w:hint="eastAsia" w:ascii="宋体" w:hAnsi="宋体" w:eastAsia="宋体" w:cs="宋体"/>
                <w:b/>
                <w:bCs/>
                <w:i w:val="0"/>
                <w:iCs w:val="0"/>
                <w:color w:val="000000"/>
                <w:kern w:val="0"/>
                <w:sz w:val="21"/>
                <w:szCs w:val="21"/>
                <w:u w:val="none"/>
                <w:lang w:val="en-US" w:eastAsia="zh-CN" w:bidi="ar"/>
              </w:rPr>
              <w:t>二、配套硬件</w:t>
            </w:r>
          </w:p>
        </w:tc>
      </w:tr>
      <w:tr w14:paraId="6771C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68E293E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3057" w:type="dxa"/>
            <w:tcBorders>
              <w:top w:val="nil"/>
              <w:left w:val="nil"/>
              <w:bottom w:val="single" w:color="000000" w:sz="8" w:space="0"/>
              <w:right w:val="single" w:color="000000" w:sz="8" w:space="0"/>
            </w:tcBorders>
            <w:shd w:val="clear" w:color="auto" w:fill="auto"/>
            <w:noWrap/>
            <w:vAlign w:val="center"/>
          </w:tcPr>
          <w:p w14:paraId="769A7BF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视频矩阵</w:t>
            </w:r>
          </w:p>
        </w:tc>
        <w:tc>
          <w:tcPr>
            <w:tcW w:w="1543" w:type="dxa"/>
            <w:tcBorders>
              <w:top w:val="nil"/>
              <w:left w:val="nil"/>
              <w:bottom w:val="single" w:color="000000" w:sz="8" w:space="0"/>
              <w:right w:val="single" w:color="000000" w:sz="8" w:space="0"/>
            </w:tcBorders>
            <w:shd w:val="clear" w:color="auto" w:fill="auto"/>
            <w:noWrap/>
            <w:vAlign w:val="center"/>
          </w:tcPr>
          <w:p w14:paraId="67D7440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6040FE4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nil"/>
              <w:left w:val="nil"/>
              <w:bottom w:val="single" w:color="000000" w:sz="8" w:space="0"/>
              <w:right w:val="single" w:color="000000" w:sz="8" w:space="0"/>
            </w:tcBorders>
            <w:shd w:val="clear" w:color="auto" w:fill="auto"/>
            <w:noWrap/>
            <w:vAlign w:val="center"/>
          </w:tcPr>
          <w:p w14:paraId="0D739E4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42A726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019F20D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3057" w:type="dxa"/>
            <w:tcBorders>
              <w:top w:val="nil"/>
              <w:left w:val="nil"/>
              <w:bottom w:val="single" w:color="000000" w:sz="8" w:space="0"/>
              <w:right w:val="single" w:color="000000" w:sz="8" w:space="0"/>
            </w:tcBorders>
            <w:shd w:val="clear" w:color="auto" w:fill="auto"/>
            <w:noWrap/>
            <w:vAlign w:val="center"/>
          </w:tcPr>
          <w:p w14:paraId="698927AE">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应用服务单元</w:t>
            </w:r>
          </w:p>
        </w:tc>
        <w:tc>
          <w:tcPr>
            <w:tcW w:w="1543" w:type="dxa"/>
            <w:tcBorders>
              <w:top w:val="nil"/>
              <w:left w:val="nil"/>
              <w:bottom w:val="single" w:color="000000" w:sz="8" w:space="0"/>
              <w:right w:val="single" w:color="000000" w:sz="8" w:space="0"/>
            </w:tcBorders>
            <w:shd w:val="clear" w:color="auto" w:fill="auto"/>
            <w:noWrap/>
            <w:vAlign w:val="center"/>
          </w:tcPr>
          <w:p w14:paraId="769BEF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300" w:type="dxa"/>
            <w:tcBorders>
              <w:top w:val="nil"/>
              <w:left w:val="nil"/>
              <w:bottom w:val="single" w:color="000000" w:sz="8" w:space="0"/>
              <w:right w:val="single" w:color="000000" w:sz="8" w:space="0"/>
            </w:tcBorders>
            <w:shd w:val="clear" w:color="auto" w:fill="auto"/>
            <w:noWrap/>
            <w:vAlign w:val="center"/>
          </w:tcPr>
          <w:p w14:paraId="6CE6675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42</w:t>
            </w:r>
          </w:p>
        </w:tc>
        <w:tc>
          <w:tcPr>
            <w:tcW w:w="2290" w:type="dxa"/>
            <w:tcBorders>
              <w:top w:val="nil"/>
              <w:left w:val="nil"/>
              <w:bottom w:val="single" w:color="000000" w:sz="8" w:space="0"/>
              <w:right w:val="single" w:color="000000" w:sz="8" w:space="0"/>
            </w:tcBorders>
            <w:shd w:val="clear" w:color="auto" w:fill="auto"/>
            <w:noWrap/>
            <w:vAlign w:val="center"/>
          </w:tcPr>
          <w:p w14:paraId="6F67015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0F9A2D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4A8FC00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3057" w:type="dxa"/>
            <w:tcBorders>
              <w:top w:val="nil"/>
              <w:left w:val="nil"/>
              <w:bottom w:val="single" w:color="000000" w:sz="8" w:space="0"/>
              <w:right w:val="single" w:color="000000" w:sz="8" w:space="0"/>
            </w:tcBorders>
            <w:shd w:val="clear" w:color="auto" w:fill="auto"/>
            <w:noWrap/>
            <w:vAlign w:val="center"/>
          </w:tcPr>
          <w:p w14:paraId="4B0BC67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转码服务单元</w:t>
            </w:r>
          </w:p>
        </w:tc>
        <w:tc>
          <w:tcPr>
            <w:tcW w:w="1543" w:type="dxa"/>
            <w:tcBorders>
              <w:top w:val="nil"/>
              <w:left w:val="nil"/>
              <w:bottom w:val="single" w:color="000000" w:sz="8" w:space="0"/>
              <w:right w:val="single" w:color="000000" w:sz="8" w:space="0"/>
            </w:tcBorders>
            <w:shd w:val="clear" w:color="auto" w:fill="auto"/>
            <w:noWrap/>
            <w:vAlign w:val="center"/>
          </w:tcPr>
          <w:p w14:paraId="6781183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300" w:type="dxa"/>
            <w:tcBorders>
              <w:top w:val="nil"/>
              <w:left w:val="nil"/>
              <w:bottom w:val="single" w:color="000000" w:sz="8" w:space="0"/>
              <w:right w:val="single" w:color="000000" w:sz="8" w:space="0"/>
            </w:tcBorders>
            <w:shd w:val="clear" w:color="auto" w:fill="auto"/>
            <w:noWrap/>
            <w:vAlign w:val="center"/>
          </w:tcPr>
          <w:p w14:paraId="3AF959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2290" w:type="dxa"/>
            <w:tcBorders>
              <w:top w:val="nil"/>
              <w:left w:val="nil"/>
              <w:bottom w:val="single" w:color="000000" w:sz="8" w:space="0"/>
              <w:right w:val="single" w:color="000000" w:sz="8" w:space="0"/>
            </w:tcBorders>
            <w:shd w:val="clear" w:color="auto" w:fill="auto"/>
            <w:noWrap/>
            <w:vAlign w:val="center"/>
          </w:tcPr>
          <w:p w14:paraId="4AE0BA3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6501E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706A896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3057" w:type="dxa"/>
            <w:tcBorders>
              <w:top w:val="nil"/>
              <w:left w:val="nil"/>
              <w:bottom w:val="single" w:color="000000" w:sz="8" w:space="0"/>
              <w:right w:val="single" w:color="000000" w:sz="8" w:space="0"/>
            </w:tcBorders>
            <w:shd w:val="clear" w:color="auto" w:fill="auto"/>
            <w:noWrap/>
            <w:vAlign w:val="center"/>
          </w:tcPr>
          <w:p w14:paraId="131792B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NTP服务器</w:t>
            </w:r>
          </w:p>
        </w:tc>
        <w:tc>
          <w:tcPr>
            <w:tcW w:w="1543" w:type="dxa"/>
            <w:tcBorders>
              <w:top w:val="nil"/>
              <w:left w:val="nil"/>
              <w:bottom w:val="single" w:color="000000" w:sz="8" w:space="0"/>
              <w:right w:val="single" w:color="000000" w:sz="8" w:space="0"/>
            </w:tcBorders>
            <w:shd w:val="clear" w:color="auto" w:fill="auto"/>
            <w:noWrap/>
            <w:vAlign w:val="center"/>
          </w:tcPr>
          <w:p w14:paraId="7BA8FF6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613B80B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nil"/>
              <w:left w:val="nil"/>
              <w:bottom w:val="single" w:color="000000" w:sz="8" w:space="0"/>
              <w:right w:val="single" w:color="000000" w:sz="8" w:space="0"/>
            </w:tcBorders>
            <w:shd w:val="clear" w:color="auto" w:fill="auto"/>
            <w:noWrap/>
            <w:vAlign w:val="center"/>
          </w:tcPr>
          <w:p w14:paraId="252634D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6D39FF7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6950AE6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5</w:t>
            </w:r>
          </w:p>
        </w:tc>
        <w:tc>
          <w:tcPr>
            <w:tcW w:w="3057" w:type="dxa"/>
            <w:tcBorders>
              <w:top w:val="nil"/>
              <w:left w:val="nil"/>
              <w:bottom w:val="single" w:color="000000" w:sz="8" w:space="0"/>
              <w:right w:val="single" w:color="000000" w:sz="8" w:space="0"/>
            </w:tcBorders>
            <w:shd w:val="clear" w:color="auto" w:fill="auto"/>
            <w:noWrap/>
            <w:vAlign w:val="center"/>
          </w:tcPr>
          <w:p w14:paraId="67C44F8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汇聚交换机1</w:t>
            </w:r>
          </w:p>
        </w:tc>
        <w:tc>
          <w:tcPr>
            <w:tcW w:w="1543" w:type="dxa"/>
            <w:tcBorders>
              <w:top w:val="nil"/>
              <w:left w:val="nil"/>
              <w:bottom w:val="single" w:color="000000" w:sz="8" w:space="0"/>
              <w:right w:val="single" w:color="000000" w:sz="8" w:space="0"/>
            </w:tcBorders>
            <w:shd w:val="clear" w:color="auto" w:fill="auto"/>
            <w:noWrap/>
            <w:vAlign w:val="center"/>
          </w:tcPr>
          <w:p w14:paraId="58E1E00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5A48C1C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290" w:type="dxa"/>
            <w:tcBorders>
              <w:top w:val="nil"/>
              <w:left w:val="nil"/>
              <w:bottom w:val="single" w:color="000000" w:sz="8" w:space="0"/>
              <w:right w:val="single" w:color="000000" w:sz="8" w:space="0"/>
            </w:tcBorders>
            <w:shd w:val="clear" w:color="auto" w:fill="auto"/>
            <w:noWrap/>
            <w:vAlign w:val="center"/>
          </w:tcPr>
          <w:p w14:paraId="269EC7D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40A801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08B299E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6</w:t>
            </w:r>
          </w:p>
        </w:tc>
        <w:tc>
          <w:tcPr>
            <w:tcW w:w="3057" w:type="dxa"/>
            <w:tcBorders>
              <w:top w:val="nil"/>
              <w:left w:val="nil"/>
              <w:bottom w:val="single" w:color="000000" w:sz="8" w:space="0"/>
              <w:right w:val="single" w:color="000000" w:sz="8" w:space="0"/>
            </w:tcBorders>
            <w:shd w:val="clear" w:color="auto" w:fill="auto"/>
            <w:noWrap/>
            <w:vAlign w:val="center"/>
          </w:tcPr>
          <w:p w14:paraId="6D3F366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汇聚交换机2</w:t>
            </w:r>
          </w:p>
        </w:tc>
        <w:tc>
          <w:tcPr>
            <w:tcW w:w="1543" w:type="dxa"/>
            <w:tcBorders>
              <w:top w:val="nil"/>
              <w:left w:val="nil"/>
              <w:bottom w:val="single" w:color="000000" w:sz="8" w:space="0"/>
              <w:right w:val="single" w:color="000000" w:sz="8" w:space="0"/>
            </w:tcBorders>
            <w:shd w:val="clear" w:color="auto" w:fill="auto"/>
            <w:noWrap/>
            <w:vAlign w:val="center"/>
          </w:tcPr>
          <w:p w14:paraId="0D1FC7C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74C2ACA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290" w:type="dxa"/>
            <w:tcBorders>
              <w:top w:val="nil"/>
              <w:left w:val="nil"/>
              <w:bottom w:val="single" w:color="000000" w:sz="8" w:space="0"/>
              <w:right w:val="single" w:color="000000" w:sz="8" w:space="0"/>
            </w:tcBorders>
            <w:shd w:val="clear" w:color="auto" w:fill="auto"/>
            <w:noWrap/>
            <w:vAlign w:val="center"/>
          </w:tcPr>
          <w:p w14:paraId="6C2F3C2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5D4E4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538B3B2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7</w:t>
            </w:r>
          </w:p>
        </w:tc>
        <w:tc>
          <w:tcPr>
            <w:tcW w:w="3057" w:type="dxa"/>
            <w:tcBorders>
              <w:top w:val="nil"/>
              <w:left w:val="nil"/>
              <w:bottom w:val="single" w:color="000000" w:sz="8" w:space="0"/>
              <w:right w:val="single" w:color="000000" w:sz="8" w:space="0"/>
            </w:tcBorders>
            <w:shd w:val="clear" w:color="auto" w:fill="auto"/>
            <w:noWrap/>
            <w:vAlign w:val="center"/>
          </w:tcPr>
          <w:p w14:paraId="1EDFCC0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安全视频交换系统</w:t>
            </w:r>
          </w:p>
        </w:tc>
        <w:tc>
          <w:tcPr>
            <w:tcW w:w="1543" w:type="dxa"/>
            <w:tcBorders>
              <w:top w:val="nil"/>
              <w:left w:val="nil"/>
              <w:bottom w:val="single" w:color="000000" w:sz="8" w:space="0"/>
              <w:right w:val="single" w:color="000000" w:sz="8" w:space="0"/>
            </w:tcBorders>
            <w:shd w:val="clear" w:color="auto" w:fill="auto"/>
            <w:noWrap/>
            <w:vAlign w:val="center"/>
          </w:tcPr>
          <w:p w14:paraId="359E30C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套</w:t>
            </w:r>
          </w:p>
        </w:tc>
        <w:tc>
          <w:tcPr>
            <w:tcW w:w="1300" w:type="dxa"/>
            <w:tcBorders>
              <w:top w:val="nil"/>
              <w:left w:val="nil"/>
              <w:bottom w:val="single" w:color="000000" w:sz="8" w:space="0"/>
              <w:right w:val="single" w:color="000000" w:sz="8" w:space="0"/>
            </w:tcBorders>
            <w:shd w:val="clear" w:color="auto" w:fill="auto"/>
            <w:noWrap/>
            <w:vAlign w:val="center"/>
          </w:tcPr>
          <w:p w14:paraId="3030128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2290" w:type="dxa"/>
            <w:tcBorders>
              <w:top w:val="nil"/>
              <w:left w:val="nil"/>
              <w:bottom w:val="single" w:color="000000" w:sz="8" w:space="0"/>
              <w:right w:val="single" w:color="000000" w:sz="8" w:space="0"/>
            </w:tcBorders>
            <w:shd w:val="clear" w:color="auto" w:fill="auto"/>
            <w:noWrap/>
            <w:vAlign w:val="center"/>
          </w:tcPr>
          <w:p w14:paraId="626170F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0E2B6F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38C3CFD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8</w:t>
            </w:r>
          </w:p>
        </w:tc>
        <w:tc>
          <w:tcPr>
            <w:tcW w:w="3057" w:type="dxa"/>
            <w:tcBorders>
              <w:top w:val="nil"/>
              <w:left w:val="nil"/>
              <w:bottom w:val="single" w:color="000000" w:sz="8" w:space="0"/>
              <w:right w:val="single" w:color="000000" w:sz="8" w:space="0"/>
            </w:tcBorders>
            <w:shd w:val="clear" w:color="auto" w:fill="auto"/>
            <w:noWrap/>
            <w:vAlign w:val="center"/>
          </w:tcPr>
          <w:p w14:paraId="0E31E87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视频安全隔离网闸</w:t>
            </w:r>
          </w:p>
        </w:tc>
        <w:tc>
          <w:tcPr>
            <w:tcW w:w="1543" w:type="dxa"/>
            <w:tcBorders>
              <w:top w:val="nil"/>
              <w:left w:val="nil"/>
              <w:bottom w:val="single" w:color="000000" w:sz="8" w:space="0"/>
              <w:right w:val="single" w:color="000000" w:sz="8" w:space="0"/>
            </w:tcBorders>
            <w:shd w:val="clear" w:color="auto" w:fill="auto"/>
            <w:noWrap/>
            <w:vAlign w:val="center"/>
          </w:tcPr>
          <w:p w14:paraId="3C20E3C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39DAC2E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4</w:t>
            </w:r>
          </w:p>
        </w:tc>
        <w:tc>
          <w:tcPr>
            <w:tcW w:w="2290" w:type="dxa"/>
            <w:tcBorders>
              <w:top w:val="nil"/>
              <w:left w:val="nil"/>
              <w:bottom w:val="single" w:color="000000" w:sz="8" w:space="0"/>
              <w:right w:val="single" w:color="000000" w:sz="8" w:space="0"/>
            </w:tcBorders>
            <w:shd w:val="clear" w:color="auto" w:fill="auto"/>
            <w:noWrap/>
            <w:vAlign w:val="center"/>
          </w:tcPr>
          <w:p w14:paraId="504A057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7A09A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53852FA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9</w:t>
            </w:r>
          </w:p>
        </w:tc>
        <w:tc>
          <w:tcPr>
            <w:tcW w:w="3057" w:type="dxa"/>
            <w:tcBorders>
              <w:top w:val="nil"/>
              <w:left w:val="nil"/>
              <w:bottom w:val="single" w:color="000000" w:sz="8" w:space="0"/>
              <w:right w:val="single" w:color="000000" w:sz="8" w:space="0"/>
            </w:tcBorders>
            <w:shd w:val="clear" w:color="auto" w:fill="auto"/>
            <w:noWrap/>
            <w:vAlign w:val="center"/>
          </w:tcPr>
          <w:p w14:paraId="50081F8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集控探针</w:t>
            </w:r>
          </w:p>
        </w:tc>
        <w:tc>
          <w:tcPr>
            <w:tcW w:w="1543" w:type="dxa"/>
            <w:tcBorders>
              <w:top w:val="nil"/>
              <w:left w:val="nil"/>
              <w:bottom w:val="single" w:color="000000" w:sz="8" w:space="0"/>
              <w:right w:val="single" w:color="000000" w:sz="8" w:space="0"/>
            </w:tcBorders>
            <w:shd w:val="clear" w:color="auto" w:fill="auto"/>
            <w:noWrap/>
            <w:vAlign w:val="center"/>
          </w:tcPr>
          <w:p w14:paraId="29A4A39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74EB138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nil"/>
              <w:left w:val="nil"/>
              <w:bottom w:val="single" w:color="000000" w:sz="8" w:space="0"/>
              <w:right w:val="single" w:color="000000" w:sz="8" w:space="0"/>
            </w:tcBorders>
            <w:shd w:val="clear" w:color="auto" w:fill="auto"/>
            <w:noWrap/>
            <w:vAlign w:val="center"/>
          </w:tcPr>
          <w:p w14:paraId="0C00143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1BDAF5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01A7222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10</w:t>
            </w:r>
          </w:p>
        </w:tc>
        <w:tc>
          <w:tcPr>
            <w:tcW w:w="3057" w:type="dxa"/>
            <w:tcBorders>
              <w:top w:val="nil"/>
              <w:left w:val="nil"/>
              <w:bottom w:val="single" w:color="000000" w:sz="8" w:space="0"/>
              <w:right w:val="single" w:color="000000" w:sz="8" w:space="0"/>
            </w:tcBorders>
            <w:shd w:val="clear" w:color="auto" w:fill="auto"/>
            <w:noWrap/>
            <w:vAlign w:val="center"/>
          </w:tcPr>
          <w:p w14:paraId="3CB7174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设备准入控制</w:t>
            </w:r>
          </w:p>
        </w:tc>
        <w:tc>
          <w:tcPr>
            <w:tcW w:w="1543" w:type="dxa"/>
            <w:tcBorders>
              <w:top w:val="nil"/>
              <w:left w:val="nil"/>
              <w:bottom w:val="single" w:color="000000" w:sz="8" w:space="0"/>
              <w:right w:val="single" w:color="000000" w:sz="8" w:space="0"/>
            </w:tcBorders>
            <w:shd w:val="clear" w:color="auto" w:fill="auto"/>
            <w:noWrap/>
            <w:vAlign w:val="center"/>
          </w:tcPr>
          <w:p w14:paraId="6E59958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5BE0428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nil"/>
              <w:left w:val="nil"/>
              <w:bottom w:val="single" w:color="000000" w:sz="8" w:space="0"/>
              <w:right w:val="single" w:color="000000" w:sz="8" w:space="0"/>
            </w:tcBorders>
            <w:shd w:val="clear" w:color="auto" w:fill="auto"/>
            <w:noWrap/>
            <w:vAlign w:val="center"/>
          </w:tcPr>
          <w:p w14:paraId="13A11ACF">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5874E0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398F27A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11</w:t>
            </w:r>
          </w:p>
        </w:tc>
        <w:tc>
          <w:tcPr>
            <w:tcW w:w="3057" w:type="dxa"/>
            <w:tcBorders>
              <w:top w:val="nil"/>
              <w:left w:val="nil"/>
              <w:bottom w:val="single" w:color="000000" w:sz="8" w:space="0"/>
              <w:right w:val="single" w:color="000000" w:sz="8" w:space="0"/>
            </w:tcBorders>
            <w:shd w:val="clear" w:color="auto" w:fill="auto"/>
            <w:noWrap/>
            <w:vAlign w:val="center"/>
          </w:tcPr>
          <w:p w14:paraId="7ADFFA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下一代防火墙（50G）</w:t>
            </w:r>
          </w:p>
        </w:tc>
        <w:tc>
          <w:tcPr>
            <w:tcW w:w="1543" w:type="dxa"/>
            <w:tcBorders>
              <w:top w:val="nil"/>
              <w:left w:val="nil"/>
              <w:bottom w:val="single" w:color="000000" w:sz="8" w:space="0"/>
              <w:right w:val="single" w:color="000000" w:sz="8" w:space="0"/>
            </w:tcBorders>
            <w:shd w:val="clear" w:color="auto" w:fill="auto"/>
            <w:noWrap/>
            <w:vAlign w:val="center"/>
          </w:tcPr>
          <w:p w14:paraId="147A5B72">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289D3B9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3</w:t>
            </w:r>
          </w:p>
        </w:tc>
        <w:tc>
          <w:tcPr>
            <w:tcW w:w="2290" w:type="dxa"/>
            <w:tcBorders>
              <w:top w:val="nil"/>
              <w:left w:val="nil"/>
              <w:bottom w:val="single" w:color="000000" w:sz="8" w:space="0"/>
              <w:right w:val="single" w:color="000000" w:sz="8" w:space="0"/>
            </w:tcBorders>
            <w:shd w:val="clear" w:color="auto" w:fill="auto"/>
            <w:noWrap/>
            <w:vAlign w:val="center"/>
          </w:tcPr>
          <w:p w14:paraId="58567ED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5E5183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506CA97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12</w:t>
            </w:r>
          </w:p>
        </w:tc>
        <w:tc>
          <w:tcPr>
            <w:tcW w:w="3057" w:type="dxa"/>
            <w:tcBorders>
              <w:top w:val="nil"/>
              <w:left w:val="nil"/>
              <w:bottom w:val="single" w:color="000000" w:sz="8" w:space="0"/>
              <w:right w:val="single" w:color="000000" w:sz="8" w:space="0"/>
            </w:tcBorders>
            <w:shd w:val="clear" w:color="auto" w:fill="auto"/>
            <w:noWrap/>
            <w:vAlign w:val="center"/>
          </w:tcPr>
          <w:p w14:paraId="4E9D64F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下一代防火墙（10G）</w:t>
            </w:r>
          </w:p>
        </w:tc>
        <w:tc>
          <w:tcPr>
            <w:tcW w:w="1543" w:type="dxa"/>
            <w:tcBorders>
              <w:top w:val="nil"/>
              <w:left w:val="nil"/>
              <w:bottom w:val="single" w:color="000000" w:sz="8" w:space="0"/>
              <w:right w:val="single" w:color="000000" w:sz="8" w:space="0"/>
            </w:tcBorders>
            <w:shd w:val="clear" w:color="auto" w:fill="auto"/>
            <w:noWrap/>
            <w:vAlign w:val="center"/>
          </w:tcPr>
          <w:p w14:paraId="4C8D962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1CFDCCD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nil"/>
              <w:left w:val="nil"/>
              <w:bottom w:val="single" w:color="000000" w:sz="8" w:space="0"/>
              <w:right w:val="single" w:color="000000" w:sz="8" w:space="0"/>
            </w:tcBorders>
            <w:shd w:val="clear" w:color="auto" w:fill="auto"/>
            <w:noWrap/>
            <w:vAlign w:val="center"/>
          </w:tcPr>
          <w:p w14:paraId="4435C55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41A8C9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70923773">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13</w:t>
            </w:r>
          </w:p>
        </w:tc>
        <w:tc>
          <w:tcPr>
            <w:tcW w:w="3057" w:type="dxa"/>
            <w:tcBorders>
              <w:top w:val="nil"/>
              <w:left w:val="nil"/>
              <w:bottom w:val="single" w:color="000000" w:sz="8" w:space="0"/>
              <w:right w:val="single" w:color="000000" w:sz="8" w:space="0"/>
            </w:tcBorders>
            <w:shd w:val="clear" w:color="auto" w:fill="auto"/>
            <w:noWrap/>
            <w:vAlign w:val="center"/>
          </w:tcPr>
          <w:p w14:paraId="51E6EC84">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负载均衡服务设备</w:t>
            </w:r>
          </w:p>
        </w:tc>
        <w:tc>
          <w:tcPr>
            <w:tcW w:w="1543" w:type="dxa"/>
            <w:tcBorders>
              <w:top w:val="nil"/>
              <w:left w:val="nil"/>
              <w:bottom w:val="single" w:color="000000" w:sz="8" w:space="0"/>
              <w:right w:val="single" w:color="000000" w:sz="8" w:space="0"/>
            </w:tcBorders>
            <w:shd w:val="clear" w:color="auto" w:fill="auto"/>
            <w:noWrap/>
            <w:vAlign w:val="center"/>
          </w:tcPr>
          <w:p w14:paraId="2DE3C0CB">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012F751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2</w:t>
            </w:r>
          </w:p>
        </w:tc>
        <w:tc>
          <w:tcPr>
            <w:tcW w:w="2290" w:type="dxa"/>
            <w:tcBorders>
              <w:top w:val="nil"/>
              <w:left w:val="nil"/>
              <w:bottom w:val="single" w:color="000000" w:sz="8" w:space="0"/>
              <w:right w:val="single" w:color="000000" w:sz="8" w:space="0"/>
            </w:tcBorders>
            <w:shd w:val="clear" w:color="auto" w:fill="auto"/>
            <w:noWrap/>
            <w:vAlign w:val="center"/>
          </w:tcPr>
          <w:p w14:paraId="75E3939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48CACA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341A17BD">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14</w:t>
            </w:r>
          </w:p>
        </w:tc>
        <w:tc>
          <w:tcPr>
            <w:tcW w:w="3057" w:type="dxa"/>
            <w:tcBorders>
              <w:top w:val="nil"/>
              <w:left w:val="nil"/>
              <w:bottom w:val="single" w:color="000000" w:sz="8" w:space="0"/>
              <w:right w:val="single" w:color="000000" w:sz="8" w:space="0"/>
            </w:tcBorders>
            <w:shd w:val="clear" w:color="auto" w:fill="auto"/>
            <w:noWrap/>
            <w:vAlign w:val="center"/>
          </w:tcPr>
          <w:p w14:paraId="110F1FC1">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边界三层交换机</w:t>
            </w:r>
          </w:p>
        </w:tc>
        <w:tc>
          <w:tcPr>
            <w:tcW w:w="1543" w:type="dxa"/>
            <w:tcBorders>
              <w:top w:val="nil"/>
              <w:left w:val="nil"/>
              <w:bottom w:val="single" w:color="000000" w:sz="8" w:space="0"/>
              <w:right w:val="single" w:color="000000" w:sz="8" w:space="0"/>
            </w:tcBorders>
            <w:shd w:val="clear" w:color="auto" w:fill="auto"/>
            <w:noWrap/>
            <w:vAlign w:val="center"/>
          </w:tcPr>
          <w:p w14:paraId="0D7D7D5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台</w:t>
            </w:r>
          </w:p>
        </w:tc>
        <w:tc>
          <w:tcPr>
            <w:tcW w:w="1300" w:type="dxa"/>
            <w:tcBorders>
              <w:top w:val="nil"/>
              <w:left w:val="nil"/>
              <w:bottom w:val="single" w:color="000000" w:sz="8" w:space="0"/>
              <w:right w:val="single" w:color="000000" w:sz="8" w:space="0"/>
            </w:tcBorders>
            <w:shd w:val="clear" w:color="auto" w:fill="auto"/>
            <w:noWrap/>
            <w:vAlign w:val="center"/>
          </w:tcPr>
          <w:p w14:paraId="70C74F1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nil"/>
              <w:left w:val="nil"/>
              <w:bottom w:val="single" w:color="000000" w:sz="8" w:space="0"/>
              <w:right w:val="single" w:color="000000" w:sz="8" w:space="0"/>
            </w:tcBorders>
            <w:shd w:val="clear" w:color="auto" w:fill="auto"/>
            <w:noWrap/>
            <w:vAlign w:val="center"/>
          </w:tcPr>
          <w:p w14:paraId="0AAA0437">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7C195A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7465C2E6">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15</w:t>
            </w:r>
          </w:p>
        </w:tc>
        <w:tc>
          <w:tcPr>
            <w:tcW w:w="3057" w:type="dxa"/>
            <w:tcBorders>
              <w:top w:val="nil"/>
              <w:left w:val="nil"/>
              <w:bottom w:val="single" w:color="000000" w:sz="8" w:space="0"/>
              <w:right w:val="single" w:color="000000" w:sz="8" w:space="0"/>
            </w:tcBorders>
            <w:shd w:val="clear" w:color="auto" w:fill="auto"/>
            <w:noWrap/>
            <w:vAlign w:val="center"/>
          </w:tcPr>
          <w:p w14:paraId="0C8D3959">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边界测评项</w:t>
            </w:r>
          </w:p>
        </w:tc>
        <w:tc>
          <w:tcPr>
            <w:tcW w:w="1543" w:type="dxa"/>
            <w:tcBorders>
              <w:top w:val="nil"/>
              <w:left w:val="nil"/>
              <w:bottom w:val="single" w:color="000000" w:sz="8" w:space="0"/>
              <w:right w:val="single" w:color="000000" w:sz="8" w:space="0"/>
            </w:tcBorders>
            <w:shd w:val="clear" w:color="auto" w:fill="auto"/>
            <w:noWrap/>
            <w:vAlign w:val="center"/>
          </w:tcPr>
          <w:p w14:paraId="55E734C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lang w:val="en-US" w:eastAsia="zh-CN"/>
              </w:rPr>
            </w:pPr>
            <w:r>
              <w:rPr>
                <w:rFonts w:hint="eastAsia" w:ascii="宋体" w:hAnsi="宋体" w:eastAsia="宋体" w:cs="宋体"/>
                <w:i w:val="0"/>
                <w:iCs w:val="0"/>
                <w:color w:val="000000"/>
                <w:kern w:val="0"/>
                <w:sz w:val="21"/>
                <w:szCs w:val="21"/>
                <w:u w:val="none"/>
                <w:lang w:val="en-US" w:eastAsia="zh-CN" w:bidi="ar"/>
              </w:rPr>
              <w:t>套</w:t>
            </w:r>
          </w:p>
        </w:tc>
        <w:tc>
          <w:tcPr>
            <w:tcW w:w="1300" w:type="dxa"/>
            <w:tcBorders>
              <w:top w:val="nil"/>
              <w:left w:val="nil"/>
              <w:bottom w:val="single" w:color="000000" w:sz="8" w:space="0"/>
              <w:right w:val="single" w:color="000000" w:sz="8" w:space="0"/>
            </w:tcBorders>
            <w:shd w:val="clear" w:color="auto" w:fill="auto"/>
            <w:noWrap/>
            <w:vAlign w:val="center"/>
          </w:tcPr>
          <w:p w14:paraId="01B2712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nil"/>
              <w:left w:val="nil"/>
              <w:bottom w:val="single" w:color="000000" w:sz="8" w:space="0"/>
              <w:right w:val="single" w:color="000000" w:sz="8" w:space="0"/>
            </w:tcBorders>
            <w:shd w:val="clear" w:color="auto" w:fill="auto"/>
            <w:noWrap/>
            <w:vAlign w:val="center"/>
          </w:tcPr>
          <w:p w14:paraId="4581CFEC">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r w14:paraId="3CAA21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687" w:type="dxa"/>
            <w:tcBorders>
              <w:top w:val="nil"/>
              <w:left w:val="single" w:color="000000" w:sz="8" w:space="0"/>
              <w:bottom w:val="single" w:color="000000" w:sz="8" w:space="0"/>
              <w:right w:val="single" w:color="000000" w:sz="8" w:space="0"/>
            </w:tcBorders>
            <w:shd w:val="clear" w:color="auto" w:fill="auto"/>
            <w:noWrap/>
            <w:vAlign w:val="center"/>
          </w:tcPr>
          <w:p w14:paraId="756BF7C5">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16</w:t>
            </w:r>
          </w:p>
        </w:tc>
        <w:tc>
          <w:tcPr>
            <w:tcW w:w="3057" w:type="dxa"/>
            <w:tcBorders>
              <w:top w:val="nil"/>
              <w:left w:val="nil"/>
              <w:bottom w:val="single" w:color="000000" w:sz="8" w:space="0"/>
              <w:right w:val="single" w:color="000000" w:sz="8" w:space="0"/>
            </w:tcBorders>
            <w:shd w:val="clear" w:color="auto" w:fill="auto"/>
            <w:noWrap/>
            <w:vAlign w:val="center"/>
          </w:tcPr>
          <w:p w14:paraId="6691C21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信息系统等保测评</w:t>
            </w:r>
          </w:p>
        </w:tc>
        <w:tc>
          <w:tcPr>
            <w:tcW w:w="1543" w:type="dxa"/>
            <w:tcBorders>
              <w:top w:val="nil"/>
              <w:left w:val="nil"/>
              <w:bottom w:val="single" w:color="000000" w:sz="8" w:space="0"/>
              <w:right w:val="single" w:color="000000" w:sz="8" w:space="0"/>
            </w:tcBorders>
            <w:shd w:val="clear" w:color="auto" w:fill="auto"/>
            <w:noWrap/>
            <w:vAlign w:val="center"/>
          </w:tcPr>
          <w:p w14:paraId="36BF87DA">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项</w:t>
            </w:r>
          </w:p>
        </w:tc>
        <w:tc>
          <w:tcPr>
            <w:tcW w:w="1300" w:type="dxa"/>
            <w:tcBorders>
              <w:top w:val="nil"/>
              <w:left w:val="nil"/>
              <w:bottom w:val="single" w:color="000000" w:sz="8" w:space="0"/>
              <w:right w:val="single" w:color="000000" w:sz="8" w:space="0"/>
            </w:tcBorders>
            <w:shd w:val="clear" w:color="auto" w:fill="auto"/>
            <w:noWrap/>
            <w:vAlign w:val="center"/>
          </w:tcPr>
          <w:p w14:paraId="0DF8E6E8">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1</w:t>
            </w:r>
          </w:p>
        </w:tc>
        <w:tc>
          <w:tcPr>
            <w:tcW w:w="2290" w:type="dxa"/>
            <w:tcBorders>
              <w:top w:val="nil"/>
              <w:left w:val="nil"/>
              <w:bottom w:val="single" w:color="000000" w:sz="8" w:space="0"/>
              <w:right w:val="single" w:color="000000" w:sz="8" w:space="0"/>
            </w:tcBorders>
            <w:shd w:val="clear" w:color="auto" w:fill="auto"/>
            <w:noWrap/>
            <w:vAlign w:val="center"/>
          </w:tcPr>
          <w:p w14:paraId="37077960">
            <w:pPr>
              <w:keepNext w:val="0"/>
              <w:keepLines w:val="0"/>
              <w:pageBreakBefore w:val="0"/>
              <w:widowControl/>
              <w:suppressLineNumbers w:val="0"/>
              <w:kinsoku/>
              <w:wordWrap/>
              <w:overflowPunct/>
              <w:topLinePunct w:val="0"/>
              <w:autoSpaceDE/>
              <w:autoSpaceDN/>
              <w:bidi w:val="0"/>
              <w:adjustRightInd/>
              <w:snapToGrid/>
              <w:spacing w:line="360" w:lineRule="auto"/>
              <w:jc w:val="center"/>
              <w:textAlignment w:val="center"/>
              <w:rPr>
                <w:rFonts w:hint="eastAsia" w:ascii="宋体" w:hAnsi="宋体" w:eastAsia="宋体" w:cs="宋体"/>
                <w:i w:val="0"/>
                <w:iCs w:val="0"/>
                <w:color w:val="000000"/>
                <w:sz w:val="21"/>
                <w:szCs w:val="21"/>
                <w:u w:val="none"/>
              </w:rPr>
            </w:pPr>
            <w:r>
              <w:rPr>
                <w:rFonts w:hint="eastAsia" w:ascii="宋体" w:hAnsi="宋体" w:eastAsia="宋体" w:cs="宋体"/>
                <w:i w:val="0"/>
                <w:iCs w:val="0"/>
                <w:color w:val="000000"/>
                <w:kern w:val="0"/>
                <w:sz w:val="21"/>
                <w:szCs w:val="21"/>
                <w:u w:val="none"/>
                <w:lang w:val="en-US" w:eastAsia="zh-CN" w:bidi="ar"/>
              </w:rPr>
              <w:t>拒绝进口</w:t>
            </w:r>
          </w:p>
        </w:tc>
      </w:tr>
    </w:tbl>
    <w:p w14:paraId="5A4F2F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 xml:space="preserve">备注：1.备注栏注明“拒绝进口”的产品不接受投标人选用进口产品参与投标；注明“接受进口”的产品允许投标人选用进口产品参与投标，但不排斥国内产品。 </w:t>
      </w:r>
    </w:p>
    <w:p w14:paraId="005B7F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2、进口产品是指通过海关验放进入中国境内且产自关境外的产品。即所谓进口产品是指制造过程均在国外，如果产品在国内组装，其中的零部件（包括核心部件）是进口产品，则应当视为非进口产品。采用“接受进口”的产品优先采购向我国企业转让技术、与我国企业签订消化吸收再创新方案的供应商的进口产品，相关内容以财库〔2007〕119 号文和财办库〔2008〕248 号文的相关规定为准。</w:t>
      </w:r>
    </w:p>
    <w:p w14:paraId="5BD888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3、本项目核心产品为：</w:t>
      </w:r>
      <w:r>
        <w:rPr>
          <w:rFonts w:hint="eastAsia" w:ascii="宋体" w:hAnsi="宋体" w:eastAsia="宋体" w:cs="宋体"/>
          <w:b/>
          <w:color w:val="FF0000"/>
          <w:szCs w:val="21"/>
          <w:u w:val="single"/>
        </w:rPr>
        <w:t xml:space="preserve"> 应用服务单元 </w:t>
      </w:r>
      <w:r>
        <w:rPr>
          <w:rFonts w:hint="eastAsia" w:ascii="宋体" w:hAnsi="宋体" w:eastAsia="宋体" w:cs="宋体"/>
          <w:b/>
          <w:color w:val="FF0000"/>
          <w:szCs w:val="21"/>
        </w:rPr>
        <w:t>。</w:t>
      </w:r>
    </w:p>
    <w:bookmarkEnd w:id="40"/>
    <w:p w14:paraId="2ECAF9F4">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42" w:name="_Toc128884461"/>
      <w:r>
        <w:rPr>
          <w:rFonts w:hint="eastAsia" w:ascii="宋体" w:hAnsi="宋体" w:eastAsia="宋体" w:cs="宋体"/>
          <w:sz w:val="28"/>
          <w:szCs w:val="28"/>
        </w:rPr>
        <w:t>三、实质性条款</w:t>
      </w:r>
    </w:p>
    <w:tbl>
      <w:tblPr>
        <w:tblStyle w:val="43"/>
        <w:tblW w:w="818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06"/>
        <w:gridCol w:w="7282"/>
      </w:tblGrid>
      <w:tr w14:paraId="560D5C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center"/>
          </w:tcPr>
          <w:p w14:paraId="73E2D41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序号</w:t>
            </w:r>
          </w:p>
        </w:tc>
        <w:tc>
          <w:tcPr>
            <w:tcW w:w="7282" w:type="dxa"/>
            <w:vAlign w:val="center"/>
          </w:tcPr>
          <w:p w14:paraId="0DCC222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实质性条款具体内容</w:t>
            </w:r>
          </w:p>
        </w:tc>
      </w:tr>
      <w:tr w14:paraId="00F9E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06" w:type="dxa"/>
            <w:vAlign w:val="top"/>
          </w:tcPr>
          <w:p w14:paraId="45A0CDB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lang w:eastAsia="zh-CN"/>
              </w:rPr>
            </w:pPr>
            <w:r>
              <w:rPr>
                <w:rFonts w:hint="eastAsia" w:ascii="宋体" w:hAnsi="宋体" w:eastAsia="宋体" w:cs="宋体"/>
                <w:kern w:val="0"/>
                <w:szCs w:val="21"/>
                <w:lang w:val="en-US" w:eastAsia="zh-CN"/>
              </w:rPr>
              <w:t>1</w:t>
            </w:r>
          </w:p>
        </w:tc>
        <w:tc>
          <w:tcPr>
            <w:tcW w:w="7282" w:type="dxa"/>
            <w:vAlign w:val="top"/>
          </w:tcPr>
          <w:p w14:paraId="781D595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lang w:val="en-US" w:eastAsia="zh-CN"/>
              </w:rPr>
            </w:pPr>
            <w:r>
              <w:rPr>
                <w:rFonts w:hint="eastAsia" w:ascii="宋体" w:hAnsi="宋体" w:eastAsia="宋体" w:cs="宋体"/>
                <w:kern w:val="0"/>
                <w:sz w:val="21"/>
                <w:szCs w:val="21"/>
                <w:highlight w:val="none"/>
                <w:lang w:eastAsia="zh-CN"/>
              </w:rPr>
              <w:t>招标文件中带“</w:t>
            </w:r>
            <w:r>
              <w:rPr>
                <w:rFonts w:hint="eastAsia" w:ascii="宋体" w:hAnsi="宋体" w:eastAsia="宋体" w:cs="宋体"/>
                <w:b/>
                <w:szCs w:val="21"/>
                <w:highlight w:val="none"/>
              </w:rPr>
              <w:t>★</w:t>
            </w:r>
            <w:r>
              <w:rPr>
                <w:rFonts w:hint="eastAsia" w:ascii="宋体" w:hAnsi="宋体" w:eastAsia="宋体" w:cs="宋体"/>
                <w:kern w:val="0"/>
                <w:sz w:val="21"/>
                <w:szCs w:val="21"/>
                <w:highlight w:val="none"/>
                <w:lang w:eastAsia="zh-CN"/>
              </w:rPr>
              <w:t>”的技术要求、商务需求或其他要求。</w:t>
            </w:r>
          </w:p>
        </w:tc>
      </w:tr>
    </w:tbl>
    <w:p w14:paraId="449065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注：上表所列内容为不可负偏离条款</w:t>
      </w:r>
      <w:bookmarkEnd w:id="42"/>
      <w:r>
        <w:rPr>
          <w:rFonts w:hint="eastAsia" w:ascii="宋体" w:hAnsi="宋体" w:eastAsia="宋体" w:cs="宋体"/>
          <w:b/>
        </w:rPr>
        <w:t>，负偏离将视为未实质性满足招标文件要求作投标无效处理。</w:t>
      </w:r>
    </w:p>
    <w:p w14:paraId="4BA9DB16">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四、技术要求</w:t>
      </w:r>
    </w:p>
    <w:p w14:paraId="761F38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bookmarkStart w:id="43" w:name="_Hlk72585069"/>
      <w:r>
        <w:rPr>
          <w:rFonts w:hint="eastAsia" w:ascii="宋体" w:hAnsi="宋体" w:eastAsia="宋体" w:cs="宋体"/>
          <w:b/>
          <w:szCs w:val="21"/>
        </w:rPr>
        <w:t xml:space="preserve">说明： </w:t>
      </w:r>
      <w:r>
        <w:rPr>
          <w:rFonts w:hint="eastAsia" w:ascii="宋体" w:hAnsi="宋体" w:eastAsia="宋体" w:cs="宋体"/>
          <w:b/>
        </w:rPr>
        <w:t>1、评分时，如对一项招标技术要求（以划分框为准）中的内容存在两处（或以上）负偏离的，在评分时只作一项负偏离扣分。</w:t>
      </w:r>
    </w:p>
    <w:p w14:paraId="52D7A5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2、带★号条款为不可</w:t>
      </w:r>
      <w:r>
        <w:rPr>
          <w:rFonts w:hint="eastAsia" w:ascii="宋体" w:hAnsi="宋体" w:eastAsia="宋体" w:cs="宋体"/>
          <w:b/>
          <w:szCs w:val="21"/>
          <w:lang w:val="en-US" w:eastAsia="zh-CN"/>
        </w:rPr>
        <w:t>负</w:t>
      </w:r>
      <w:r>
        <w:rPr>
          <w:rFonts w:hint="eastAsia" w:ascii="宋体" w:hAnsi="宋体" w:eastAsia="宋体" w:cs="宋体"/>
          <w:b/>
          <w:szCs w:val="21"/>
        </w:rPr>
        <w:t>偏离条款，不作为评分准则中的评分内容</w:t>
      </w:r>
      <w:r>
        <w:rPr>
          <w:rFonts w:hint="eastAsia" w:ascii="宋体" w:hAnsi="宋体" w:eastAsia="宋体" w:cs="宋体"/>
          <w:b/>
          <w:szCs w:val="21"/>
          <w:lang w:eastAsia="zh-CN"/>
        </w:rPr>
        <w:t>，</w:t>
      </w:r>
      <w:r>
        <w:rPr>
          <w:rFonts w:hint="eastAsia" w:ascii="宋体" w:hAnsi="宋体" w:eastAsia="宋体" w:cs="宋体"/>
          <w:b/>
          <w:szCs w:val="21"/>
        </w:rPr>
        <w:t>如未响应或出现负偏离的，将作投标无效处理；带“</w:t>
      </w:r>
      <w:r>
        <w:rPr>
          <w:rFonts w:hint="eastAsia" w:ascii="宋体" w:hAnsi="宋体" w:eastAsia="宋体" w:cs="宋体"/>
        </w:rPr>
        <w:t>▲</w:t>
      </w:r>
      <w:r>
        <w:rPr>
          <w:rFonts w:hint="eastAsia" w:ascii="宋体" w:hAnsi="宋体" w:eastAsia="宋体" w:cs="宋体"/>
          <w:b/>
          <w:szCs w:val="21"/>
        </w:rPr>
        <w:t>”指标项为重要参数条款，负偏离时依相关评分准则内容作重点扣分处理。</w:t>
      </w:r>
    </w:p>
    <w:p w14:paraId="65E093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lang w:eastAsia="zh-CN"/>
        </w:rPr>
      </w:pPr>
      <w:r>
        <w:rPr>
          <w:rFonts w:hint="eastAsia" w:ascii="宋体" w:hAnsi="宋体" w:eastAsia="宋体" w:cs="宋体"/>
          <w:b/>
          <w:szCs w:val="21"/>
        </w:rPr>
        <w:t>3、招标技术要求中，要求提供证明资料</w:t>
      </w:r>
      <w:r>
        <w:rPr>
          <w:rFonts w:hint="eastAsia" w:ascii="宋体" w:hAnsi="宋体" w:cs="宋体"/>
          <w:b/>
          <w:szCs w:val="21"/>
          <w:lang w:val="en-US" w:eastAsia="zh-CN"/>
        </w:rPr>
        <w:t>的</w:t>
      </w:r>
      <w:r>
        <w:rPr>
          <w:rFonts w:hint="eastAsia" w:ascii="宋体" w:hAnsi="宋体" w:eastAsia="宋体" w:cs="宋体"/>
          <w:b/>
          <w:szCs w:val="21"/>
        </w:rPr>
        <w:t>需提供相关证明资料</w:t>
      </w:r>
      <w:r>
        <w:rPr>
          <w:rFonts w:hint="eastAsia" w:ascii="宋体" w:hAnsi="宋体" w:cs="宋体"/>
          <w:b/>
          <w:szCs w:val="21"/>
          <w:lang w:eastAsia="zh-CN"/>
        </w:rPr>
        <w:t>，</w:t>
      </w:r>
      <w:r>
        <w:rPr>
          <w:rFonts w:hint="eastAsia" w:ascii="宋体" w:hAnsi="宋体" w:cs="宋体"/>
          <w:b/>
          <w:szCs w:val="21"/>
          <w:lang w:val="en-US" w:eastAsia="zh-CN"/>
        </w:rPr>
        <w:t>并且</w:t>
      </w:r>
      <w:r>
        <w:rPr>
          <w:rFonts w:hint="eastAsia" w:ascii="宋体" w:hAnsi="宋体" w:cs="宋体"/>
          <w:b/>
          <w:szCs w:val="21"/>
          <w:lang w:eastAsia="zh-CN"/>
        </w:rPr>
        <w:t>：</w:t>
      </w:r>
    </w:p>
    <w:p w14:paraId="4DBB2C18">
      <w:pPr>
        <w:pStyle w:val="2"/>
        <w:rPr>
          <w:rFonts w:hint="eastAsia" w:ascii="宋体" w:hAnsi="宋体" w:cs="宋体"/>
          <w:bCs w:val="0"/>
          <w:sz w:val="21"/>
          <w:szCs w:val="21"/>
        </w:rPr>
      </w:pPr>
      <w:commentRangeStart w:id="13"/>
      <w:r>
        <w:rPr>
          <w:rFonts w:hint="eastAsia" w:ascii="宋体" w:hAnsi="宋体" w:cs="宋体"/>
          <w:bCs w:val="0"/>
          <w:sz w:val="21"/>
          <w:szCs w:val="21"/>
          <w:lang w:eastAsia="zh-CN"/>
        </w:rPr>
        <w:t>（</w:t>
      </w:r>
      <w:r>
        <w:rPr>
          <w:rFonts w:hint="eastAsia" w:ascii="宋体" w:hAnsi="宋体" w:cs="宋体"/>
          <w:bCs w:val="0"/>
          <w:sz w:val="21"/>
          <w:szCs w:val="21"/>
          <w:lang w:val="en-US" w:eastAsia="zh-CN"/>
        </w:rPr>
        <w:t>1</w:t>
      </w:r>
      <w:r>
        <w:rPr>
          <w:rFonts w:hint="eastAsia" w:ascii="宋体" w:hAnsi="宋体" w:cs="宋体"/>
          <w:bCs w:val="0"/>
          <w:sz w:val="21"/>
          <w:szCs w:val="21"/>
          <w:lang w:eastAsia="zh-CN"/>
        </w:rPr>
        <w:t>）</w:t>
      </w:r>
      <w:r>
        <w:rPr>
          <w:rFonts w:hint="eastAsia" w:ascii="宋体" w:hAnsi="宋体" w:cs="宋体"/>
          <w:bCs w:val="0"/>
          <w:sz w:val="21"/>
          <w:szCs w:val="21"/>
        </w:rPr>
        <w:t>中标后招标人可要求3个工作日内提供样机测试，对招标要求中的功能及性能参数进行验证，如发现与响应条款不一致的情况，中止合同签订，并对该投标人以虚假应标追究其相关法律责任。</w:t>
      </w:r>
    </w:p>
    <w:p w14:paraId="7A75F908">
      <w:pPr>
        <w:pStyle w:val="2"/>
        <w:rPr>
          <w:rFonts w:hint="eastAsia" w:ascii="宋体" w:hAnsi="宋体" w:cs="宋体"/>
          <w:bCs w:val="0"/>
          <w:sz w:val="21"/>
          <w:szCs w:val="21"/>
        </w:rPr>
      </w:pPr>
      <w:r>
        <w:rPr>
          <w:rFonts w:hint="eastAsia" w:ascii="宋体" w:hAnsi="宋体" w:cs="宋体"/>
          <w:bCs w:val="0"/>
          <w:sz w:val="21"/>
          <w:szCs w:val="21"/>
          <w:lang w:eastAsia="zh-CN"/>
        </w:rPr>
        <w:t>（</w:t>
      </w:r>
      <w:r>
        <w:rPr>
          <w:rFonts w:hint="eastAsia" w:ascii="宋体" w:hAnsi="宋体" w:cs="宋体"/>
          <w:bCs w:val="0"/>
          <w:sz w:val="21"/>
          <w:szCs w:val="21"/>
          <w:lang w:val="en-US" w:eastAsia="zh-CN"/>
        </w:rPr>
        <w:t>2</w:t>
      </w:r>
      <w:r>
        <w:rPr>
          <w:rFonts w:hint="eastAsia" w:ascii="宋体" w:hAnsi="宋体" w:cs="宋体"/>
          <w:bCs w:val="0"/>
          <w:sz w:val="21"/>
          <w:szCs w:val="21"/>
          <w:lang w:eastAsia="zh-CN"/>
        </w:rPr>
        <w:t>）</w:t>
      </w:r>
      <w:r>
        <w:rPr>
          <w:rFonts w:hint="eastAsia" w:ascii="宋体" w:hAnsi="宋体" w:cs="宋体"/>
          <w:bCs w:val="0"/>
          <w:sz w:val="21"/>
          <w:szCs w:val="21"/>
        </w:rPr>
        <w:t>中标后招标人可要求3个工作日内提供证明材料原件备查，如发现与响应条款不一致的情况，中止合同签订，并对该投标人以虚假应标追究其相关法律责任。</w:t>
      </w:r>
      <w:commentRangeEnd w:id="13"/>
      <w:r>
        <w:commentReference w:id="13"/>
      </w:r>
    </w:p>
    <w:p w14:paraId="441A969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4、涉及区间的技术要求，除特别注明以外，所投产品范围涵盖对应的区间即认定为满足该项技术要求。例：区间要求为5-20ML, 所投产品范围最小值≤5ML，范围最大值≥20ML，即同时包含该范围的最小值和最大值为满足该项技术要求。</w:t>
      </w:r>
    </w:p>
    <w:bookmarkEnd w:id="43"/>
    <w:tbl>
      <w:tblPr>
        <w:tblStyle w:val="43"/>
        <w:tblW w:w="511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55"/>
        <w:gridCol w:w="739"/>
        <w:gridCol w:w="829"/>
        <w:gridCol w:w="5894"/>
        <w:tblGridChange w:id="28">
          <w:tblGrid>
            <w:gridCol w:w="1255"/>
            <w:gridCol w:w="739"/>
            <w:gridCol w:w="829"/>
            <w:gridCol w:w="5894"/>
          </w:tblGrid>
        </w:tblGridChange>
      </w:tblGrid>
      <w:tr w14:paraId="64DAC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jc w:val="center"/>
        </w:trPr>
        <w:tc>
          <w:tcPr>
            <w:tcW w:w="719" w:type="pct"/>
            <w:shd w:val="clear" w:color="auto" w:fill="auto"/>
            <w:noWrap/>
            <w:vAlign w:val="center"/>
          </w:tcPr>
          <w:p w14:paraId="7BAC7C13">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序号</w:t>
            </w:r>
          </w:p>
        </w:tc>
        <w:tc>
          <w:tcPr>
            <w:tcW w:w="899" w:type="pct"/>
            <w:gridSpan w:val="2"/>
            <w:shd w:val="clear" w:color="auto" w:fill="auto"/>
            <w:noWrap/>
            <w:vAlign w:val="center"/>
          </w:tcPr>
          <w:p w14:paraId="1D552BC3">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货物名称</w:t>
            </w:r>
          </w:p>
        </w:tc>
        <w:tc>
          <w:tcPr>
            <w:tcW w:w="3380" w:type="pct"/>
            <w:shd w:val="clear" w:color="auto" w:fill="auto"/>
            <w:noWrap/>
            <w:vAlign w:val="center"/>
          </w:tcPr>
          <w:p w14:paraId="5680AD1B">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招标技术要求</w:t>
            </w:r>
          </w:p>
        </w:tc>
      </w:tr>
      <w:tr w14:paraId="723D4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00" w:type="pct"/>
            <w:gridSpan w:val="4"/>
            <w:shd w:val="clear" w:color="auto" w:fill="auto"/>
            <w:noWrap/>
            <w:vAlign w:val="center"/>
          </w:tcPr>
          <w:p w14:paraId="5AC730D2">
            <w:pPr>
              <w:keepNext w:val="0"/>
              <w:keepLines w:val="0"/>
              <w:pageBreakBefore w:val="0"/>
              <w:widowControl/>
              <w:suppressLineNumbers w:val="0"/>
              <w:kinsoku/>
              <w:wordWrap/>
              <w:overflowPunct/>
              <w:topLinePunct w:val="0"/>
              <w:bidi w:val="0"/>
              <w:snapToGrid/>
              <w:spacing w:line="360" w:lineRule="auto"/>
              <w:jc w:val="left"/>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一、软件部分</w:t>
            </w:r>
          </w:p>
        </w:tc>
      </w:tr>
      <w:tr w14:paraId="200C43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00" w:type="pct"/>
            <w:gridSpan w:val="4"/>
            <w:shd w:val="clear" w:color="auto" w:fill="auto"/>
            <w:noWrap/>
            <w:vAlign w:val="center"/>
          </w:tcPr>
          <w:p w14:paraId="45EDFD05">
            <w:pPr>
              <w:keepNext w:val="0"/>
              <w:keepLines w:val="0"/>
              <w:pageBreakBefore w:val="0"/>
              <w:widowControl/>
              <w:suppressLineNumbers w:val="0"/>
              <w:kinsoku/>
              <w:wordWrap/>
              <w:overflowPunct/>
              <w:topLinePunct w:val="0"/>
              <w:bidi w:val="0"/>
              <w:snapToGrid/>
              <w:spacing w:line="360" w:lineRule="auto"/>
              <w:jc w:val="left"/>
              <w:textAlignment w:val="center"/>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（一）</w:t>
            </w:r>
            <w:r>
              <w:rPr>
                <w:rFonts w:hint="eastAsia" w:ascii="宋体" w:hAnsi="宋体" w:cs="宋体"/>
                <w:b/>
                <w:bCs/>
                <w:i w:val="0"/>
                <w:iCs w:val="0"/>
                <w:color w:val="000000"/>
                <w:kern w:val="0"/>
                <w:sz w:val="22"/>
                <w:szCs w:val="22"/>
                <w:u w:val="none"/>
                <w:lang w:val="en-US" w:eastAsia="zh-CN" w:bidi="ar"/>
              </w:rPr>
              <w:t>需求分析</w:t>
            </w:r>
          </w:p>
        </w:tc>
      </w:tr>
      <w:tr w14:paraId="4C58CD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shd w:val="clear" w:color="auto" w:fill="auto"/>
            <w:noWrap/>
            <w:vAlign w:val="center"/>
          </w:tcPr>
          <w:p w14:paraId="5DDDCB12">
            <w:pPr>
              <w:keepNext w:val="0"/>
              <w:keepLines w:val="0"/>
              <w:pageBreakBefore w:val="0"/>
              <w:widowControl/>
              <w:suppressLineNumbers w:val="0"/>
              <w:kinsoku/>
              <w:wordWrap/>
              <w:overflowPunct/>
              <w:topLinePunct w:val="0"/>
              <w:bidi w:val="0"/>
              <w:snapToGrid/>
              <w:spacing w:line="360" w:lineRule="auto"/>
              <w:jc w:val="center"/>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1</w:t>
            </w:r>
          </w:p>
        </w:tc>
        <w:tc>
          <w:tcPr>
            <w:tcW w:w="899" w:type="pct"/>
            <w:gridSpan w:val="2"/>
            <w:shd w:val="clear" w:color="auto" w:fill="auto"/>
            <w:noWrap/>
            <w:vAlign w:val="center"/>
          </w:tcPr>
          <w:p w14:paraId="4757F001">
            <w:pPr>
              <w:keepNext w:val="0"/>
              <w:keepLines w:val="0"/>
              <w:pageBreakBefore w:val="0"/>
              <w:widowControl/>
              <w:suppressLineNumbers w:val="0"/>
              <w:kinsoku/>
              <w:wordWrap/>
              <w:overflowPunct/>
              <w:topLinePunct w:val="0"/>
              <w:bidi w:val="0"/>
              <w:snapToGrid/>
              <w:spacing w:line="360" w:lineRule="auto"/>
              <w:jc w:val="center"/>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需求分析</w:t>
            </w:r>
          </w:p>
        </w:tc>
        <w:tc>
          <w:tcPr>
            <w:tcW w:w="3380" w:type="pct"/>
            <w:shd w:val="clear" w:color="auto" w:fill="auto"/>
            <w:noWrap/>
            <w:vAlign w:val="center"/>
          </w:tcPr>
          <w:p w14:paraId="2054754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需求调研和需求设计。</w:t>
            </w:r>
          </w:p>
        </w:tc>
      </w:tr>
      <w:tr w14:paraId="53DDB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00" w:type="pct"/>
            <w:gridSpan w:val="4"/>
            <w:shd w:val="clear" w:color="auto" w:fill="auto"/>
            <w:noWrap/>
            <w:vAlign w:val="center"/>
          </w:tcPr>
          <w:p w14:paraId="4FE39F20">
            <w:pPr>
              <w:keepNext w:val="0"/>
              <w:keepLines w:val="0"/>
              <w:pageBreakBefore w:val="0"/>
              <w:widowControl/>
              <w:suppressLineNumbers w:val="0"/>
              <w:kinsoku/>
              <w:wordWrap/>
              <w:overflowPunct/>
              <w:topLinePunct w:val="0"/>
              <w:bidi w:val="0"/>
              <w:snapToGrid/>
              <w:spacing w:line="360" w:lineRule="auto"/>
              <w:jc w:val="left"/>
              <w:textAlignment w:val="center"/>
              <w:rPr>
                <w:rFonts w:hint="default"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w:t>
            </w:r>
            <w:r>
              <w:rPr>
                <w:rFonts w:hint="eastAsia" w:ascii="宋体" w:hAnsi="宋体" w:cs="宋体"/>
                <w:b/>
                <w:bCs/>
                <w:i w:val="0"/>
                <w:iCs w:val="0"/>
                <w:color w:val="000000"/>
                <w:kern w:val="0"/>
                <w:sz w:val="22"/>
                <w:szCs w:val="22"/>
                <w:u w:val="none"/>
                <w:lang w:val="en-US" w:eastAsia="zh-CN" w:bidi="ar"/>
              </w:rPr>
              <w:t>二</w:t>
            </w:r>
            <w:r>
              <w:rPr>
                <w:rFonts w:hint="eastAsia" w:ascii="宋体" w:hAnsi="宋体" w:eastAsia="宋体" w:cs="宋体"/>
                <w:b/>
                <w:bCs/>
                <w:i w:val="0"/>
                <w:iCs w:val="0"/>
                <w:color w:val="000000"/>
                <w:kern w:val="0"/>
                <w:sz w:val="22"/>
                <w:szCs w:val="22"/>
                <w:u w:val="none"/>
                <w:lang w:val="en-US" w:eastAsia="zh-CN" w:bidi="ar"/>
              </w:rPr>
              <w:t>）</w:t>
            </w:r>
            <w:r>
              <w:rPr>
                <w:rFonts w:hint="eastAsia" w:ascii="宋体" w:hAnsi="宋体" w:cs="宋体"/>
                <w:b/>
                <w:bCs/>
                <w:i w:val="0"/>
                <w:iCs w:val="0"/>
                <w:color w:val="000000"/>
                <w:kern w:val="0"/>
                <w:sz w:val="22"/>
                <w:szCs w:val="22"/>
                <w:u w:val="none"/>
                <w:lang w:val="en-US" w:eastAsia="zh-CN" w:bidi="ar"/>
              </w:rPr>
              <w:t>系统设计</w:t>
            </w:r>
          </w:p>
        </w:tc>
      </w:tr>
      <w:tr w14:paraId="14C69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shd w:val="clear" w:color="auto" w:fill="auto"/>
            <w:noWrap/>
            <w:vAlign w:val="center"/>
          </w:tcPr>
          <w:p w14:paraId="569586AA">
            <w:pPr>
              <w:keepNext w:val="0"/>
              <w:keepLines w:val="0"/>
              <w:pageBreakBefore w:val="0"/>
              <w:widowControl/>
              <w:suppressLineNumbers w:val="0"/>
              <w:kinsoku/>
              <w:wordWrap/>
              <w:overflowPunct/>
              <w:topLinePunct w:val="0"/>
              <w:bidi w:val="0"/>
              <w:snapToGrid/>
              <w:spacing w:line="360" w:lineRule="auto"/>
              <w:jc w:val="center"/>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1</w:t>
            </w:r>
          </w:p>
        </w:tc>
        <w:tc>
          <w:tcPr>
            <w:tcW w:w="899" w:type="pct"/>
            <w:gridSpan w:val="2"/>
            <w:shd w:val="clear" w:color="auto" w:fill="auto"/>
            <w:noWrap/>
            <w:vAlign w:val="center"/>
          </w:tcPr>
          <w:p w14:paraId="041D6ACF">
            <w:pPr>
              <w:keepNext w:val="0"/>
              <w:keepLines w:val="0"/>
              <w:pageBreakBefore w:val="0"/>
              <w:widowControl/>
              <w:suppressLineNumbers w:val="0"/>
              <w:kinsoku/>
              <w:wordWrap/>
              <w:overflowPunct/>
              <w:topLinePunct w:val="0"/>
              <w:bidi w:val="0"/>
              <w:snapToGrid/>
              <w:spacing w:line="360" w:lineRule="auto"/>
              <w:jc w:val="center"/>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系统设计</w:t>
            </w:r>
          </w:p>
        </w:tc>
        <w:tc>
          <w:tcPr>
            <w:tcW w:w="3380" w:type="pct"/>
            <w:shd w:val="clear" w:color="auto" w:fill="auto"/>
            <w:noWrap/>
            <w:vAlign w:val="center"/>
          </w:tcPr>
          <w:p w14:paraId="1BDBFE1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系统架构设计、系统概要设计、系统详细设计和系统数据库设计、UI设计。</w:t>
            </w:r>
          </w:p>
        </w:tc>
      </w:tr>
      <w:tr w14:paraId="624B3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6" w:hRule="atLeast"/>
          <w:jc w:val="center"/>
        </w:trPr>
        <w:tc>
          <w:tcPr>
            <w:tcW w:w="5000" w:type="pct"/>
            <w:gridSpan w:val="4"/>
            <w:shd w:val="clear" w:color="auto" w:fill="auto"/>
            <w:vAlign w:val="center"/>
          </w:tcPr>
          <w:p w14:paraId="11B93DF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w:t>
            </w:r>
            <w:r>
              <w:rPr>
                <w:rFonts w:hint="eastAsia" w:ascii="宋体" w:hAnsi="宋体" w:cs="宋体"/>
                <w:b/>
                <w:bCs/>
                <w:i w:val="0"/>
                <w:iCs w:val="0"/>
                <w:color w:val="auto"/>
                <w:kern w:val="0"/>
                <w:sz w:val="22"/>
                <w:szCs w:val="22"/>
                <w:u w:val="none"/>
                <w:lang w:val="en-US" w:eastAsia="zh-CN" w:bidi="ar"/>
              </w:rPr>
              <w:t>三</w:t>
            </w:r>
            <w:r>
              <w:rPr>
                <w:rFonts w:hint="eastAsia" w:ascii="宋体" w:hAnsi="宋体" w:eastAsia="宋体" w:cs="宋体"/>
                <w:b/>
                <w:bCs/>
                <w:i w:val="0"/>
                <w:iCs w:val="0"/>
                <w:color w:val="auto"/>
                <w:kern w:val="0"/>
                <w:sz w:val="22"/>
                <w:szCs w:val="22"/>
                <w:u w:val="none"/>
                <w:lang w:val="en-US" w:eastAsia="zh-CN" w:bidi="ar"/>
              </w:rPr>
              <w:t>）视频基础应用升级</w:t>
            </w:r>
          </w:p>
        </w:tc>
      </w:tr>
      <w:tr w14:paraId="23E06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9" w:type="pct"/>
            <w:vMerge w:val="restart"/>
            <w:shd w:val="clear" w:color="auto" w:fill="auto"/>
            <w:vAlign w:val="center"/>
          </w:tcPr>
          <w:p w14:paraId="6B3998D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w:t>
            </w:r>
          </w:p>
        </w:tc>
        <w:tc>
          <w:tcPr>
            <w:tcW w:w="423" w:type="pct"/>
            <w:vMerge w:val="restart"/>
            <w:shd w:val="clear" w:color="auto" w:fill="auto"/>
            <w:vAlign w:val="center"/>
          </w:tcPr>
          <w:p w14:paraId="4A60C09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国产化适配</w:t>
            </w:r>
          </w:p>
        </w:tc>
        <w:tc>
          <w:tcPr>
            <w:tcW w:w="475" w:type="pct"/>
            <w:vMerge w:val="restart"/>
            <w:shd w:val="clear" w:color="auto" w:fill="auto"/>
            <w:vAlign w:val="center"/>
          </w:tcPr>
          <w:p w14:paraId="6324BAF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硬件适配验证</w:t>
            </w:r>
          </w:p>
        </w:tc>
        <w:tc>
          <w:tcPr>
            <w:tcW w:w="3380" w:type="pct"/>
            <w:shd w:val="clear" w:color="auto" w:fill="auto"/>
            <w:vAlign w:val="center"/>
          </w:tcPr>
          <w:p w14:paraId="59D3E40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架构和指令集适配，根据硬件（鲲鹏CPU）的特性进行代码的修改和优化</w:t>
            </w:r>
          </w:p>
        </w:tc>
      </w:tr>
      <w:tr w14:paraId="68009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853CB0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E3329A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5CFB11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B3F645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驱动程序开发和优化，编写和优化相应的驱动程序，使管理硬件资源与操作系统进行通信</w:t>
            </w:r>
          </w:p>
        </w:tc>
      </w:tr>
      <w:tr w14:paraId="4576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065BA2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D78BC9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58C90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5FCB2C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对芯片进行性能优化，提高系统的响应速度和资源利用率并平衡功耗</w:t>
            </w:r>
          </w:p>
        </w:tc>
      </w:tr>
      <w:tr w14:paraId="4CCA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C4ECC2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5DCC29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3C38F4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76E800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软硬件协同开发，解决硬件和软件之间的兼容性和性能问题</w:t>
            </w:r>
          </w:p>
        </w:tc>
      </w:tr>
      <w:tr w14:paraId="002C5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32E874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8A4D9D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1E3BAE7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操作系统适配验证</w:t>
            </w:r>
          </w:p>
        </w:tc>
        <w:tc>
          <w:tcPr>
            <w:tcW w:w="3380" w:type="pct"/>
            <w:shd w:val="clear" w:color="auto" w:fill="auto"/>
            <w:vAlign w:val="center"/>
          </w:tcPr>
          <w:p w14:paraId="34A752A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桌面端操作系统适配验证，包括软件包的管理、安装部署、签名授权等</w:t>
            </w:r>
          </w:p>
        </w:tc>
      </w:tr>
      <w:tr w14:paraId="2CE73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0D73177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D28D42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03AF2F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1024A3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服务端操作系统适配验证，根据本项目软件的特性要求、安全要求等对操作系统进行安全加固、增加配置管理工具包、内核参数调整、安装各种依赖库和驱动</w:t>
            </w:r>
          </w:p>
        </w:tc>
      </w:tr>
      <w:tr w14:paraId="20B60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1291F7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9EB122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0C6771D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软件应用迁移</w:t>
            </w:r>
          </w:p>
        </w:tc>
        <w:tc>
          <w:tcPr>
            <w:tcW w:w="3380" w:type="pct"/>
            <w:shd w:val="clear" w:color="auto" w:fill="auto"/>
            <w:vAlign w:val="center"/>
          </w:tcPr>
          <w:p w14:paraId="2933C42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获取ARM软件版本，license置换或刷新</w:t>
            </w:r>
          </w:p>
        </w:tc>
      </w:tr>
      <w:tr w14:paraId="0772FF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90BEA9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24635B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5F22A2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8887CE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重新在ARM环境下编译，替换ARM版本JDK或PVM虚拟机</w:t>
            </w:r>
          </w:p>
        </w:tc>
      </w:tr>
      <w:tr w14:paraId="45342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F17CE2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97753F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0ABD19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9C5BB4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ARM对应操作系统软件包部署，源码在ARM环境下重新编译</w:t>
            </w:r>
          </w:p>
        </w:tc>
      </w:tr>
      <w:tr w14:paraId="246F1A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DDC671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DFC95D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2582CB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B107D5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在解释型(Java，Python，PHP，Nodejs等)编译型类库</w:t>
            </w:r>
          </w:p>
        </w:tc>
      </w:tr>
      <w:tr w14:paraId="0D4C5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B3D559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D80AB5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D9CB27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3B81F9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跨平台、GUI相关代码、多线程、浮点数精度进行编译</w:t>
            </w:r>
          </w:p>
        </w:tc>
      </w:tr>
      <w:tr w14:paraId="1F7C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5F1101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AF1C3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AFD9CA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D31D2E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服务端应用适配：操作系统指令的适配、操作系统系统函数、数据库的DDL语句，业务层面的DML语句适配，中间件的安装部署、打包</w:t>
            </w:r>
          </w:p>
        </w:tc>
      </w:tr>
      <w:tr w14:paraId="561813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727077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3258C7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1CA75C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8854AF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桌面端应用适配：底层操作系统的函数进行适配</w:t>
            </w:r>
          </w:p>
        </w:tc>
      </w:tr>
      <w:tr w14:paraId="7CE84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E1F8EA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1C36C5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338732D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数据库适配验证</w:t>
            </w:r>
          </w:p>
        </w:tc>
        <w:tc>
          <w:tcPr>
            <w:tcW w:w="3380" w:type="pct"/>
            <w:shd w:val="clear" w:color="auto" w:fill="auto"/>
            <w:vAlign w:val="center"/>
          </w:tcPr>
          <w:p w14:paraId="3F908FA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将国产化数据库按照软件平台侧的规范进行适配，包括打包规范、安装部署、授权、运维监测、备份恢复</w:t>
            </w:r>
          </w:p>
        </w:tc>
      </w:tr>
      <w:tr w14:paraId="692BA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39578C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C8D880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746728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3DD183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应用的安装部署（初始化数据库）、应用的业务功能（数据库的增删改查）、数据库的运维监测、数据库的性能调优</w:t>
            </w:r>
          </w:p>
        </w:tc>
      </w:tr>
      <w:tr w14:paraId="5BB5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FC1D54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C2AFCA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0EC7F3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70FD91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将原mysql的数据迁移到国产数据库中</w:t>
            </w:r>
          </w:p>
        </w:tc>
      </w:tr>
      <w:tr w14:paraId="50E0D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342E11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9B642A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02E233D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Kingdee中间件适配验证</w:t>
            </w:r>
          </w:p>
        </w:tc>
        <w:tc>
          <w:tcPr>
            <w:tcW w:w="3380" w:type="pct"/>
            <w:shd w:val="clear" w:color="auto" w:fill="auto"/>
            <w:vAlign w:val="center"/>
          </w:tcPr>
          <w:p w14:paraId="0848A18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中间件（Web服务器中间件、应用服务器中间件、消息队列中间件、缓存中间件）的差异进行差异化定制迁移</w:t>
            </w:r>
          </w:p>
        </w:tc>
      </w:tr>
      <w:tr w14:paraId="036C5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113094E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w:t>
            </w:r>
          </w:p>
        </w:tc>
        <w:tc>
          <w:tcPr>
            <w:tcW w:w="423" w:type="pct"/>
            <w:vMerge w:val="restart"/>
            <w:shd w:val="clear" w:color="auto" w:fill="auto"/>
            <w:vAlign w:val="center"/>
          </w:tcPr>
          <w:p w14:paraId="0B64992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新建社会面汇聚节点</w:t>
            </w:r>
          </w:p>
        </w:tc>
        <w:tc>
          <w:tcPr>
            <w:tcW w:w="475" w:type="pct"/>
            <w:vMerge w:val="restart"/>
            <w:shd w:val="clear" w:color="auto" w:fill="auto"/>
            <w:vAlign w:val="center"/>
          </w:tcPr>
          <w:p w14:paraId="1E5E80C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主流接入协议</w:t>
            </w:r>
          </w:p>
        </w:tc>
        <w:tc>
          <w:tcPr>
            <w:tcW w:w="3380" w:type="pct"/>
            <w:shd w:val="clear" w:color="auto" w:fill="auto"/>
            <w:vAlign w:val="center"/>
          </w:tcPr>
          <w:p w14:paraId="1F0ECDC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新建社会面视频汇聚节点，节点支持</w:t>
            </w:r>
            <w:ins w:id="29" w:author="wtx" w:date="2024-09-23T20:45:19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45000路三类点视频设备接入，</w:t>
            </w:r>
            <w:ins w:id="30" w:author="wtx" w:date="2024-09-23T20:45:22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1000路视频转发</w:t>
            </w:r>
          </w:p>
        </w:tc>
      </w:tr>
      <w:tr w14:paraId="63C3BA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B657DE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30CA8C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0E9C79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DF389B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开发《公共安全视频监控联网系统信息传输、交换、控制技术要求》（GB/T28181）协议，满足国标视频接入</w:t>
            </w:r>
          </w:p>
        </w:tc>
      </w:tr>
      <w:tr w14:paraId="7D8C8E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D3A2C5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09FF2E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4A997C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5B9E8C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开发《开放型网络视频接口协议》协议，满足Onvif设备接入</w:t>
            </w:r>
          </w:p>
        </w:tc>
      </w:tr>
      <w:tr w14:paraId="54FE8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82CA14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C6E8D3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BB2909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F06539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根据点位实际重要性，采用设备SDK协议开发接入</w:t>
            </w:r>
          </w:p>
        </w:tc>
      </w:tr>
      <w:tr w14:paraId="3ADAC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549BD5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4BAE6C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63EAC90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统一媒体服务</w:t>
            </w:r>
          </w:p>
        </w:tc>
        <w:tc>
          <w:tcPr>
            <w:tcW w:w="3380" w:type="pct"/>
            <w:shd w:val="clear" w:color="auto" w:fill="auto"/>
            <w:vAlign w:val="center"/>
          </w:tcPr>
          <w:p w14:paraId="5191A7A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对前端各种码流封装格式进行转换（非编码格式转换），将前端各异的码流封装格式统一为标准流</w:t>
            </w:r>
          </w:p>
        </w:tc>
      </w:tr>
      <w:tr w14:paraId="2032E0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C669A5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EC150A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46E2CE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323281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RTP流转换到私有流，PS流转换到私有流，私有流1转换到私有流N，RTPoverRTSP流转换到私有流以及从私有流转换到RTP流</w:t>
            </w:r>
          </w:p>
        </w:tc>
      </w:tr>
      <w:tr w14:paraId="0D1829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A22349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2837F1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10162A1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接入负载均衡</w:t>
            </w:r>
          </w:p>
        </w:tc>
        <w:tc>
          <w:tcPr>
            <w:tcW w:w="3380" w:type="pct"/>
            <w:shd w:val="clear" w:color="auto" w:fill="auto"/>
            <w:vAlign w:val="center"/>
          </w:tcPr>
          <w:p w14:paraId="71BD0FF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将设备均衡安排到集群，并在集群中节点故障时进行设备的迁移</w:t>
            </w:r>
          </w:p>
        </w:tc>
      </w:tr>
      <w:tr w14:paraId="21A2E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2E321B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070F24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6B77D3A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接入插件化</w:t>
            </w:r>
          </w:p>
        </w:tc>
        <w:tc>
          <w:tcPr>
            <w:tcW w:w="3380" w:type="pct"/>
            <w:shd w:val="clear" w:color="auto" w:fill="auto"/>
            <w:vAlign w:val="center"/>
          </w:tcPr>
          <w:p w14:paraId="1986BC4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通过内部协议框架，统一纳管各厂家的接入库</w:t>
            </w:r>
          </w:p>
        </w:tc>
      </w:tr>
      <w:tr w14:paraId="6E8629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51588B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1F3B7F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375FB5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4EC2CE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通过开放协议，只要符合对应接入协议即可实现快速接入</w:t>
            </w:r>
          </w:p>
        </w:tc>
      </w:tr>
      <w:tr w14:paraId="77B4D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0D0A12E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w:t>
            </w:r>
          </w:p>
        </w:tc>
        <w:tc>
          <w:tcPr>
            <w:tcW w:w="423" w:type="pct"/>
            <w:vMerge w:val="restart"/>
            <w:shd w:val="clear" w:color="auto" w:fill="auto"/>
            <w:vAlign w:val="center"/>
          </w:tcPr>
          <w:p w14:paraId="1351ECD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区视频联网共享平台扩容</w:t>
            </w:r>
          </w:p>
        </w:tc>
        <w:tc>
          <w:tcPr>
            <w:tcW w:w="475" w:type="pct"/>
            <w:shd w:val="clear" w:color="auto" w:fill="auto"/>
            <w:vAlign w:val="center"/>
          </w:tcPr>
          <w:p w14:paraId="0A0ED1C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视频转发能力提升</w:t>
            </w:r>
          </w:p>
        </w:tc>
        <w:tc>
          <w:tcPr>
            <w:tcW w:w="3380" w:type="pct"/>
            <w:shd w:val="clear" w:color="auto" w:fill="auto"/>
            <w:vAlign w:val="center"/>
          </w:tcPr>
          <w:p w14:paraId="1C494B4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通过流媒体服务和流媒体调度服务，视频转发能力提升至</w:t>
            </w:r>
            <w:ins w:id="31" w:author="wtx" w:date="2024-09-23T20:45:44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8000路（4Mbps码流）</w:t>
            </w:r>
          </w:p>
        </w:tc>
      </w:tr>
      <w:tr w14:paraId="151A4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04483D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4B099B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1BBF690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视频取流能力提升</w:t>
            </w:r>
          </w:p>
        </w:tc>
        <w:tc>
          <w:tcPr>
            <w:tcW w:w="3380" w:type="pct"/>
            <w:shd w:val="clear" w:color="auto" w:fill="auto"/>
            <w:vAlign w:val="center"/>
          </w:tcPr>
          <w:p w14:paraId="11845CA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通过流媒体集群调度功能，增加视频预取流服务，提升移动客户端和PC客户端视频播放的性能稳定性、响应快速性</w:t>
            </w:r>
          </w:p>
        </w:tc>
      </w:tr>
      <w:tr w14:paraId="782FB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E6C9F3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486CFB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6777459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视频汇聚能力提升</w:t>
            </w:r>
          </w:p>
        </w:tc>
        <w:tc>
          <w:tcPr>
            <w:tcW w:w="3380" w:type="pct"/>
            <w:shd w:val="clear" w:color="auto" w:fill="auto"/>
            <w:vAlign w:val="center"/>
          </w:tcPr>
          <w:p w14:paraId="6E41DBF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海量设备数加载：视频接入点位能力数量</w:t>
            </w:r>
            <w:commentRangeStart w:id="14"/>
            <w:r>
              <w:rPr>
                <w:rFonts w:hint="eastAsia" w:ascii="宋体" w:hAnsi="宋体" w:eastAsia="宋体" w:cs="宋体"/>
                <w:i w:val="0"/>
                <w:iCs w:val="0"/>
                <w:color w:val="auto"/>
                <w:kern w:val="0"/>
                <w:sz w:val="22"/>
                <w:szCs w:val="22"/>
                <w:u w:val="none"/>
                <w:lang w:val="en-US" w:eastAsia="zh-CN" w:bidi="ar"/>
              </w:rPr>
              <w:t>从</w:t>
            </w:r>
            <w:r>
              <w:rPr>
                <w:rFonts w:hint="eastAsia" w:ascii="宋体" w:hAnsi="宋体" w:cs="宋体"/>
                <w:i w:val="0"/>
                <w:iCs w:val="0"/>
                <w:color w:val="auto"/>
                <w:kern w:val="0"/>
                <w:sz w:val="22"/>
                <w:szCs w:val="22"/>
                <w:u w:val="none"/>
                <w:lang w:val="en-US" w:eastAsia="zh-CN" w:bidi="ar"/>
              </w:rPr>
              <w:t>85000</w:t>
            </w:r>
            <w:r>
              <w:rPr>
                <w:rFonts w:hint="eastAsia" w:ascii="宋体" w:hAnsi="宋体" w:eastAsia="宋体" w:cs="宋体"/>
                <w:i w:val="0"/>
                <w:iCs w:val="0"/>
                <w:color w:val="auto"/>
                <w:kern w:val="0"/>
                <w:sz w:val="22"/>
                <w:szCs w:val="22"/>
                <w:u w:val="none"/>
                <w:lang w:val="en-US" w:eastAsia="zh-CN" w:bidi="ar"/>
              </w:rPr>
              <w:t>提升至150000</w:t>
            </w:r>
            <w:commentRangeEnd w:id="14"/>
            <w:r>
              <w:commentReference w:id="14"/>
            </w:r>
          </w:p>
        </w:tc>
      </w:tr>
      <w:tr w14:paraId="62B6D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1C2C1F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CDAF96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CCFFFC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D5DA3B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海量在线用户并发</w:t>
            </w:r>
          </w:p>
        </w:tc>
      </w:tr>
      <w:tr w14:paraId="33E78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0C2AD8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7734BD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1E56AE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543D43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电子地图海量点位加载</w:t>
            </w:r>
          </w:p>
        </w:tc>
      </w:tr>
      <w:tr w14:paraId="3EC4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FBF9BD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E289F4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4CD0A9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67D144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消息队列服务</w:t>
            </w:r>
          </w:p>
        </w:tc>
      </w:tr>
      <w:tr w14:paraId="3F25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9E7EE2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F6D969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50DF55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48D981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规则引擎服务</w:t>
            </w:r>
          </w:p>
        </w:tc>
      </w:tr>
      <w:tr w14:paraId="3B3DA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F35042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029520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6EFCA5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EB4804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客户端模块插件化</w:t>
            </w:r>
          </w:p>
        </w:tc>
      </w:tr>
      <w:tr w14:paraId="70633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8C2A94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4755F8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C30746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01E5B5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浏览器无插件</w:t>
            </w:r>
          </w:p>
        </w:tc>
      </w:tr>
      <w:tr w14:paraId="25FC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BA237E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E4CE3E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69C885A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共享级联协议</w:t>
            </w:r>
          </w:p>
        </w:tc>
        <w:tc>
          <w:tcPr>
            <w:tcW w:w="3380" w:type="pct"/>
            <w:shd w:val="clear" w:color="auto" w:fill="auto"/>
            <w:vAlign w:val="center"/>
          </w:tcPr>
          <w:p w14:paraId="2E180EF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支持GB/T 28181协议级联共享能力和基于RTSP、RTMP、FLV、HLS协议的视频资源共享能力</w:t>
            </w:r>
          </w:p>
        </w:tc>
      </w:tr>
      <w:tr w14:paraId="1C21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2D18C63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4</w:t>
            </w:r>
          </w:p>
        </w:tc>
        <w:tc>
          <w:tcPr>
            <w:tcW w:w="423" w:type="pct"/>
            <w:vMerge w:val="restart"/>
            <w:shd w:val="clear" w:color="auto" w:fill="auto"/>
            <w:vAlign w:val="center"/>
          </w:tcPr>
          <w:p w14:paraId="6EA69B4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国产</w:t>
            </w:r>
            <w:r>
              <w:rPr>
                <w:rFonts w:hint="eastAsia" w:ascii="宋体" w:hAnsi="宋体" w:eastAsia="宋体" w:cs="宋体"/>
                <w:i w:val="0"/>
                <w:iCs w:val="0"/>
                <w:color w:val="auto"/>
                <w:kern w:val="0"/>
                <w:sz w:val="22"/>
                <w:szCs w:val="22"/>
                <w:u w:val="none"/>
                <w:lang w:val="en-US" w:eastAsia="zh-CN" w:bidi="ar"/>
              </w:rPr>
              <w:t>操作系统PC客户端</w:t>
            </w:r>
          </w:p>
        </w:tc>
        <w:tc>
          <w:tcPr>
            <w:tcW w:w="475" w:type="pct"/>
            <w:shd w:val="clear" w:color="auto" w:fill="auto"/>
            <w:vAlign w:val="center"/>
          </w:tcPr>
          <w:p w14:paraId="092D1BE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登录界面</w:t>
            </w:r>
          </w:p>
        </w:tc>
        <w:tc>
          <w:tcPr>
            <w:tcW w:w="3380" w:type="pct"/>
            <w:shd w:val="clear" w:color="auto" w:fill="auto"/>
            <w:vAlign w:val="center"/>
          </w:tcPr>
          <w:p w14:paraId="080FB12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登录界面PC客户端下载</w:t>
            </w:r>
          </w:p>
        </w:tc>
      </w:tr>
      <w:tr w14:paraId="386773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567BC7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DB3CFE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3CC9CE8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系统主页</w:t>
            </w:r>
          </w:p>
        </w:tc>
        <w:tc>
          <w:tcPr>
            <w:tcW w:w="3380" w:type="pct"/>
            <w:shd w:val="clear" w:color="auto" w:fill="auto"/>
            <w:vAlign w:val="center"/>
          </w:tcPr>
          <w:p w14:paraId="666CAA6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系统默认显示“主页”界面，页签栏、公告、报警、用户信息、本地配置、系统状态、窗口操作、应用菜单导航栏、编辑主页等模块开发</w:t>
            </w:r>
          </w:p>
        </w:tc>
      </w:tr>
      <w:tr w14:paraId="27EC8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7C00A6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A99F3E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5EC3E23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实时预览</w:t>
            </w:r>
          </w:p>
        </w:tc>
        <w:tc>
          <w:tcPr>
            <w:tcW w:w="3380" w:type="pct"/>
            <w:shd w:val="clear" w:color="auto" w:fill="auto"/>
            <w:vAlign w:val="center"/>
          </w:tcPr>
          <w:p w14:paraId="5339AA4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显示添加到平台上的设备和通道</w:t>
            </w:r>
          </w:p>
        </w:tc>
      </w:tr>
      <w:tr w14:paraId="2F5CD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8B6161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4E6A3A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B8D97A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5C2BCE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显示设备节点，设备树显示设备节点和通道，否则只显示通道</w:t>
            </w:r>
          </w:p>
        </w:tc>
      </w:tr>
      <w:tr w14:paraId="14BA9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4C2D5A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D09389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0D5D2F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236921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收藏通道：通道栏选择“添加到收藏夹”，可添加通道到收藏夹中</w:t>
            </w:r>
          </w:p>
        </w:tc>
      </w:tr>
      <w:tr w14:paraId="386C6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8FB1E7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060066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D4C684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B84C97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定位设备：通道栏选择“定位到地图”，页面跳转到 “电子地图”，可在“电子地图”页面快速显示设备位置</w:t>
            </w:r>
          </w:p>
        </w:tc>
      </w:tr>
      <w:tr w14:paraId="29B61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095A92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36DCA1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D16D3D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8C130E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显示通道信息：通道栏选择“显示通道信息”，可查看设备信息</w:t>
            </w:r>
          </w:p>
        </w:tc>
      </w:tr>
      <w:tr w14:paraId="18AD69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6FCDFD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1E0A53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B43F8B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F57AD4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导出通道：组织节点或设备节点可导出该组织节点或设备节点下的通道列表至本地，导出格式定为csv</w:t>
            </w:r>
          </w:p>
        </w:tc>
      </w:tr>
      <w:tr w14:paraId="467EE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B70335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F000C8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1E87E4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E26460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设置轮巡时间：组织节点或设备节点可选择“轮巡”，设置轮巡时间；并循环播放组织节点或设备节点或文件夹下的视频通道</w:t>
            </w:r>
          </w:p>
        </w:tc>
      </w:tr>
      <w:tr w14:paraId="0F4C2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8756A8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2086D6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C568B5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579F92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查看历史通道：可查看预览过的历史通道列表</w:t>
            </w:r>
          </w:p>
        </w:tc>
      </w:tr>
      <w:tr w14:paraId="0C990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8922A9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951572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B83E55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6BB153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在设备树的根节点，可设置设备树的显示类型、排序方式、是否隐藏离线节点等</w:t>
            </w:r>
          </w:p>
        </w:tc>
      </w:tr>
      <w:tr w14:paraId="329159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6E31D5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97439A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DCD1E3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FB1F32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搜索组织/设备/通道：在中选择搜索类型，输入搜索关键字，可搜索组织/设备/通道。</w:t>
            </w:r>
          </w:p>
        </w:tc>
      </w:tr>
      <w:tr w14:paraId="56381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540672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94BBA0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B6B010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D22F7C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显示已保存的视图列表，支持开启视图轮巡，视图是将单个或多个视频通道和窗口布局进行绑定。开启视图时，可同时查看绑定的视频通道画面。</w:t>
            </w:r>
          </w:p>
        </w:tc>
      </w:tr>
      <w:tr w14:paraId="33733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0B5F84C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A819E9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B82484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2BFA41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显示云台操作界面，支持调整云台的方向、调节放大倍数、设置预置 点等，在“ &gt; 视频设置”中选择“预览时展开云台控制界面”，在实时预 览界面选择云台相机视频窗口时，系统自动展示云台控制界面。</w:t>
            </w:r>
          </w:p>
        </w:tc>
      </w:tr>
      <w:tr w14:paraId="2408E2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1F8B05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F6BFCA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94B3BE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FA552E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支持关闭所有视频窗口</w:t>
            </w:r>
          </w:p>
        </w:tc>
      </w:tr>
      <w:tr w14:paraId="49F56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1714626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BCBD91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8A3C22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B881B3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支持可固定所有视频窗口的工具栏；固定后，播放窗口工具栏默认显示通道名称，鼠标移动到播放窗口后 显示分辨率信息</w:t>
            </w:r>
          </w:p>
        </w:tc>
      </w:tr>
      <w:tr w14:paraId="49403A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4FD530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D2F1CF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BB1AC0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8EFFAC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支持将当前的窗口布局和已开启的视频通道绑定为一个视图</w:t>
            </w:r>
          </w:p>
        </w:tc>
      </w:tr>
      <w:tr w14:paraId="60866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B26D22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B17893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CA9FC1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439DAD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支持抓拍选中窗口画面</w:t>
            </w:r>
          </w:p>
        </w:tc>
      </w:tr>
      <w:tr w14:paraId="2F9768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6CA5EE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6AD893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873215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E856C5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支持对选中窗口进行录像；仅当窗口中有实时视频时才会出现该图标</w:t>
            </w:r>
          </w:p>
        </w:tc>
      </w:tr>
      <w:tr w14:paraId="4469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355727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9FBBF3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D05084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87DED0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支持快捷选择电视墙窗口实时上墙</w:t>
            </w:r>
          </w:p>
        </w:tc>
      </w:tr>
      <w:tr w14:paraId="4046A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E8D8AD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CCF2A4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9F5A94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76462F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支持收藏所有视频窗口的通道</w:t>
            </w:r>
          </w:p>
        </w:tc>
      </w:tr>
      <w:tr w14:paraId="0FE0CE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17011E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A905DF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82AC20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CF9661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支持配置的轮巡任务和轮巡计划</w:t>
            </w:r>
          </w:p>
        </w:tc>
      </w:tr>
      <w:tr w14:paraId="7CFD7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436348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ED8F62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D2BBA6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9A45E5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实时预览视频源图像</w:t>
            </w:r>
          </w:p>
        </w:tc>
      </w:tr>
      <w:tr w14:paraId="1994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vAlign w:val="center"/>
          </w:tcPr>
          <w:p w14:paraId="15B7410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D970E0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A2AFF4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F3BB6E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置视频窗口的显示、窗口布局等；选择开启视频源的视频窗口，选择在视频窗口中满屏或按原始比例预览视频源；满屏：填满播放窗口；原始比例：画面的大小根据视频通道的分辨率自动调整；画面分割：支持可选择更多的画面分割方式以及自定义画面分割方式</w:t>
            </w:r>
          </w:p>
        </w:tc>
      </w:tr>
      <w:tr w14:paraId="0D311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634F9D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2C1BAB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2CBE7B2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录像回放</w:t>
            </w:r>
          </w:p>
        </w:tc>
        <w:tc>
          <w:tcPr>
            <w:tcW w:w="3380" w:type="pct"/>
            <w:shd w:val="clear" w:color="auto" w:fill="auto"/>
            <w:vAlign w:val="center"/>
          </w:tcPr>
          <w:p w14:paraId="0CFB1CB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抓拍一张图片</w:t>
            </w:r>
          </w:p>
        </w:tc>
      </w:tr>
      <w:tr w14:paraId="4CA7F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FC0709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A569F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88302F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663DB1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支持在时间轴上剪切一段录像并下载至本地 PC</w:t>
            </w:r>
          </w:p>
        </w:tc>
      </w:tr>
      <w:tr w14:paraId="03721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923343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084C4F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25921C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B2CA21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支持系统显示“下载中心”界面，可下载录像至本地 PC</w:t>
            </w:r>
          </w:p>
        </w:tc>
      </w:tr>
      <w:tr w14:paraId="4D4A8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6019C9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FFF0DB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93A440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2F59CF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fldChar w:fldCharType="begin"/>
            </w:r>
            <w:r>
              <w:rPr>
                <w:rFonts w:hint="eastAsia" w:ascii="宋体" w:hAnsi="宋体" w:eastAsia="宋体" w:cs="宋体"/>
                <w:i w:val="0"/>
                <w:iCs w:val="0"/>
                <w:color w:val="auto"/>
                <w:kern w:val="0"/>
                <w:sz w:val="22"/>
                <w:szCs w:val="22"/>
                <w:u w:val="none"/>
                <w:lang w:val="en-US" w:eastAsia="zh-CN" w:bidi="ar"/>
              </w:rPr>
              <w:instrText xml:space="preserve"> HYPERLINK "" \l "bookmark107" </w:instrText>
            </w:r>
            <w:r>
              <w:rPr>
                <w:rFonts w:hint="eastAsia" w:ascii="宋体" w:hAnsi="宋体" w:eastAsia="宋体" w:cs="宋体"/>
                <w:i w:val="0"/>
                <w:iCs w:val="0"/>
                <w:color w:val="auto"/>
                <w:kern w:val="0"/>
                <w:sz w:val="22"/>
                <w:szCs w:val="22"/>
                <w:u w:val="none"/>
                <w:lang w:val="en-US" w:eastAsia="zh-CN" w:bidi="ar"/>
              </w:rPr>
              <w:fldChar w:fldCharType="separate"/>
            </w:r>
            <w:r>
              <w:rPr>
                <w:rStyle w:val="51"/>
                <w:rFonts w:hint="eastAsia" w:ascii="宋体" w:hAnsi="宋体" w:eastAsia="宋体" w:cs="宋体"/>
                <w:i w:val="0"/>
                <w:iCs w:val="0"/>
                <w:color w:val="auto"/>
                <w:sz w:val="22"/>
                <w:szCs w:val="22"/>
                <w:u w:val="none"/>
              </w:rPr>
              <w:t>支持在电视墙上回放录像</w:t>
            </w:r>
            <w:r>
              <w:rPr>
                <w:rFonts w:hint="eastAsia" w:ascii="宋体" w:hAnsi="宋体" w:eastAsia="宋体" w:cs="宋体"/>
                <w:i w:val="0"/>
                <w:iCs w:val="0"/>
                <w:color w:val="auto"/>
                <w:kern w:val="0"/>
                <w:sz w:val="22"/>
                <w:szCs w:val="22"/>
                <w:u w:val="none"/>
                <w:lang w:val="en-US" w:eastAsia="zh-CN" w:bidi="ar"/>
              </w:rPr>
              <w:fldChar w:fldCharType="end"/>
            </w:r>
          </w:p>
        </w:tc>
      </w:tr>
      <w:tr w14:paraId="3B656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C00132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98A032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5B1386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1E26EF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单击该按钮，收藏所有录像播放窗口的通道</w:t>
            </w:r>
          </w:p>
        </w:tc>
      </w:tr>
      <w:tr w14:paraId="6E225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F86035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98A460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7660BE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3EC31D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fldChar w:fldCharType="begin"/>
            </w:r>
            <w:r>
              <w:rPr>
                <w:rFonts w:hint="eastAsia" w:ascii="宋体" w:hAnsi="宋体" w:eastAsia="宋体" w:cs="宋体"/>
                <w:i w:val="0"/>
                <w:iCs w:val="0"/>
                <w:color w:val="auto"/>
                <w:kern w:val="0"/>
                <w:sz w:val="22"/>
                <w:szCs w:val="22"/>
                <w:u w:val="none"/>
                <w:lang w:val="en-US" w:eastAsia="zh-CN" w:bidi="ar"/>
              </w:rPr>
              <w:instrText xml:space="preserve"> HYPERLINK "" \l "bookmark154" </w:instrText>
            </w:r>
            <w:r>
              <w:rPr>
                <w:rFonts w:hint="eastAsia" w:ascii="宋体" w:hAnsi="宋体" w:eastAsia="宋体" w:cs="宋体"/>
                <w:i w:val="0"/>
                <w:iCs w:val="0"/>
                <w:color w:val="auto"/>
                <w:kern w:val="0"/>
                <w:sz w:val="22"/>
                <w:szCs w:val="22"/>
                <w:u w:val="none"/>
                <w:lang w:val="en-US" w:eastAsia="zh-CN" w:bidi="ar"/>
              </w:rPr>
              <w:fldChar w:fldCharType="separate"/>
            </w:r>
            <w:r>
              <w:rPr>
                <w:rStyle w:val="51"/>
                <w:rFonts w:hint="eastAsia" w:ascii="宋体" w:hAnsi="宋体" w:eastAsia="宋体" w:cs="宋体"/>
                <w:i w:val="0"/>
                <w:iCs w:val="0"/>
                <w:color w:val="auto"/>
                <w:sz w:val="22"/>
                <w:szCs w:val="22"/>
                <w:u w:val="none"/>
              </w:rPr>
              <w:t>在时间轴上选择一段录像后，可锁定该段录像，锁定的录像无法被覆盖</w:t>
            </w:r>
            <w:r>
              <w:rPr>
                <w:rFonts w:hint="eastAsia" w:ascii="宋体" w:hAnsi="宋体" w:eastAsia="宋体" w:cs="宋体"/>
                <w:i w:val="0"/>
                <w:iCs w:val="0"/>
                <w:color w:val="auto"/>
                <w:kern w:val="0"/>
                <w:sz w:val="22"/>
                <w:szCs w:val="22"/>
                <w:u w:val="none"/>
                <w:lang w:val="en-US" w:eastAsia="zh-CN" w:bidi="ar"/>
              </w:rPr>
              <w:fldChar w:fldCharType="end"/>
            </w:r>
          </w:p>
        </w:tc>
      </w:tr>
      <w:tr w14:paraId="24AB7E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93720C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56ABF5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BAB37D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5DA1F7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在时间轴上选择一段录像打标</w:t>
            </w:r>
          </w:p>
        </w:tc>
      </w:tr>
      <w:tr w14:paraId="4AF33F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7DA99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C54024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024B40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456085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fldChar w:fldCharType="begin"/>
            </w:r>
            <w:r>
              <w:rPr>
                <w:rFonts w:hint="eastAsia" w:ascii="宋体" w:hAnsi="宋体" w:eastAsia="宋体" w:cs="宋体"/>
                <w:i w:val="0"/>
                <w:iCs w:val="0"/>
                <w:color w:val="auto"/>
                <w:kern w:val="0"/>
                <w:sz w:val="22"/>
                <w:szCs w:val="22"/>
                <w:u w:val="none"/>
                <w:lang w:val="en-US" w:eastAsia="zh-CN" w:bidi="ar"/>
              </w:rPr>
              <w:instrText xml:space="preserve"> HYPERLINK "" \l "bookmark149" </w:instrText>
            </w:r>
            <w:r>
              <w:rPr>
                <w:rFonts w:hint="eastAsia" w:ascii="宋体" w:hAnsi="宋体" w:eastAsia="宋体" w:cs="宋体"/>
                <w:i w:val="0"/>
                <w:iCs w:val="0"/>
                <w:color w:val="auto"/>
                <w:kern w:val="0"/>
                <w:sz w:val="22"/>
                <w:szCs w:val="22"/>
                <w:u w:val="none"/>
                <w:lang w:val="en-US" w:eastAsia="zh-CN" w:bidi="ar"/>
              </w:rPr>
              <w:fldChar w:fldCharType="separate"/>
            </w:r>
            <w:r>
              <w:rPr>
                <w:rStyle w:val="51"/>
                <w:rFonts w:hint="eastAsia" w:ascii="宋体" w:hAnsi="宋体" w:eastAsia="宋体" w:cs="宋体"/>
                <w:i w:val="0"/>
                <w:iCs w:val="0"/>
                <w:color w:val="auto"/>
                <w:sz w:val="22"/>
                <w:szCs w:val="22"/>
                <w:u w:val="none"/>
              </w:rPr>
              <w:t>分享视频给其他用户</w:t>
            </w:r>
            <w:r>
              <w:rPr>
                <w:rFonts w:hint="eastAsia" w:ascii="宋体" w:hAnsi="宋体" w:eastAsia="宋体" w:cs="宋体"/>
                <w:i w:val="0"/>
                <w:iCs w:val="0"/>
                <w:color w:val="auto"/>
                <w:kern w:val="0"/>
                <w:sz w:val="22"/>
                <w:szCs w:val="22"/>
                <w:u w:val="none"/>
                <w:lang w:val="en-US" w:eastAsia="zh-CN" w:bidi="ar"/>
              </w:rPr>
              <w:fldChar w:fldCharType="end"/>
            </w:r>
          </w:p>
        </w:tc>
      </w:tr>
      <w:tr w14:paraId="013CCF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D9A7D3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7B4DEA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B59776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36EFA6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fldChar w:fldCharType="begin"/>
            </w:r>
            <w:r>
              <w:rPr>
                <w:rFonts w:hint="eastAsia" w:ascii="宋体" w:hAnsi="宋体" w:eastAsia="宋体" w:cs="宋体"/>
                <w:i w:val="0"/>
                <w:iCs w:val="0"/>
                <w:color w:val="auto"/>
                <w:kern w:val="0"/>
                <w:sz w:val="22"/>
                <w:szCs w:val="22"/>
                <w:u w:val="none"/>
                <w:lang w:val="en-US" w:eastAsia="zh-CN" w:bidi="ar"/>
              </w:rPr>
              <w:instrText xml:space="preserve"> HYPERLINK "" \l "bookmark156" </w:instrText>
            </w:r>
            <w:r>
              <w:rPr>
                <w:rFonts w:hint="eastAsia" w:ascii="宋体" w:hAnsi="宋体" w:eastAsia="宋体" w:cs="宋体"/>
                <w:i w:val="0"/>
                <w:iCs w:val="0"/>
                <w:color w:val="auto"/>
                <w:kern w:val="0"/>
                <w:sz w:val="22"/>
                <w:szCs w:val="22"/>
                <w:u w:val="none"/>
                <w:lang w:val="en-US" w:eastAsia="zh-CN" w:bidi="ar"/>
              </w:rPr>
              <w:fldChar w:fldCharType="separate"/>
            </w:r>
            <w:r>
              <w:rPr>
                <w:rStyle w:val="51"/>
                <w:rFonts w:hint="eastAsia" w:ascii="宋体" w:hAnsi="宋体" w:eastAsia="宋体" w:cs="宋体"/>
                <w:i w:val="0"/>
                <w:iCs w:val="0"/>
                <w:color w:val="auto"/>
                <w:sz w:val="22"/>
                <w:szCs w:val="22"/>
                <w:u w:val="none"/>
              </w:rPr>
              <w:t>支持在时间轴上选择录像，可将该段录像均分为多个片段 同时回放</w:t>
            </w:r>
            <w:r>
              <w:rPr>
                <w:rFonts w:hint="eastAsia" w:ascii="宋体" w:hAnsi="宋体" w:eastAsia="宋体" w:cs="宋体"/>
                <w:i w:val="0"/>
                <w:iCs w:val="0"/>
                <w:color w:val="auto"/>
                <w:kern w:val="0"/>
                <w:sz w:val="22"/>
                <w:szCs w:val="22"/>
                <w:u w:val="none"/>
                <w:lang w:val="en-US" w:eastAsia="zh-CN" w:bidi="ar"/>
              </w:rPr>
              <w:fldChar w:fldCharType="end"/>
            </w:r>
          </w:p>
        </w:tc>
      </w:tr>
      <w:tr w14:paraId="03017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AF83EC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FC1D48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67E4F1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B8B31E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单击关闭所有录像播放窗口</w:t>
            </w:r>
          </w:p>
        </w:tc>
      </w:tr>
      <w:tr w14:paraId="49C83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6BE4D0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3116A7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E978AD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8D65D1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单击显示并固定所有录像播放窗口工具栏</w:t>
            </w:r>
          </w:p>
        </w:tc>
      </w:tr>
      <w:tr w14:paraId="4D3BAB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A835BE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A0F748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77088F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F2E622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支持配置图标的显示/隐藏</w:t>
            </w:r>
          </w:p>
        </w:tc>
      </w:tr>
      <w:tr w14:paraId="358B7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D3EAB9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244A56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CE6E50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3A3948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同时回放多个视频通道录像时，支持进入同步播放模式， 可同时控制多个视频通道的回放状态</w:t>
            </w:r>
          </w:p>
        </w:tc>
      </w:tr>
      <w:tr w14:paraId="6D775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2F7215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A9B59A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ED86BF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BE439B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暂停状态下，支持单帧后退回放录像</w:t>
            </w:r>
          </w:p>
        </w:tc>
      </w:tr>
      <w:tr w14:paraId="73BF9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C4355A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9985E8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87BE54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ED9D32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暂停状态下，支持后退回放录像</w:t>
            </w:r>
          </w:p>
        </w:tc>
      </w:tr>
      <w:tr w14:paraId="20EC4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F5993E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834EDE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9D1A22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B7E542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支持停止回放录像</w:t>
            </w:r>
          </w:p>
        </w:tc>
      </w:tr>
      <w:tr w14:paraId="1E6CC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DE313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EF33AA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610478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83925F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支持暂停回放录像</w:t>
            </w:r>
          </w:p>
        </w:tc>
      </w:tr>
      <w:tr w14:paraId="142EC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2D786C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1984CC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7FC68B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CC8C6F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支持单帧前进回放录像</w:t>
            </w:r>
          </w:p>
        </w:tc>
      </w:tr>
      <w:tr w14:paraId="631081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0867EE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7E55F8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877E7A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31175E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支持调整回放速度，中间的数值显示当前的回放倍数</w:t>
            </w:r>
          </w:p>
        </w:tc>
      </w:tr>
      <w:tr w14:paraId="4C07E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B7B445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498E85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C642DF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409C03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设置时间，单击“定位”，录像定位至设置的时间点</w:t>
            </w:r>
          </w:p>
        </w:tc>
      </w:tr>
      <w:tr w14:paraId="33813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C7269E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4BCD51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68A846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92CDFF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窗口显示：选择开启视频源的视频窗口，支持选择在视频窗口中全屏 或按原始比例预览视频源</w:t>
            </w:r>
          </w:p>
        </w:tc>
      </w:tr>
      <w:tr w14:paraId="171AE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EB5F2C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2F147A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8D8819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C5615F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画面分割：可设置画面分割方式</w:t>
            </w:r>
          </w:p>
        </w:tc>
      </w:tr>
      <w:tr w14:paraId="348D4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F4435B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E10EF0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2F33B49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电子地图</w:t>
            </w:r>
          </w:p>
        </w:tc>
        <w:tc>
          <w:tcPr>
            <w:tcW w:w="3380" w:type="pct"/>
            <w:shd w:val="clear" w:color="auto" w:fill="auto"/>
            <w:vAlign w:val="center"/>
          </w:tcPr>
          <w:p w14:paraId="06E7AB9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显示电子地图的子菜单图标，可在地图上管理设备资源</w:t>
            </w:r>
          </w:p>
        </w:tc>
      </w:tr>
      <w:tr w14:paraId="6BC22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ED2292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C16E0B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82629C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C9AE24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设备资源树区域，单击资源类型（例如“视频通道”），可查看对应的资源列表</w:t>
            </w:r>
          </w:p>
        </w:tc>
      </w:tr>
      <w:tr w14:paraId="1151E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F59EEC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566247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0EB9EB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3BFBB6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显示地图，地图上支持展现设备、设备报警闪点等</w:t>
            </w:r>
          </w:p>
        </w:tc>
      </w:tr>
      <w:tr w14:paraId="182D4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7959CF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B813A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2DD845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BE745C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 xml:space="preserve">通过多边形选、框选和圈选的方式选择地图上的设备。 </w:t>
            </w:r>
            <w:r>
              <w:rPr>
                <w:rStyle w:val="217"/>
                <w:color w:val="auto"/>
                <w:lang w:val="en-US" w:eastAsia="zh-CN" w:bidi="ar"/>
              </w:rPr>
              <w:t xml:space="preserve"> </w:t>
            </w:r>
          </w:p>
        </w:tc>
      </w:tr>
      <w:tr w14:paraId="5B1F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770A6E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EF09B3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FAD4B9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DEB19E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单击“图层控制”，选择需要在地图上显示的信息，包括卡口通道、视频通道等</w:t>
            </w:r>
          </w:p>
        </w:tc>
      </w:tr>
      <w:tr w14:paraId="1893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BFE94F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6DA51F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61C9D4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6C5B29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地图测距，分别单击地图上需要测量距离的点位，地图上显示两点间的直线和距离，双击结束绘制。地图清屏，清除地图上的测距、测面和标记信息</w:t>
            </w:r>
          </w:p>
        </w:tc>
      </w:tr>
      <w:tr w14:paraId="669F4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DFF369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5C85E8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EB84A7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69B7F5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区域定位，在地图上绘制定位区域后，通过定位区域快速定位到指定的位置</w:t>
            </w:r>
          </w:p>
        </w:tc>
      </w:tr>
      <w:tr w14:paraId="4BC6C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34E6B0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28A6EE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B16928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7255EC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单击“全屏”，全屏显示地图界面</w:t>
            </w:r>
          </w:p>
        </w:tc>
      </w:tr>
      <w:tr w14:paraId="0920F2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ADDE1B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2118B8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4ECEF70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视频分享</w:t>
            </w:r>
          </w:p>
        </w:tc>
        <w:tc>
          <w:tcPr>
            <w:tcW w:w="3380" w:type="pct"/>
            <w:shd w:val="clear" w:color="auto" w:fill="auto"/>
            <w:vAlign w:val="center"/>
          </w:tcPr>
          <w:p w14:paraId="04EA281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查看分享信息和分享的视频内容，如果发出的分享还未被对方查看，可以撤销分享（国产环境下开发）</w:t>
            </w:r>
          </w:p>
        </w:tc>
      </w:tr>
      <w:tr w14:paraId="5793C2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9921CA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6DFF77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422ED82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报警处理</w:t>
            </w:r>
          </w:p>
        </w:tc>
        <w:tc>
          <w:tcPr>
            <w:tcW w:w="3380" w:type="pct"/>
            <w:shd w:val="clear" w:color="auto" w:fill="auto"/>
            <w:vAlign w:val="center"/>
          </w:tcPr>
          <w:p w14:paraId="05652D6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查看并处理所有通道产生的报警信息，包括设备硬件触发的报警、视频通道触发的报警和智能 规则触发的报警（国产环境下开发）</w:t>
            </w:r>
          </w:p>
        </w:tc>
      </w:tr>
      <w:tr w14:paraId="5249A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ACCBD3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E42D24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6D0F0CD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分辨率设置</w:t>
            </w:r>
          </w:p>
        </w:tc>
        <w:tc>
          <w:tcPr>
            <w:tcW w:w="3380" w:type="pct"/>
            <w:shd w:val="clear" w:color="auto" w:fill="auto"/>
            <w:vAlign w:val="center"/>
          </w:tcPr>
          <w:p w14:paraId="490DEC9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客户端播放分辨率设置：支持对需要播放的视频流进行分辨率设置（国产环境下开发）</w:t>
            </w:r>
          </w:p>
        </w:tc>
      </w:tr>
      <w:tr w14:paraId="70F21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0AA5668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5</w:t>
            </w:r>
          </w:p>
        </w:tc>
        <w:tc>
          <w:tcPr>
            <w:tcW w:w="423" w:type="pct"/>
            <w:vMerge w:val="restart"/>
            <w:shd w:val="clear" w:color="auto" w:fill="auto"/>
            <w:vAlign w:val="center"/>
          </w:tcPr>
          <w:p w14:paraId="470A216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应用分屏</w:t>
            </w:r>
          </w:p>
        </w:tc>
        <w:tc>
          <w:tcPr>
            <w:tcW w:w="475" w:type="pct"/>
            <w:vMerge w:val="restart"/>
            <w:shd w:val="clear" w:color="auto" w:fill="auto"/>
            <w:vAlign w:val="center"/>
          </w:tcPr>
          <w:p w14:paraId="511036A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应用分屏设计</w:t>
            </w:r>
          </w:p>
        </w:tc>
        <w:tc>
          <w:tcPr>
            <w:tcW w:w="3380" w:type="pct"/>
            <w:shd w:val="clear" w:color="auto" w:fill="auto"/>
            <w:vAlign w:val="center"/>
          </w:tcPr>
          <w:p w14:paraId="59F1105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PC客户端上可以将两个应用模块分布在同一个显示器上进行显示，在其中一个应用模块上进行操作，不影响别一个模块的显示</w:t>
            </w:r>
          </w:p>
        </w:tc>
      </w:tr>
      <w:tr w14:paraId="44F601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8BE128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463048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D00B05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71BA83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分屏模式选择：提供不同的分屏模式，例如2x2、3x3、4x4等不同的画面分割方式</w:t>
            </w:r>
          </w:p>
        </w:tc>
      </w:tr>
      <w:tr w14:paraId="14CAA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196917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47D379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B08110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AD6414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摄像头选择和显示：提供选择和管理要显示在分屏中的摄像头</w:t>
            </w:r>
          </w:p>
        </w:tc>
      </w:tr>
      <w:tr w14:paraId="41222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053CFA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87C7A7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7F7838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09A83E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实时监控和播放控制：在每个画面中，提供对应摄像头的实时监控画面</w:t>
            </w:r>
          </w:p>
        </w:tc>
      </w:tr>
      <w:tr w14:paraId="0E587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3E3697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2237DD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FAACC1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39AC4D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异常提示和报警：监控PC客户端应用分屏设计中，提供异常提示和报警功能</w:t>
            </w:r>
          </w:p>
        </w:tc>
      </w:tr>
      <w:tr w14:paraId="1087F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4F0BC2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8C4599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5A176B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AB9B23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画面切换和轮播：在多个摄像头画面分屏的情况下，提供画面的切换和轮播功能</w:t>
            </w:r>
          </w:p>
        </w:tc>
      </w:tr>
      <w:tr w14:paraId="55E0D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B032F4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00ACB6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72E85F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66E3CB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摄像头分组和快捷操作：如果系统中有大量的摄像头，提供分组管理和快捷操作的功能</w:t>
            </w:r>
          </w:p>
        </w:tc>
      </w:tr>
      <w:tr w14:paraId="0B9C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736FCB2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6</w:t>
            </w:r>
          </w:p>
        </w:tc>
        <w:tc>
          <w:tcPr>
            <w:tcW w:w="423" w:type="pct"/>
            <w:vMerge w:val="restart"/>
            <w:shd w:val="clear" w:color="auto" w:fill="auto"/>
            <w:vAlign w:val="center"/>
          </w:tcPr>
          <w:p w14:paraId="2AE198F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移动视频APP</w:t>
            </w:r>
          </w:p>
        </w:tc>
        <w:tc>
          <w:tcPr>
            <w:tcW w:w="475" w:type="pct"/>
            <w:vMerge w:val="restart"/>
            <w:shd w:val="clear" w:color="auto" w:fill="auto"/>
            <w:vAlign w:val="center"/>
          </w:tcPr>
          <w:p w14:paraId="5D35834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与粤政易对接</w:t>
            </w:r>
          </w:p>
        </w:tc>
        <w:tc>
          <w:tcPr>
            <w:tcW w:w="3380" w:type="pct"/>
            <w:shd w:val="clear" w:color="auto" w:fill="auto"/>
            <w:vAlign w:val="center"/>
          </w:tcPr>
          <w:p w14:paraId="76C1E30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各类前端视频设备通过GB/28181、Onvif或私有协议等方式接入龙华区视频联网共享平台，视频平台经过安全边界与粤政易服务平台进行对接</w:t>
            </w:r>
          </w:p>
        </w:tc>
      </w:tr>
      <w:tr w14:paraId="29B34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2232DE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E16959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43C12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490560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视频平台视频流通过直播FLV/回放HLS流在粤政易APP上进行播放使用</w:t>
            </w:r>
          </w:p>
        </w:tc>
      </w:tr>
      <w:tr w14:paraId="720FAF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C72FD2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A3BEAB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55ED0C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800A97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基础功能“镜头列表、实况点播和镜头简介”</w:t>
            </w:r>
          </w:p>
        </w:tc>
      </w:tr>
      <w:tr w14:paraId="5FE8F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1F9A47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3C4C28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1CEBFCE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操作优化</w:t>
            </w:r>
          </w:p>
        </w:tc>
        <w:tc>
          <w:tcPr>
            <w:tcW w:w="3380" w:type="pct"/>
            <w:shd w:val="clear" w:color="auto" w:fill="auto"/>
            <w:vAlign w:val="center"/>
          </w:tcPr>
          <w:p w14:paraId="1183C55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操作优化：对主要页面的功能操作进行优化布局调整，同时减少视图操作层级，通过点击或触摸屏幕上的图标或按钮来访问应用程序的不同部分</w:t>
            </w:r>
          </w:p>
        </w:tc>
      </w:tr>
      <w:tr w14:paraId="6A3E34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6CB36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2DE371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30719E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D85FA4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单页面应用（SPA）允许用户在应用程序中导航时保持其状态</w:t>
            </w:r>
          </w:p>
        </w:tc>
      </w:tr>
      <w:tr w14:paraId="5D600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B36751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9862F7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6416D4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7218DF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优化应用程序的结构以减少操作层级</w:t>
            </w:r>
          </w:p>
        </w:tc>
      </w:tr>
      <w:tr w14:paraId="4C088C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CEAE89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278CE3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AB2FC3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B68FEA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为应用程序提供更丰富的交互性，利用动态提示或可扩展选项提高体验</w:t>
            </w:r>
          </w:p>
        </w:tc>
      </w:tr>
      <w:tr w14:paraId="6D7CD6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EFC1E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9A9617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BC0385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24E835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使用搜索功能找到所需的内容</w:t>
            </w:r>
          </w:p>
        </w:tc>
      </w:tr>
      <w:tr w14:paraId="23A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B30A07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D65038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77849A4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镜头预览</w:t>
            </w:r>
          </w:p>
        </w:tc>
        <w:tc>
          <w:tcPr>
            <w:tcW w:w="3380" w:type="pct"/>
            <w:shd w:val="clear" w:color="auto" w:fill="auto"/>
            <w:vAlign w:val="center"/>
          </w:tcPr>
          <w:p w14:paraId="69C70F4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对需要预览的镜头提供预览画面显示功能</w:t>
            </w:r>
          </w:p>
        </w:tc>
      </w:tr>
      <w:tr w14:paraId="10537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B7FE5C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B686A3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5EA92C4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实时预览</w:t>
            </w:r>
          </w:p>
        </w:tc>
        <w:tc>
          <w:tcPr>
            <w:tcW w:w="3380" w:type="pct"/>
            <w:shd w:val="clear" w:color="auto" w:fill="auto"/>
            <w:vAlign w:val="center"/>
          </w:tcPr>
          <w:p w14:paraId="7F7D91E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视频播放</w:t>
            </w:r>
          </w:p>
        </w:tc>
      </w:tr>
      <w:tr w14:paraId="7BF22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C05953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0C0EEB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316E3D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559576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视频截图</w:t>
            </w:r>
          </w:p>
        </w:tc>
      </w:tr>
      <w:tr w14:paraId="6570D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15AC1A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302FF1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B51575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1C03CA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本地视频录像</w:t>
            </w:r>
          </w:p>
        </w:tc>
      </w:tr>
      <w:tr w14:paraId="628BEA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E1BEDD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ACE0CB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332BED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53D913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云台控制</w:t>
            </w:r>
          </w:p>
        </w:tc>
      </w:tr>
      <w:tr w14:paraId="5594F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769A6B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1E34BC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EDACEF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48CDAE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镜头基础信息展示</w:t>
            </w:r>
          </w:p>
        </w:tc>
      </w:tr>
      <w:tr w14:paraId="58E9E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FE4AC3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337FBB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851EDA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4357F2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全屏预留</w:t>
            </w:r>
          </w:p>
        </w:tc>
      </w:tr>
      <w:tr w14:paraId="78446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BCCBDB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4BA66E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78CC57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5448CC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重新加载视频</w:t>
            </w:r>
          </w:p>
        </w:tc>
      </w:tr>
      <w:tr w14:paraId="56177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F84180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CF0896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13E1745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资源列表</w:t>
            </w:r>
          </w:p>
        </w:tc>
        <w:tc>
          <w:tcPr>
            <w:tcW w:w="3380" w:type="pct"/>
            <w:shd w:val="clear" w:color="auto" w:fill="auto"/>
            <w:vAlign w:val="center"/>
          </w:tcPr>
          <w:p w14:paraId="018DEE5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以机构维度展示镜头资源列表</w:t>
            </w:r>
          </w:p>
        </w:tc>
      </w:tr>
      <w:tr w14:paraId="67CAF5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019473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939663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BF197B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4DEA90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在资源列表中选择镜头进行视频播放</w:t>
            </w:r>
          </w:p>
        </w:tc>
      </w:tr>
      <w:tr w14:paraId="6F0801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6D03CD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A53B0C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0492FF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DBB9C9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根据镜头名称、镜头编号搜索镜头</w:t>
            </w:r>
          </w:p>
        </w:tc>
      </w:tr>
      <w:tr w14:paraId="286910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DFB45D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CCACB4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D8FAEB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FBF089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以“我的主题”形式展示镜头资源列表</w:t>
            </w:r>
          </w:p>
        </w:tc>
      </w:tr>
      <w:tr w14:paraId="3A31C3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5BCEE4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4B3DA7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63E4EC1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电子地图</w:t>
            </w:r>
          </w:p>
        </w:tc>
        <w:tc>
          <w:tcPr>
            <w:tcW w:w="3380" w:type="pct"/>
            <w:shd w:val="clear" w:color="auto" w:fill="auto"/>
            <w:vAlign w:val="center"/>
          </w:tcPr>
          <w:p w14:paraId="1A14273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在地图上展示设备点位</w:t>
            </w:r>
          </w:p>
        </w:tc>
      </w:tr>
      <w:tr w14:paraId="55910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E1BF51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37B09D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B43F98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402DAD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按地理名称、镜头名称、镜头编号搜索镜头</w:t>
            </w:r>
          </w:p>
        </w:tc>
      </w:tr>
      <w:tr w14:paraId="637F8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751EA6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6FA11F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122321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45127D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在电子地图中选择镜头进行视频播放</w:t>
            </w:r>
          </w:p>
        </w:tc>
      </w:tr>
      <w:tr w14:paraId="04F842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76DC88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8BCD56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3F2F3F4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公共主题</w:t>
            </w:r>
          </w:p>
        </w:tc>
        <w:tc>
          <w:tcPr>
            <w:tcW w:w="3380" w:type="pct"/>
            <w:shd w:val="clear" w:color="auto" w:fill="auto"/>
            <w:vAlign w:val="center"/>
          </w:tcPr>
          <w:p w14:paraId="32E6A0F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公共主题展示</w:t>
            </w:r>
          </w:p>
        </w:tc>
      </w:tr>
      <w:tr w14:paraId="5C38A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8D6665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C9DB64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A08695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59209E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新增、删除主题下的目录</w:t>
            </w:r>
          </w:p>
        </w:tc>
      </w:tr>
      <w:tr w14:paraId="0435DD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94DC2C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B94FEC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77D4AC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BDCE45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在镜头播放时将镜头添加到权限内的主题中</w:t>
            </w:r>
          </w:p>
        </w:tc>
      </w:tr>
      <w:tr w14:paraId="4D18C1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BFB590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6D3DAF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AFD9CD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9BCE76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从权限内的主题中移除镜头</w:t>
            </w:r>
          </w:p>
        </w:tc>
      </w:tr>
      <w:tr w14:paraId="24D28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E626E1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44FE72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3413132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“我的”界面</w:t>
            </w:r>
          </w:p>
        </w:tc>
        <w:tc>
          <w:tcPr>
            <w:tcW w:w="3380" w:type="pct"/>
            <w:shd w:val="clear" w:color="auto" w:fill="auto"/>
            <w:vAlign w:val="center"/>
          </w:tcPr>
          <w:p w14:paraId="2300375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编辑头像</w:t>
            </w:r>
          </w:p>
        </w:tc>
      </w:tr>
      <w:tr w14:paraId="6B763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52642E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E7B3F8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17D02F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961FEA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查询本地录像</w:t>
            </w:r>
          </w:p>
        </w:tc>
      </w:tr>
      <w:tr w14:paraId="36EA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DE8F9B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DC940D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EFC092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6CC3DB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版本检查</w:t>
            </w:r>
          </w:p>
        </w:tc>
      </w:tr>
      <w:tr w14:paraId="72A5F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00" w:type="pct"/>
            <w:gridSpan w:val="4"/>
            <w:shd w:val="clear" w:color="auto" w:fill="auto"/>
            <w:vAlign w:val="center"/>
          </w:tcPr>
          <w:p w14:paraId="71F2EB0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w:t>
            </w:r>
            <w:r>
              <w:rPr>
                <w:rFonts w:hint="eastAsia" w:ascii="宋体" w:hAnsi="宋体" w:cs="宋体"/>
                <w:b/>
                <w:bCs/>
                <w:i w:val="0"/>
                <w:iCs w:val="0"/>
                <w:color w:val="auto"/>
                <w:kern w:val="0"/>
                <w:sz w:val="22"/>
                <w:szCs w:val="22"/>
                <w:u w:val="none"/>
                <w:lang w:val="en-US" w:eastAsia="zh-CN" w:bidi="ar"/>
              </w:rPr>
              <w:t>四</w:t>
            </w:r>
            <w:r>
              <w:rPr>
                <w:rFonts w:hint="eastAsia" w:ascii="宋体" w:hAnsi="宋体" w:eastAsia="宋体" w:cs="宋体"/>
                <w:b/>
                <w:bCs/>
                <w:i w:val="0"/>
                <w:iCs w:val="0"/>
                <w:color w:val="auto"/>
                <w:kern w:val="0"/>
                <w:sz w:val="22"/>
                <w:szCs w:val="22"/>
                <w:u w:val="none"/>
                <w:lang w:val="en-US" w:eastAsia="zh-CN" w:bidi="ar"/>
              </w:rPr>
              <w:t>）汇聚应用能力提升</w:t>
            </w:r>
          </w:p>
        </w:tc>
      </w:tr>
      <w:tr w14:paraId="1B373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12BFE6C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w:t>
            </w:r>
          </w:p>
        </w:tc>
        <w:tc>
          <w:tcPr>
            <w:tcW w:w="423" w:type="pct"/>
            <w:vMerge w:val="restart"/>
            <w:shd w:val="clear" w:color="auto" w:fill="auto"/>
            <w:vAlign w:val="center"/>
          </w:tcPr>
          <w:p w14:paraId="79B0360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视频标签分类模块</w:t>
            </w:r>
          </w:p>
        </w:tc>
        <w:tc>
          <w:tcPr>
            <w:tcW w:w="475" w:type="pct"/>
            <w:vMerge w:val="restart"/>
            <w:shd w:val="clear" w:color="auto" w:fill="auto"/>
            <w:vAlign w:val="center"/>
          </w:tcPr>
          <w:p w14:paraId="54AB52D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设备标签管理</w:t>
            </w:r>
          </w:p>
        </w:tc>
        <w:tc>
          <w:tcPr>
            <w:tcW w:w="3380" w:type="pct"/>
            <w:shd w:val="clear" w:color="auto" w:fill="auto"/>
            <w:vAlign w:val="center"/>
          </w:tcPr>
          <w:p w14:paraId="5CA5991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新增/管理标签大类</w:t>
            </w:r>
          </w:p>
        </w:tc>
      </w:tr>
      <w:tr w14:paraId="40D045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E33145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5A9312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9CC032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BD1D70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选择应用范围，可选择“全局”或“部门”，若选择“部门”，需在下拉框中选择适用组织，单击“保存”后生效</w:t>
            </w:r>
          </w:p>
        </w:tc>
      </w:tr>
      <w:tr w14:paraId="694D7E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1AA4D0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13043C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06722D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4F899F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设置应用标签大类下的二级标签</w:t>
            </w:r>
          </w:p>
        </w:tc>
      </w:tr>
      <w:tr w14:paraId="6DC9C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921E18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3B578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5CCED29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设备新增标签</w:t>
            </w:r>
          </w:p>
        </w:tc>
        <w:tc>
          <w:tcPr>
            <w:tcW w:w="3380" w:type="pct"/>
            <w:shd w:val="clear" w:color="auto" w:fill="auto"/>
            <w:vAlign w:val="center"/>
          </w:tcPr>
          <w:p w14:paraId="3B39D2B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支持新增标签大类下的标签</w:t>
            </w:r>
          </w:p>
        </w:tc>
      </w:tr>
      <w:tr w14:paraId="541F6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BD224E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07E74A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5D82CEE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管理维护标签</w:t>
            </w:r>
          </w:p>
        </w:tc>
        <w:tc>
          <w:tcPr>
            <w:tcW w:w="3380" w:type="pct"/>
            <w:shd w:val="clear" w:color="auto" w:fill="auto"/>
            <w:vAlign w:val="center"/>
          </w:tcPr>
          <w:p w14:paraId="3E18DC0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编辑、删除、查看标签，以及查看标签关联的打标通道等操作</w:t>
            </w:r>
          </w:p>
        </w:tc>
      </w:tr>
      <w:tr w14:paraId="48193B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ADF5F7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BBBBB2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A5C152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FDF7B0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给标签关联通道打标</w:t>
            </w:r>
          </w:p>
        </w:tc>
      </w:tr>
      <w:tr w14:paraId="7BC8B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150E30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F3836D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B8034D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788B3C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通过绘制区域给关联通道打标</w:t>
            </w:r>
          </w:p>
        </w:tc>
      </w:tr>
      <w:tr w14:paraId="4B198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48166B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D15BD6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F5624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BD308D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通过输入通道名称、通道编码、打标人关键字、选择打 标类型、打标时间，查询已关联通道信息</w:t>
            </w:r>
          </w:p>
        </w:tc>
      </w:tr>
      <w:tr w14:paraId="7FADAD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1F8A19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DAA30B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34B90D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23BD79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删除标签时，如果标签下已有子标签，先删除子标签后，再删除该标签</w:t>
            </w:r>
          </w:p>
        </w:tc>
      </w:tr>
      <w:tr w14:paraId="3576C2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B128B9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03FD82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7C9C7C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AD615A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支持批量导入标签，并查看标签详情</w:t>
            </w:r>
          </w:p>
        </w:tc>
      </w:tr>
      <w:tr w14:paraId="77030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646BFC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CDA155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4CEC9F5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点位打标</w:t>
            </w:r>
          </w:p>
        </w:tc>
        <w:tc>
          <w:tcPr>
            <w:tcW w:w="3380" w:type="pct"/>
            <w:shd w:val="clear" w:color="auto" w:fill="auto"/>
            <w:vAlign w:val="center"/>
          </w:tcPr>
          <w:p w14:paraId="72F1BF3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赋予设备点位标签，实现点位关联场景化</w:t>
            </w:r>
          </w:p>
        </w:tc>
      </w:tr>
      <w:tr w14:paraId="12AE7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3D07B4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561C5D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29931D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1A355B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按标签打标， 在“标签”页签下，选择对应标签，单击“加入已选”</w:t>
            </w:r>
          </w:p>
        </w:tc>
      </w:tr>
      <w:tr w14:paraId="2B0A5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756E0B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9069E6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4DD62F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2927F6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支持手动打标、按能力打标，支持按设备类型、通道类型、能力集（支持多选）打标</w:t>
            </w:r>
          </w:p>
        </w:tc>
      </w:tr>
      <w:tr w14:paraId="6D764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15" w:hRule="atLeast"/>
          <w:jc w:val="center"/>
        </w:trPr>
        <w:tc>
          <w:tcPr>
            <w:tcW w:w="719" w:type="pct"/>
            <w:vMerge w:val="continue"/>
            <w:shd w:val="clear" w:color="auto" w:fill="auto"/>
            <w:vAlign w:val="center"/>
          </w:tcPr>
          <w:p w14:paraId="40FB1D1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E827A3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3ABC86C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标签规划</w:t>
            </w:r>
          </w:p>
        </w:tc>
        <w:tc>
          <w:tcPr>
            <w:tcW w:w="3380" w:type="pct"/>
            <w:shd w:val="clear" w:color="auto" w:fill="auto"/>
            <w:vAlign w:val="center"/>
          </w:tcPr>
          <w:p w14:paraId="628F457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标签类型目前规划以下标签类型：政府机构、城市道路、新闻单位、能源通信、汽车服务、休闲娱乐、特种企业、城际交通、国省干道、金融机构、购物场所、教育机构、旅店业、文化活动、城市交通、桥梁隧道、物流快递、生活服务、医疗卫生、危险品、建筑住宅、旅游景区；具体标签类型根据实际情况进行调整</w:t>
            </w:r>
          </w:p>
        </w:tc>
      </w:tr>
      <w:tr w14:paraId="05156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932C3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8DD371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1A460F6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配置设备项目属性</w:t>
            </w:r>
          </w:p>
        </w:tc>
        <w:tc>
          <w:tcPr>
            <w:tcW w:w="3380" w:type="pct"/>
            <w:shd w:val="clear" w:color="auto" w:fill="auto"/>
            <w:vAlign w:val="center"/>
          </w:tcPr>
          <w:p w14:paraId="3673D42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根据实际情况，配置设备所属项目、单位信息</w:t>
            </w:r>
          </w:p>
        </w:tc>
      </w:tr>
      <w:tr w14:paraId="6AD6E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21D1CB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274E88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8448DC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C5A17E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支持管理业务系统需要承接的单位数据，支持添加、修改、查看、删除单位信息</w:t>
            </w:r>
          </w:p>
        </w:tc>
      </w:tr>
      <w:tr w14:paraId="386F8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21BFCC1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w:t>
            </w:r>
          </w:p>
        </w:tc>
        <w:tc>
          <w:tcPr>
            <w:tcW w:w="423" w:type="pct"/>
            <w:vMerge w:val="restart"/>
            <w:shd w:val="clear" w:color="auto" w:fill="auto"/>
            <w:vAlign w:val="center"/>
          </w:tcPr>
          <w:p w14:paraId="486C553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公共服务能力提升（平台侧）</w:t>
            </w:r>
          </w:p>
        </w:tc>
        <w:tc>
          <w:tcPr>
            <w:tcW w:w="475" w:type="pct"/>
            <w:vMerge w:val="restart"/>
            <w:shd w:val="clear" w:color="auto" w:fill="auto"/>
            <w:vAlign w:val="center"/>
          </w:tcPr>
          <w:p w14:paraId="68B6361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公共主题模块</w:t>
            </w:r>
          </w:p>
        </w:tc>
        <w:tc>
          <w:tcPr>
            <w:tcW w:w="3380" w:type="pct"/>
            <w:shd w:val="clear" w:color="auto" w:fill="auto"/>
            <w:vAlign w:val="center"/>
          </w:tcPr>
          <w:p w14:paraId="65C677C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基本组织树：资源管理的基础树，支持设备的移动，从一个目录移动到另一个目录，并支持批量操作设备</w:t>
            </w:r>
          </w:p>
        </w:tc>
      </w:tr>
      <w:tr w14:paraId="79C4B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4FE995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75D404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14E4C1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3427F6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业务组织树：根据实际的业务需求，自定义创建的组织树，主要应用于客户端的业务操作</w:t>
            </w:r>
          </w:p>
        </w:tc>
      </w:tr>
      <w:tr w14:paraId="55E63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0E343A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8A0A02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DE0FA2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A3F587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公共主题管理：根据业务划分的镜头主题，全局可见；支持管理员查询、修改、删除公共主题；支持添加、移除主题下的镜头；</w:t>
            </w:r>
          </w:p>
        </w:tc>
      </w:tr>
      <w:tr w14:paraId="3F517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467626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43B638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9FAB10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A1C10D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授权管理：针对公共主题目录进行授权，被授权人可在对应目录下新增、修改、删除目录与镜头；查询当前的授权情况，支持移除授权；</w:t>
            </w:r>
          </w:p>
        </w:tc>
      </w:tr>
      <w:tr w14:paraId="5A511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EEE5C5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20763B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5FED4EB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资源列表模块</w:t>
            </w:r>
          </w:p>
        </w:tc>
        <w:tc>
          <w:tcPr>
            <w:tcW w:w="3380" w:type="pct"/>
            <w:shd w:val="clear" w:color="auto" w:fill="auto"/>
            <w:vAlign w:val="center"/>
          </w:tcPr>
          <w:p w14:paraId="425F631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展示公共主题：对于权限内的公共主题支持新增、删除主题下的目录</w:t>
            </w:r>
          </w:p>
        </w:tc>
      </w:tr>
      <w:tr w14:paraId="436E13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DB3E40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BCCE5C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1BDD98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50C43F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设备资源列表排序：将在线的设备资源前置显示，不在线的设备资源后置显示；</w:t>
            </w:r>
          </w:p>
        </w:tc>
      </w:tr>
      <w:tr w14:paraId="648E4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E6CCD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8C4370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3A8450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A725BF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按目录名称进行目录搜索，方便用户快速定位资源位置</w:t>
            </w:r>
          </w:p>
        </w:tc>
      </w:tr>
      <w:tr w14:paraId="30C3E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4C90514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0EB157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45C6EC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035AAD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视频共享目录管理：展示点位治理平台审核通过的视频目录信息，其中平台管理员可以看到所有视频目录，部门管理员能看到其部门所属的视频目录信息</w:t>
            </w:r>
          </w:p>
        </w:tc>
      </w:tr>
      <w:tr w14:paraId="0AC868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7DB136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3E0D3A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851CA7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E94727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视频共享目录支持部门管理员和平台管理员对视频的权限进行变更</w:t>
            </w:r>
          </w:p>
        </w:tc>
      </w:tr>
      <w:tr w14:paraId="6C1C7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44AA36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CF7596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CB3F19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2612C3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共享目录支持视频通道以Excel的形式全量或者按当前查询结果列表批量导出</w:t>
            </w:r>
          </w:p>
        </w:tc>
      </w:tr>
      <w:tr w14:paraId="377882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487CF8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C2ED29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159539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F7387A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视频目录统计按照所属行业/部门、行政区划、共享属性、监控点位类型、联网状态、权限类型等维度进行数量统计</w:t>
            </w:r>
          </w:p>
        </w:tc>
      </w:tr>
      <w:tr w14:paraId="3AFA8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6D4A17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6430C3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6953A57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实况浏览模块</w:t>
            </w:r>
          </w:p>
        </w:tc>
        <w:tc>
          <w:tcPr>
            <w:tcW w:w="3380" w:type="pct"/>
            <w:shd w:val="clear" w:color="auto" w:fill="auto"/>
            <w:vAlign w:val="center"/>
          </w:tcPr>
          <w:p w14:paraId="52AABDB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水印叠加：系统从安全性角度触发，用户在查看实时视频和录像回放时，支持水印展示</w:t>
            </w:r>
          </w:p>
        </w:tc>
      </w:tr>
      <w:tr w14:paraId="0A0E2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40498A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6F8FA1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D2A174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E8B379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音频播放：通过个人权限控制给某些用户赋予在播放视频的同时可播放音频的功能</w:t>
            </w:r>
          </w:p>
        </w:tc>
      </w:tr>
      <w:tr w14:paraId="098F6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3D0F45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CFEDA3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D67521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58479C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RTSP取流：采用轻量化的取流策略，按照RTSP协议取流模式，以屏蔽各个厂商取流差异</w:t>
            </w:r>
          </w:p>
        </w:tc>
      </w:tr>
      <w:tr w14:paraId="09C5A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2457EC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FAE10A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655A75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7C7068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常用资源列表：将用户经常调阅的图像资源，形成一类资源列表，方便用户调阅</w:t>
            </w:r>
          </w:p>
        </w:tc>
      </w:tr>
      <w:tr w14:paraId="3D7784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4123DC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0BADDC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8F2220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53CFDF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播放路数适配提示：依据PC硬件性能，自动判断和适配最大开启调阅视频路数默认路数</w:t>
            </w:r>
          </w:p>
        </w:tc>
      </w:tr>
      <w:tr w14:paraId="0B031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16F6793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restart"/>
            <w:shd w:val="clear" w:color="auto" w:fill="auto"/>
            <w:vAlign w:val="center"/>
          </w:tcPr>
          <w:p w14:paraId="0B055A4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3E1186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A4FF08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播放分辨率设置：对需要播放的视频流进行分辨率设置</w:t>
            </w:r>
          </w:p>
        </w:tc>
      </w:tr>
      <w:tr w14:paraId="2ECBE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EC0C47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9461CA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5EBBC1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005EC2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点位详情预览支持视频点位详情预览，展示视频通道名称、通道编码、点位类型、所属行业部门、设备厂商、经纬度等信息</w:t>
            </w:r>
          </w:p>
        </w:tc>
      </w:tr>
      <w:tr w14:paraId="20520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E3E54F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3A6A8E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433036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6A97E1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根据用户权限，在视频点位详情页面中对视频资源进行实时视频预览、录像回放、云台控制、录像下载等进行操作</w:t>
            </w:r>
          </w:p>
        </w:tc>
      </w:tr>
      <w:tr w14:paraId="1E6FC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1CC58E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F31C89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5154D90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电子地图模块</w:t>
            </w:r>
          </w:p>
        </w:tc>
        <w:tc>
          <w:tcPr>
            <w:tcW w:w="3380" w:type="pct"/>
            <w:shd w:val="clear" w:color="auto" w:fill="auto"/>
            <w:vAlign w:val="center"/>
          </w:tcPr>
          <w:p w14:paraId="0DCEE1B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地图管理：提供新的皮肤，支持按客户需求新配置一套地图配色皮肤，用户可按需更换地图皮肤</w:t>
            </w:r>
          </w:p>
        </w:tc>
      </w:tr>
      <w:tr w14:paraId="6336AF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023E91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2EEA37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207F8A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9F1D62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底图显示模式切换：支持配置了矢量地图、影像地图、地形地图的底图，进行三种地图类型的切换</w:t>
            </w:r>
          </w:p>
        </w:tc>
      </w:tr>
      <w:tr w14:paraId="3BE988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FCEEE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83FE24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E51ADB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05639C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底图管理：高德、谷歌、天地图、PGIS地图、百度地图和ArcGIS地图的在线、离线地图配置；支持光栅图的配置使用</w:t>
            </w:r>
          </w:p>
        </w:tc>
      </w:tr>
      <w:tr w14:paraId="2658A6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3EC112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FE0B91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F409B5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70559E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地图标签应用：支持用户在地图上对镜头设置标签，选择用户自己创建的个性标签或公共标签；支持按标签，快速筛选上图的镜头</w:t>
            </w:r>
          </w:p>
        </w:tc>
      </w:tr>
      <w:tr w14:paraId="785FF9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60BDF46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E53CD5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D6EFDB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D013C7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支持将视频、卡口通道等拖动到地图上，并更新设备的经纬信息；配置设备时支持拖拽移动位置，支持框选多个删除通道的位置信息；设备树支持模糊检索</w:t>
            </w:r>
          </w:p>
        </w:tc>
      </w:tr>
      <w:tr w14:paraId="0775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394DAB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5CB82E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F04E1B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9D172E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点位选择：支持点选、圈选、框选、多边形选设备，选中的设备列表展示，并支持预览、回放和上墙、云台控制</w:t>
            </w:r>
          </w:p>
        </w:tc>
      </w:tr>
      <w:tr w14:paraId="18282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A9E03E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D6D191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E5F225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246415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图层管理：支持图层分层过滤显示，支持的过滤有视频设备</w:t>
            </w:r>
          </w:p>
        </w:tc>
      </w:tr>
      <w:tr w14:paraId="7037C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E18017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0F40A5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30B15F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B56D42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点位定位：配置了经纬度的设备在地图上显示，并支持可视域设备，在地图上展示可视域，并可以根据需要是否开启和关闭，并支持刷新</w:t>
            </w:r>
          </w:p>
        </w:tc>
      </w:tr>
      <w:tr w14:paraId="3754A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408A67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DD950D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2DBD2D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9E50B7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支持设备树的模糊检索，根据关键字过滤设备</w:t>
            </w:r>
          </w:p>
        </w:tc>
      </w:tr>
      <w:tr w14:paraId="416B36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B797B5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3B45BB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5A3F61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9908E1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地图基本操作：移动、缩放、测量、标记、清屏、复位、部门定位、中心点保存</w:t>
            </w:r>
          </w:p>
        </w:tc>
      </w:tr>
      <w:tr w14:paraId="2BAE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363A525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8CDDB2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F36450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8BC166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视频追踪：以选定的设备为中心，搜索出周边最近的监控点数，高亮标注，并打开播放器进行预览。支持方向追踪和距离追踪，方向追踪</w:t>
            </w:r>
            <w:del w:id="32" w:author="wtx" w:date="2024-09-23T20:46:54Z">
              <w:r>
                <w:rPr>
                  <w:rFonts w:hint="eastAsia" w:ascii="宋体" w:hAnsi="宋体" w:eastAsia="宋体" w:cs="宋体"/>
                  <w:i w:val="0"/>
                  <w:iCs w:val="0"/>
                  <w:color w:val="auto"/>
                  <w:kern w:val="0"/>
                  <w:sz w:val="22"/>
                  <w:szCs w:val="22"/>
                  <w:u w:val="none"/>
                  <w:lang w:val="en-US" w:eastAsia="zh-CN" w:bidi="ar"/>
                </w:rPr>
                <w:delText>为</w:delText>
              </w:r>
            </w:del>
            <w:ins w:id="33" w:author="wtx" w:date="2024-09-23T20:46:50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8个方向追踪，距离追踪为远近距离追踪，距离可设置</w:t>
            </w:r>
          </w:p>
        </w:tc>
      </w:tr>
      <w:tr w14:paraId="2F3D0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DA02A4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A0DED2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2F1C48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E17516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GPS应用：支持查看车载和手持GPS定位设备，地图具备接入GPS设备的能力</w:t>
            </w:r>
          </w:p>
        </w:tc>
      </w:tr>
      <w:tr w14:paraId="5BAE2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95122E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A07474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7B74E30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授权管理模块</w:t>
            </w:r>
          </w:p>
        </w:tc>
        <w:tc>
          <w:tcPr>
            <w:tcW w:w="3380" w:type="pct"/>
            <w:shd w:val="clear" w:color="auto" w:fill="auto"/>
            <w:vAlign w:val="center"/>
          </w:tcPr>
          <w:p w14:paraId="755AD6E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部门管理：部门以树形式展示整个部门列表，部门信息包含部门的名称、部门的简称、唯一标识码、联系电话、经纬度、备注描述等</w:t>
            </w:r>
          </w:p>
        </w:tc>
      </w:tr>
      <w:tr w14:paraId="0207D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FBE0C1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48F38F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6A5D29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8A22C9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角色管理：管理员角色、操作员角色等；支持设置角色的云台操作等级</w:t>
            </w:r>
          </w:p>
        </w:tc>
      </w:tr>
      <w:tr w14:paraId="5CB20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AF2649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DCC6E7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F16183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FAB615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用户管理：拥有系统管理权限的用户称为管理员，只拥有系统操作权限的用户称为操作员，管理员是系统的配置管理人员，操作员是系统的操作人员</w:t>
            </w:r>
          </w:p>
        </w:tc>
      </w:tr>
      <w:tr w14:paraId="4067B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36F046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D537BD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04564D3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视频压缩模块</w:t>
            </w:r>
          </w:p>
        </w:tc>
        <w:tc>
          <w:tcPr>
            <w:tcW w:w="3380" w:type="pct"/>
            <w:shd w:val="clear" w:color="auto" w:fill="auto"/>
            <w:vAlign w:val="center"/>
          </w:tcPr>
          <w:p w14:paraId="3F82E35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超强压缩能力：采用基础算法、传统智能算法、人工智能算法相结合的智能编码技术，在保证视频质量的前提下，有效提升视频编码效率</w:t>
            </w:r>
          </w:p>
        </w:tc>
      </w:tr>
      <w:tr w14:paraId="7E0B7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13A950B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5137FC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0FF0C5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FBF707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开放生态能力：不影响原有系统架构，通过灵活的对接方式，与三方设备及平台接入</w:t>
            </w:r>
          </w:p>
        </w:tc>
      </w:tr>
      <w:tr w14:paraId="5D29F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DF98E3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BD6304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DA39E4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CB0FCB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算法策略：保证用户所关注目标或者区域的质量</w:t>
            </w:r>
          </w:p>
        </w:tc>
      </w:tr>
      <w:tr w14:paraId="3E16E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AE8F67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F58956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25925B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4CD40A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功能：设备和客户端均可以对压缩后的码流进行播放；视频分辨率调整，便于手机电脑的低分辨率查看；视频预览、录像下载水印叠加</w:t>
            </w:r>
          </w:p>
        </w:tc>
      </w:tr>
      <w:tr w14:paraId="025D8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B0123A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10BD4C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30B2ED7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预取流计划</w:t>
            </w:r>
          </w:p>
        </w:tc>
        <w:tc>
          <w:tcPr>
            <w:tcW w:w="3380" w:type="pct"/>
            <w:shd w:val="clear" w:color="auto" w:fill="auto"/>
            <w:vAlign w:val="center"/>
          </w:tcPr>
          <w:p w14:paraId="49F6C13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通过流媒体服务事先将本级点位和下级平台上的点位的流转发到转发集群上</w:t>
            </w:r>
          </w:p>
        </w:tc>
      </w:tr>
      <w:tr w14:paraId="079528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33EC07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2457A6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9A8977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85DA60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自动热点标注：</w:t>
            </w:r>
            <w:ins w:id="34" w:author="wtx" w:date="2024-09-23T20:47:18Z">
              <w:r>
                <w:rPr>
                  <w:rFonts w:hint="eastAsia" w:ascii="宋体" w:hAnsi="宋体" w:cs="宋体"/>
                  <w:i w:val="0"/>
                  <w:iCs w:val="0"/>
                  <w:color w:val="auto"/>
                  <w:kern w:val="0"/>
                  <w:sz w:val="22"/>
                  <w:szCs w:val="22"/>
                  <w:u w:val="none"/>
                  <w:lang w:val="en-US" w:eastAsia="zh-CN" w:bidi="ar"/>
                </w:rPr>
                <w:t>可</w:t>
              </w:r>
            </w:ins>
            <w:r>
              <w:rPr>
                <w:rFonts w:hint="eastAsia" w:ascii="宋体" w:hAnsi="宋体" w:eastAsia="宋体" w:cs="宋体"/>
                <w:i w:val="0"/>
                <w:iCs w:val="0"/>
                <w:color w:val="auto"/>
                <w:kern w:val="0"/>
                <w:sz w:val="22"/>
                <w:szCs w:val="22"/>
                <w:u w:val="none"/>
                <w:lang w:val="en-US" w:eastAsia="zh-CN" w:bidi="ar"/>
              </w:rPr>
              <w:t>统计使用频率最高的前200个</w:t>
            </w:r>
            <w:ins w:id="35" w:author="wtx" w:date="2024-09-23T20:47:24Z">
              <w:r>
                <w:rPr>
                  <w:rFonts w:hint="eastAsia" w:ascii="宋体" w:hAnsi="宋体" w:cs="宋体"/>
                  <w:i w:val="0"/>
                  <w:iCs w:val="0"/>
                  <w:color w:val="auto"/>
                  <w:kern w:val="0"/>
                  <w:sz w:val="22"/>
                  <w:szCs w:val="22"/>
                  <w:u w:val="none"/>
                  <w:lang w:val="en-US" w:eastAsia="zh-CN" w:bidi="ar"/>
                </w:rPr>
                <w:t>以上</w:t>
              </w:r>
            </w:ins>
            <w:r>
              <w:rPr>
                <w:rFonts w:hint="eastAsia" w:ascii="宋体" w:hAnsi="宋体" w:eastAsia="宋体" w:cs="宋体"/>
                <w:i w:val="0"/>
                <w:iCs w:val="0"/>
                <w:color w:val="auto"/>
                <w:kern w:val="0"/>
                <w:sz w:val="22"/>
                <w:szCs w:val="22"/>
                <w:u w:val="none"/>
                <w:lang w:val="en-US" w:eastAsia="zh-CN" w:bidi="ar"/>
              </w:rPr>
              <w:t>摄像头列为热点点位</w:t>
            </w:r>
          </w:p>
        </w:tc>
      </w:tr>
      <w:tr w14:paraId="1D64B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A61C9F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152E37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91D62F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85ECB6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手动热点标注：提供手动设置热点点位的功能，可提前将预计会被大量拉流的点位设置为重点点位</w:t>
            </w:r>
          </w:p>
        </w:tc>
      </w:tr>
      <w:tr w14:paraId="6006E9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DBB76E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F86784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836639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E80000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根据预取流任务进行模拟拉取，保障期间用户能快速调阅对应视频</w:t>
            </w:r>
          </w:p>
        </w:tc>
      </w:tr>
      <w:tr w14:paraId="3269F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61BE86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041C37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8E33E1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162874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预取流任务的添加、查询、修改、删除操作，支持预取流类型选择</w:t>
            </w:r>
          </w:p>
        </w:tc>
      </w:tr>
      <w:tr w14:paraId="466B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A4397E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3E1269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CAF365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2B4EDB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预取流服务管理：支持录入、编辑、修改、删除已部署的预取流服务信息</w:t>
            </w:r>
          </w:p>
        </w:tc>
      </w:tr>
      <w:tr w14:paraId="1410D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6D5548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B87A90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187CE4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53FA59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客户端拉流，通过RTSP、HLS、RTMP等方式进行拉流</w:t>
            </w:r>
          </w:p>
        </w:tc>
      </w:tr>
      <w:tr w14:paraId="21171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B0E060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5EA25F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6D8A40E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公告管理</w:t>
            </w:r>
          </w:p>
        </w:tc>
        <w:tc>
          <w:tcPr>
            <w:tcW w:w="3380" w:type="pct"/>
            <w:shd w:val="clear" w:color="auto" w:fill="auto"/>
            <w:vAlign w:val="center"/>
          </w:tcPr>
          <w:p w14:paraId="3715BAA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公告新增、查询、编辑、删除操作</w:t>
            </w:r>
          </w:p>
        </w:tc>
      </w:tr>
      <w:tr w14:paraId="3C625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22DF79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C78B95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EE2E85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ACD7E2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公告发布、取消发布操作</w:t>
            </w:r>
          </w:p>
        </w:tc>
      </w:tr>
      <w:tr w14:paraId="349759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DF5992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B3E6FF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7F0969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E52EF0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公告内容编辑功能需支持设置字体、颜色</w:t>
            </w:r>
          </w:p>
        </w:tc>
      </w:tr>
      <w:tr w14:paraId="055C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854FBD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49F2E8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A3DD92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BC3DDA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设置公告强制阅读时间</w:t>
            </w:r>
          </w:p>
        </w:tc>
      </w:tr>
      <w:tr w14:paraId="35A63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AFCC4E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C425BA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B56207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0A49D4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支持在用户登录客户端时弹窗显示公告</w:t>
            </w:r>
          </w:p>
        </w:tc>
      </w:tr>
      <w:tr w14:paraId="69B51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99A192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B82F89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E55D7B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AF14BC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在公告要求展示时间结束后才可关闭公告</w:t>
            </w:r>
          </w:p>
        </w:tc>
      </w:tr>
      <w:tr w14:paraId="19B3B0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6EB0DF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2865F1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75224F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08ED71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在客户端发布公告给所有用户</w:t>
            </w:r>
          </w:p>
        </w:tc>
      </w:tr>
      <w:tr w14:paraId="6987D0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F08FD5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ACDBD9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385890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A7DEAD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公告列表查看公告详情</w:t>
            </w:r>
          </w:p>
        </w:tc>
      </w:tr>
      <w:tr w14:paraId="5390E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2489252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6AA93B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E75186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A98038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公告通知：发布公告通知给指定的用户，同时支持查看当前用户接收到的公告通知。在主页选择“公告通知”，在“我接收的公告”界面，可查看当前用户接收到的公告</w:t>
            </w:r>
          </w:p>
        </w:tc>
      </w:tr>
      <w:tr w14:paraId="79FFE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1B9B33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7C0B58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CBD07C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B2B688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公告的发布配置多级审批流，经过管理员多人同时审批，审批完成后才能进行发布</w:t>
            </w:r>
          </w:p>
        </w:tc>
      </w:tr>
      <w:tr w14:paraId="6163E3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CAF98E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65C14C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46B171C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专题预案模块</w:t>
            </w:r>
          </w:p>
        </w:tc>
        <w:tc>
          <w:tcPr>
            <w:tcW w:w="3380" w:type="pct"/>
            <w:shd w:val="clear" w:color="auto" w:fill="auto"/>
            <w:vAlign w:val="center"/>
          </w:tcPr>
          <w:p w14:paraId="011DD69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预案管理：专题预案包含专题名称、状态描述、预案使用周期、负责人等基础信息，实现专题预案的新增、修改、删除等操作</w:t>
            </w:r>
          </w:p>
        </w:tc>
      </w:tr>
      <w:tr w14:paraId="2B7AD5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E63AFE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B9F867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5DD0D6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79052F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添加镜头：实现在地图上手动选择镜头并加入预案，以文件导入的方式向预案添加镜头</w:t>
            </w:r>
          </w:p>
        </w:tc>
      </w:tr>
      <w:tr w14:paraId="608A4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DCA1FB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135A6C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70C583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C628B5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标签关联：实现预案预视频标签的关联，关联后预案将自动加载标签内的镜头，其他用户通过对镜头打标，就可实现对预案共同维护</w:t>
            </w:r>
          </w:p>
        </w:tc>
      </w:tr>
      <w:tr w14:paraId="0CE3CE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1D6A9D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6B3328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DFC7BB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0433FC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区域绘制：提供地图点、线、面绘制工具，用户使用该工具为每个预案自定义管控区域，所绘制的管控区将同预案一同保存展示</w:t>
            </w:r>
          </w:p>
        </w:tc>
      </w:tr>
      <w:tr w14:paraId="709D5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B5AA4D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81E259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EF4F8A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B3B7B7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重点镜头列表：支持在列表中点播镜头实况视频、历史视频；支持按关联的标签筛选；支持按镜头类型筛选；支持按镜头名称、编号筛选</w:t>
            </w:r>
          </w:p>
        </w:tc>
      </w:tr>
      <w:tr w14:paraId="2F5F9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BF860E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9AA67D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D8C39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A02FD0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预案轮巡：将相关联的通道与窗格进行绑定，按照设置的时间间隔，巡检播放视频</w:t>
            </w:r>
          </w:p>
        </w:tc>
      </w:tr>
      <w:tr w14:paraId="43181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C6A545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C9B55E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928E5A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514BD1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预案权限管理：预案创建者针对预案设置其他用户的查看权限、编辑权限</w:t>
            </w:r>
          </w:p>
        </w:tc>
      </w:tr>
      <w:tr w14:paraId="6E08D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18F528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D4305D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AA064B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BD7994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配置报警源、联动用户、联动动作、时间属性和高中低三个优先级，并支持是否开启此预案</w:t>
            </w:r>
          </w:p>
        </w:tc>
      </w:tr>
      <w:tr w14:paraId="087CD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7BD908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B3DCE8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519E7E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A4EDA1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联动动作：联动实时视频、联动预置点、联动录像、联动弹窗及弹窗的方式、联动短信和联动邮件、联动上墙、联动报警输出</w:t>
            </w:r>
          </w:p>
        </w:tc>
      </w:tr>
      <w:tr w14:paraId="6AB02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3551A5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6674B9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8F7733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0F65D3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将当前的电视墙的配置信息保存为一个预案任务，支持管理历史保存的预案，进行修改和删除等</w:t>
            </w:r>
          </w:p>
        </w:tc>
      </w:tr>
      <w:tr w14:paraId="2C051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A749EA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F3E85E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2628DD1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日志管理模块</w:t>
            </w:r>
          </w:p>
        </w:tc>
        <w:tc>
          <w:tcPr>
            <w:tcW w:w="3380" w:type="pct"/>
            <w:shd w:val="clear" w:color="auto" w:fill="auto"/>
            <w:vAlign w:val="center"/>
          </w:tcPr>
          <w:p w14:paraId="646A6E8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操作日志管理：对用户的关键操作进行记录和保存，用户事后溯源</w:t>
            </w:r>
          </w:p>
        </w:tc>
      </w:tr>
      <w:tr w14:paraId="657B4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E49AE6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40F3F3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3CDF5F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138885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运维日志管理：系统对前端设备的状态日志，含设备异常告警等日志进行记录</w:t>
            </w:r>
          </w:p>
        </w:tc>
      </w:tr>
      <w:tr w14:paraId="38A2D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1509EC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F3DBDC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AA92DC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6D8714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设备日志管理：按产品、业务类型、日志状态和时间范围、设备名称、设备编码、等筛选过滤日志、日志详情查看</w:t>
            </w:r>
          </w:p>
        </w:tc>
      </w:tr>
      <w:tr w14:paraId="205DC4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5975F8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47A66D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9CBC0A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60726C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共享视频操作日志管理：对本平台内用户操作市总平台相关共享视频资源进行日志记录</w:t>
            </w:r>
          </w:p>
        </w:tc>
      </w:tr>
      <w:tr w14:paraId="53F6E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4ABA5A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67280E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31AFADF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统一认证</w:t>
            </w:r>
          </w:p>
        </w:tc>
        <w:tc>
          <w:tcPr>
            <w:tcW w:w="3380" w:type="pct"/>
            <w:shd w:val="clear" w:color="auto" w:fill="auto"/>
            <w:vAlign w:val="center"/>
          </w:tcPr>
          <w:p w14:paraId="4F3246A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统一用户对接：对接统一用户体系，实现用户数据的定时采集与存储</w:t>
            </w:r>
          </w:p>
        </w:tc>
      </w:tr>
      <w:tr w14:paraId="654EE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A5ED36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C6CACB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99A4D0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81C6FA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APP客户端单点登录：对接统一用户体系，实现APP统一验证登录</w:t>
            </w:r>
          </w:p>
        </w:tc>
      </w:tr>
      <w:tr w14:paraId="6F5C8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792C66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5487E2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1F0536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9F890F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WEB客户端单点登录：对接统一用户体系，实现WEB客户端单点验证登录</w:t>
            </w:r>
          </w:p>
        </w:tc>
      </w:tr>
      <w:tr w14:paraId="6CF87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6E9AE2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2BFD0C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2C597A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57E7EE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持久授权访问：持久性的资源访问，借助创建的秘钥对进行认证授权访问的。秘钥对享有原账户所有权限，可以供二次开发API调用时使用。</w:t>
            </w:r>
          </w:p>
        </w:tc>
      </w:tr>
      <w:tr w14:paraId="1FE13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A847D6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D9F8BA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43B791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CF7FA2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临时授权访问：临时授权访问，通过令牌认证方式进行授权</w:t>
            </w:r>
          </w:p>
        </w:tc>
      </w:tr>
      <w:tr w14:paraId="310D9D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41BBE62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w:t>
            </w:r>
          </w:p>
        </w:tc>
        <w:tc>
          <w:tcPr>
            <w:tcW w:w="423" w:type="pct"/>
            <w:vMerge w:val="restart"/>
            <w:shd w:val="clear" w:color="auto" w:fill="auto"/>
            <w:vAlign w:val="center"/>
          </w:tcPr>
          <w:p w14:paraId="1BDBAB8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视频共享服务</w:t>
            </w:r>
          </w:p>
        </w:tc>
        <w:tc>
          <w:tcPr>
            <w:tcW w:w="475" w:type="pct"/>
            <w:vMerge w:val="restart"/>
            <w:shd w:val="clear" w:color="auto" w:fill="auto"/>
            <w:vAlign w:val="center"/>
          </w:tcPr>
          <w:p w14:paraId="36F0C72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视频资源共享</w:t>
            </w:r>
          </w:p>
        </w:tc>
        <w:tc>
          <w:tcPr>
            <w:tcW w:w="3380" w:type="pct"/>
            <w:shd w:val="clear" w:color="auto" w:fill="auto"/>
            <w:vAlign w:val="center"/>
          </w:tcPr>
          <w:p w14:paraId="350E8A0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通过整合跨网、跨域视频资源，将视频资源统一汇聚管理，建立视频数据管理标准体系；</w:t>
            </w:r>
          </w:p>
        </w:tc>
      </w:tr>
      <w:tr w14:paraId="02C2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10C88D2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ECE120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679F5F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F61393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围绕视频共享，各部门可以按需提交申请流程，通过规范的审批体系，获取相应视频资源</w:t>
            </w:r>
          </w:p>
        </w:tc>
      </w:tr>
      <w:tr w14:paraId="6C5D84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315657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B64FD6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3C94D39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视频共享目录</w:t>
            </w:r>
          </w:p>
        </w:tc>
        <w:tc>
          <w:tcPr>
            <w:tcW w:w="3380" w:type="pct"/>
            <w:shd w:val="clear" w:color="auto" w:fill="auto"/>
            <w:vAlign w:val="center"/>
          </w:tcPr>
          <w:p w14:paraId="1F8AF69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展示点位治理平台审核通过的视频目录信息</w:t>
            </w:r>
          </w:p>
        </w:tc>
      </w:tr>
      <w:tr w14:paraId="55569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FAF4B1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1E6881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59DE21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0717C0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支持部门管理员和平台管理员对视频的权限进行变更</w:t>
            </w:r>
          </w:p>
        </w:tc>
      </w:tr>
      <w:tr w14:paraId="02FD5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24B91F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7D5F51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ECF34D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BA00D1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支持对视频的控件（抓拍，本地录像等）进行开关设置，默认所有视频不开放抓拍等控件的权限</w:t>
            </w:r>
          </w:p>
        </w:tc>
      </w:tr>
      <w:tr w14:paraId="608DBC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1B06FC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68364F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76B914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4050C3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视频通道以Excel的形式全量或者按当前查询结果列表批量导出</w:t>
            </w:r>
          </w:p>
        </w:tc>
      </w:tr>
      <w:tr w14:paraId="450B96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19DEB7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5453C7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1F6C347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视频目录统计</w:t>
            </w:r>
          </w:p>
        </w:tc>
        <w:tc>
          <w:tcPr>
            <w:tcW w:w="3380" w:type="pct"/>
            <w:shd w:val="clear" w:color="auto" w:fill="auto"/>
            <w:vAlign w:val="center"/>
          </w:tcPr>
          <w:p w14:paraId="1D74141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按照所属行业/部门、行政区划、共享属性、监控点位类型、联网状态、权限类型等维度进行数量统计</w:t>
            </w:r>
          </w:p>
        </w:tc>
      </w:tr>
      <w:tr w14:paraId="01ABFB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7B08F7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451FFD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F9C8D8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DE8011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给牵头部门提供视频目录信息的宏观视角，部门管理员可以看到自己部门的数据，牵头部门则可以看到整个平台的数据</w:t>
            </w:r>
          </w:p>
        </w:tc>
      </w:tr>
      <w:tr w14:paraId="1F31C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51587DB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73338F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296F67F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视频广场</w:t>
            </w:r>
          </w:p>
        </w:tc>
        <w:tc>
          <w:tcPr>
            <w:tcW w:w="3380" w:type="pct"/>
            <w:shd w:val="clear" w:color="auto" w:fill="auto"/>
            <w:vAlign w:val="center"/>
          </w:tcPr>
          <w:p w14:paraId="1FFB2F9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视频一张图(1)：展示视频资源、视频类型分析环状图、视频部门分布、视频地区分布、视频共享信息、高频调阅点位、高频共享点位、高频收藏点位、申请部门排行、共享属性类型分析、视频点位清单列表</w:t>
            </w:r>
          </w:p>
        </w:tc>
      </w:tr>
      <w:tr w14:paraId="19FCF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9F8461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FA6DA9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338CAF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043A74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视频一张图(2)：地图选点、场景选点、搜索选点等一系列单选和批量选择点位的能力，并支持单个播放和批量播放的方式</w:t>
            </w:r>
          </w:p>
        </w:tc>
      </w:tr>
      <w:tr w14:paraId="1AA7E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52E0075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AE9211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748FFF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818CEB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视频一张图(3)：实时画面播放和录像回放功能，如前端为具有云台功能的设备，在实时播放时系统具备在单个窗口和宫格播放时画面中有云台控制的交互能力</w:t>
            </w:r>
          </w:p>
        </w:tc>
      </w:tr>
      <w:tr w14:paraId="412EF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2440FC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F104BB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F49568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DE6129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视频一张图(4)：批量播放时隐藏搜索框与下拉列表，批量播放窗口需支持用户对宫格的显示个数进行设置</w:t>
            </w:r>
          </w:p>
        </w:tc>
      </w:tr>
      <w:tr w14:paraId="64BFA4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1127FB5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7A1886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475CF4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C47806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视频一张图(5)：视频专注模式，驾驶舱两侧图例隐藏，只展示地图、点位搜索、视频场景、通道列表功能，以图标的方式提供搜索、视频场景功能，图标放在地图边缘，最小化遮挡地图</w:t>
            </w:r>
          </w:p>
        </w:tc>
      </w:tr>
      <w:tr w14:paraId="34DB5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547106A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A06A2F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ED19C4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B7F386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点位图及检索：基于区域内GIS地图展示城市视频资源基本情况和分布情况；点位名称关键词检索，按照场所类型、适用能力、共享权限、摄像机类型、视频标签、行政区划、部门等进行分类检索</w:t>
            </w:r>
          </w:p>
        </w:tc>
      </w:tr>
      <w:tr w14:paraId="45589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162179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AC2DAB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059818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8ED372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视频详情浏览：视频点位详情预览，展示视频通道名称、通道编码、点位类型、所属行业部门、设备厂商、经纬度等信息</w:t>
            </w:r>
          </w:p>
        </w:tc>
      </w:tr>
      <w:tr w14:paraId="7A69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4A1F7E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6DB31A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ED4518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15E8C0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视频资源申请：根据不同用户权限相应展示视频资源的申请状态；用户对视频资源发起资源申请，满足单个或批量将视频添加到申请列表</w:t>
            </w:r>
          </w:p>
        </w:tc>
      </w:tr>
      <w:tr w14:paraId="76A603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17AA53A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C1D325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03A93D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F12D8A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我的视频：申请视频并且审批通过时，可在我的视频模块查看到有权限的视频，通过多宫格的形式进行实时视频播放和录像回放</w:t>
            </w:r>
          </w:p>
        </w:tc>
      </w:tr>
      <w:tr w14:paraId="0FBE37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2BA864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A9955C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719862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1673DF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视频关注：用户建立不同主题的关注清单，将视频关注在不同的清单里面实现分门别类的主题性管理</w:t>
            </w:r>
          </w:p>
        </w:tc>
      </w:tr>
      <w:tr w14:paraId="084BD9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A93172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C38DC2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6B3C90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C9FFF6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点位需求：可以通过创建点位建设需求的方式，对新建点位进行统一规划</w:t>
            </w:r>
          </w:p>
        </w:tc>
      </w:tr>
      <w:tr w14:paraId="75483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7BD443D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7762D4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1071F1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F1BE26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视频分享：用户分享视频资源至指定用户，系统默认有效分享期限为7天；指定用户可在平台上接收分享的视频资源，点击分享的视频资源信息，可进入视频通道资源详情页面</w:t>
            </w:r>
          </w:p>
        </w:tc>
      </w:tr>
      <w:tr w14:paraId="2245BB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711C5F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AA13BB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A23037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C7E650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操作向导：对平台的主要操作流程进行操作说明讲解，方便用户更快掌握系统使用方法</w:t>
            </w:r>
          </w:p>
        </w:tc>
      </w:tr>
      <w:tr w14:paraId="76334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restart"/>
            <w:shd w:val="clear" w:color="auto" w:fill="auto"/>
            <w:vAlign w:val="center"/>
          </w:tcPr>
          <w:p w14:paraId="4BA5F91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4</w:t>
            </w:r>
          </w:p>
        </w:tc>
        <w:tc>
          <w:tcPr>
            <w:tcW w:w="423" w:type="pct"/>
            <w:vMerge w:val="restart"/>
            <w:shd w:val="clear" w:color="auto" w:fill="auto"/>
            <w:vAlign w:val="center"/>
          </w:tcPr>
          <w:p w14:paraId="664D2A8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AR模块</w:t>
            </w:r>
          </w:p>
        </w:tc>
        <w:tc>
          <w:tcPr>
            <w:tcW w:w="475" w:type="pct"/>
            <w:vMerge w:val="restart"/>
            <w:shd w:val="clear" w:color="auto" w:fill="auto"/>
            <w:vAlign w:val="center"/>
          </w:tcPr>
          <w:p w14:paraId="1DC1948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配置设计</w:t>
            </w:r>
          </w:p>
        </w:tc>
        <w:tc>
          <w:tcPr>
            <w:tcW w:w="3380" w:type="pct"/>
            <w:shd w:val="clear" w:color="auto" w:fill="auto"/>
            <w:vAlign w:val="center"/>
          </w:tcPr>
          <w:p w14:paraId="6BDC7CD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AR设备管理：对具有AR能力的高点摄像机进行添加、编辑、删除等管理配置操作，实现AR高点摄像机的管理；在AR全景操作页面上，仅展示AR高点摄像机的设备树</w:t>
            </w:r>
          </w:p>
        </w:tc>
      </w:tr>
      <w:tr w14:paraId="374090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44B9B2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0CFA03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227883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E2E8FF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标签模板管理：标签按业务场景进行自定义模板，不同模板可根据不同元素的情况自定义组合多个组件</w:t>
            </w:r>
          </w:p>
        </w:tc>
      </w:tr>
      <w:tr w14:paraId="6D9583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D3E7B5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AEA10A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57703B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3013D3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模板类型自定义：自定义配置标签模板类型图标及名称，可对自定义模板类型的增、删、改操作；自定义标签模板类型可在标签模板管理中展示和应用</w:t>
            </w:r>
          </w:p>
        </w:tc>
      </w:tr>
      <w:tr w14:paraId="33E083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E57556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C1AB86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68DEC1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F2CA39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自定义系统名称：平台系统名称进行自定义，满足客户不同指挥任务的命名</w:t>
            </w:r>
          </w:p>
        </w:tc>
      </w:tr>
      <w:tr w14:paraId="637F9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01D527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454A65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3FD469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66428C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标签添加：标签分为静态标签和动态标签，静态标签适用于如卡口、视频、加油站等固定元素的标签；动态标签适用于移动元素，如携带执法仪的警力、携带车载设备的警车</w:t>
            </w:r>
          </w:p>
        </w:tc>
      </w:tr>
      <w:tr w14:paraId="044E6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BF34E0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C296CE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6947C8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1A2CE4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普通相机AR化：私有协议（大华、海康、宇视等）、onvif协议、GB28181协议接入的枪机设备转化为AR相机，实现标签增、删、改、查等基本功能</w:t>
            </w:r>
          </w:p>
        </w:tc>
      </w:tr>
      <w:tr w14:paraId="0B5A6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0E67364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6E49FE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126CC7E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功能设计</w:t>
            </w:r>
          </w:p>
        </w:tc>
        <w:tc>
          <w:tcPr>
            <w:tcW w:w="3380" w:type="pct"/>
            <w:shd w:val="clear" w:color="auto" w:fill="auto"/>
            <w:vAlign w:val="center"/>
          </w:tcPr>
          <w:p w14:paraId="5275AE6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AR视频切换：AR视频地图应用系统由多个高点视频组合对重点场所监控，多个高点视频之间切换有设备树切换、二维地图切换、AR标签等三种方式进行切换</w:t>
            </w:r>
          </w:p>
        </w:tc>
      </w:tr>
      <w:tr w14:paraId="70869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C84943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52BF11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1E1D61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D91B4B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设备树切换：根据高点摄像机的设备树组织切换，与原本普通监控设备树体验一致，支持模糊检索设备，历史通道查询</w:t>
            </w:r>
          </w:p>
        </w:tc>
      </w:tr>
      <w:tr w14:paraId="24A8C1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1A1759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65DF58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72272C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ACF12C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二维地图切换：根据各高点摄像机在地图上的地位位置切换AR视频，二维地图全局掌控，联动地图上的AR高点摄像机，有全局到重点局部</w:t>
            </w:r>
          </w:p>
        </w:tc>
      </w:tr>
      <w:tr w14:paraId="25134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CC59D3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20FACE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86B2DE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4CEE8C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AR标签切换：不同高点摄像机的可视域范围有覆盖时，可直接通过某个高点摄像机中的标签直接切换</w:t>
            </w:r>
          </w:p>
        </w:tc>
      </w:tr>
      <w:tr w14:paraId="0DBF9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0EC279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7627F1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54E26B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C6225C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标签检索：可通过标签管理模块，输入模糊关键词搜索标签，双击标签列表中的标签可快速定位到目的标签，标签蓝色闪烁响应</w:t>
            </w:r>
          </w:p>
        </w:tc>
      </w:tr>
      <w:tr w14:paraId="3D796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7C9025F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11E4C3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AE4B54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92DD68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标签图层过滤：提供图层过滤的功能，可根据“我创建的标签”，“收藏的标签”，“重要标签”和标签类型等多维度进行过滤筛选，AR视频中的标签可同步只展示用户筛选的标签</w:t>
            </w:r>
          </w:p>
        </w:tc>
      </w:tr>
      <w:tr w14:paraId="76B24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68D6E4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587D04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6CE20A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835160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AR标签应用：通过AR视频标签标注联动低点视频、卡口资源、周边资源等实现AR画中画联动</w:t>
            </w:r>
          </w:p>
        </w:tc>
      </w:tr>
      <w:tr w14:paraId="4C03E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5DDDF8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030E55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79EF69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FD7A3D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视频标签：标签内容支持灵活的自定义，可在标签上面添加文字、图片、链接等组件，关联如卡口资源、人脸抓拍资源、车辆抓拍资源等视频资源</w:t>
            </w:r>
          </w:p>
        </w:tc>
      </w:tr>
      <w:tr w14:paraId="2F4832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64B980F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43610D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143951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3BB905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自定义标签：可上传标签图标，增加标签应用的灵活性，从而应用至不同场景</w:t>
            </w:r>
          </w:p>
        </w:tc>
      </w:tr>
      <w:tr w14:paraId="20646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7B34520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A4B83F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A4D682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3E8D41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广场：展示对应的AR点位缩略图及名称，可通过左右按键切换展示的缩略图信息，同时双击缩略图打开对应的AR全景视频；支持白天和夜晚的缩略图按照配置的时间分别进行展示；视频广场名称展示AR点位关联的场所名称</w:t>
            </w:r>
          </w:p>
        </w:tc>
      </w:tr>
      <w:tr w14:paraId="27180D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6B9326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547832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64710E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99B459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3D拼接：拼接的视频随逆时针自动旋转展示</w:t>
            </w:r>
          </w:p>
        </w:tc>
      </w:tr>
      <w:tr w14:paraId="479F2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D22D0D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6BDD72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FB1AED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AF64C1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3D拼接：使用鼠标拖动拼接窗口或点击底部按键对展示AR视频画面进行切换，也可通过右下角鹰眼地图快速定位需要展示AR视频画面</w:t>
            </w:r>
          </w:p>
        </w:tc>
      </w:tr>
      <w:tr w14:paraId="7D34E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00D664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CADC23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E9BEC0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C22EC6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3D拼接：右下角鹰眼地图可收放展示</w:t>
            </w:r>
          </w:p>
        </w:tc>
      </w:tr>
      <w:tr w14:paraId="6DCB6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054C69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3F5EAD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27B4C5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838AF1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3D拼接：使用鼠标滚轮调节3D拼接视角，突出展示重点关注视频</w:t>
            </w:r>
          </w:p>
        </w:tc>
      </w:tr>
      <w:tr w14:paraId="56407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45E4C0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F1E727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25D849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206471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3D拼接：使用双击3D拼接中的任意视频，打开对应的AR全景视频画面</w:t>
            </w:r>
          </w:p>
        </w:tc>
      </w:tr>
      <w:tr w14:paraId="49D65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06883BA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46E3B0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C53B2C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686C77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标签轮巡预案：高点轮询预案由用户自行定制，设置轮询高点设备和标签及间隔时间，以高点视频画中画联动低点视频的形式进行视频轮询，全局实景与细节视频叠加融合轮询展示</w:t>
            </w:r>
          </w:p>
        </w:tc>
      </w:tr>
      <w:tr w14:paraId="6B7428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7D80227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2CD54C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820BDD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95F344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全息录像回溯：提供全息录像回溯应用功能，支持按照特定时间还原AR场景，通过时间轴拖动回溯时间，重建历史AR场景、视频播放、标签展示等功能；全景大场景案发时间全景侦查，周边资源联动低点视频监控和卡口</w:t>
            </w:r>
          </w:p>
        </w:tc>
      </w:tr>
      <w:tr w14:paraId="477DEB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45F52B5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5</w:t>
            </w:r>
          </w:p>
        </w:tc>
        <w:tc>
          <w:tcPr>
            <w:tcW w:w="423" w:type="pct"/>
            <w:vMerge w:val="restart"/>
            <w:shd w:val="clear" w:color="auto" w:fill="auto"/>
            <w:vAlign w:val="center"/>
          </w:tcPr>
          <w:p w14:paraId="416ADC6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运管中心电视墙管理</w:t>
            </w:r>
          </w:p>
        </w:tc>
        <w:tc>
          <w:tcPr>
            <w:tcW w:w="475" w:type="pct"/>
            <w:vMerge w:val="restart"/>
            <w:shd w:val="clear" w:color="auto" w:fill="auto"/>
            <w:vAlign w:val="center"/>
          </w:tcPr>
          <w:p w14:paraId="74D36FE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4K高清解码系统</w:t>
            </w:r>
          </w:p>
        </w:tc>
        <w:tc>
          <w:tcPr>
            <w:tcW w:w="3380" w:type="pct"/>
            <w:shd w:val="clear" w:color="auto" w:fill="auto"/>
            <w:vAlign w:val="center"/>
          </w:tcPr>
          <w:p w14:paraId="4551FD8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多种拼接方式，可根据需求任意切换任意组合，可以实现单画面显示，拼接显示，开窗显示，画面分割，漫游等功能</w:t>
            </w:r>
          </w:p>
        </w:tc>
      </w:tr>
      <w:tr w14:paraId="764ABD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A8EF84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1301B1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EE54B2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2E5D840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中大规模大屏拼接显示，同时支持漫游、叠加、缩放、高清底图等大屏控制功能</w:t>
            </w:r>
          </w:p>
        </w:tc>
      </w:tr>
      <w:tr w14:paraId="51343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57F606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838DB8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6594E1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3517A33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超高清图像接入：接入1080P或者UXGA（1600x1200）甚至4K分辨率的图像，解决图像质量的瓶颈</w:t>
            </w:r>
          </w:p>
        </w:tc>
      </w:tr>
      <w:tr w14:paraId="24146D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5097D4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DEC2A6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DC65C4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0F76C4C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采用视频同步技术，实现拼接墙中各个拼接屏间的拼接同步，配合边框调节技术，可进行微秒级调节</w:t>
            </w:r>
          </w:p>
        </w:tc>
      </w:tr>
      <w:tr w14:paraId="654F6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6D4D2C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22C1AE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0E62CBC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电视墙管理系统设计</w:t>
            </w:r>
          </w:p>
        </w:tc>
        <w:tc>
          <w:tcPr>
            <w:tcW w:w="3380" w:type="pct"/>
            <w:shd w:val="clear" w:color="auto" w:fill="auto"/>
            <w:noWrap/>
            <w:vAlign w:val="center"/>
          </w:tcPr>
          <w:p w14:paraId="2B7511A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设备树：显示添加到平台上的设备和通道；可添加通道到收藏夹中；可设置设备树的显示类型、排序方式、 是否隐藏离线节点等；</w:t>
            </w:r>
          </w:p>
        </w:tc>
      </w:tr>
      <w:tr w14:paraId="470F61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81D1FA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09451F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220AB5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73ED8C5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预览窗口：用于预览通道的实时视频</w:t>
            </w:r>
          </w:p>
        </w:tc>
      </w:tr>
      <w:tr w14:paraId="20CB5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C49F7C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B419FA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455472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11111B4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详细信息：查看窗口绑定的视频源信息</w:t>
            </w:r>
          </w:p>
        </w:tc>
      </w:tr>
      <w:tr w14:paraId="55436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067D9B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FE8B4B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AF6D26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09D8204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画面分割：设置画面的分割方式</w:t>
            </w:r>
          </w:p>
        </w:tc>
      </w:tr>
      <w:tr w14:paraId="6F40E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91345C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D635E8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A3B9C3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1DB9ABA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清屏：单击图标清除已设置的所有屏</w:t>
            </w:r>
          </w:p>
        </w:tc>
      </w:tr>
      <w:tr w14:paraId="03B132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8E147C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8781D8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C9AE3C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39280DC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锁定窗口：选择窗口锁定后，不能操作锁定的窗口</w:t>
            </w:r>
          </w:p>
        </w:tc>
      </w:tr>
      <w:tr w14:paraId="69B9C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9E4323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01E75C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8290F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5A329CC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回显：绑定视频通道后，在“详细信息”的视频通道列表中选择某个视频通道，可查看该视频通道的实时预览画面</w:t>
            </w:r>
          </w:p>
        </w:tc>
      </w:tr>
      <w:tr w14:paraId="6BAB0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8B1BFD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D48BAE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CDF103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28931B6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即时上墙：启用“即时上墙”功能，配置完任务的同时系统自动执行上墙操作</w:t>
            </w:r>
          </w:p>
        </w:tc>
      </w:tr>
      <w:tr w14:paraId="12DF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D3AC28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5CEA57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F5595A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7AB05B5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上墙：单击手动执行上墙</w:t>
            </w:r>
          </w:p>
        </w:tc>
      </w:tr>
      <w:tr w14:paraId="073E2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7DA19E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AC19C6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CB752A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2A75258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鹰眼：在小图中查看当前的电视墙布局</w:t>
            </w:r>
          </w:p>
        </w:tc>
      </w:tr>
      <w:tr w14:paraId="39040C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D58E6D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B51AB2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065BA5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7E15640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电视墙：电视墙区域</w:t>
            </w:r>
          </w:p>
        </w:tc>
      </w:tr>
      <w:tr w14:paraId="09308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ACE89F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A457CC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57CE40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36FAC94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电视墙计划：可配置电视墙定时计划和轮巡计划</w:t>
            </w:r>
          </w:p>
        </w:tc>
      </w:tr>
      <w:tr w14:paraId="1CD32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B9BA47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926421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338BF5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1B102B7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任务管理栏：新增、保存、删除任务</w:t>
            </w:r>
          </w:p>
        </w:tc>
      </w:tr>
      <w:tr w14:paraId="1C99A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BEE1FA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A41384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4D76F4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noWrap/>
            <w:vAlign w:val="center"/>
          </w:tcPr>
          <w:p w14:paraId="2C76877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电视墙选择：可选择需要配置的电视墙</w:t>
            </w:r>
          </w:p>
        </w:tc>
      </w:tr>
      <w:tr w14:paraId="2F29D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041EC7B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E85706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4A34515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使用概览</w:t>
            </w:r>
          </w:p>
        </w:tc>
        <w:tc>
          <w:tcPr>
            <w:tcW w:w="3380" w:type="pct"/>
            <w:shd w:val="clear" w:color="auto" w:fill="auto"/>
            <w:vAlign w:val="center"/>
          </w:tcPr>
          <w:p w14:paraId="3EEE983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资源接入情况概览：展示接入总数，实时在线数，实时在线率；以图表形式展示当前各街道视频资源接入数量；以图表形式展示各街道历史接入数量变化趋势；</w:t>
            </w:r>
          </w:p>
        </w:tc>
      </w:tr>
      <w:tr w14:paraId="6E3C0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427D94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4D346C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4E7E0B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6ADE5A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资源使用情况概览：展示历史点播次数、实时点播次数</w:t>
            </w:r>
          </w:p>
        </w:tc>
      </w:tr>
      <w:tr w14:paraId="6B179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39DBF3D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7D7EA9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29FC6A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BE53B0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资源检测情况概览：以图标形式展示各街道的视频资源在线率检测情况；展示各街道视频资源在线率变化趋势；以图表形式展示各街道视频资源档案填写准确率；展示各街道档案填写准确率检测变化趋势</w:t>
            </w:r>
          </w:p>
        </w:tc>
      </w:tr>
      <w:tr w14:paraId="1ACDA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00E607F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260F26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A89D59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9FC5E7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资源共享情况概览：按共享方式国标、非国标统计上级平台的数量，展示共享给各平台的镜头数</w:t>
            </w:r>
          </w:p>
        </w:tc>
      </w:tr>
      <w:tr w14:paraId="2BE82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vAlign w:val="center"/>
          </w:tcPr>
          <w:p w14:paraId="382F384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0FE578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8E504E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BD04A8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用户使用情况概览：展示用户总数；展示实时在线用户数；展示活跃用户数；支持查询实时在线用户明细；以图表形式展示各街道的用户数；以图表形式展示各街道实时在线用户数；以图表形式展示各街道用户的总登录使用次数；以图表形式展示各街道当月的活跃用户数</w:t>
            </w:r>
          </w:p>
        </w:tc>
      </w:tr>
      <w:tr w14:paraId="02237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2D031B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0AAD6D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F6E8FD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3D043B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网格数据覆盖率概览：按网格统计网格内的镜头覆盖率；镜头覆盖率：镜头数量/网格面积,反应网格内的镜头密度；网格数据：网格数据由客户提供</w:t>
            </w:r>
          </w:p>
        </w:tc>
      </w:tr>
      <w:tr w14:paraId="1DE40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51D225D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6</w:t>
            </w:r>
          </w:p>
        </w:tc>
        <w:tc>
          <w:tcPr>
            <w:tcW w:w="423" w:type="pct"/>
            <w:vMerge w:val="restart"/>
            <w:shd w:val="clear" w:color="auto" w:fill="auto"/>
            <w:vAlign w:val="center"/>
          </w:tcPr>
          <w:p w14:paraId="2BAD06B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视频流抽帧共享服务</w:t>
            </w:r>
          </w:p>
        </w:tc>
        <w:tc>
          <w:tcPr>
            <w:tcW w:w="475" w:type="pct"/>
            <w:vMerge w:val="restart"/>
            <w:shd w:val="clear" w:color="auto" w:fill="auto"/>
            <w:vAlign w:val="center"/>
          </w:tcPr>
          <w:p w14:paraId="3A0DFA6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视频抓图网关开发</w:t>
            </w:r>
          </w:p>
        </w:tc>
        <w:tc>
          <w:tcPr>
            <w:tcW w:w="3380" w:type="pct"/>
            <w:shd w:val="clear" w:color="auto" w:fill="auto"/>
            <w:vAlign w:val="center"/>
          </w:tcPr>
          <w:p w14:paraId="21E641E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可配置抽帧服务，包含抽帧服务IP、端口、抽帧能力单例每分钟可抽帧路数</w:t>
            </w:r>
          </w:p>
        </w:tc>
      </w:tr>
      <w:tr w14:paraId="31CD9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2E2890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FBFFE8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A5C0D9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64DAD2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在界面中配置待抽帧镜头组，对不同镜头组配置不同的抽帧周期；抽帧周期的配置受抽帧总能力影响，若剩余能力不足时将限制抽帧周期的最小值；</w:t>
            </w:r>
          </w:p>
        </w:tc>
      </w:tr>
      <w:tr w14:paraId="58DB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108152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5CABD0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07A4A4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C9E919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通过配置时间间隔、图片分辨率参数在指定的镜头中对采集的实时视频流进行抽帧</w:t>
            </w:r>
          </w:p>
        </w:tc>
      </w:tr>
      <w:tr w14:paraId="02BC1A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DD08E4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BC1FE8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6A8BCB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F5C230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对外提供抽帧能力接口，外部平台可使用该接口进行抽帧配置</w:t>
            </w:r>
          </w:p>
        </w:tc>
      </w:tr>
      <w:tr w14:paraId="690C1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vAlign w:val="center"/>
          </w:tcPr>
          <w:p w14:paraId="6E7A4D7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C4FBC4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55486FE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1400视图库模块</w:t>
            </w:r>
          </w:p>
        </w:tc>
        <w:tc>
          <w:tcPr>
            <w:tcW w:w="3380" w:type="pct"/>
            <w:shd w:val="clear" w:color="auto" w:fill="auto"/>
            <w:vAlign w:val="center"/>
          </w:tcPr>
          <w:p w14:paraId="4196D6C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按照系统能提供基于GAT 1400.1-2017《公安视频图像信息应用系统 第X部分》（简称1400协议），同时兼容公安部《视图库对接技术要求(试行)_20180521》技术规范（简称1400的180521补充协议）支持将图片共享给AI智能运算平台。</w:t>
            </w:r>
          </w:p>
        </w:tc>
      </w:tr>
      <w:tr w14:paraId="1277C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2045847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9639F7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F6A7B2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643DD4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1400图像共享服务，支持按GA/T 1400协议标准字段维护上下级平台信息；支持订阅消息接收：支持上级平台按GA/T 1400协议进行数据订阅，支持新增、修改、取消订阅；</w:t>
            </w:r>
          </w:p>
        </w:tc>
      </w:tr>
      <w:tr w14:paraId="3FC71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vAlign w:val="center"/>
          </w:tcPr>
          <w:p w14:paraId="28B9732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76EBA9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9D2351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92A43D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列表获取，系统提供应用层通过服务调用的形式向抓图服务获取其所在网络环境下对应平台的视频通道列表信息。当需要通过抓图服务对多个平台设置抓图任务时，应用层需要向不同平台下的抓图服务节点获取对应的通道列表，便于下发抓图任务到对应通道所在的抓图服务节点。</w:t>
            </w:r>
          </w:p>
        </w:tc>
      </w:tr>
      <w:tr w14:paraId="5D24F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1CB56B0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8D3880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2345CE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8F5E99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任务管理，系统提供应用层通过服务调用形式向抓图服务下发抓图任务，抓图服务按任务配置的规则完成对应通道的视频抓图，向应用层提供抓图信息和图片信息。</w:t>
            </w:r>
          </w:p>
        </w:tc>
      </w:tr>
      <w:tr w14:paraId="1C0F6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3A825D6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25827E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8B07D9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25FD41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视频转图片，系统对应用层下发的抓图任务中的通道拉取视频流，并根据配置的抓图计划将视频转换成图片；当应用层下发抓图任务时，系统支持根据创建的任务将指定通道的视频流转换成图片</w:t>
            </w:r>
          </w:p>
        </w:tc>
      </w:tr>
      <w:tr w14:paraId="29E5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noWrap/>
            <w:vAlign w:val="center"/>
          </w:tcPr>
          <w:p w14:paraId="7203F34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7</w:t>
            </w:r>
          </w:p>
        </w:tc>
        <w:tc>
          <w:tcPr>
            <w:tcW w:w="423" w:type="pct"/>
            <w:vMerge w:val="restart"/>
            <w:shd w:val="clear" w:color="auto" w:fill="auto"/>
            <w:vAlign w:val="center"/>
          </w:tcPr>
          <w:p w14:paraId="3CB6299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平台运维</w:t>
            </w:r>
          </w:p>
        </w:tc>
        <w:tc>
          <w:tcPr>
            <w:tcW w:w="475" w:type="pct"/>
            <w:vMerge w:val="restart"/>
            <w:shd w:val="clear" w:color="auto" w:fill="auto"/>
            <w:vAlign w:val="center"/>
          </w:tcPr>
          <w:p w14:paraId="71ABBE9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视频质量诊断</w:t>
            </w:r>
          </w:p>
        </w:tc>
        <w:tc>
          <w:tcPr>
            <w:tcW w:w="3380" w:type="pct"/>
            <w:shd w:val="clear" w:color="auto" w:fill="auto"/>
            <w:vAlign w:val="center"/>
          </w:tcPr>
          <w:p w14:paraId="14B5FAB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清晰度异常检测：镜头由于虚焦或者外界因素等原因导致的视频画面清晰度较低、视频画面质量较差时，检测视频清晰度异常并报警</w:t>
            </w:r>
          </w:p>
        </w:tc>
      </w:tr>
      <w:tr w14:paraId="3131C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16F3742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2B4529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434872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EC4746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亮度过亮异常检测：镜头过曝或者因为其他因素导致画面过亮异常，检测视频是否出现过亮异常并报警</w:t>
            </w:r>
          </w:p>
        </w:tc>
      </w:tr>
      <w:tr w14:paraId="153C1D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2CB09D0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5657A1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DC8B90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3D63F1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亮度过暗异常检测：镜头欠曝或者因为其他因素导致画面过暗异常，检测视频是否出现过亮异常并报警</w:t>
            </w:r>
          </w:p>
        </w:tc>
      </w:tr>
      <w:tr w14:paraId="16E074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121034C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A6F289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06FE94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D640B8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低对比度检测：外部环境，如光线不足、大雾等天气原因，导致的视频画面对比度较低，检测视频是否出现低对比度情况并报警</w:t>
            </w:r>
          </w:p>
        </w:tc>
      </w:tr>
      <w:tr w14:paraId="04C27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1497192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2BEF14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F6D55F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D01DB3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黑白图像检测：镜头异常或者视频信号传输异常，导致彩色的视频画面显示为黑白画面，检测视频是否出现黑白图像情况并报警</w:t>
            </w:r>
          </w:p>
        </w:tc>
      </w:tr>
      <w:tr w14:paraId="465EA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6D9CFA0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6C3338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0D5198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732505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视频偏色异常检测：镜头设置错误或者视频信号传输异常，导致视频画面偏色，检测视频是否出现偏色现象并报警</w:t>
            </w:r>
          </w:p>
        </w:tc>
      </w:tr>
      <w:tr w14:paraId="41D7B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7B52379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E76216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F86F51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53012E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视频抖动异常检测：自然或人为因素导致前端视频采集设备出现周期性晃动，致使视频画面出现抖动，检测视频是否出现抖动并报警</w:t>
            </w:r>
          </w:p>
        </w:tc>
      </w:tr>
      <w:tr w14:paraId="71121B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18D0C51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7C3A5A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A6C962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2726AF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视频噪声异常检测：镜头的光学系统失真或者传输过程中的硬件设备故障，导致视频画面中出现较多闪烁的噪点，检测视频是否出现噪声并报警</w:t>
            </w:r>
          </w:p>
        </w:tc>
      </w:tr>
      <w:tr w14:paraId="657DB7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1148171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73043A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C6F9AF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98CE5D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视频条纹异常检测：镜头受到电波干扰、系统电压不平衡或传输线路异常等造成不同角度、周期的条纹，检测视频中是否出现条纹并报警</w:t>
            </w:r>
          </w:p>
        </w:tc>
      </w:tr>
      <w:tr w14:paraId="74F2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33BFADD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300CAE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E7C85E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06327E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视频丢失异常检测：镜头信号传输中断，造成视频丢失现象，导致视频画面全黑或者中出现"视频丢失"等OSD字样，检测视频是否出现视频丢失现象并报警</w:t>
            </w:r>
          </w:p>
        </w:tc>
      </w:tr>
      <w:tr w14:paraId="2F96A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0998544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C0CCB2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3FADCD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5C8F9E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视频冻结异常检测：视频传输或者前端视频设备故障，导致视频画面持续保持同一个画面，检测视频是否出现视频冻结并报警</w:t>
            </w:r>
          </w:p>
        </w:tc>
      </w:tr>
      <w:tr w14:paraId="209731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42A1325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FA4816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7D89A3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AFA68C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视频遮挡异常检测：自然或人为因素导致前端视频采集设备出现遮挡，导致视频画面出现全部或部分画面无法正确显示，检测视频是否出现遮挡并报警</w:t>
            </w:r>
          </w:p>
        </w:tc>
      </w:tr>
      <w:tr w14:paraId="245AB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2F6426C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E23C82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2D25BD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8C06CA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视频场景变化检测：自然或者人为因素导致前端视频采集设备出现移动，导致视频画面出现切换，出现场景变化现象，检测视频是否出现场景变化并报警</w:t>
            </w:r>
          </w:p>
        </w:tc>
      </w:tr>
      <w:tr w14:paraId="68CC43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5CC9575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F077A9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8A982B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8F260D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视频场景剧变检测：对于视频画面中出现视频亮度、清晰程度、视频噪声、视频条纹、场景变化、视频遮挡6类中同时出现3个及以上触发场景剧变报警</w:t>
            </w:r>
          </w:p>
        </w:tc>
      </w:tr>
      <w:tr w14:paraId="0F296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3E50ED8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B2B103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AD16F3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0583ED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雪花屏检测：对于前端视频采集设备故障或者视频信号传输时受到高频噪声的影响，导致视频中出现大量的雪花噪声，检测雪花噪声并报警</w:t>
            </w:r>
          </w:p>
        </w:tc>
      </w:tr>
      <w:tr w14:paraId="394E17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009D941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91B505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FE0708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FB57D0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诊断统计：视频统计包括视频统计概览、在线统计、离线时长统计、点播统计、视频质量统计、录像完整性统计、视频清晰度统计、字幕标注合规性统计</w:t>
            </w:r>
          </w:p>
        </w:tc>
      </w:tr>
      <w:tr w14:paraId="5CCE0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noWrap/>
            <w:vAlign w:val="center"/>
          </w:tcPr>
          <w:p w14:paraId="213A855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926B74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699E5D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655F12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问题复核：支持针对问题视频的一键复核</w:t>
            </w:r>
          </w:p>
        </w:tc>
      </w:tr>
      <w:tr w14:paraId="20A08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143B39F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8750F3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66C32B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9AD05A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平台状态监控：从级联平台名称、当前状态、离线总时长、离线次数等方面展现上下级平台实时状态；查看平台状态历史详情，包括各平台离线明细、离线次数明细等。</w:t>
            </w:r>
          </w:p>
        </w:tc>
      </w:tr>
      <w:tr w14:paraId="568A56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noWrap/>
            <w:vAlign w:val="center"/>
          </w:tcPr>
          <w:p w14:paraId="1827B2A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5654A7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786300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4E342C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平台资产运行监控：通过对联网平台资源数据监控，包括级联平台资产的在线率、点播通畅率、录像完好率、字幕标注合规率、编码规范率、码流达标率等多维度监测，支持联网汇聚资源质量明细的详情查看以及联网资源监控指标趋势图展现功能</w:t>
            </w:r>
          </w:p>
        </w:tc>
      </w:tr>
      <w:tr w14:paraId="1423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noWrap/>
            <w:vAlign w:val="center"/>
          </w:tcPr>
          <w:p w14:paraId="1B6E8D2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7A94AB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1227AD5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镜头自动巡检模块设计</w:t>
            </w:r>
          </w:p>
        </w:tc>
        <w:tc>
          <w:tcPr>
            <w:tcW w:w="3380" w:type="pct"/>
            <w:shd w:val="clear" w:color="auto" w:fill="auto"/>
            <w:vAlign w:val="center"/>
          </w:tcPr>
          <w:p w14:paraId="5D14AD7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巡检计划：新增、编辑、修改、删除巡检计划；视频在线检测、视频质量检测、视频信息检测4类计划配置；按机构、接入设备选择待检镜头；自定义选择待检镜头；支持批量导入待检镜头；持配置巡检周期，到达周期时将自动生成检测任务；</w:t>
            </w:r>
          </w:p>
        </w:tc>
      </w:tr>
      <w:tr w14:paraId="4612C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7BCB3FA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B5E785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04AD99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752C41B">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巡检任务管理：支持查询所有生成的巡检任务列表，支持展示检测进度；支持查询检测任务中每个检测设备的检测记录；</w:t>
            </w:r>
          </w:p>
        </w:tc>
      </w:tr>
      <w:tr w14:paraId="10B2E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5CFFC3D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E2E543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9CE557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F0D090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实时视频流巡检任务配置：配置检测超时时长；设置检测模式，包括全量检测和抽检检测；设置复检次数，取流失败次数达到复检次数则认为检测结果为取流失败；</w:t>
            </w:r>
          </w:p>
        </w:tc>
      </w:tr>
      <w:tr w14:paraId="246D6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0B14092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53BC01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6FDB93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8EC45E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巡检任务调度服务：根据巡检计划生成巡检任务，并将巡检任务下发至对应的巡检服务</w:t>
            </w:r>
          </w:p>
        </w:tc>
      </w:tr>
      <w:tr w14:paraId="60C9FC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30821EF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F31915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A660C9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8E89F3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巡检调度服务:按照设置的轮巡时间、并发点位数对解析任务进行轮巡分析；查看解析任务中点位的运行状态和轮巡状态，对点位的可用状态进行实时监测并动态匹配轮巡队列</w:t>
            </w:r>
          </w:p>
        </w:tc>
      </w:tr>
      <w:tr w14:paraId="28B2D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noWrap/>
            <w:vAlign w:val="center"/>
          </w:tcPr>
          <w:p w14:paraId="62A3FAD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4FEAC4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6FC802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F342EB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在线率巡检统计:使用指定巡检计划在线检测类型的检测结果作为视频在线率统计依据；对该计划生成的检测任务进行统计，按区、街道进行在线率统计；可查询某日检测统计情况；若一日内有多个检测任务，可按批次进行二级检索</w:t>
            </w:r>
          </w:p>
        </w:tc>
      </w:tr>
      <w:tr w14:paraId="372B12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640AC42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2AFF84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97297A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BDF906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视频在线率巡检统计:巡检计划生成的检测任务进行统计，按区、街道进行在线率统计；可查询某日检测统计情况；若一日内有多个检测任务，可按批次进行二级检索</w:t>
            </w:r>
          </w:p>
        </w:tc>
      </w:tr>
      <w:tr w14:paraId="68788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7259F1A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5684E8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vAlign w:val="center"/>
          </w:tcPr>
          <w:p w14:paraId="5CCE548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一机一档模块</w:t>
            </w:r>
          </w:p>
        </w:tc>
        <w:tc>
          <w:tcPr>
            <w:tcW w:w="3380" w:type="pct"/>
            <w:shd w:val="clear" w:color="auto" w:fill="auto"/>
            <w:vAlign w:val="center"/>
          </w:tcPr>
          <w:p w14:paraId="1DF96F9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设备信息录入：实现“一机一档”设备信息的录入功能，完成信息录入、校验、保存，并提交审核。可通过手工直接录入、批量数据导入和外部系统接口同步，也可以通过手机APP采集录入</w:t>
            </w:r>
          </w:p>
        </w:tc>
      </w:tr>
      <w:tr w14:paraId="5D1A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5F64D1C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87F274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FA25FF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F38996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设备信息修改：设备档案中的基础属性默认包含基本属性、管理属性、状态属性、业务属性、项目属性和共享属性；实现设备信息的更新和维护，完成信息编辑、校验、保存，并提交审核</w:t>
            </w:r>
          </w:p>
        </w:tc>
      </w:tr>
      <w:tr w14:paraId="14E599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6754EB6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52586B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A009DE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AE93B7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设备信息审核：实现设备信息审核功能，确保录入信息的正确性和完整性，审核通过的设备信息进入待同步设备信息表中</w:t>
            </w:r>
          </w:p>
        </w:tc>
      </w:tr>
      <w:tr w14:paraId="24F27B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601CF64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B73597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0F50CF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F08D03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设备信息查询：实现本地“一机一档”数据库中设备信息的查询检索，可根据设备属性信息进行组合查询，并以列表形式返回查询结果，可查看单个设备的详细信息</w:t>
            </w:r>
          </w:p>
        </w:tc>
      </w:tr>
      <w:tr w14:paraId="664B9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65E1B80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EE8126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FD2B45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96E9B8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设备信息导入/导出：实现设备信息的批量导入导出功能，可按固定模板实现EXCEL格式数据的批量导入并完成数据校验，能够将设备查询结果以EXCEL格式文件导出</w:t>
            </w:r>
          </w:p>
        </w:tc>
      </w:tr>
      <w:tr w14:paraId="44A4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2B09344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8745A9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F09315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1D4C53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设备信息同步：实现定期将本地未同步设备信息表中的数据向上级或其他系统进行同步，同步完成的设备信息移动到已同步设备信息表中</w:t>
            </w:r>
          </w:p>
        </w:tc>
      </w:tr>
      <w:tr w14:paraId="5E0AA7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6D49435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2392A5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857BFE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D7D0CF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点位管理：涵盖摄像机点位规划采集、工程建设、管理维护、改造报废，贯穿视频监控建设管理的全流程</w:t>
            </w:r>
          </w:p>
        </w:tc>
      </w:tr>
      <w:tr w14:paraId="7790AB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1FAFBE9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1D7763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E2E32F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BE5135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流程配置：点位管理的流程中有规划、建设、启用均涉及跨部门协作，系统为点位规划、点位开户、新增点位、修改点位、改造点位等各环节建立了审核管理机制</w:t>
            </w:r>
          </w:p>
        </w:tc>
      </w:tr>
      <w:tr w14:paraId="71CBE3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2E4CEC4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7C2523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A6E7A2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2C8994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单据查询：可以查看登录用户权限下的“待处理单据”和“已处理单据”，同时对单据进行审核和查看审核记录</w:t>
            </w:r>
          </w:p>
        </w:tc>
      </w:tr>
      <w:tr w14:paraId="26CD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1A234AC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3913C4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3A6E3D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73CE77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开户建档：可以对新增设备和点位进行开户建档，对设备信息进行建档入库，包括设备名称、设备类型、网络运营商、用户名及密码、视频输入点位数、设备状态、所属分局、设备IP、设备厂商等等</w:t>
            </w:r>
          </w:p>
        </w:tc>
      </w:tr>
      <w:tr w14:paraId="34D913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noWrap/>
            <w:vAlign w:val="center"/>
          </w:tcPr>
          <w:p w14:paraId="0ABA013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2D9EAF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23DC8B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CCCC3E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点位改造：具备变更点位信息流程；具备改造新建流程</w:t>
            </w:r>
          </w:p>
        </w:tc>
      </w:tr>
      <w:tr w14:paraId="69447C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4F331C6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6803F6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4142EC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D724F6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管理模块：支持通过关键字、条件搜索已通过审核的档案信息；支持导出功能，将档案信息导出excel；</w:t>
            </w:r>
          </w:p>
        </w:tc>
      </w:tr>
      <w:tr w14:paraId="51B35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0EEB67D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427BAB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9888C2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9DE765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资产库档案平台同步：全量同步，将联网平台上所有的信息全量同步到资产管理服务平台；增量同步，将联网平台上所有的信息一次性全量同步到资产管理服务平台</w:t>
            </w:r>
          </w:p>
        </w:tc>
      </w:tr>
      <w:tr w14:paraId="505BF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28CF1F0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5643B3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7F4203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3999D6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资产基础属性治理：资产治理属性表是系统默认提供的需要治理的字段，包括项目与单位治理、场景标签治理、场景目录；同时系统支持新增自定义字段，也支持批量导入。</w:t>
            </w:r>
          </w:p>
        </w:tc>
      </w:tr>
      <w:tr w14:paraId="3C2CB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2C9DAB3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74A4C7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DBEA21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FAC549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产异常数据分析，定时任务巡检会产生档案信息异常数据、视频质量异常数据、联网一致性异常等数据，同时系统也可以从视频广场模块接收人工发现反馈的异常数据，对资产数据运行的异常进行分析和工单下发</w:t>
            </w:r>
          </w:p>
        </w:tc>
      </w:tr>
      <w:tr w14:paraId="032F75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6F208A9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888F5F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6C795FC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65FF28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配置档案属性检测算法，开启对应检测规则后，当设备档案中存在不符合规则的属性时，触发异常数据</w:t>
            </w:r>
          </w:p>
        </w:tc>
      </w:tr>
      <w:tr w14:paraId="3338E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7A5F249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76F6C9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388EC3F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1D01B2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支持配置图像检测算法，开启对应检测规则后，当设备采集到不符合规则的视频时，触发异常数</w:t>
            </w:r>
          </w:p>
        </w:tc>
      </w:tr>
      <w:tr w14:paraId="25D45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39EC551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73C5EA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5D0C815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BB32A5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查看设备属性异常的设备，并修改异常数据；查看视频数据异常列表；查看人工反馈的异常并通过工单将人工反馈异常下发给指定人员处理</w:t>
            </w:r>
          </w:p>
        </w:tc>
      </w:tr>
      <w:tr w14:paraId="6BC32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6D3978E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50C1D2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0F5B175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6B7005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前端设备治理：检测前端设备档案的完整性、规范性及准确性，并根据检测结果，治理前端设备档案</w:t>
            </w:r>
          </w:p>
        </w:tc>
      </w:tr>
      <w:tr w14:paraId="313F7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noWrap/>
            <w:vAlign w:val="center"/>
          </w:tcPr>
          <w:p w14:paraId="0BA1869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30A893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D8156E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CCC734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数据传输值守：在视频图像数据治理平台查看数据传输值守分析结果</w:t>
            </w:r>
          </w:p>
        </w:tc>
      </w:tr>
      <w:tr w14:paraId="1F57A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66AF620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4C73FA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0F5258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B3691E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智能解析看护治理：配置视频检测算法，查看视频数据异常列表；通过行政区划、所属部门、关键字和异常数据类型等信息筛选查看对应异常数据</w:t>
            </w:r>
          </w:p>
        </w:tc>
      </w:tr>
      <w:tr w14:paraId="7513E0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noWrap/>
            <w:vAlign w:val="center"/>
          </w:tcPr>
          <w:p w14:paraId="0F33AD3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51CD32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262212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87DBAC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查看业务数据治理结果：在视频图像数据治理平台查看业务数据治理结果</w:t>
            </w:r>
          </w:p>
        </w:tc>
      </w:tr>
      <w:tr w14:paraId="355AA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noWrap/>
            <w:vAlign w:val="center"/>
          </w:tcPr>
          <w:p w14:paraId="5AF2A3D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B8E1BE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1185E4D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D59AB8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工单管理：支持配置工单参数以及新增工单模板</w:t>
            </w:r>
          </w:p>
        </w:tc>
      </w:tr>
      <w:tr w14:paraId="5A7BC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139095A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375B40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402E4E2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CF510C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科学布建流程：通过“圈、块、格、线、点”理念来划分城市场景。统一规划点位、统一安排建设点位</w:t>
            </w:r>
          </w:p>
        </w:tc>
      </w:tr>
      <w:tr w14:paraId="2EE0E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noWrap/>
            <w:vAlign w:val="center"/>
          </w:tcPr>
          <w:p w14:paraId="71811FC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C1BF4E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EBA44B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57052A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点位评价：从圈块格线点建立评价体系，推动点位进行综合评估，从区划、点位维度，结合多维感知数据，统计其总评分、覆盖度、质量率、智能率、能效度；可选择选择“区划”或“点位”查看评价</w:t>
            </w:r>
          </w:p>
        </w:tc>
      </w:tr>
      <w:tr w14:paraId="2F4D88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noWrap/>
            <w:vAlign w:val="center"/>
          </w:tcPr>
          <w:p w14:paraId="65936E6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7FA2CB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7087257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269D8A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点位规划：基于各委办局的建设需求，选择合适的设备在地图上创建规划点位，形成规划沙盘</w:t>
            </w:r>
          </w:p>
        </w:tc>
      </w:tr>
      <w:tr w14:paraId="68BF3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noWrap/>
            <w:vAlign w:val="center"/>
          </w:tcPr>
          <w:p w14:paraId="3357B9D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989BFB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vAlign w:val="center"/>
          </w:tcPr>
          <w:p w14:paraId="29F56FF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59BDEA1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开发标准：按照深圳市总平台摄像机“一机一档”信息模块开发</w:t>
            </w:r>
          </w:p>
        </w:tc>
      </w:tr>
      <w:tr w14:paraId="16541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4AA3471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8</w:t>
            </w:r>
          </w:p>
        </w:tc>
        <w:tc>
          <w:tcPr>
            <w:tcW w:w="423" w:type="pct"/>
            <w:vMerge w:val="restart"/>
            <w:shd w:val="clear" w:color="auto" w:fill="auto"/>
            <w:vAlign w:val="center"/>
          </w:tcPr>
          <w:p w14:paraId="708EAC3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资源申请工作流程管理</w:t>
            </w:r>
          </w:p>
        </w:tc>
        <w:tc>
          <w:tcPr>
            <w:tcW w:w="475" w:type="pct"/>
            <w:vMerge w:val="restart"/>
            <w:shd w:val="clear" w:color="auto" w:fill="auto"/>
            <w:noWrap/>
            <w:vAlign w:val="center"/>
          </w:tcPr>
          <w:p w14:paraId="4B3B6B4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视频资源预览</w:t>
            </w:r>
          </w:p>
        </w:tc>
        <w:tc>
          <w:tcPr>
            <w:tcW w:w="3380" w:type="pct"/>
            <w:shd w:val="clear" w:color="auto" w:fill="auto"/>
            <w:vAlign w:val="center"/>
          </w:tcPr>
          <w:p w14:paraId="000C1CC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在GIS地图上基于部门区划、业务标签、场景标签等快速查找所需视频资源，通过权限申请实现视频有序共享</w:t>
            </w:r>
          </w:p>
        </w:tc>
      </w:tr>
      <w:tr w14:paraId="36023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DA4A572">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34148A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2A04902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16B72217">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对相关未申请视频资源，可以进行60s视频预查看，视频需求确认后可以加入申请列表</w:t>
            </w:r>
          </w:p>
        </w:tc>
      </w:tr>
      <w:tr w14:paraId="7A5D7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vAlign w:val="center"/>
          </w:tcPr>
          <w:p w14:paraId="27A94B0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0D80C3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noWrap/>
            <w:vAlign w:val="center"/>
          </w:tcPr>
          <w:p w14:paraId="6940097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视频申请清单</w:t>
            </w:r>
          </w:p>
        </w:tc>
        <w:tc>
          <w:tcPr>
            <w:tcW w:w="3380" w:type="pct"/>
            <w:shd w:val="clear" w:color="auto" w:fill="auto"/>
            <w:vAlign w:val="center"/>
          </w:tcPr>
          <w:p w14:paraId="66BACFD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申清清单支持查看在视频广场发起的视频资源申请单。支持按申请编号、申请状态、申请时间段进行分页查询，申请状态支持点击下拉框进行选择，可选状态包括：全部、待提交、待部门管理审批、待平台管理审批、待数源部门审批、通过关闭、驳回关闭、驳回补正、撤回关闭等；</w:t>
            </w:r>
          </w:p>
        </w:tc>
      </w:tr>
      <w:tr w14:paraId="7F07E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11B051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EB4B9A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0B5BB08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4603524">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申请单列表中每条申请任务信息包括：申请单编号、申请说明、申请时间、资源数量、申请状态；</w:t>
            </w:r>
          </w:p>
        </w:tc>
      </w:tr>
      <w:tr w14:paraId="44658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A9288D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AA22D0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026AAA5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D4F7A8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支持申请单详情查看，展示权限选择、申请资源、申请时效、申请说明、申请单编号。</w:t>
            </w:r>
          </w:p>
        </w:tc>
      </w:tr>
      <w:tr w14:paraId="39804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1325A2E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E9C6D0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3514EE8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2A38F9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支持根据申请单中点位的共享权限属性和所属进行自动拆单，通过总单和子单结合的方式适配不同审批流程，满足不同业务部门的管理需求。</w:t>
            </w:r>
          </w:p>
        </w:tc>
      </w:tr>
      <w:tr w14:paraId="621A4A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8FF69F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3EEDFF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5842E8E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7F6A63F">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支持用户在申请单查看完整流程图，支持用户对申请单发起催办。催办后的申请单将被置顶在审批列表中。</w:t>
            </w:r>
          </w:p>
        </w:tc>
      </w:tr>
      <w:tr w14:paraId="2846B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838D017">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9A9D21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noWrap/>
            <w:vAlign w:val="center"/>
          </w:tcPr>
          <w:p w14:paraId="7622CB7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视频审批清单</w:t>
            </w:r>
          </w:p>
        </w:tc>
        <w:tc>
          <w:tcPr>
            <w:tcW w:w="3380" w:type="pct"/>
            <w:shd w:val="clear" w:color="auto" w:fill="auto"/>
            <w:vAlign w:val="center"/>
          </w:tcPr>
          <w:p w14:paraId="4116D91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具备视频资源审批权限用户，可进入该模块进行申请单审批</w:t>
            </w:r>
          </w:p>
        </w:tc>
      </w:tr>
      <w:tr w14:paraId="6EC87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172501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D1EAD9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085E8AD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D3BEBA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持按申请编号、申请状态、申请时间段进行分页查询，申请状态支持点击下拉框进行选择</w:t>
            </w:r>
          </w:p>
        </w:tc>
      </w:tr>
      <w:tr w14:paraId="74AAC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7A7C557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114137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26BEDAC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78E477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根据资源所属，自动归类审批流程。支持跨部门资源申请审批，审批流程为本部门管理员审批-平台管理员审批-资源所属部门审批；</w:t>
            </w:r>
          </w:p>
        </w:tc>
      </w:tr>
      <w:tr w14:paraId="38EDB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DF32A2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44C599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33FC4BE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7ECBB5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支持审批人进行审核通过、驳回关闭、驳回补正等审批操作。系统根据不同的审批操作归类相应的审批流程。</w:t>
            </w:r>
          </w:p>
        </w:tc>
      </w:tr>
      <w:tr w14:paraId="039F3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DB433C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0A0B62A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noWrap/>
            <w:vAlign w:val="center"/>
          </w:tcPr>
          <w:p w14:paraId="0C19C06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视频授权清单</w:t>
            </w:r>
          </w:p>
        </w:tc>
        <w:tc>
          <w:tcPr>
            <w:tcW w:w="3380" w:type="pct"/>
            <w:shd w:val="clear" w:color="auto" w:fill="auto"/>
            <w:vAlign w:val="center"/>
          </w:tcPr>
          <w:p w14:paraId="458CDF6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视频授权清单支持查看在视频广场发起的视频资源授权单</w:t>
            </w:r>
          </w:p>
        </w:tc>
      </w:tr>
      <w:tr w14:paraId="7834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ECAFBF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03D496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2BDDF68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954E58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按授权单号、授权部门、授权日期进行分页查询</w:t>
            </w:r>
          </w:p>
        </w:tc>
      </w:tr>
      <w:tr w14:paraId="2ED3FF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D6353F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73FF82F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7A9B05B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4C7EAF1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对已审批通过的申请单发起延期；点击延期，进入延期申请单编辑页面</w:t>
            </w:r>
          </w:p>
        </w:tc>
      </w:tr>
      <w:tr w14:paraId="7B7E6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2F46CD6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80D347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04B236B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F8C868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查看原申请单信息（申请单号、申请人、申请时间、使用有效期等），填写延期日期和使用目的，点击提交后，生成延期申请单流转到平台管理员进行审批</w:t>
            </w:r>
          </w:p>
        </w:tc>
      </w:tr>
      <w:tr w14:paraId="03431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11DD6D2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4030D54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41D42F8F">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6364705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将待办事项和消息通知等功能集成在个人中心，在我的申请中查看用户提交的所有视频资源和能力资源的申请单列表和详情</w:t>
            </w:r>
          </w:p>
        </w:tc>
      </w:tr>
      <w:tr w14:paraId="21CF8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59C22B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119A85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6285AAA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094D3BEA">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在我的审批中查看所有待审批和已审批的申请单，对申请单进行审批操作；</w:t>
            </w:r>
          </w:p>
        </w:tc>
      </w:tr>
      <w:tr w14:paraId="1628F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DFEE19C">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10712FF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25011A0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225A02F3">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在我的需求中查看用户提交的所有能力需求的申请单；在我的通知中查看消息通知</w:t>
            </w:r>
          </w:p>
        </w:tc>
      </w:tr>
      <w:tr w14:paraId="716A8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6451A1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60380DB0">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restart"/>
            <w:shd w:val="clear" w:color="auto" w:fill="auto"/>
            <w:noWrap/>
            <w:vAlign w:val="center"/>
          </w:tcPr>
          <w:p w14:paraId="06D2C79D">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视频共享协调管理</w:t>
            </w:r>
          </w:p>
        </w:tc>
        <w:tc>
          <w:tcPr>
            <w:tcW w:w="3380" w:type="pct"/>
            <w:shd w:val="clear" w:color="auto" w:fill="auto"/>
            <w:vAlign w:val="center"/>
          </w:tcPr>
          <w:p w14:paraId="4B5FA1E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视频共享协调管理：驳回关闭或者驳回补正两次及以上的申请，和普通资源申请单在同一个页面</w:t>
            </w:r>
          </w:p>
        </w:tc>
      </w:tr>
      <w:tr w14:paraId="2F2F4E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3EE851DD">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37B4A15A">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120461A9">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7583AF09">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申请用户修改资源使用用途、协调申请理由等信息，生成申请表单，流转至资源协调部门管理员</w:t>
            </w:r>
          </w:p>
        </w:tc>
      </w:tr>
      <w:tr w14:paraId="20D42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1A3EAC76">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5526CCE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vMerge w:val="continue"/>
            <w:shd w:val="clear" w:color="auto" w:fill="auto"/>
            <w:noWrap/>
            <w:vAlign w:val="center"/>
          </w:tcPr>
          <w:p w14:paraId="6DA21E1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3380" w:type="pct"/>
            <w:shd w:val="clear" w:color="auto" w:fill="auto"/>
            <w:vAlign w:val="center"/>
          </w:tcPr>
          <w:p w14:paraId="3B0584A2">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数源部门管理员或者平台协调员对协调申请单进行审批，若同意则直接可授权对应点位给申请者；若不通过，申请单关闭</w:t>
            </w:r>
          </w:p>
        </w:tc>
      </w:tr>
      <w:tr w14:paraId="587F03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restart"/>
            <w:shd w:val="clear" w:color="auto" w:fill="auto"/>
            <w:vAlign w:val="center"/>
          </w:tcPr>
          <w:p w14:paraId="703AEC8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9</w:t>
            </w:r>
          </w:p>
        </w:tc>
        <w:tc>
          <w:tcPr>
            <w:tcW w:w="423" w:type="pct"/>
            <w:vMerge w:val="restart"/>
            <w:shd w:val="clear" w:color="auto" w:fill="auto"/>
            <w:vAlign w:val="center"/>
          </w:tcPr>
          <w:p w14:paraId="2541C7B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统一接口服务</w:t>
            </w:r>
          </w:p>
        </w:tc>
        <w:tc>
          <w:tcPr>
            <w:tcW w:w="475" w:type="pct"/>
            <w:shd w:val="clear" w:color="auto" w:fill="auto"/>
            <w:vAlign w:val="center"/>
          </w:tcPr>
          <w:p w14:paraId="7326C668">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鉴权相关接口</w:t>
            </w:r>
          </w:p>
        </w:tc>
        <w:tc>
          <w:tcPr>
            <w:tcW w:w="3380" w:type="pct"/>
            <w:shd w:val="clear" w:color="auto" w:fill="auto"/>
            <w:vAlign w:val="center"/>
          </w:tcPr>
          <w:p w14:paraId="09513BC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鉴权相关接口开发：获取鉴权Token （登录），会话保活接口，会话注销接口</w:t>
            </w:r>
          </w:p>
        </w:tc>
      </w:tr>
      <w:tr w14:paraId="62801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3CE8D063">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9EDC96B">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52471A3E">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视频资源对外接口</w:t>
            </w:r>
          </w:p>
        </w:tc>
        <w:tc>
          <w:tcPr>
            <w:tcW w:w="3380" w:type="pct"/>
            <w:shd w:val="clear" w:color="auto" w:fill="auto"/>
            <w:vAlign w:val="center"/>
          </w:tcPr>
          <w:p w14:paraId="66D43D4C">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视频资源对外接口开发：查询个人有权限的视频通道，根据通道编码查询某个通道详情，设备变焦控制，设备云台转动，获取视频拉流地址(视频录像,实时视频)</w:t>
            </w:r>
          </w:p>
        </w:tc>
      </w:tr>
      <w:tr w14:paraId="4717F0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339CC1D4">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23" w:type="pct"/>
            <w:vMerge w:val="continue"/>
            <w:shd w:val="clear" w:color="auto" w:fill="auto"/>
            <w:vAlign w:val="center"/>
          </w:tcPr>
          <w:p w14:paraId="2D127041">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rPr>
            </w:pPr>
          </w:p>
        </w:tc>
        <w:tc>
          <w:tcPr>
            <w:tcW w:w="475" w:type="pct"/>
            <w:shd w:val="clear" w:color="auto" w:fill="auto"/>
            <w:vAlign w:val="center"/>
          </w:tcPr>
          <w:p w14:paraId="5BE057B5">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用户告警信息接口</w:t>
            </w:r>
          </w:p>
        </w:tc>
        <w:tc>
          <w:tcPr>
            <w:tcW w:w="3380" w:type="pct"/>
            <w:shd w:val="clear" w:color="auto" w:fill="auto"/>
            <w:vAlign w:val="center"/>
          </w:tcPr>
          <w:p w14:paraId="40FA79E6">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获取用订阅的任务告警信息接口开发：获取订阅中心列表页查询信息，批量订阅批量暂停，告警核验信息反馈，查询告警核验结果，三方接受告警协议说明</w:t>
            </w:r>
          </w:p>
        </w:tc>
      </w:tr>
      <w:tr w14:paraId="433F9D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3" w:hRule="atLeast"/>
          <w:jc w:val="center"/>
        </w:trPr>
        <w:tc>
          <w:tcPr>
            <w:tcW w:w="5000" w:type="pct"/>
            <w:gridSpan w:val="4"/>
            <w:shd w:val="clear" w:color="auto" w:fill="auto"/>
            <w:vAlign w:val="center"/>
          </w:tcPr>
          <w:p w14:paraId="711E972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w:t>
            </w:r>
            <w:r>
              <w:rPr>
                <w:rFonts w:hint="eastAsia" w:ascii="宋体" w:hAnsi="宋体" w:cs="宋体"/>
                <w:b/>
                <w:bCs/>
                <w:i w:val="0"/>
                <w:iCs w:val="0"/>
                <w:color w:val="000000"/>
                <w:kern w:val="0"/>
                <w:sz w:val="22"/>
                <w:szCs w:val="22"/>
                <w:u w:val="none"/>
                <w:lang w:val="en-US" w:eastAsia="zh-CN" w:bidi="ar"/>
              </w:rPr>
              <w:t>五</w:t>
            </w:r>
            <w:r>
              <w:rPr>
                <w:rFonts w:hint="eastAsia" w:ascii="宋体" w:hAnsi="宋体" w:eastAsia="宋体" w:cs="宋体"/>
                <w:b/>
                <w:bCs/>
                <w:i w:val="0"/>
                <w:iCs w:val="0"/>
                <w:color w:val="000000"/>
                <w:kern w:val="0"/>
                <w:sz w:val="22"/>
                <w:szCs w:val="22"/>
                <w:u w:val="none"/>
                <w:lang w:val="en-US" w:eastAsia="zh-CN" w:bidi="ar"/>
              </w:rPr>
              <w:t>）系统测试</w:t>
            </w:r>
          </w:p>
        </w:tc>
      </w:tr>
      <w:tr w14:paraId="5564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7" w:hRule="atLeast"/>
          <w:jc w:val="center"/>
        </w:trPr>
        <w:tc>
          <w:tcPr>
            <w:tcW w:w="719" w:type="pct"/>
            <w:shd w:val="clear" w:color="auto" w:fill="auto"/>
            <w:vAlign w:val="center"/>
          </w:tcPr>
          <w:p w14:paraId="4DCB3C9E">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lang w:val="en-US" w:eastAsia="zh-CN"/>
              </w:rPr>
            </w:pPr>
            <w:r>
              <w:rPr>
                <w:rFonts w:hint="eastAsia" w:ascii="宋体" w:hAnsi="宋体" w:cs="宋体"/>
                <w:i w:val="0"/>
                <w:iCs w:val="0"/>
                <w:color w:val="auto"/>
                <w:sz w:val="22"/>
                <w:szCs w:val="22"/>
                <w:u w:val="none"/>
                <w:lang w:val="en-US" w:eastAsia="zh-CN"/>
              </w:rPr>
              <w:t>1</w:t>
            </w:r>
          </w:p>
        </w:tc>
        <w:tc>
          <w:tcPr>
            <w:tcW w:w="899" w:type="pct"/>
            <w:gridSpan w:val="2"/>
            <w:shd w:val="clear" w:color="auto" w:fill="auto"/>
            <w:vAlign w:val="center"/>
          </w:tcPr>
          <w:p w14:paraId="53C5B8D2">
            <w:pPr>
              <w:keepNext w:val="0"/>
              <w:keepLines w:val="0"/>
              <w:pageBreakBefore w:val="0"/>
              <w:widowControl/>
              <w:suppressLineNumbers w:val="0"/>
              <w:kinsoku/>
              <w:wordWrap/>
              <w:overflowPunct/>
              <w:topLinePunct w:val="0"/>
              <w:bidi w:val="0"/>
              <w:snapToGrid/>
              <w:spacing w:line="360" w:lineRule="auto"/>
              <w:jc w:val="center"/>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系统测试</w:t>
            </w:r>
          </w:p>
        </w:tc>
        <w:tc>
          <w:tcPr>
            <w:tcW w:w="3380" w:type="pct"/>
            <w:shd w:val="clear" w:color="auto" w:fill="auto"/>
            <w:vAlign w:val="center"/>
          </w:tcPr>
          <w:p w14:paraId="53A0CC42">
            <w:pPr>
              <w:keepNext w:val="0"/>
              <w:keepLines w:val="0"/>
              <w:pageBreakBefore w:val="0"/>
              <w:widowControl/>
              <w:suppressLineNumbers w:val="0"/>
              <w:tabs>
                <w:tab w:val="left" w:pos="875"/>
              </w:tabs>
              <w:kinsoku/>
              <w:wordWrap/>
              <w:overflowPunct/>
              <w:topLinePunct w:val="0"/>
              <w:bidi w:val="0"/>
              <w:snapToGrid/>
              <w:spacing w:line="360" w:lineRule="auto"/>
              <w:jc w:val="both"/>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测试计划、测试数据、测试用例、测试执行、测试评估</w:t>
            </w:r>
          </w:p>
        </w:tc>
      </w:tr>
      <w:tr w14:paraId="3AFF1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5" w:hRule="atLeast"/>
          <w:jc w:val="center"/>
        </w:trPr>
        <w:tc>
          <w:tcPr>
            <w:tcW w:w="5000" w:type="pct"/>
            <w:gridSpan w:val="4"/>
            <w:shd w:val="clear" w:color="auto" w:fill="auto"/>
            <w:vAlign w:val="center"/>
          </w:tcPr>
          <w:p w14:paraId="3CF07150">
            <w:pPr>
              <w:keepNext w:val="0"/>
              <w:keepLines w:val="0"/>
              <w:pageBreakBefore w:val="0"/>
              <w:widowControl/>
              <w:suppressLineNumbers w:val="0"/>
              <w:kinsoku/>
              <w:wordWrap/>
              <w:overflowPunct/>
              <w:topLinePunct w:val="0"/>
              <w:bidi w:val="0"/>
              <w:snapToGrid/>
              <w:spacing w:line="360" w:lineRule="auto"/>
              <w:jc w:val="both"/>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w:t>
            </w:r>
            <w:r>
              <w:rPr>
                <w:rFonts w:hint="eastAsia" w:ascii="宋体" w:hAnsi="宋体" w:cs="宋体"/>
                <w:b/>
                <w:bCs/>
                <w:i w:val="0"/>
                <w:iCs w:val="0"/>
                <w:color w:val="000000"/>
                <w:kern w:val="0"/>
                <w:sz w:val="22"/>
                <w:szCs w:val="22"/>
                <w:u w:val="none"/>
                <w:lang w:val="en-US" w:eastAsia="zh-CN" w:bidi="ar"/>
              </w:rPr>
              <w:t>六</w:t>
            </w:r>
            <w:r>
              <w:rPr>
                <w:rFonts w:hint="eastAsia" w:ascii="宋体" w:hAnsi="宋体" w:eastAsia="宋体" w:cs="宋体"/>
                <w:b/>
                <w:bCs/>
                <w:i w:val="0"/>
                <w:iCs w:val="0"/>
                <w:color w:val="000000"/>
                <w:kern w:val="0"/>
                <w:sz w:val="22"/>
                <w:szCs w:val="22"/>
                <w:u w:val="none"/>
                <w:lang w:val="en-US" w:eastAsia="zh-CN" w:bidi="ar"/>
              </w:rPr>
              <w:t>）系统</w:t>
            </w:r>
            <w:r>
              <w:rPr>
                <w:rFonts w:hint="eastAsia" w:ascii="宋体" w:hAnsi="宋体" w:cs="宋体"/>
                <w:b/>
                <w:bCs/>
                <w:i w:val="0"/>
                <w:iCs w:val="0"/>
                <w:color w:val="000000"/>
                <w:kern w:val="0"/>
                <w:sz w:val="22"/>
                <w:szCs w:val="22"/>
                <w:u w:val="none"/>
                <w:lang w:val="en-US" w:eastAsia="zh-CN" w:bidi="ar"/>
              </w:rPr>
              <w:t>部署实施</w:t>
            </w:r>
          </w:p>
        </w:tc>
      </w:tr>
      <w:tr w14:paraId="4184F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9" w:type="pct"/>
            <w:shd w:val="clear" w:color="auto" w:fill="auto"/>
            <w:vAlign w:val="center"/>
          </w:tcPr>
          <w:p w14:paraId="357C3928">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lang w:val="en-US" w:eastAsia="zh-CN"/>
              </w:rPr>
            </w:pPr>
            <w:r>
              <w:rPr>
                <w:rFonts w:hint="eastAsia" w:ascii="宋体" w:hAnsi="宋体" w:cs="宋体"/>
                <w:i w:val="0"/>
                <w:iCs w:val="0"/>
                <w:color w:val="auto"/>
                <w:sz w:val="22"/>
                <w:szCs w:val="22"/>
                <w:u w:val="none"/>
                <w:lang w:val="en-US" w:eastAsia="zh-CN"/>
              </w:rPr>
              <w:t>1</w:t>
            </w:r>
          </w:p>
        </w:tc>
        <w:tc>
          <w:tcPr>
            <w:tcW w:w="899" w:type="pct"/>
            <w:gridSpan w:val="2"/>
            <w:shd w:val="clear" w:color="auto" w:fill="auto"/>
            <w:vAlign w:val="center"/>
          </w:tcPr>
          <w:p w14:paraId="5B503ECC">
            <w:pPr>
              <w:keepNext w:val="0"/>
              <w:keepLines w:val="0"/>
              <w:pageBreakBefore w:val="0"/>
              <w:widowControl/>
              <w:suppressLineNumbers w:val="0"/>
              <w:kinsoku/>
              <w:wordWrap/>
              <w:overflowPunct/>
              <w:topLinePunct w:val="0"/>
              <w:bidi w:val="0"/>
              <w:snapToGrid/>
              <w:spacing w:line="360" w:lineRule="auto"/>
              <w:jc w:val="center"/>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系统部署实施</w:t>
            </w:r>
          </w:p>
        </w:tc>
        <w:tc>
          <w:tcPr>
            <w:tcW w:w="3380" w:type="pct"/>
            <w:shd w:val="clear" w:color="auto" w:fill="auto"/>
            <w:vAlign w:val="center"/>
          </w:tcPr>
          <w:p w14:paraId="32CAFC41">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部署计划、问题排查、部署实施</w:t>
            </w:r>
          </w:p>
        </w:tc>
      </w:tr>
      <w:tr w14:paraId="15F46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 w:hRule="atLeast"/>
          <w:jc w:val="center"/>
        </w:trPr>
        <w:tc>
          <w:tcPr>
            <w:tcW w:w="5000" w:type="pct"/>
            <w:gridSpan w:val="4"/>
            <w:shd w:val="clear" w:color="auto" w:fill="auto"/>
            <w:vAlign w:val="center"/>
          </w:tcPr>
          <w:p w14:paraId="52C93824">
            <w:pPr>
              <w:keepNext w:val="0"/>
              <w:keepLines w:val="0"/>
              <w:pageBreakBefore w:val="0"/>
              <w:widowControl/>
              <w:suppressLineNumbers w:val="0"/>
              <w:kinsoku/>
              <w:wordWrap/>
              <w:overflowPunct/>
              <w:topLinePunct w:val="0"/>
              <w:bidi w:val="0"/>
              <w:snapToGrid/>
              <w:spacing w:line="360" w:lineRule="auto"/>
              <w:jc w:val="both"/>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eastAsia="宋体" w:cs="宋体"/>
                <w:b/>
                <w:bCs/>
                <w:i w:val="0"/>
                <w:iCs w:val="0"/>
                <w:color w:val="000000"/>
                <w:kern w:val="0"/>
                <w:sz w:val="22"/>
                <w:szCs w:val="22"/>
                <w:u w:val="none"/>
                <w:lang w:val="en-US" w:eastAsia="zh-CN" w:bidi="ar"/>
              </w:rPr>
              <w:t>（</w:t>
            </w:r>
            <w:r>
              <w:rPr>
                <w:rFonts w:hint="eastAsia" w:ascii="宋体" w:hAnsi="宋体" w:cs="宋体"/>
                <w:b/>
                <w:bCs/>
                <w:i w:val="0"/>
                <w:iCs w:val="0"/>
                <w:color w:val="000000"/>
                <w:kern w:val="0"/>
                <w:sz w:val="22"/>
                <w:szCs w:val="22"/>
                <w:u w:val="none"/>
                <w:lang w:val="en-US" w:eastAsia="zh-CN" w:bidi="ar"/>
              </w:rPr>
              <w:t>七</w:t>
            </w:r>
            <w:r>
              <w:rPr>
                <w:rFonts w:hint="eastAsia" w:ascii="宋体" w:hAnsi="宋体" w:eastAsia="宋体" w:cs="宋体"/>
                <w:b/>
                <w:bCs/>
                <w:i w:val="0"/>
                <w:iCs w:val="0"/>
                <w:color w:val="000000"/>
                <w:kern w:val="0"/>
                <w:sz w:val="22"/>
                <w:szCs w:val="22"/>
                <w:u w:val="none"/>
                <w:lang w:val="en-US" w:eastAsia="zh-CN" w:bidi="ar"/>
              </w:rPr>
              <w:t>）系统</w:t>
            </w:r>
            <w:r>
              <w:rPr>
                <w:rFonts w:hint="eastAsia" w:ascii="宋体" w:hAnsi="宋体" w:cs="宋体"/>
                <w:b/>
                <w:bCs/>
                <w:i w:val="0"/>
                <w:iCs w:val="0"/>
                <w:color w:val="000000"/>
                <w:kern w:val="0"/>
                <w:sz w:val="22"/>
                <w:szCs w:val="22"/>
                <w:u w:val="none"/>
                <w:lang w:val="en-US" w:eastAsia="zh-CN" w:bidi="ar"/>
              </w:rPr>
              <w:t>培训</w:t>
            </w:r>
          </w:p>
        </w:tc>
      </w:tr>
      <w:tr w14:paraId="7540D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 w:hRule="atLeast"/>
          <w:jc w:val="center"/>
        </w:trPr>
        <w:tc>
          <w:tcPr>
            <w:tcW w:w="719" w:type="pct"/>
            <w:shd w:val="clear" w:color="auto" w:fill="auto"/>
            <w:vAlign w:val="center"/>
          </w:tcPr>
          <w:p w14:paraId="58914885">
            <w:pPr>
              <w:keepNext w:val="0"/>
              <w:keepLines w:val="0"/>
              <w:pageBreakBefore w:val="0"/>
              <w:kinsoku/>
              <w:wordWrap/>
              <w:overflowPunct/>
              <w:topLinePunct w:val="0"/>
              <w:bidi w:val="0"/>
              <w:snapToGrid/>
              <w:spacing w:line="360" w:lineRule="auto"/>
              <w:jc w:val="both"/>
              <w:rPr>
                <w:rFonts w:hint="eastAsia" w:ascii="宋体" w:hAnsi="宋体" w:eastAsia="宋体" w:cs="宋体"/>
                <w:i w:val="0"/>
                <w:iCs w:val="0"/>
                <w:color w:val="auto"/>
                <w:sz w:val="22"/>
                <w:szCs w:val="22"/>
                <w:u w:val="none"/>
                <w:lang w:val="en-US" w:eastAsia="zh-CN"/>
              </w:rPr>
            </w:pPr>
            <w:r>
              <w:rPr>
                <w:rFonts w:hint="eastAsia" w:ascii="宋体" w:hAnsi="宋体" w:cs="宋体"/>
                <w:i w:val="0"/>
                <w:iCs w:val="0"/>
                <w:color w:val="auto"/>
                <w:sz w:val="22"/>
                <w:szCs w:val="22"/>
                <w:u w:val="none"/>
                <w:lang w:val="en-US" w:eastAsia="zh-CN"/>
              </w:rPr>
              <w:t>1</w:t>
            </w:r>
          </w:p>
        </w:tc>
        <w:tc>
          <w:tcPr>
            <w:tcW w:w="899" w:type="pct"/>
            <w:gridSpan w:val="2"/>
            <w:shd w:val="clear" w:color="auto" w:fill="auto"/>
            <w:vAlign w:val="center"/>
          </w:tcPr>
          <w:p w14:paraId="752E1C28">
            <w:pPr>
              <w:keepNext w:val="0"/>
              <w:keepLines w:val="0"/>
              <w:pageBreakBefore w:val="0"/>
              <w:widowControl/>
              <w:suppressLineNumbers w:val="0"/>
              <w:kinsoku/>
              <w:wordWrap/>
              <w:overflowPunct/>
              <w:topLinePunct w:val="0"/>
              <w:bidi w:val="0"/>
              <w:snapToGrid/>
              <w:spacing w:line="360" w:lineRule="auto"/>
              <w:jc w:val="center"/>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系统培训</w:t>
            </w:r>
          </w:p>
        </w:tc>
        <w:tc>
          <w:tcPr>
            <w:tcW w:w="3380" w:type="pct"/>
            <w:shd w:val="clear" w:color="auto" w:fill="auto"/>
            <w:vAlign w:val="center"/>
          </w:tcPr>
          <w:p w14:paraId="60B69480">
            <w:pPr>
              <w:keepNext w:val="0"/>
              <w:keepLines w:val="0"/>
              <w:pageBreakBefore w:val="0"/>
              <w:widowControl/>
              <w:suppressLineNumbers w:val="0"/>
              <w:kinsoku/>
              <w:wordWrap/>
              <w:overflowPunct/>
              <w:topLinePunct w:val="0"/>
              <w:bidi w:val="0"/>
              <w:snapToGrid/>
              <w:spacing w:line="360" w:lineRule="auto"/>
              <w:jc w:val="both"/>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培训计划、系统培训</w:t>
            </w:r>
          </w:p>
        </w:tc>
      </w:tr>
      <w:tr w14:paraId="2BA90B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5000" w:type="pct"/>
            <w:gridSpan w:val="4"/>
            <w:shd w:val="clear" w:color="auto" w:fill="auto"/>
            <w:noWrap/>
            <w:vAlign w:val="center"/>
          </w:tcPr>
          <w:p w14:paraId="09F55D6F">
            <w:pPr>
              <w:keepNext w:val="0"/>
              <w:keepLines w:val="0"/>
              <w:pageBreakBefore w:val="0"/>
              <w:widowControl/>
              <w:suppressLineNumbers w:val="0"/>
              <w:kinsoku/>
              <w:wordWrap/>
              <w:overflowPunct/>
              <w:topLinePunct w:val="0"/>
              <w:bidi w:val="0"/>
              <w:snapToGrid/>
              <w:spacing w:line="360" w:lineRule="auto"/>
              <w:jc w:val="left"/>
              <w:textAlignment w:val="center"/>
              <w:rPr>
                <w:rFonts w:hint="eastAsia" w:ascii="宋体" w:hAnsi="宋体" w:eastAsia="宋体" w:cs="宋体"/>
                <w:b/>
                <w:bCs/>
                <w:i w:val="0"/>
                <w:iCs w:val="0"/>
                <w:color w:val="auto"/>
                <w:sz w:val="22"/>
                <w:szCs w:val="22"/>
                <w:u w:val="none"/>
              </w:rPr>
            </w:pPr>
            <w:r>
              <w:rPr>
                <w:rFonts w:hint="eastAsia" w:ascii="宋体" w:hAnsi="宋体" w:eastAsia="宋体" w:cs="宋体"/>
                <w:b/>
                <w:bCs/>
                <w:i w:val="0"/>
                <w:iCs w:val="0"/>
                <w:color w:val="auto"/>
                <w:kern w:val="0"/>
                <w:sz w:val="22"/>
                <w:szCs w:val="22"/>
                <w:u w:val="none"/>
                <w:lang w:val="en-US" w:eastAsia="zh-CN" w:bidi="ar"/>
              </w:rPr>
              <w:t>二、配套硬件</w:t>
            </w:r>
          </w:p>
        </w:tc>
      </w:tr>
      <w:tr w14:paraId="404004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3C20D4A3">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w:t>
            </w:r>
          </w:p>
        </w:tc>
        <w:tc>
          <w:tcPr>
            <w:tcW w:w="899" w:type="pct"/>
            <w:gridSpan w:val="2"/>
            <w:vMerge w:val="restart"/>
            <w:shd w:val="clear" w:color="auto" w:fill="auto"/>
            <w:vAlign w:val="center"/>
          </w:tcPr>
          <w:p w14:paraId="2D2110F5">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视频矩阵</w:t>
            </w:r>
          </w:p>
        </w:tc>
        <w:tc>
          <w:tcPr>
            <w:tcW w:w="3380" w:type="pct"/>
            <w:shd w:val="clear" w:color="auto" w:fill="auto"/>
            <w:vAlign w:val="top"/>
          </w:tcPr>
          <w:p w14:paraId="1AF64A49">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1、</w:t>
            </w:r>
            <w:r>
              <w:rPr>
                <w:rFonts w:hint="eastAsia" w:ascii="宋体" w:hAnsi="宋体" w:eastAsia="宋体" w:cs="宋体"/>
                <w:i w:val="0"/>
                <w:iCs w:val="0"/>
                <w:color w:val="auto"/>
                <w:kern w:val="0"/>
                <w:sz w:val="22"/>
                <w:szCs w:val="22"/>
                <w:u w:val="none"/>
                <w:lang w:val="en-US" w:eastAsia="zh-CN" w:bidi="ar"/>
              </w:rPr>
              <w:t>单台设备</w:t>
            </w:r>
            <w:del w:id="36" w:author="wtx" w:date="2024-09-23T20:48:58Z">
              <w:r>
                <w:rPr>
                  <w:rFonts w:hint="eastAsia" w:ascii="宋体" w:hAnsi="宋体" w:eastAsia="宋体" w:cs="宋体"/>
                  <w:i w:val="0"/>
                  <w:iCs w:val="0"/>
                  <w:color w:val="auto"/>
                  <w:kern w:val="0"/>
                  <w:sz w:val="22"/>
                  <w:szCs w:val="22"/>
                  <w:u w:val="none"/>
                  <w:lang w:val="en-US" w:eastAsia="zh-CN" w:bidi="ar"/>
                </w:rPr>
                <w:delText>不少于</w:delText>
              </w:r>
            </w:del>
            <w:r>
              <w:rPr>
                <w:rFonts w:hint="eastAsia" w:ascii="宋体" w:hAnsi="宋体" w:eastAsia="宋体" w:cs="宋体"/>
                <w:i w:val="0"/>
                <w:iCs w:val="0"/>
                <w:color w:val="auto"/>
                <w:kern w:val="0"/>
                <w:sz w:val="22"/>
                <w:szCs w:val="22"/>
                <w:u w:val="none"/>
                <w:lang w:val="en-US" w:eastAsia="zh-CN" w:bidi="ar"/>
              </w:rPr>
              <w:t>支持</w:t>
            </w:r>
            <w:ins w:id="37" w:author="wtx" w:date="2024-09-23T20:48:59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21路HDMI接口输出；</w:t>
            </w:r>
          </w:p>
        </w:tc>
      </w:tr>
      <w:tr w14:paraId="63449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2B895E2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6705AB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775CBC5">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2、</w:t>
            </w:r>
            <w:r>
              <w:rPr>
                <w:rFonts w:hint="eastAsia" w:ascii="宋体" w:hAnsi="宋体" w:eastAsia="宋体" w:cs="宋体"/>
                <w:i w:val="0"/>
                <w:iCs w:val="0"/>
                <w:color w:val="auto"/>
                <w:kern w:val="0"/>
                <w:sz w:val="22"/>
                <w:szCs w:val="22"/>
                <w:u w:val="none"/>
                <w:lang w:val="en-US" w:eastAsia="zh-CN" w:bidi="ar"/>
              </w:rPr>
              <w:t>支持MPEG2/MPEG4/H.264/H.265/SVAC/MJPEG</w:t>
            </w:r>
            <w:ins w:id="38" w:author="wtx" w:date="2024-09-23T20:49:24Z">
              <w:r>
                <w:rPr>
                  <w:rFonts w:hint="eastAsia" w:ascii="宋体" w:hAnsi="宋体" w:cs="宋体"/>
                  <w:i w:val="0"/>
                  <w:iCs w:val="0"/>
                  <w:color w:val="auto"/>
                  <w:kern w:val="0"/>
                  <w:sz w:val="22"/>
                  <w:szCs w:val="22"/>
                  <w:u w:val="none"/>
                  <w:lang w:val="en-US" w:eastAsia="zh-CN" w:bidi="ar"/>
                </w:rPr>
                <w:t>等</w:t>
              </w:r>
            </w:ins>
            <w:r>
              <w:rPr>
                <w:rFonts w:hint="eastAsia" w:ascii="宋体" w:hAnsi="宋体" w:eastAsia="宋体" w:cs="宋体"/>
                <w:i w:val="0"/>
                <w:iCs w:val="0"/>
                <w:color w:val="auto"/>
                <w:kern w:val="0"/>
                <w:sz w:val="22"/>
                <w:szCs w:val="22"/>
                <w:u w:val="none"/>
                <w:lang w:val="en-US" w:eastAsia="zh-CN" w:bidi="ar"/>
              </w:rPr>
              <w:t>标准网络视频流解码，支持各种码流混合解码显示，H265解码性能与H264相同，且支持混合解码；</w:t>
            </w:r>
          </w:p>
        </w:tc>
      </w:tr>
      <w:tr w14:paraId="557AB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1" w:hRule="atLeast"/>
          <w:jc w:val="center"/>
        </w:trPr>
        <w:tc>
          <w:tcPr>
            <w:tcW w:w="719" w:type="pct"/>
            <w:vMerge w:val="continue"/>
            <w:shd w:val="clear" w:color="auto" w:fill="auto"/>
            <w:vAlign w:val="center"/>
          </w:tcPr>
          <w:p w14:paraId="41078D3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80905A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802CA3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3、</w:t>
            </w:r>
            <w:r>
              <w:rPr>
                <w:rFonts w:hint="eastAsia" w:ascii="宋体" w:hAnsi="宋体" w:eastAsia="宋体" w:cs="宋体"/>
                <w:i w:val="0"/>
                <w:iCs w:val="0"/>
                <w:color w:val="auto"/>
                <w:kern w:val="0"/>
                <w:sz w:val="22"/>
                <w:szCs w:val="22"/>
                <w:u w:val="none"/>
                <w:lang w:val="en-US" w:eastAsia="zh-CN" w:bidi="ar"/>
              </w:rPr>
              <w:t>支持保存预案，并可设置规定时间轮巡；</w:t>
            </w:r>
          </w:p>
        </w:tc>
      </w:tr>
      <w:tr w14:paraId="75937D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B70474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88B370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6E5B627">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4、</w:t>
            </w:r>
            <w:r>
              <w:rPr>
                <w:rFonts w:hint="eastAsia" w:ascii="宋体" w:hAnsi="宋体" w:eastAsia="宋体" w:cs="宋体"/>
                <w:i w:val="0"/>
                <w:iCs w:val="0"/>
                <w:color w:val="auto"/>
                <w:kern w:val="0"/>
                <w:sz w:val="22"/>
                <w:szCs w:val="22"/>
                <w:u w:val="none"/>
                <w:lang w:val="en-US" w:eastAsia="zh-CN" w:bidi="ar"/>
              </w:rPr>
              <w:t>支持每个通道任意开窗、漫游；</w:t>
            </w:r>
          </w:p>
        </w:tc>
      </w:tr>
      <w:tr w14:paraId="7E87C4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2838F3D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4A56CC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3F73A4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5、</w:t>
            </w:r>
            <w:r>
              <w:rPr>
                <w:rFonts w:hint="eastAsia" w:ascii="宋体" w:hAnsi="宋体" w:eastAsia="宋体" w:cs="宋体"/>
                <w:i w:val="0"/>
                <w:iCs w:val="0"/>
                <w:color w:val="auto"/>
                <w:kern w:val="0"/>
                <w:sz w:val="22"/>
                <w:szCs w:val="22"/>
                <w:u w:val="none"/>
                <w:lang w:val="en-US" w:eastAsia="zh-CN" w:bidi="ar"/>
              </w:rPr>
              <w:t>输出接口支持3840x2160,2560x1600，1920x1080,1280x1024,1280x720,1024x768</w:t>
            </w:r>
            <w:ins w:id="39" w:author="wtx" w:date="2024-09-23T20:49:19Z">
              <w:r>
                <w:rPr>
                  <w:rFonts w:hint="eastAsia" w:ascii="宋体" w:hAnsi="宋体" w:cs="宋体"/>
                  <w:i w:val="0"/>
                  <w:iCs w:val="0"/>
                  <w:color w:val="auto"/>
                  <w:kern w:val="0"/>
                  <w:sz w:val="22"/>
                  <w:szCs w:val="22"/>
                  <w:u w:val="none"/>
                  <w:lang w:val="en-US" w:eastAsia="zh-CN" w:bidi="ar"/>
                </w:rPr>
                <w:t>等</w:t>
              </w:r>
            </w:ins>
            <w:r>
              <w:rPr>
                <w:rFonts w:hint="eastAsia" w:ascii="宋体" w:hAnsi="宋体" w:eastAsia="宋体" w:cs="宋体"/>
                <w:i w:val="0"/>
                <w:iCs w:val="0"/>
                <w:color w:val="auto"/>
                <w:kern w:val="0"/>
                <w:sz w:val="22"/>
                <w:szCs w:val="22"/>
                <w:u w:val="none"/>
                <w:lang w:val="en-US" w:eastAsia="zh-CN" w:bidi="ar"/>
              </w:rPr>
              <w:t>六种显示分辨率，其中</w:t>
            </w:r>
            <w:ins w:id="40" w:author="wtx" w:date="2024-09-23T20:49:11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6个输出接口最大支持3840x2160；</w:t>
            </w:r>
          </w:p>
        </w:tc>
      </w:tr>
      <w:tr w14:paraId="56508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49E8A6C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0B24A6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E0E40FA">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6、</w:t>
            </w:r>
            <w:r>
              <w:rPr>
                <w:rFonts w:hint="eastAsia" w:ascii="宋体" w:hAnsi="宋体" w:eastAsia="宋体" w:cs="宋体"/>
                <w:i w:val="0"/>
                <w:iCs w:val="0"/>
                <w:color w:val="auto"/>
                <w:kern w:val="0"/>
                <w:sz w:val="22"/>
                <w:szCs w:val="22"/>
                <w:u w:val="none"/>
                <w:lang w:val="en-US" w:eastAsia="zh-CN" w:bidi="ar"/>
              </w:rPr>
              <w:t>具有</w:t>
            </w:r>
            <w:ins w:id="41" w:author="wtx" w:date="2024-09-23T20:49:28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2组风扇，支持热插拔和智能风速调节功能，支持吹和抽两种模式同时工作；</w:t>
            </w:r>
          </w:p>
        </w:tc>
      </w:tr>
      <w:tr w14:paraId="28CF6F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EE58BB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F8F099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2AD4631">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7、</w:t>
            </w:r>
            <w:r>
              <w:rPr>
                <w:rFonts w:hint="eastAsia" w:ascii="宋体" w:hAnsi="宋体" w:eastAsia="宋体" w:cs="宋体"/>
                <w:i w:val="0"/>
                <w:iCs w:val="0"/>
                <w:color w:val="auto"/>
                <w:kern w:val="0"/>
                <w:sz w:val="22"/>
                <w:szCs w:val="22"/>
                <w:u w:val="none"/>
                <w:lang w:val="en-US" w:eastAsia="zh-CN" w:bidi="ar"/>
              </w:rPr>
              <w:t>支持1/4/9/16画面分割；</w:t>
            </w:r>
          </w:p>
        </w:tc>
      </w:tr>
      <w:tr w14:paraId="3AA350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5ED100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A2877B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613DED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8、</w:t>
            </w:r>
            <w:r>
              <w:rPr>
                <w:rFonts w:hint="eastAsia" w:ascii="宋体" w:hAnsi="宋体" w:eastAsia="宋体" w:cs="宋体"/>
                <w:i w:val="0"/>
                <w:iCs w:val="0"/>
                <w:color w:val="auto"/>
                <w:kern w:val="0"/>
                <w:sz w:val="22"/>
                <w:szCs w:val="22"/>
                <w:u w:val="none"/>
                <w:lang w:val="en-US" w:eastAsia="zh-CN" w:bidi="ar"/>
              </w:rPr>
              <w:t>支持主动解码和被动解码两种解码模式；</w:t>
            </w:r>
          </w:p>
        </w:tc>
      </w:tr>
      <w:tr w14:paraId="3D0EF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CFB2F8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380928E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5C9BB8A">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9、</w:t>
            </w:r>
            <w:r>
              <w:rPr>
                <w:rFonts w:hint="eastAsia" w:ascii="宋体" w:hAnsi="宋体" w:eastAsia="宋体" w:cs="宋体"/>
                <w:i w:val="0"/>
                <w:iCs w:val="0"/>
                <w:color w:val="auto"/>
                <w:kern w:val="0"/>
                <w:sz w:val="22"/>
                <w:szCs w:val="22"/>
                <w:u w:val="none"/>
                <w:lang w:val="en-US" w:eastAsia="zh-CN" w:bidi="ar"/>
              </w:rPr>
              <w:t>支持远程录像文件的解码输出；</w:t>
            </w:r>
          </w:p>
        </w:tc>
      </w:tr>
      <w:tr w14:paraId="3DFE3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7BB973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984735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A0D256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10</w:t>
            </w: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支持Onvif、国标GB/T 28181接入；</w:t>
            </w:r>
          </w:p>
        </w:tc>
      </w:tr>
      <w:tr w14:paraId="19224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vAlign w:val="center"/>
          </w:tcPr>
          <w:p w14:paraId="29F5F99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2A2FEE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7062A4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sz w:val="22"/>
                <w:szCs w:val="22"/>
                <w:u w:val="none"/>
              </w:rPr>
            </w:pPr>
            <w:r>
              <w:rPr>
                <w:rFonts w:hint="eastAsia" w:ascii="宋体" w:hAnsi="宋体" w:eastAsia="宋体" w:cs="宋体"/>
                <w:b/>
                <w:bCs/>
                <w:i w:val="0"/>
                <w:iCs w:val="0"/>
                <w:color w:val="FF0000"/>
                <w:kern w:val="0"/>
                <w:sz w:val="22"/>
                <w:szCs w:val="22"/>
                <w:u w:val="none"/>
                <w:lang w:val="en-US" w:eastAsia="zh-CN" w:bidi="ar"/>
              </w:rPr>
              <w:t>▲11</w:t>
            </w:r>
            <w:r>
              <w:rPr>
                <w:rFonts w:hint="eastAsia" w:ascii="宋体" w:hAnsi="宋体" w:cs="宋体"/>
                <w:b/>
                <w:bCs/>
                <w:i w:val="0"/>
                <w:iCs w:val="0"/>
                <w:color w:val="FF0000"/>
                <w:kern w:val="0"/>
                <w:sz w:val="22"/>
                <w:szCs w:val="22"/>
                <w:u w:val="none"/>
                <w:lang w:val="en-US" w:eastAsia="zh-CN" w:bidi="ar"/>
              </w:rPr>
              <w:t>、</w:t>
            </w:r>
            <w:r>
              <w:rPr>
                <w:rFonts w:hint="eastAsia" w:ascii="宋体" w:hAnsi="宋体" w:eastAsia="宋体" w:cs="宋体"/>
                <w:b/>
                <w:bCs/>
                <w:i w:val="0"/>
                <w:iCs w:val="0"/>
                <w:color w:val="FF0000"/>
                <w:kern w:val="0"/>
                <w:sz w:val="22"/>
                <w:szCs w:val="22"/>
                <w:u w:val="none"/>
                <w:lang w:val="en-US" w:eastAsia="zh-CN" w:bidi="ar"/>
              </w:rPr>
              <w:t>支持视频轮巡功能，轮巡时间间隔、轮巡窗口数量可设。支持将一组视频信号按设定顺序在选定的视频窗口逐一循环显示；支持标清/高清/模拟/数字等多种视频混合显示。（提供</w:t>
            </w:r>
            <w:r>
              <w:rPr>
                <w:rFonts w:hint="eastAsia" w:ascii="宋体" w:hAnsi="宋体" w:cs="宋体"/>
                <w:b/>
                <w:bCs/>
                <w:color w:val="FF0000"/>
                <w:kern w:val="0"/>
                <w:sz w:val="22"/>
                <w:szCs w:val="22"/>
                <w:u w:val="none"/>
                <w:lang w:bidi="ar"/>
              </w:rPr>
              <w:t>具有CMA或CNAS标识的检测报告扫描件</w:t>
            </w:r>
            <w:r>
              <w:rPr>
                <w:rFonts w:hint="eastAsia" w:ascii="宋体" w:hAnsi="宋体" w:eastAsia="宋体" w:cs="宋体"/>
                <w:b/>
                <w:bCs/>
                <w:i w:val="0"/>
                <w:iCs w:val="0"/>
                <w:color w:val="FF0000"/>
                <w:kern w:val="0"/>
                <w:sz w:val="22"/>
                <w:szCs w:val="22"/>
                <w:u w:val="none"/>
                <w:lang w:val="en-US" w:eastAsia="zh-CN" w:bidi="ar"/>
              </w:rPr>
              <w:t>加盖</w:t>
            </w:r>
            <w:commentRangeStart w:id="15"/>
            <w:r>
              <w:rPr>
                <w:rFonts w:hint="eastAsia" w:ascii="宋体" w:hAnsi="宋体" w:eastAsia="宋体" w:cs="宋体"/>
                <w:b/>
                <w:bCs/>
                <w:i w:val="0"/>
                <w:iCs w:val="0"/>
                <w:color w:val="FF0000"/>
                <w:kern w:val="0"/>
                <w:sz w:val="22"/>
                <w:szCs w:val="22"/>
                <w:u w:val="none"/>
                <w:lang w:val="en-US" w:eastAsia="zh-CN" w:bidi="ar"/>
              </w:rPr>
              <w:t>原厂公章</w:t>
            </w:r>
            <w:commentRangeEnd w:id="15"/>
            <w:r>
              <w:commentReference w:id="15"/>
            </w:r>
            <w:commentRangeStart w:id="16"/>
            <w:r>
              <w:rPr>
                <w:rFonts w:hint="eastAsia" w:ascii="宋体" w:hAnsi="宋体" w:eastAsia="宋体" w:cs="宋体"/>
                <w:b/>
                <w:bCs/>
                <w:i w:val="0"/>
                <w:iCs w:val="0"/>
                <w:color w:val="FF0000"/>
                <w:kern w:val="0"/>
                <w:sz w:val="22"/>
                <w:szCs w:val="22"/>
                <w:u w:val="none"/>
                <w:lang w:val="en-US" w:eastAsia="zh-CN" w:bidi="ar"/>
              </w:rPr>
              <w:t>或投标专用章</w:t>
            </w:r>
            <w:commentRangeEnd w:id="16"/>
            <w:r>
              <w:commentReference w:id="16"/>
            </w:r>
            <w:r>
              <w:rPr>
                <w:rFonts w:hint="eastAsia" w:ascii="宋体" w:hAnsi="宋体" w:eastAsia="宋体" w:cs="宋体"/>
                <w:b/>
                <w:bCs/>
                <w:i w:val="0"/>
                <w:iCs w:val="0"/>
                <w:color w:val="FF0000"/>
                <w:kern w:val="0"/>
                <w:sz w:val="22"/>
                <w:szCs w:val="22"/>
                <w:u w:val="none"/>
                <w:lang w:val="en-US" w:eastAsia="zh-CN" w:bidi="ar"/>
              </w:rPr>
              <w:t>）</w:t>
            </w:r>
          </w:p>
        </w:tc>
      </w:tr>
      <w:tr w14:paraId="49D341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vAlign w:val="center"/>
          </w:tcPr>
          <w:p w14:paraId="6100337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FC5D0A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1728BA0">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sz w:val="22"/>
                <w:szCs w:val="22"/>
                <w:u w:val="none"/>
              </w:rPr>
            </w:pPr>
            <w:r>
              <w:rPr>
                <w:rFonts w:hint="eastAsia" w:ascii="宋体" w:hAnsi="宋体" w:eastAsia="宋体" w:cs="宋体"/>
                <w:b/>
                <w:bCs/>
                <w:i w:val="0"/>
                <w:iCs w:val="0"/>
                <w:color w:val="FF0000"/>
                <w:kern w:val="0"/>
                <w:sz w:val="22"/>
                <w:szCs w:val="22"/>
                <w:u w:val="none"/>
                <w:lang w:val="en-US" w:eastAsia="zh-CN" w:bidi="ar"/>
              </w:rPr>
              <w:t>▲12</w:t>
            </w:r>
            <w:r>
              <w:rPr>
                <w:rFonts w:hint="eastAsia" w:ascii="宋体" w:hAnsi="宋体" w:cs="宋体"/>
                <w:b/>
                <w:bCs/>
                <w:i w:val="0"/>
                <w:iCs w:val="0"/>
                <w:color w:val="FF0000"/>
                <w:kern w:val="0"/>
                <w:sz w:val="22"/>
                <w:szCs w:val="22"/>
                <w:u w:val="none"/>
                <w:lang w:val="en-US" w:eastAsia="zh-CN" w:bidi="ar"/>
              </w:rPr>
              <w:t>、</w:t>
            </w:r>
            <w:r>
              <w:rPr>
                <w:rFonts w:hint="eastAsia" w:ascii="宋体" w:hAnsi="宋体" w:eastAsia="宋体" w:cs="宋体"/>
                <w:b/>
                <w:bCs/>
                <w:i w:val="0"/>
                <w:iCs w:val="0"/>
                <w:color w:val="FF0000"/>
                <w:kern w:val="0"/>
                <w:sz w:val="22"/>
                <w:szCs w:val="22"/>
                <w:u w:val="none"/>
                <w:lang w:val="en-US" w:eastAsia="zh-CN" w:bidi="ar"/>
              </w:rPr>
              <w:t>支持在单屏/拼接屏上显示文字。文字字体、颜色、字符间距、背景色和速度可调节；字体可进行滚动显示，滚动速度、方向可调节,支持文字左对齐、右对齐、居中、横排、竖排显示</w:t>
            </w:r>
            <w:commentRangeStart w:id="17"/>
            <w:r>
              <w:rPr>
                <w:rFonts w:hint="eastAsia" w:ascii="宋体" w:hAnsi="宋体" w:eastAsia="宋体" w:cs="宋体"/>
                <w:b/>
                <w:bCs/>
                <w:i w:val="0"/>
                <w:iCs w:val="0"/>
                <w:color w:val="FF0000"/>
                <w:kern w:val="0"/>
                <w:sz w:val="22"/>
                <w:szCs w:val="22"/>
                <w:u w:val="none"/>
                <w:lang w:val="en-US" w:eastAsia="zh-CN" w:bidi="ar"/>
              </w:rPr>
              <w:t>（提供</w:t>
            </w:r>
            <w:ins w:id="42" w:author="Trafalgar Roy" w:date="2024-09-13T20:21:15Z">
              <w:r>
                <w:rPr>
                  <w:rFonts w:hint="eastAsia" w:ascii="宋体" w:hAnsi="宋体" w:cs="宋体"/>
                  <w:b/>
                  <w:bCs/>
                  <w:color w:val="FF0000"/>
                  <w:kern w:val="0"/>
                  <w:sz w:val="22"/>
                  <w:szCs w:val="22"/>
                  <w:u w:val="none"/>
                  <w:lang w:bidi="ar"/>
                </w:rPr>
                <w:t>具有CMA或CNAS标识的检测报告扫描件</w:t>
              </w:r>
            </w:ins>
            <w:r>
              <w:rPr>
                <w:rFonts w:hint="eastAsia" w:ascii="宋体" w:hAnsi="宋体" w:eastAsia="宋体" w:cs="宋体"/>
                <w:b/>
                <w:bCs/>
                <w:i w:val="0"/>
                <w:iCs w:val="0"/>
                <w:color w:val="FF0000"/>
                <w:kern w:val="0"/>
                <w:sz w:val="22"/>
                <w:szCs w:val="22"/>
                <w:u w:val="none"/>
                <w:lang w:val="en-US" w:eastAsia="zh-CN" w:bidi="ar"/>
              </w:rPr>
              <w:t>加盖原厂公章或投标专用章）</w:t>
            </w:r>
            <w:commentRangeEnd w:id="17"/>
            <w:r>
              <w:commentReference w:id="17"/>
            </w:r>
          </w:p>
        </w:tc>
      </w:tr>
      <w:tr w14:paraId="6CEF6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vMerge w:val="continue"/>
            <w:shd w:val="clear" w:color="auto" w:fill="auto"/>
            <w:vAlign w:val="center"/>
          </w:tcPr>
          <w:p w14:paraId="58BF6DB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665857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7C57710">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sz w:val="22"/>
                <w:szCs w:val="22"/>
                <w:u w:val="none"/>
              </w:rPr>
            </w:pPr>
            <w:r>
              <w:rPr>
                <w:rFonts w:hint="eastAsia" w:ascii="宋体" w:hAnsi="宋体" w:eastAsia="宋体" w:cs="宋体"/>
                <w:b/>
                <w:bCs/>
                <w:i w:val="0"/>
                <w:iCs w:val="0"/>
                <w:color w:val="FF0000"/>
                <w:kern w:val="0"/>
                <w:sz w:val="22"/>
                <w:szCs w:val="22"/>
                <w:u w:val="none"/>
                <w:lang w:val="en-US" w:eastAsia="zh-CN" w:bidi="ar"/>
              </w:rPr>
              <w:t>▲13</w:t>
            </w:r>
            <w:r>
              <w:rPr>
                <w:rFonts w:hint="eastAsia" w:ascii="宋体" w:hAnsi="宋体" w:cs="宋体"/>
                <w:b/>
                <w:bCs/>
                <w:i w:val="0"/>
                <w:iCs w:val="0"/>
                <w:color w:val="FF0000"/>
                <w:kern w:val="0"/>
                <w:sz w:val="22"/>
                <w:szCs w:val="22"/>
                <w:u w:val="none"/>
                <w:lang w:val="en-US" w:eastAsia="zh-CN" w:bidi="ar"/>
              </w:rPr>
              <w:t>、</w:t>
            </w:r>
            <w:r>
              <w:rPr>
                <w:rFonts w:hint="eastAsia" w:ascii="宋体" w:hAnsi="宋体" w:eastAsia="宋体" w:cs="宋体"/>
                <w:b/>
                <w:bCs/>
                <w:i w:val="0"/>
                <w:iCs w:val="0"/>
                <w:color w:val="FF0000"/>
                <w:kern w:val="0"/>
                <w:sz w:val="22"/>
                <w:szCs w:val="22"/>
                <w:u w:val="none"/>
                <w:lang w:val="en-US" w:eastAsia="zh-CN" w:bidi="ar"/>
              </w:rPr>
              <w:t>支持根据温度阈值自动调节风扇转速,支持风扇故障报警，并可联动蜂鸣；</w:t>
            </w:r>
            <w:commentRangeStart w:id="18"/>
            <w:r>
              <w:rPr>
                <w:rFonts w:hint="eastAsia" w:ascii="宋体" w:hAnsi="宋体" w:eastAsia="宋体" w:cs="宋体"/>
                <w:b/>
                <w:bCs/>
                <w:i w:val="0"/>
                <w:iCs w:val="0"/>
                <w:color w:val="FF0000"/>
                <w:kern w:val="0"/>
                <w:sz w:val="22"/>
                <w:szCs w:val="22"/>
                <w:u w:val="none"/>
                <w:lang w:val="en-US" w:eastAsia="zh-CN" w:bidi="ar"/>
              </w:rPr>
              <w:t>（提供</w:t>
            </w:r>
            <w:ins w:id="43" w:author="Trafalgar Roy" w:date="2024-09-13T20:21:21Z">
              <w:r>
                <w:rPr>
                  <w:rFonts w:hint="eastAsia" w:ascii="宋体" w:hAnsi="宋体" w:cs="宋体"/>
                  <w:b/>
                  <w:bCs/>
                  <w:color w:val="FF0000"/>
                  <w:kern w:val="0"/>
                  <w:sz w:val="22"/>
                  <w:szCs w:val="22"/>
                  <w:u w:val="none"/>
                  <w:lang w:bidi="ar"/>
                </w:rPr>
                <w:t>具有CMA或CNAS标识的检测报告扫描件</w:t>
              </w:r>
            </w:ins>
            <w:r>
              <w:rPr>
                <w:rFonts w:hint="eastAsia" w:ascii="宋体" w:hAnsi="宋体" w:eastAsia="宋体" w:cs="宋体"/>
                <w:b/>
                <w:bCs/>
                <w:i w:val="0"/>
                <w:iCs w:val="0"/>
                <w:color w:val="FF0000"/>
                <w:kern w:val="0"/>
                <w:sz w:val="22"/>
                <w:szCs w:val="22"/>
                <w:u w:val="none"/>
                <w:lang w:val="en-US" w:eastAsia="zh-CN" w:bidi="ar"/>
              </w:rPr>
              <w:t>加盖原厂公章或投标专用章）</w:t>
            </w:r>
            <w:commentRangeEnd w:id="18"/>
            <w:r>
              <w:commentReference w:id="18"/>
            </w:r>
          </w:p>
        </w:tc>
      </w:tr>
      <w:tr w14:paraId="13940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5" w:hRule="atLeast"/>
          <w:jc w:val="center"/>
        </w:trPr>
        <w:tc>
          <w:tcPr>
            <w:tcW w:w="719" w:type="pct"/>
            <w:vMerge w:val="continue"/>
            <w:shd w:val="clear" w:color="auto" w:fill="auto"/>
            <w:vAlign w:val="center"/>
          </w:tcPr>
          <w:p w14:paraId="0DCB5B7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D17535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68291C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sz w:val="22"/>
                <w:szCs w:val="22"/>
                <w:u w:val="none"/>
              </w:rPr>
            </w:pPr>
            <w:r>
              <w:rPr>
                <w:rFonts w:hint="eastAsia" w:ascii="宋体" w:hAnsi="宋体" w:eastAsia="宋体" w:cs="宋体"/>
                <w:b/>
                <w:bCs/>
                <w:i w:val="0"/>
                <w:iCs w:val="0"/>
                <w:color w:val="FF0000"/>
                <w:kern w:val="0"/>
                <w:sz w:val="22"/>
                <w:szCs w:val="22"/>
                <w:u w:val="none"/>
                <w:lang w:val="en-US" w:eastAsia="zh-CN" w:bidi="ar"/>
              </w:rPr>
              <w:t>▲14</w:t>
            </w:r>
            <w:r>
              <w:rPr>
                <w:rFonts w:hint="eastAsia" w:ascii="宋体" w:hAnsi="宋体" w:cs="宋体"/>
                <w:b/>
                <w:bCs/>
                <w:i w:val="0"/>
                <w:iCs w:val="0"/>
                <w:color w:val="FF0000"/>
                <w:kern w:val="0"/>
                <w:sz w:val="22"/>
                <w:szCs w:val="22"/>
                <w:u w:val="none"/>
                <w:lang w:val="en-US" w:eastAsia="zh-CN" w:bidi="ar"/>
              </w:rPr>
              <w:t>、</w:t>
            </w:r>
            <w:r>
              <w:rPr>
                <w:rFonts w:hint="eastAsia" w:ascii="宋体" w:hAnsi="宋体" w:eastAsia="宋体" w:cs="宋体"/>
                <w:b/>
                <w:bCs/>
                <w:i w:val="0"/>
                <w:iCs w:val="0"/>
                <w:color w:val="FF0000"/>
                <w:kern w:val="0"/>
                <w:sz w:val="22"/>
                <w:szCs w:val="22"/>
                <w:u w:val="none"/>
                <w:lang w:val="en-US" w:eastAsia="zh-CN" w:bidi="ar"/>
              </w:rPr>
              <w:t>同一输入通道的视频图像在拼接屏组各物理单元之间显示时差小于1ms,视频上墙延时小于92ms。</w:t>
            </w:r>
            <w:commentRangeStart w:id="19"/>
            <w:r>
              <w:rPr>
                <w:rFonts w:hint="eastAsia" w:ascii="宋体" w:hAnsi="宋体" w:eastAsia="宋体" w:cs="宋体"/>
                <w:b/>
                <w:bCs/>
                <w:i w:val="0"/>
                <w:iCs w:val="0"/>
                <w:color w:val="FF0000"/>
                <w:kern w:val="0"/>
                <w:sz w:val="22"/>
                <w:szCs w:val="22"/>
                <w:u w:val="none"/>
                <w:lang w:val="en-US" w:eastAsia="zh-CN" w:bidi="ar"/>
              </w:rPr>
              <w:t>（提供</w:t>
            </w:r>
            <w:ins w:id="44" w:author="Trafalgar Roy" w:date="2024-09-13T20:21:29Z">
              <w:r>
                <w:rPr>
                  <w:rFonts w:hint="eastAsia" w:ascii="宋体" w:hAnsi="宋体" w:cs="宋体"/>
                  <w:b/>
                  <w:bCs/>
                  <w:color w:val="FF0000"/>
                  <w:kern w:val="0"/>
                  <w:sz w:val="22"/>
                  <w:szCs w:val="22"/>
                  <w:u w:val="none"/>
                  <w:lang w:bidi="ar"/>
                </w:rPr>
                <w:t>具有CMA或CNAS标识的检测报告扫描件</w:t>
              </w:r>
            </w:ins>
            <w:r>
              <w:rPr>
                <w:rFonts w:hint="eastAsia" w:ascii="宋体" w:hAnsi="宋体" w:eastAsia="宋体" w:cs="宋体"/>
                <w:b/>
                <w:bCs/>
                <w:i w:val="0"/>
                <w:iCs w:val="0"/>
                <w:color w:val="FF0000"/>
                <w:kern w:val="0"/>
                <w:sz w:val="22"/>
                <w:szCs w:val="22"/>
                <w:u w:val="none"/>
                <w:lang w:val="en-US" w:eastAsia="zh-CN" w:bidi="ar"/>
              </w:rPr>
              <w:t>加盖原厂公章或投标专用章）</w:t>
            </w:r>
            <w:commentRangeEnd w:id="19"/>
            <w:r>
              <w:commentReference w:id="19"/>
            </w:r>
          </w:p>
        </w:tc>
      </w:tr>
      <w:tr w14:paraId="5264A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3" w:hRule="atLeast"/>
          <w:jc w:val="center"/>
        </w:trPr>
        <w:tc>
          <w:tcPr>
            <w:tcW w:w="719" w:type="pct"/>
            <w:vMerge w:val="continue"/>
            <w:shd w:val="clear" w:color="auto" w:fill="auto"/>
            <w:vAlign w:val="center"/>
          </w:tcPr>
          <w:p w14:paraId="16B869C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204007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A7AA850">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2"/>
                <w:sz w:val="22"/>
                <w:szCs w:val="22"/>
                <w:u w:val="none"/>
                <w:lang w:val="en-US" w:eastAsia="zh-CN" w:bidi="ar-SA"/>
              </w:rPr>
            </w:pPr>
            <w:r>
              <w:rPr>
                <w:rFonts w:hint="eastAsia" w:ascii="宋体" w:hAnsi="宋体" w:eastAsia="宋体" w:cs="宋体"/>
                <w:i w:val="0"/>
                <w:iCs w:val="0"/>
                <w:color w:val="auto"/>
                <w:kern w:val="0"/>
                <w:sz w:val="22"/>
                <w:szCs w:val="22"/>
                <w:u w:val="none"/>
                <w:lang w:val="en-US" w:eastAsia="zh-CN" w:bidi="ar"/>
              </w:rPr>
              <w:t>1</w:t>
            </w:r>
            <w:r>
              <w:rPr>
                <w:rFonts w:hint="default" w:ascii="宋体" w:hAnsi="宋体" w:cs="宋体"/>
                <w:i w:val="0"/>
                <w:iCs w:val="0"/>
                <w:color w:val="auto"/>
                <w:kern w:val="0"/>
                <w:sz w:val="22"/>
                <w:szCs w:val="22"/>
                <w:u w:val="none"/>
                <w:lang w:val="en-US" w:eastAsia="zh-CN" w:bidi="ar"/>
              </w:rPr>
              <w:t>5</w:t>
            </w:r>
            <w:r>
              <w:rPr>
                <w:rFonts w:hint="eastAsia" w:ascii="宋体" w:hAnsi="宋体" w:cs="宋体"/>
                <w:i w:val="0"/>
                <w:iCs w:val="0"/>
                <w:color w:val="auto"/>
                <w:kern w:val="0"/>
                <w:sz w:val="22"/>
                <w:szCs w:val="22"/>
                <w:u w:val="none"/>
                <w:lang w:val="en-US" w:eastAsia="zh-CN" w:bidi="ar"/>
              </w:rPr>
              <w:t>、</w:t>
            </w:r>
            <w:ins w:id="45" w:author="wtx" w:date="2024-09-23T20:50:37Z">
              <w:r>
                <w:rPr>
                  <w:rFonts w:hint="eastAsia" w:ascii="宋体" w:hAnsi="宋体" w:cs="宋体"/>
                  <w:i w:val="0"/>
                  <w:iCs w:val="0"/>
                  <w:color w:val="auto"/>
                  <w:kern w:val="0"/>
                  <w:sz w:val="22"/>
                  <w:szCs w:val="22"/>
                  <w:u w:val="none"/>
                  <w:lang w:val="en-US" w:eastAsia="zh-CN" w:bidi="ar"/>
                </w:rPr>
                <w:t>≥</w:t>
              </w:r>
            </w:ins>
            <w:del w:id="46" w:author="wtx" w:date="2024-09-23T20:50:37Z">
              <w:r>
                <w:rPr>
                  <w:rFonts w:hint="eastAsia" w:ascii="宋体" w:hAnsi="宋体" w:eastAsia="宋体" w:cs="宋体"/>
                  <w:i w:val="0"/>
                  <w:iCs w:val="0"/>
                  <w:color w:val="auto"/>
                  <w:kern w:val="0"/>
                  <w:sz w:val="22"/>
                  <w:szCs w:val="22"/>
                  <w:u w:val="none"/>
                  <w:lang w:val="en-US" w:eastAsia="zh-CN" w:bidi="ar"/>
                </w:rPr>
                <w:delText>不少于</w:delText>
              </w:r>
            </w:del>
            <w:r>
              <w:rPr>
                <w:rFonts w:hint="eastAsia" w:ascii="宋体" w:hAnsi="宋体" w:eastAsia="宋体" w:cs="宋体"/>
                <w:i w:val="0"/>
                <w:iCs w:val="0"/>
                <w:color w:val="auto"/>
                <w:kern w:val="0"/>
                <w:sz w:val="22"/>
                <w:szCs w:val="22"/>
                <w:u w:val="none"/>
                <w:lang w:val="en-US" w:eastAsia="zh-CN" w:bidi="ar"/>
              </w:rPr>
              <w:t>2个10M/100M/1000M自适应以太网接口。</w:t>
            </w:r>
          </w:p>
        </w:tc>
      </w:tr>
      <w:tr w14:paraId="29B97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946D15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6A7D87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65EDA0D">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2"/>
                <w:sz w:val="22"/>
                <w:szCs w:val="22"/>
                <w:u w:val="none"/>
                <w:lang w:val="en-US" w:eastAsia="zh-CN" w:bidi="ar-SA"/>
              </w:rPr>
            </w:pPr>
            <w:r>
              <w:rPr>
                <w:rFonts w:hint="eastAsia" w:ascii="宋体" w:hAnsi="宋体" w:eastAsia="宋体" w:cs="宋体"/>
                <w:i w:val="0"/>
                <w:iCs w:val="0"/>
                <w:color w:val="auto"/>
                <w:kern w:val="0"/>
                <w:sz w:val="22"/>
                <w:szCs w:val="22"/>
                <w:u w:val="none"/>
                <w:lang w:val="en-US" w:eastAsia="zh-CN" w:bidi="ar"/>
              </w:rPr>
              <w:t>1</w:t>
            </w:r>
            <w:r>
              <w:rPr>
                <w:rFonts w:hint="default" w:ascii="宋体" w:hAnsi="宋体" w:cs="宋体"/>
                <w:i w:val="0"/>
                <w:iCs w:val="0"/>
                <w:color w:val="auto"/>
                <w:kern w:val="0"/>
                <w:sz w:val="22"/>
                <w:szCs w:val="22"/>
                <w:u w:val="none"/>
                <w:lang w:val="en-US" w:eastAsia="zh-CN" w:bidi="ar"/>
              </w:rPr>
              <w:t>6</w:t>
            </w: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包含</w:t>
            </w:r>
            <w:ins w:id="47" w:author="wtx" w:date="2024-09-23T20:50:39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12条HDMI转DVI线缆。</w:t>
            </w:r>
          </w:p>
        </w:tc>
      </w:tr>
      <w:tr w14:paraId="1C922E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02E7B695">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w:t>
            </w:r>
          </w:p>
        </w:tc>
        <w:tc>
          <w:tcPr>
            <w:tcW w:w="899" w:type="pct"/>
            <w:gridSpan w:val="2"/>
            <w:vMerge w:val="restart"/>
            <w:shd w:val="clear" w:color="auto" w:fill="auto"/>
            <w:vAlign w:val="center"/>
          </w:tcPr>
          <w:p w14:paraId="08353A81">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应用服务单元</w:t>
            </w:r>
          </w:p>
        </w:tc>
        <w:tc>
          <w:tcPr>
            <w:tcW w:w="3380" w:type="pct"/>
            <w:shd w:val="clear" w:color="auto" w:fill="auto"/>
            <w:vAlign w:val="top"/>
          </w:tcPr>
          <w:p w14:paraId="6739F7E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1、</w:t>
            </w:r>
            <w:r>
              <w:rPr>
                <w:rFonts w:hint="eastAsia" w:ascii="宋体" w:hAnsi="宋体" w:eastAsia="宋体" w:cs="宋体"/>
                <w:i w:val="0"/>
                <w:iCs w:val="0"/>
                <w:color w:val="auto"/>
                <w:kern w:val="0"/>
                <w:sz w:val="22"/>
                <w:szCs w:val="22"/>
                <w:u w:val="none"/>
                <w:lang w:val="en-US" w:eastAsia="zh-CN" w:bidi="ar"/>
              </w:rPr>
              <w:t>CPU：≥Kunpeng 920 × 2，不小于24C</w:t>
            </w:r>
          </w:p>
        </w:tc>
      </w:tr>
      <w:tr w14:paraId="53E687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02C1D5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89D945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B13A60D">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2、</w:t>
            </w:r>
            <w:r>
              <w:rPr>
                <w:rFonts w:hint="eastAsia" w:ascii="宋体" w:hAnsi="宋体" w:eastAsia="宋体" w:cs="宋体"/>
                <w:i w:val="0"/>
                <w:iCs w:val="0"/>
                <w:color w:val="auto"/>
                <w:kern w:val="0"/>
                <w:sz w:val="22"/>
                <w:szCs w:val="22"/>
                <w:u w:val="none"/>
                <w:lang w:val="en-US" w:eastAsia="zh-CN" w:bidi="ar"/>
              </w:rPr>
              <w:t>内存：≥128 GB</w:t>
            </w:r>
          </w:p>
        </w:tc>
      </w:tr>
      <w:tr w14:paraId="41C5D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9A77DA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AB4267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5EF0760">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3、</w:t>
            </w:r>
            <w:r>
              <w:rPr>
                <w:rFonts w:hint="eastAsia" w:ascii="宋体" w:hAnsi="宋体" w:eastAsia="宋体" w:cs="宋体"/>
                <w:i w:val="0"/>
                <w:iCs w:val="0"/>
                <w:color w:val="auto"/>
                <w:kern w:val="0"/>
                <w:sz w:val="22"/>
                <w:szCs w:val="22"/>
                <w:u w:val="none"/>
                <w:lang w:val="en-US" w:eastAsia="zh-CN" w:bidi="ar"/>
              </w:rPr>
              <w:t>硬盘：≥2T 3.5吋/SATA硬盘×2，组Raid1</w:t>
            </w:r>
          </w:p>
        </w:tc>
      </w:tr>
      <w:tr w14:paraId="1B18B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372F4B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FC15CB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AE6385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4、</w:t>
            </w:r>
            <w:r>
              <w:rPr>
                <w:rFonts w:hint="eastAsia" w:ascii="宋体" w:hAnsi="宋体" w:eastAsia="宋体" w:cs="宋体"/>
                <w:i w:val="0"/>
                <w:iCs w:val="0"/>
                <w:color w:val="auto"/>
                <w:kern w:val="0"/>
                <w:sz w:val="22"/>
                <w:szCs w:val="22"/>
                <w:u w:val="none"/>
                <w:lang w:val="en-US" w:eastAsia="zh-CN" w:bidi="ar"/>
              </w:rPr>
              <w:t>网口：≥8个千兆网口</w:t>
            </w:r>
          </w:p>
        </w:tc>
      </w:tr>
      <w:tr w14:paraId="261E76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9E8C2C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C2FF68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18EB82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2"/>
                <w:sz w:val="22"/>
                <w:szCs w:val="22"/>
                <w:u w:val="none"/>
                <w:lang w:val="en-US" w:eastAsia="zh-CN" w:bidi="ar-SA"/>
              </w:rPr>
            </w:pPr>
            <w:r>
              <w:rPr>
                <w:rFonts w:hint="eastAsia" w:ascii="宋体" w:hAnsi="宋体" w:cs="宋体"/>
                <w:i w:val="0"/>
                <w:iCs w:val="0"/>
                <w:color w:val="auto"/>
                <w:kern w:val="0"/>
                <w:sz w:val="22"/>
                <w:szCs w:val="22"/>
                <w:u w:val="none"/>
                <w:lang w:val="en-US" w:eastAsia="zh-CN" w:bidi="ar"/>
              </w:rPr>
              <w:t>5、</w:t>
            </w:r>
            <w:r>
              <w:rPr>
                <w:rFonts w:hint="eastAsia" w:ascii="宋体" w:hAnsi="宋体" w:eastAsia="宋体" w:cs="宋体"/>
                <w:i w:val="0"/>
                <w:iCs w:val="0"/>
                <w:color w:val="auto"/>
                <w:kern w:val="0"/>
                <w:sz w:val="22"/>
                <w:szCs w:val="22"/>
                <w:u w:val="none"/>
                <w:lang w:val="en-US" w:eastAsia="zh-CN" w:bidi="ar"/>
              </w:rPr>
              <w:t>SSD：≥480G × 2</w:t>
            </w:r>
          </w:p>
        </w:tc>
      </w:tr>
      <w:tr w14:paraId="417CF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B0002E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BE73A0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2243D41">
            <w:pPr>
              <w:keepNext w:val="0"/>
              <w:keepLines w:val="0"/>
              <w:pageBreakBefore w:val="0"/>
              <w:widowControl/>
              <w:suppressLineNumbers w:val="0"/>
              <w:kinsoku/>
              <w:wordWrap/>
              <w:overflowPunct/>
              <w:topLinePunct w:val="0"/>
              <w:bidi w:val="0"/>
              <w:snapToGrid/>
              <w:spacing w:line="360" w:lineRule="auto"/>
              <w:jc w:val="left"/>
              <w:textAlignment w:val="top"/>
              <w:rPr>
                <w:rFonts w:hint="default" w:ascii="宋体" w:hAnsi="宋体" w:eastAsia="宋体" w:cs="宋体"/>
                <w:i w:val="0"/>
                <w:iCs w:val="0"/>
                <w:color w:val="auto"/>
                <w:sz w:val="22"/>
                <w:szCs w:val="22"/>
                <w:u w:val="none"/>
                <w:lang w:val="en-US" w:eastAsia="zh-CN"/>
              </w:rPr>
            </w:pPr>
            <w:r>
              <w:rPr>
                <w:rFonts w:hint="eastAsia" w:ascii="宋体" w:hAnsi="宋体" w:cs="宋体"/>
                <w:i w:val="0"/>
                <w:iCs w:val="0"/>
                <w:color w:val="auto"/>
                <w:sz w:val="22"/>
                <w:szCs w:val="22"/>
                <w:u w:val="none"/>
                <w:lang w:val="en-US" w:eastAsia="zh-CN"/>
              </w:rPr>
              <w:t>6、为国产化设备。</w:t>
            </w:r>
          </w:p>
        </w:tc>
      </w:tr>
      <w:tr w14:paraId="660192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restart"/>
            <w:shd w:val="clear" w:color="auto" w:fill="auto"/>
            <w:vAlign w:val="center"/>
          </w:tcPr>
          <w:p w14:paraId="32D763A0">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w:t>
            </w:r>
          </w:p>
        </w:tc>
        <w:tc>
          <w:tcPr>
            <w:tcW w:w="899" w:type="pct"/>
            <w:gridSpan w:val="2"/>
            <w:vMerge w:val="restart"/>
            <w:shd w:val="clear" w:color="auto" w:fill="auto"/>
            <w:vAlign w:val="center"/>
          </w:tcPr>
          <w:p w14:paraId="009321BE">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转码服务单元</w:t>
            </w:r>
          </w:p>
        </w:tc>
        <w:tc>
          <w:tcPr>
            <w:tcW w:w="3380" w:type="pct"/>
            <w:shd w:val="clear" w:color="auto" w:fill="auto"/>
            <w:vAlign w:val="top"/>
          </w:tcPr>
          <w:p w14:paraId="0CB73EA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1、</w:t>
            </w:r>
            <w:r>
              <w:rPr>
                <w:rFonts w:hint="eastAsia" w:ascii="宋体" w:hAnsi="宋体" w:eastAsia="宋体" w:cs="宋体"/>
                <w:i w:val="0"/>
                <w:iCs w:val="0"/>
                <w:color w:val="auto"/>
                <w:kern w:val="0"/>
                <w:sz w:val="22"/>
                <w:szCs w:val="22"/>
                <w:u w:val="none"/>
                <w:lang w:val="en-US" w:eastAsia="zh-CN" w:bidi="ar"/>
              </w:rPr>
              <w:t>智能视频压缩：</w:t>
            </w:r>
            <w:ins w:id="48" w:author="wtx" w:date="2024-09-23T20:50:46Z">
              <w:r>
                <w:rPr>
                  <w:rFonts w:hint="eastAsia" w:ascii="宋体" w:hAnsi="宋体" w:cs="宋体"/>
                  <w:i w:val="0"/>
                  <w:iCs w:val="0"/>
                  <w:color w:val="auto"/>
                  <w:kern w:val="0"/>
                  <w:sz w:val="22"/>
                  <w:szCs w:val="22"/>
                  <w:u w:val="none"/>
                  <w:lang w:val="en-US" w:eastAsia="zh-CN" w:bidi="ar"/>
                </w:rPr>
                <w:t>≥</w:t>
              </w:r>
            </w:ins>
            <w:del w:id="49" w:author="wtx" w:date="2024-09-23T20:50:46Z">
              <w:r>
                <w:rPr>
                  <w:rFonts w:hint="eastAsia" w:ascii="宋体" w:hAnsi="宋体" w:eastAsia="宋体" w:cs="宋体"/>
                  <w:i w:val="0"/>
                  <w:iCs w:val="0"/>
                  <w:color w:val="auto"/>
                  <w:kern w:val="0"/>
                  <w:sz w:val="22"/>
                  <w:szCs w:val="22"/>
                  <w:u w:val="none"/>
                  <w:lang w:val="en-US" w:eastAsia="zh-CN" w:bidi="ar"/>
                </w:rPr>
                <w:delText>不少于</w:delText>
              </w:r>
            </w:del>
            <w:r>
              <w:rPr>
                <w:rFonts w:hint="eastAsia" w:ascii="宋体" w:hAnsi="宋体" w:eastAsia="宋体" w:cs="宋体"/>
                <w:i w:val="0"/>
                <w:iCs w:val="0"/>
                <w:color w:val="auto"/>
                <w:kern w:val="0"/>
                <w:sz w:val="22"/>
                <w:szCs w:val="22"/>
                <w:u w:val="none"/>
                <w:lang w:val="en-US" w:eastAsia="zh-CN" w:bidi="ar"/>
              </w:rPr>
              <w:t>16个智能卡，支持对1200W/800W/600W/500W/400W/300W/1080P/1.3MP/720P/D1 IPC</w:t>
            </w:r>
            <w:ins w:id="50" w:author="wtx" w:date="2024-09-23T20:50:51Z">
              <w:r>
                <w:rPr>
                  <w:rFonts w:hint="eastAsia" w:ascii="宋体" w:hAnsi="宋体" w:cs="宋体"/>
                  <w:i w:val="0"/>
                  <w:iCs w:val="0"/>
                  <w:color w:val="auto"/>
                  <w:kern w:val="0"/>
                  <w:sz w:val="22"/>
                  <w:szCs w:val="22"/>
                  <w:u w:val="none"/>
                  <w:lang w:val="en-US" w:eastAsia="zh-CN" w:bidi="ar"/>
                </w:rPr>
                <w:t>等</w:t>
              </w:r>
            </w:ins>
            <w:r>
              <w:rPr>
                <w:rFonts w:hint="eastAsia" w:ascii="宋体" w:hAnsi="宋体" w:eastAsia="宋体" w:cs="宋体"/>
                <w:i w:val="0"/>
                <w:iCs w:val="0"/>
                <w:color w:val="auto"/>
                <w:kern w:val="0"/>
                <w:sz w:val="22"/>
                <w:szCs w:val="22"/>
                <w:u w:val="none"/>
                <w:lang w:val="en-US" w:eastAsia="zh-CN" w:bidi="ar"/>
              </w:rPr>
              <w:t>分辨率接入压缩，不小于32路800W/64路400W/128路1080P（1080P及以下)，压缩后码流分辨率和原始码流一致；</w:t>
            </w:r>
          </w:p>
        </w:tc>
      </w:tr>
      <w:tr w14:paraId="71FECC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9" w:hRule="atLeast"/>
          <w:jc w:val="center"/>
        </w:trPr>
        <w:tc>
          <w:tcPr>
            <w:tcW w:w="719" w:type="pct"/>
            <w:vMerge w:val="continue"/>
            <w:shd w:val="clear" w:color="auto" w:fill="auto"/>
            <w:vAlign w:val="center"/>
          </w:tcPr>
          <w:p w14:paraId="3C2A174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86E5FC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BBFA006">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sz w:val="22"/>
                <w:szCs w:val="22"/>
                <w:u w:val="none"/>
              </w:rPr>
            </w:pPr>
            <w:r>
              <w:rPr>
                <w:rFonts w:hint="eastAsia" w:ascii="宋体" w:hAnsi="宋体" w:eastAsia="宋体" w:cs="宋体"/>
                <w:b/>
                <w:bCs/>
                <w:i w:val="0"/>
                <w:iCs w:val="0"/>
                <w:color w:val="FF0000"/>
                <w:kern w:val="0"/>
                <w:sz w:val="22"/>
                <w:szCs w:val="22"/>
                <w:u w:val="none"/>
                <w:lang w:val="en-US" w:eastAsia="zh-CN" w:bidi="ar"/>
              </w:rPr>
              <w:t>▲</w:t>
            </w:r>
            <w:r>
              <w:rPr>
                <w:rFonts w:hint="eastAsia" w:ascii="宋体" w:hAnsi="宋体" w:cs="宋体"/>
                <w:b/>
                <w:bCs/>
                <w:i w:val="0"/>
                <w:iCs w:val="0"/>
                <w:color w:val="FF0000"/>
                <w:kern w:val="0"/>
                <w:sz w:val="22"/>
                <w:szCs w:val="22"/>
                <w:u w:val="none"/>
                <w:lang w:val="en-US" w:eastAsia="zh-CN" w:bidi="ar"/>
              </w:rPr>
              <w:t>2、</w:t>
            </w:r>
            <w:r>
              <w:rPr>
                <w:rFonts w:hint="eastAsia" w:ascii="宋体" w:hAnsi="宋体" w:eastAsia="宋体" w:cs="宋体"/>
                <w:b/>
                <w:bCs/>
                <w:i w:val="0"/>
                <w:iCs w:val="0"/>
                <w:color w:val="FF0000"/>
                <w:kern w:val="0"/>
                <w:sz w:val="22"/>
                <w:szCs w:val="22"/>
                <w:u w:val="none"/>
                <w:lang w:val="en-US" w:eastAsia="zh-CN" w:bidi="ar"/>
              </w:rPr>
              <w:t>同一静止画面下，可将码率为4Mbps（1920×1080P）的视频流压缩为码率不大于200Kbps，延时不大于100ms；同一静止画面下，可将码率为2Mbps（1280×720）的视频流压缩后码率不大于100Kbps，延时不大于80ms</w:t>
            </w:r>
            <w:commentRangeStart w:id="20"/>
            <w:r>
              <w:rPr>
                <w:rFonts w:hint="eastAsia" w:ascii="宋体" w:hAnsi="宋体" w:eastAsia="宋体" w:cs="宋体"/>
                <w:b/>
                <w:bCs/>
                <w:i w:val="0"/>
                <w:iCs w:val="0"/>
                <w:color w:val="FF0000"/>
                <w:kern w:val="0"/>
                <w:sz w:val="22"/>
                <w:szCs w:val="22"/>
                <w:u w:val="none"/>
                <w:lang w:val="en-US" w:eastAsia="zh-CN" w:bidi="ar"/>
              </w:rPr>
              <w:t>（提供</w:t>
            </w:r>
            <w:ins w:id="51" w:author="Trafalgar Roy" w:date="2024-09-13T20:21:39Z">
              <w:r>
                <w:rPr>
                  <w:rFonts w:hint="eastAsia" w:ascii="宋体" w:hAnsi="宋体" w:cs="宋体"/>
                  <w:b/>
                  <w:bCs/>
                  <w:color w:val="FF0000"/>
                  <w:kern w:val="0"/>
                  <w:sz w:val="22"/>
                  <w:szCs w:val="22"/>
                  <w:u w:val="none"/>
                  <w:lang w:bidi="ar"/>
                </w:rPr>
                <w:t>具有CMA或CNAS标识的检测报告扫描件</w:t>
              </w:r>
            </w:ins>
            <w:r>
              <w:rPr>
                <w:rFonts w:hint="eastAsia" w:ascii="宋体" w:hAnsi="宋体" w:eastAsia="宋体" w:cs="宋体"/>
                <w:b/>
                <w:bCs/>
                <w:i w:val="0"/>
                <w:iCs w:val="0"/>
                <w:color w:val="FF0000"/>
                <w:kern w:val="0"/>
                <w:sz w:val="22"/>
                <w:szCs w:val="22"/>
                <w:u w:val="none"/>
                <w:lang w:val="en-US" w:eastAsia="zh-CN" w:bidi="ar"/>
              </w:rPr>
              <w:t>加盖原厂公章或投标专用章）</w:t>
            </w:r>
            <w:commentRangeEnd w:id="20"/>
            <w:r>
              <w:commentReference w:id="20"/>
            </w:r>
          </w:p>
        </w:tc>
      </w:tr>
      <w:tr w14:paraId="7020C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5" w:hRule="atLeast"/>
          <w:jc w:val="center"/>
        </w:trPr>
        <w:tc>
          <w:tcPr>
            <w:tcW w:w="719" w:type="pct"/>
            <w:vMerge w:val="continue"/>
            <w:shd w:val="clear" w:color="auto" w:fill="auto"/>
            <w:vAlign w:val="center"/>
          </w:tcPr>
          <w:p w14:paraId="5DCD5E4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05C06F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F73BB4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sz w:val="22"/>
                <w:szCs w:val="22"/>
                <w:u w:val="none"/>
              </w:rPr>
            </w:pPr>
            <w:r>
              <w:rPr>
                <w:rFonts w:hint="eastAsia" w:ascii="宋体" w:hAnsi="宋体" w:eastAsia="宋体" w:cs="宋体"/>
                <w:b/>
                <w:bCs/>
                <w:i w:val="0"/>
                <w:iCs w:val="0"/>
                <w:color w:val="FF0000"/>
                <w:kern w:val="0"/>
                <w:sz w:val="22"/>
                <w:szCs w:val="22"/>
                <w:u w:val="none"/>
                <w:lang w:val="en-US" w:eastAsia="zh-CN" w:bidi="ar"/>
              </w:rPr>
              <w:t>▲</w:t>
            </w:r>
            <w:r>
              <w:rPr>
                <w:rFonts w:hint="eastAsia" w:ascii="宋体" w:hAnsi="宋体" w:cs="宋体"/>
                <w:b/>
                <w:bCs/>
                <w:i w:val="0"/>
                <w:iCs w:val="0"/>
                <w:color w:val="FF0000"/>
                <w:kern w:val="0"/>
                <w:sz w:val="22"/>
                <w:szCs w:val="22"/>
                <w:u w:val="none"/>
                <w:lang w:val="en-US" w:eastAsia="zh-CN" w:bidi="ar"/>
              </w:rPr>
              <w:t>3、</w:t>
            </w:r>
            <w:r>
              <w:rPr>
                <w:rFonts w:hint="eastAsia" w:ascii="宋体" w:hAnsi="宋体" w:eastAsia="宋体" w:cs="宋体"/>
                <w:b/>
                <w:bCs/>
                <w:i w:val="0"/>
                <w:iCs w:val="0"/>
                <w:color w:val="FF0000"/>
                <w:kern w:val="0"/>
                <w:sz w:val="22"/>
                <w:szCs w:val="22"/>
                <w:u w:val="none"/>
                <w:lang w:val="en-US" w:eastAsia="zh-CN" w:bidi="ar"/>
              </w:rPr>
              <w:t>可根据当前需要自动调节风扇转速,支持风扇模块及电源模块热插拔功能,具有电源指示灯、硬盘状态指示灯、网络指示灯、告警指示灯、智能模块运行指示灯、系统状态指示灯</w:t>
            </w:r>
            <w:commentRangeStart w:id="21"/>
            <w:r>
              <w:rPr>
                <w:rFonts w:hint="eastAsia" w:ascii="宋体" w:hAnsi="宋体" w:eastAsia="宋体" w:cs="宋体"/>
                <w:b/>
                <w:bCs/>
                <w:i w:val="0"/>
                <w:iCs w:val="0"/>
                <w:color w:val="FF0000"/>
                <w:kern w:val="0"/>
                <w:sz w:val="22"/>
                <w:szCs w:val="22"/>
                <w:u w:val="none"/>
                <w:lang w:val="en-US" w:eastAsia="zh-CN" w:bidi="ar"/>
              </w:rPr>
              <w:t>（提供</w:t>
            </w:r>
            <w:ins w:id="52" w:author="Trafalgar Roy" w:date="2024-09-13T20:21:44Z">
              <w:r>
                <w:rPr>
                  <w:rFonts w:hint="eastAsia" w:ascii="宋体" w:hAnsi="宋体" w:cs="宋体"/>
                  <w:b/>
                  <w:bCs/>
                  <w:color w:val="FF0000"/>
                  <w:kern w:val="0"/>
                  <w:sz w:val="22"/>
                  <w:szCs w:val="22"/>
                  <w:u w:val="none"/>
                  <w:lang w:bidi="ar"/>
                </w:rPr>
                <w:t>具有CMA或CNAS标识的检测报告扫描件</w:t>
              </w:r>
            </w:ins>
            <w:r>
              <w:rPr>
                <w:rFonts w:hint="eastAsia" w:ascii="宋体" w:hAnsi="宋体" w:eastAsia="宋体" w:cs="宋体"/>
                <w:b/>
                <w:bCs/>
                <w:i w:val="0"/>
                <w:iCs w:val="0"/>
                <w:color w:val="FF0000"/>
                <w:kern w:val="0"/>
                <w:sz w:val="22"/>
                <w:szCs w:val="22"/>
                <w:u w:val="none"/>
                <w:lang w:val="en-US" w:eastAsia="zh-CN" w:bidi="ar"/>
              </w:rPr>
              <w:t>加盖原厂公章或投标专用章）</w:t>
            </w:r>
            <w:commentRangeEnd w:id="21"/>
            <w:r>
              <w:commentReference w:id="21"/>
            </w:r>
          </w:p>
        </w:tc>
      </w:tr>
      <w:tr w14:paraId="00CD6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719" w:type="pct"/>
            <w:vMerge w:val="continue"/>
            <w:shd w:val="clear" w:color="auto" w:fill="auto"/>
            <w:vAlign w:val="center"/>
          </w:tcPr>
          <w:p w14:paraId="49009AF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262818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BF41280">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sz w:val="22"/>
                <w:szCs w:val="22"/>
                <w:u w:val="none"/>
              </w:rPr>
            </w:pPr>
            <w:r>
              <w:rPr>
                <w:rFonts w:hint="eastAsia" w:ascii="宋体" w:hAnsi="宋体" w:eastAsia="宋体" w:cs="宋体"/>
                <w:b/>
                <w:bCs/>
                <w:i w:val="0"/>
                <w:iCs w:val="0"/>
                <w:color w:val="FF0000"/>
                <w:kern w:val="0"/>
                <w:sz w:val="22"/>
                <w:szCs w:val="22"/>
                <w:u w:val="none"/>
                <w:lang w:val="en-US" w:eastAsia="zh-CN" w:bidi="ar"/>
              </w:rPr>
              <w:t>▲</w:t>
            </w:r>
            <w:r>
              <w:rPr>
                <w:rFonts w:hint="eastAsia" w:ascii="宋体" w:hAnsi="宋体" w:cs="宋体"/>
                <w:b/>
                <w:bCs/>
                <w:i w:val="0"/>
                <w:iCs w:val="0"/>
                <w:color w:val="FF0000"/>
                <w:kern w:val="0"/>
                <w:sz w:val="22"/>
                <w:szCs w:val="22"/>
                <w:u w:val="none"/>
                <w:lang w:val="en-US" w:eastAsia="zh-CN" w:bidi="ar"/>
              </w:rPr>
              <w:t>4、</w:t>
            </w:r>
            <w:r>
              <w:rPr>
                <w:rFonts w:hint="eastAsia" w:ascii="宋体" w:hAnsi="宋体" w:eastAsia="宋体" w:cs="宋体"/>
                <w:b/>
                <w:bCs/>
                <w:i w:val="0"/>
                <w:iCs w:val="0"/>
                <w:color w:val="FF0000"/>
                <w:kern w:val="0"/>
                <w:sz w:val="22"/>
                <w:szCs w:val="22"/>
                <w:u w:val="none"/>
                <w:lang w:val="en-US" w:eastAsia="zh-CN" w:bidi="ar"/>
              </w:rPr>
              <w:t>支持登录失败锁定功能，在登录失败超过设定次数后能够锁定账户，允许登录失败次数和锁定时间长度可设置，可根据IP地址进行访问控制，可输入正确密码通过SSH服务器访问样机</w:t>
            </w:r>
            <w:commentRangeStart w:id="22"/>
            <w:r>
              <w:rPr>
                <w:rFonts w:hint="eastAsia" w:ascii="宋体" w:hAnsi="宋体" w:eastAsia="宋体" w:cs="宋体"/>
                <w:b/>
                <w:bCs/>
                <w:i w:val="0"/>
                <w:iCs w:val="0"/>
                <w:color w:val="FF0000"/>
                <w:kern w:val="0"/>
                <w:sz w:val="22"/>
                <w:szCs w:val="22"/>
                <w:u w:val="none"/>
                <w:lang w:val="en-US" w:eastAsia="zh-CN" w:bidi="ar"/>
              </w:rPr>
              <w:t>（提供</w:t>
            </w:r>
            <w:ins w:id="53" w:author="Trafalgar Roy" w:date="2024-09-13T20:21:56Z">
              <w:r>
                <w:rPr>
                  <w:rFonts w:hint="eastAsia" w:ascii="宋体" w:hAnsi="宋体" w:cs="宋体"/>
                  <w:b/>
                  <w:bCs/>
                  <w:color w:val="FF0000"/>
                  <w:kern w:val="0"/>
                  <w:sz w:val="22"/>
                  <w:szCs w:val="22"/>
                  <w:u w:val="none"/>
                  <w:lang w:bidi="ar"/>
                </w:rPr>
                <w:t>具有CMA或CNAS标识的检测报告扫描件</w:t>
              </w:r>
            </w:ins>
            <w:r>
              <w:rPr>
                <w:rFonts w:hint="eastAsia" w:ascii="宋体" w:hAnsi="宋体" w:eastAsia="宋体" w:cs="宋体"/>
                <w:b/>
                <w:bCs/>
                <w:i w:val="0"/>
                <w:iCs w:val="0"/>
                <w:color w:val="FF0000"/>
                <w:kern w:val="0"/>
                <w:sz w:val="22"/>
                <w:szCs w:val="22"/>
                <w:u w:val="none"/>
                <w:lang w:val="en-US" w:eastAsia="zh-CN" w:bidi="ar"/>
              </w:rPr>
              <w:t>加盖原厂公章或投标专用章）</w:t>
            </w:r>
            <w:commentRangeEnd w:id="22"/>
            <w:r>
              <w:commentReference w:id="22"/>
            </w:r>
          </w:p>
        </w:tc>
      </w:tr>
      <w:tr w14:paraId="2EBBEE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54" w:author="wtx" w:date="2024-09-24T11:15:22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blPrExChange>
        </w:tblPrEx>
        <w:trPr>
          <w:trHeight w:val="90" w:hRule="atLeast"/>
          <w:jc w:val="center"/>
          <w:trPrChange w:id="54" w:author="wtx" w:date="2024-09-24T11:15:22Z">
            <w:trPr>
              <w:trHeight w:val="1120" w:hRule="atLeast"/>
              <w:jc w:val="center"/>
            </w:trPr>
          </w:trPrChange>
        </w:trPr>
        <w:tc>
          <w:tcPr>
            <w:tcW w:w="719" w:type="pct"/>
            <w:vMerge w:val="continue"/>
            <w:shd w:val="clear" w:color="auto" w:fill="auto"/>
            <w:vAlign w:val="center"/>
            <w:tcPrChange w:id="55" w:author="wtx" w:date="2024-09-24T11:15:22Z">
              <w:tcPr>
                <w:tcW w:w="719" w:type="pct"/>
                <w:vMerge w:val="continue"/>
                <w:shd w:val="clear" w:color="auto" w:fill="auto"/>
                <w:vAlign w:val="center"/>
              </w:tcPr>
            </w:tcPrChange>
          </w:tcPr>
          <w:p w14:paraId="4AC85C3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Change w:id="56" w:author="wtx" w:date="2024-09-24T11:15:22Z">
              <w:tcPr>
                <w:tcW w:w="899" w:type="pct"/>
                <w:gridSpan w:val="2"/>
                <w:vMerge w:val="continue"/>
                <w:shd w:val="clear" w:color="auto" w:fill="auto"/>
                <w:vAlign w:val="center"/>
              </w:tcPr>
            </w:tcPrChange>
          </w:tcPr>
          <w:p w14:paraId="2555B3C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Change w:id="57" w:author="wtx" w:date="2024-09-24T11:15:22Z">
              <w:tcPr>
                <w:tcW w:w="3380" w:type="pct"/>
                <w:shd w:val="clear" w:color="auto" w:fill="auto"/>
                <w:vAlign w:val="top"/>
              </w:tcPr>
            </w:tcPrChange>
          </w:tcPr>
          <w:p w14:paraId="4BA19B8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w:t>
            </w:r>
            <w:r>
              <w:rPr>
                <w:rFonts w:hint="eastAsia" w:ascii="宋体" w:hAnsi="宋体" w:cs="宋体"/>
                <w:b/>
                <w:bCs/>
                <w:i w:val="0"/>
                <w:iCs w:val="0"/>
                <w:color w:val="FF0000"/>
                <w:kern w:val="0"/>
                <w:sz w:val="22"/>
                <w:szCs w:val="22"/>
                <w:u w:val="none"/>
                <w:lang w:val="en-US" w:eastAsia="zh-CN" w:bidi="ar"/>
              </w:rPr>
              <w:t>5、</w:t>
            </w:r>
            <w:r>
              <w:rPr>
                <w:rFonts w:hint="eastAsia" w:ascii="宋体" w:hAnsi="宋体" w:eastAsia="宋体" w:cs="宋体"/>
                <w:b/>
                <w:bCs/>
                <w:i w:val="0"/>
                <w:iCs w:val="0"/>
                <w:color w:val="FF0000"/>
                <w:kern w:val="0"/>
                <w:sz w:val="22"/>
                <w:szCs w:val="22"/>
                <w:u w:val="none"/>
                <w:lang w:val="en-US" w:eastAsia="zh-CN" w:bidi="ar"/>
              </w:rPr>
              <w:t>支持对H264/H265视频源进行压缩编码，压缩后的码流格式支持H264/H265/自适应；支持客户端对任意原始码流进行调度压缩预览、回放、下载；支持对1600w/1200w/800w/400w/1080p/720p/D1 格式视频流进行压缩编码，支持保持压缩后的视频分辨率同原始视频分辨率,且视频无跳帧，清晰度不变，码率压缩比超过95%；</w:t>
            </w:r>
            <w:commentRangeStart w:id="23"/>
            <w:r>
              <w:rPr>
                <w:rFonts w:hint="eastAsia" w:ascii="宋体" w:hAnsi="宋体" w:eastAsia="宋体" w:cs="宋体"/>
                <w:b/>
                <w:bCs/>
                <w:i w:val="0"/>
                <w:iCs w:val="0"/>
                <w:color w:val="FF0000"/>
                <w:kern w:val="0"/>
                <w:sz w:val="22"/>
                <w:szCs w:val="22"/>
                <w:u w:val="none"/>
                <w:lang w:val="en-US" w:eastAsia="zh-CN" w:bidi="ar"/>
              </w:rPr>
              <w:t>（提供</w:t>
            </w:r>
            <w:ins w:id="58" w:author="Trafalgar Roy" w:date="2024-09-13T20:22:02Z">
              <w:r>
                <w:rPr>
                  <w:rFonts w:hint="eastAsia" w:ascii="宋体" w:hAnsi="宋体" w:cs="宋体"/>
                  <w:b/>
                  <w:bCs/>
                  <w:color w:val="FF0000"/>
                  <w:kern w:val="0"/>
                  <w:sz w:val="22"/>
                  <w:szCs w:val="22"/>
                  <w:u w:val="none"/>
                  <w:lang w:bidi="ar"/>
                </w:rPr>
                <w:t>具有CMA或CNAS标识的检测报告扫描件</w:t>
              </w:r>
            </w:ins>
            <w:r>
              <w:rPr>
                <w:rFonts w:hint="eastAsia" w:ascii="宋体" w:hAnsi="宋体" w:eastAsia="宋体" w:cs="宋体"/>
                <w:b/>
                <w:bCs/>
                <w:i w:val="0"/>
                <w:iCs w:val="0"/>
                <w:color w:val="FF0000"/>
                <w:kern w:val="0"/>
                <w:sz w:val="22"/>
                <w:szCs w:val="22"/>
                <w:u w:val="none"/>
                <w:lang w:val="en-US" w:eastAsia="zh-CN" w:bidi="ar"/>
              </w:rPr>
              <w:t>加盖原厂公章或投标专用章）</w:t>
            </w:r>
            <w:commentRangeEnd w:id="23"/>
            <w:r>
              <w:commentReference w:id="23"/>
            </w:r>
          </w:p>
        </w:tc>
      </w:tr>
      <w:tr w14:paraId="1EA49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719" w:type="pct"/>
            <w:vMerge w:val="continue"/>
            <w:shd w:val="clear" w:color="auto" w:fill="auto"/>
            <w:vAlign w:val="center"/>
          </w:tcPr>
          <w:p w14:paraId="16E3254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39D448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0CA4EC5">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sz w:val="22"/>
                <w:szCs w:val="22"/>
                <w:u w:val="none"/>
              </w:rPr>
            </w:pPr>
            <w:r>
              <w:rPr>
                <w:rFonts w:hint="eastAsia" w:ascii="宋体" w:hAnsi="宋体" w:cs="宋体"/>
                <w:i w:val="0"/>
                <w:iCs w:val="0"/>
                <w:color w:val="auto"/>
                <w:sz w:val="22"/>
                <w:szCs w:val="22"/>
                <w:u w:val="none"/>
                <w:lang w:val="en-US" w:eastAsia="zh-CN"/>
              </w:rPr>
              <w:t>6、为国产化设备。</w:t>
            </w:r>
          </w:p>
        </w:tc>
      </w:tr>
      <w:tr w14:paraId="36A64D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719" w:type="pct"/>
            <w:vMerge w:val="restart"/>
            <w:shd w:val="clear" w:color="auto" w:fill="auto"/>
            <w:vAlign w:val="center"/>
          </w:tcPr>
          <w:p w14:paraId="4A7667CD">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kern w:val="0"/>
                <w:sz w:val="22"/>
                <w:szCs w:val="22"/>
                <w:u w:val="none"/>
                <w:lang w:bidi="ar"/>
              </w:rPr>
            </w:pPr>
            <w:r>
              <w:rPr>
                <w:rFonts w:hint="eastAsia" w:ascii="宋体" w:hAnsi="宋体" w:eastAsia="宋体" w:cs="宋体"/>
                <w:i w:val="0"/>
                <w:iCs w:val="0"/>
                <w:color w:val="auto"/>
                <w:kern w:val="0"/>
                <w:sz w:val="22"/>
                <w:szCs w:val="22"/>
                <w:u w:val="none"/>
                <w:lang w:val="en-US" w:eastAsia="zh-CN" w:bidi="ar"/>
              </w:rPr>
              <w:t>4</w:t>
            </w:r>
          </w:p>
        </w:tc>
        <w:tc>
          <w:tcPr>
            <w:tcW w:w="899" w:type="pct"/>
            <w:gridSpan w:val="2"/>
            <w:vMerge w:val="restart"/>
            <w:shd w:val="clear" w:color="auto" w:fill="auto"/>
            <w:vAlign w:val="center"/>
          </w:tcPr>
          <w:p w14:paraId="08BC5FF2">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kern w:val="0"/>
                <w:sz w:val="22"/>
                <w:szCs w:val="22"/>
                <w:u w:val="none"/>
                <w:lang w:bidi="ar"/>
              </w:rPr>
            </w:pPr>
            <w:r>
              <w:rPr>
                <w:rFonts w:hint="eastAsia" w:ascii="宋体" w:hAnsi="宋体" w:eastAsia="宋体" w:cs="宋体"/>
                <w:i w:val="0"/>
                <w:iCs w:val="0"/>
                <w:color w:val="auto"/>
                <w:kern w:val="0"/>
                <w:sz w:val="22"/>
                <w:szCs w:val="22"/>
                <w:u w:val="none"/>
                <w:lang w:val="en-US" w:eastAsia="zh-CN" w:bidi="ar"/>
              </w:rPr>
              <w:t>NTP服务器</w:t>
            </w:r>
          </w:p>
        </w:tc>
        <w:tc>
          <w:tcPr>
            <w:tcW w:w="3380" w:type="pct"/>
            <w:shd w:val="clear" w:color="auto" w:fill="auto"/>
            <w:vAlign w:val="top"/>
          </w:tcPr>
          <w:p w14:paraId="3DBC53B1">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1、</w:t>
            </w:r>
            <w:r>
              <w:rPr>
                <w:rFonts w:hint="eastAsia" w:ascii="宋体" w:hAnsi="宋体" w:eastAsia="宋体" w:cs="宋体"/>
                <w:i w:val="0"/>
                <w:iCs w:val="0"/>
                <w:color w:val="auto"/>
                <w:kern w:val="0"/>
                <w:sz w:val="22"/>
                <w:szCs w:val="22"/>
                <w:u w:val="none"/>
                <w:lang w:val="en-US" w:eastAsia="zh-CN" w:bidi="ar"/>
              </w:rPr>
              <w:t>支持双路GPS、北斗卫星源输入，CDMA扩展</w:t>
            </w:r>
          </w:p>
        </w:tc>
      </w:tr>
      <w:tr w14:paraId="5D80D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8B5A62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2F3B8F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4CFA55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2、</w:t>
            </w:r>
            <w:r>
              <w:rPr>
                <w:rFonts w:hint="eastAsia" w:ascii="宋体" w:hAnsi="宋体" w:eastAsia="宋体" w:cs="宋体"/>
                <w:i w:val="0"/>
                <w:iCs w:val="0"/>
                <w:color w:val="auto"/>
                <w:kern w:val="0"/>
                <w:sz w:val="22"/>
                <w:szCs w:val="22"/>
                <w:u w:val="none"/>
                <w:lang w:val="en-US" w:eastAsia="zh-CN" w:bidi="ar"/>
              </w:rPr>
              <w:t>可通过NTP模式或BD/GPS模式对待授时设备进行授时</w:t>
            </w:r>
          </w:p>
        </w:tc>
      </w:tr>
      <w:tr w14:paraId="64EA1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8C6586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311FB4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76434A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3、</w:t>
            </w:r>
            <w:r>
              <w:rPr>
                <w:rFonts w:hint="eastAsia" w:ascii="宋体" w:hAnsi="宋体" w:eastAsia="宋体" w:cs="宋体"/>
                <w:i w:val="0"/>
                <w:iCs w:val="0"/>
                <w:color w:val="auto"/>
                <w:kern w:val="0"/>
                <w:sz w:val="22"/>
                <w:szCs w:val="22"/>
                <w:u w:val="none"/>
                <w:lang w:val="en-US" w:eastAsia="zh-CN" w:bidi="ar"/>
              </w:rPr>
              <w:t>设备授时精度（pps） ≤50ns</w:t>
            </w:r>
          </w:p>
        </w:tc>
      </w:tr>
      <w:tr w14:paraId="637C5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F3AFD4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18E08D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F08495A">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4、</w:t>
            </w:r>
            <w:r>
              <w:rPr>
                <w:rFonts w:hint="eastAsia" w:ascii="宋体" w:hAnsi="宋体" w:eastAsia="宋体" w:cs="宋体"/>
                <w:i w:val="0"/>
                <w:iCs w:val="0"/>
                <w:color w:val="auto"/>
                <w:kern w:val="0"/>
                <w:sz w:val="22"/>
                <w:szCs w:val="22"/>
                <w:u w:val="none"/>
                <w:lang w:val="en-US" w:eastAsia="zh-CN" w:bidi="ar"/>
              </w:rPr>
              <w:t>NTP 同步授时精度 ≤5us</w:t>
            </w:r>
          </w:p>
        </w:tc>
      </w:tr>
      <w:tr w14:paraId="4E958F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00C45B94">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5</w:t>
            </w:r>
          </w:p>
        </w:tc>
        <w:tc>
          <w:tcPr>
            <w:tcW w:w="899" w:type="pct"/>
            <w:gridSpan w:val="2"/>
            <w:vMerge w:val="restart"/>
            <w:shd w:val="clear" w:color="auto" w:fill="auto"/>
            <w:vAlign w:val="center"/>
          </w:tcPr>
          <w:p w14:paraId="7257A06A">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汇聚交换机1</w:t>
            </w:r>
          </w:p>
        </w:tc>
        <w:tc>
          <w:tcPr>
            <w:tcW w:w="3380" w:type="pct"/>
            <w:shd w:val="clear" w:color="auto" w:fill="auto"/>
            <w:vAlign w:val="top"/>
          </w:tcPr>
          <w:p w14:paraId="2988B5E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w:t>
            </w:r>
            <w:r>
              <w:rPr>
                <w:rFonts w:hint="eastAsia" w:ascii="宋体" w:hAnsi="宋体" w:cs="宋体"/>
                <w:i w:val="0"/>
                <w:iCs w:val="0"/>
                <w:color w:val="auto"/>
                <w:kern w:val="0"/>
                <w:sz w:val="22"/>
                <w:szCs w:val="22"/>
                <w:u w:val="none"/>
                <w:lang w:val="en-US" w:eastAsia="zh-CN" w:bidi="ar"/>
              </w:rPr>
              <w:t>、</w:t>
            </w:r>
            <w:ins w:id="59" w:author="wtx" w:date="2024-09-23T20:51:26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24个10G SFP+端口，配置</w:t>
            </w:r>
            <w:ins w:id="60" w:author="wtx" w:date="2024-09-23T20:51:27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24个万兆多模模块；</w:t>
            </w:r>
          </w:p>
        </w:tc>
      </w:tr>
      <w:tr w14:paraId="7B489D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FF95C9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523F3C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6543DFF">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2</w:t>
            </w: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交换容量：</w:t>
            </w:r>
            <w:commentRangeStart w:id="24"/>
            <w:r>
              <w:rPr>
                <w:rFonts w:hint="eastAsia" w:ascii="宋体" w:hAnsi="宋体" w:eastAsia="宋体" w:cs="宋体"/>
                <w:i w:val="0"/>
                <w:iCs w:val="0"/>
                <w:color w:val="auto"/>
                <w:kern w:val="0"/>
                <w:sz w:val="22"/>
                <w:szCs w:val="22"/>
                <w:u w:val="none"/>
                <w:lang w:val="en-US" w:eastAsia="zh-CN" w:bidi="ar"/>
              </w:rPr>
              <w:t>2.56Tbps 包转发率：360Mpps。</w:t>
            </w:r>
            <w:commentRangeEnd w:id="24"/>
            <w:r>
              <w:commentReference w:id="24"/>
            </w:r>
          </w:p>
        </w:tc>
      </w:tr>
      <w:tr w14:paraId="66BB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8F152B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AEAB7A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349941E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3、为国产化设备。</w:t>
            </w:r>
          </w:p>
        </w:tc>
      </w:tr>
      <w:tr w14:paraId="7FF1F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restart"/>
            <w:shd w:val="clear" w:color="auto" w:fill="auto"/>
            <w:vAlign w:val="center"/>
          </w:tcPr>
          <w:p w14:paraId="3AD7219C">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6</w:t>
            </w:r>
          </w:p>
        </w:tc>
        <w:tc>
          <w:tcPr>
            <w:tcW w:w="899" w:type="pct"/>
            <w:gridSpan w:val="2"/>
            <w:vMerge w:val="restart"/>
            <w:shd w:val="clear" w:color="auto" w:fill="auto"/>
            <w:vAlign w:val="center"/>
          </w:tcPr>
          <w:p w14:paraId="7EF42A7D">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汇聚交换机2</w:t>
            </w:r>
          </w:p>
        </w:tc>
        <w:tc>
          <w:tcPr>
            <w:tcW w:w="3380" w:type="pct"/>
            <w:shd w:val="clear" w:color="auto" w:fill="auto"/>
            <w:vAlign w:val="top"/>
          </w:tcPr>
          <w:p w14:paraId="05CDB32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w:t>
            </w:r>
            <w:r>
              <w:rPr>
                <w:rFonts w:hint="eastAsia" w:ascii="宋体" w:hAnsi="宋体" w:cs="宋体"/>
                <w:i w:val="0"/>
                <w:iCs w:val="0"/>
                <w:color w:val="auto"/>
                <w:kern w:val="0"/>
                <w:sz w:val="22"/>
                <w:szCs w:val="22"/>
                <w:u w:val="none"/>
                <w:lang w:val="en-US" w:eastAsia="zh-CN" w:bidi="ar"/>
              </w:rPr>
              <w:t>、</w:t>
            </w:r>
            <w:ins w:id="61" w:author="wtx" w:date="2024-09-23T20:51:31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 xml:space="preserve">24个10/100/1000Base-T以太网端口, </w:t>
            </w:r>
            <w:ins w:id="62" w:author="wtx" w:date="2024-09-23T20:51:37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4个10G SFP+端口，配置</w:t>
            </w:r>
            <w:ins w:id="63" w:author="wtx" w:date="2024-09-23T20:51:35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4个万兆多模模块；</w:t>
            </w:r>
          </w:p>
        </w:tc>
      </w:tr>
      <w:tr w14:paraId="631438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D1868A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298A30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070202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2</w:t>
            </w:r>
            <w:r>
              <w:rPr>
                <w:rFonts w:hint="eastAsia" w:ascii="宋体" w:hAnsi="宋体" w:cs="宋体"/>
                <w:i w:val="0"/>
                <w:iCs w:val="0"/>
                <w:color w:val="auto"/>
                <w:kern w:val="0"/>
                <w:sz w:val="22"/>
                <w:szCs w:val="22"/>
                <w:u w:val="none"/>
                <w:lang w:val="en-US" w:eastAsia="zh-CN" w:bidi="ar"/>
              </w:rPr>
              <w:t>、</w:t>
            </w:r>
            <w:r>
              <w:rPr>
                <w:rFonts w:hint="eastAsia" w:ascii="宋体" w:hAnsi="宋体" w:eastAsia="宋体" w:cs="宋体"/>
                <w:i w:val="0"/>
                <w:iCs w:val="0"/>
                <w:color w:val="auto"/>
                <w:kern w:val="0"/>
                <w:sz w:val="22"/>
                <w:szCs w:val="22"/>
                <w:u w:val="none"/>
                <w:lang w:val="en-US" w:eastAsia="zh-CN" w:bidi="ar"/>
              </w:rPr>
              <w:t>交换容量</w:t>
            </w:r>
            <w:commentRangeStart w:id="25"/>
            <w:r>
              <w:rPr>
                <w:rFonts w:hint="eastAsia" w:ascii="宋体" w:hAnsi="宋体" w:eastAsia="宋体" w:cs="宋体"/>
                <w:i w:val="0"/>
                <w:iCs w:val="0"/>
                <w:color w:val="auto"/>
                <w:kern w:val="0"/>
                <w:sz w:val="22"/>
                <w:szCs w:val="22"/>
                <w:u w:val="none"/>
                <w:lang w:val="en-US" w:eastAsia="zh-CN" w:bidi="ar"/>
              </w:rPr>
              <w:t>：360Gbps 包转发率：156Mpps。</w:t>
            </w:r>
            <w:commentRangeEnd w:id="25"/>
            <w:r>
              <w:commentReference w:id="25"/>
            </w:r>
          </w:p>
        </w:tc>
      </w:tr>
      <w:tr w14:paraId="0EF3E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CE2FFA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61878B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403300C">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3、为国产化设备。</w:t>
            </w:r>
          </w:p>
        </w:tc>
      </w:tr>
      <w:tr w14:paraId="46747B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30E3934B">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7</w:t>
            </w:r>
          </w:p>
        </w:tc>
        <w:tc>
          <w:tcPr>
            <w:tcW w:w="899" w:type="pct"/>
            <w:gridSpan w:val="2"/>
            <w:vMerge w:val="restart"/>
            <w:shd w:val="clear" w:color="auto" w:fill="auto"/>
            <w:vAlign w:val="center"/>
          </w:tcPr>
          <w:p w14:paraId="7C44D2E4">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安全视频交换系统</w:t>
            </w:r>
          </w:p>
        </w:tc>
        <w:tc>
          <w:tcPr>
            <w:tcW w:w="3380" w:type="pct"/>
            <w:shd w:val="clear" w:color="auto" w:fill="auto"/>
            <w:vAlign w:val="top"/>
          </w:tcPr>
          <w:p w14:paraId="6243DE66">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（1）基本配置：</w:t>
            </w:r>
          </w:p>
        </w:tc>
      </w:tr>
      <w:tr w14:paraId="5F80E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16437F8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03215F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5CDC9FC">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1、标准2U机架式，由视频接入认证服务器以及用户接入认证服务器二台设备组成，部署在视频安全隔离与信息交换系统前后；</w:t>
            </w:r>
          </w:p>
        </w:tc>
      </w:tr>
      <w:tr w14:paraId="73C4E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120333E0">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ECEE92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FE154FF">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2、每台设备各具备</w:t>
            </w:r>
            <w:ins w:id="64" w:author="wtx" w:date="2024-09-23T20:52:00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4×100/1000Mbase-TX以太接口，</w:t>
            </w:r>
            <w:ins w:id="65" w:author="wtx" w:date="2024-09-23T20:52:01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2个万兆光纤接口，支持扩展光纤接口（多模或单模）；冗余电源；</w:t>
            </w:r>
          </w:p>
        </w:tc>
      </w:tr>
      <w:tr w14:paraId="0A106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C0D0B6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8E5D45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3D5BABC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（2）性能指标：</w:t>
            </w:r>
          </w:p>
        </w:tc>
      </w:tr>
      <w:tr w14:paraId="695A0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14DE1B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6D960C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F02AEC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视频应用图像传输能力≥6Gbps；</w:t>
            </w:r>
          </w:p>
        </w:tc>
      </w:tr>
      <w:tr w14:paraId="0269E3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14FBC2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2E09AC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A0DF4AE">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（3）功能要求：</w:t>
            </w:r>
          </w:p>
        </w:tc>
      </w:tr>
      <w:tr w14:paraId="1B235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ACB9FA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6DF415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BB8EA7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1、系统管理灵活，基于WEB可视化方式管理维护；</w:t>
            </w:r>
          </w:p>
        </w:tc>
      </w:tr>
      <w:tr w14:paraId="0A856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2497529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47E432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0C07B79">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2、支持海康、大华、宇视科技、科达、华为、星火等国内外视频监控厂商的信令控制协议；支持协议扩展，通过修改协议模板即可实现新厂商接入；</w:t>
            </w:r>
          </w:p>
        </w:tc>
      </w:tr>
      <w:tr w14:paraId="569A1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1D8F914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3FA8F69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21F1F6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3、为满足公安部GA/T 1788.3-2021规范要求，要求产品兼容GB35114标准的视频平台的接入；</w:t>
            </w:r>
          </w:p>
        </w:tc>
      </w:tr>
      <w:tr w14:paraId="50CF0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7BB02E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36ACE91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3E151A5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4、提供控制信令的黑白名单过滤；提供视频流格式黑白名单过滤；</w:t>
            </w:r>
          </w:p>
        </w:tc>
      </w:tr>
      <w:tr w14:paraId="66128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453047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97E027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E26160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5、为保证网络的高效率高，高安全性，产品需支持IPV6接入；</w:t>
            </w:r>
          </w:p>
        </w:tc>
      </w:tr>
      <w:tr w14:paraId="1A1E9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70674B0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8A2E13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27F094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6、与视频安全隔离网闸为同一品牌，保证兼容性和稳定性支持双机热备功能，提供高可靠性支持；</w:t>
            </w:r>
          </w:p>
        </w:tc>
      </w:tr>
      <w:tr w14:paraId="6442CC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121CC34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6F4BD2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E6A102E">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▲7、能够在IPV4协议和IPV6协议环境下，对视频流使用用户、源端IP地址、目的端IP地址、访问时间进行控制；可对视频流进行丢帧、插帧处理；可对信令协议做register、play等关键字过滤，控制操作类型（</w:t>
            </w:r>
            <w:r>
              <w:rPr>
                <w:rFonts w:hint="eastAsia" w:ascii="宋体" w:hAnsi="宋体" w:cs="宋体"/>
                <w:b/>
                <w:bCs/>
                <w:color w:val="FF0000"/>
                <w:kern w:val="0"/>
                <w:sz w:val="22"/>
                <w:szCs w:val="22"/>
                <w:u w:val="none"/>
                <w:lang w:bidi="ar"/>
              </w:rPr>
              <w:t>提供具有CMA和CNAS标识的检测报告扫描件</w:t>
            </w:r>
            <w:commentRangeStart w:id="26"/>
            <w:r>
              <w:rPr>
                <w:rFonts w:hint="eastAsia" w:ascii="宋体" w:hAnsi="宋体" w:eastAsia="宋体" w:cs="宋体"/>
                <w:b/>
                <w:bCs/>
                <w:i w:val="0"/>
                <w:iCs w:val="0"/>
                <w:color w:val="FF0000"/>
                <w:kern w:val="0"/>
                <w:sz w:val="22"/>
                <w:szCs w:val="22"/>
                <w:u w:val="none"/>
                <w:lang w:val="en-US" w:eastAsia="zh-CN" w:bidi="ar"/>
              </w:rPr>
              <w:t>加盖原厂公章或投标专用章</w:t>
            </w:r>
            <w:r>
              <w:rPr>
                <w:rFonts w:hint="eastAsia" w:ascii="宋体" w:hAnsi="宋体" w:cs="宋体"/>
                <w:b/>
                <w:bCs/>
                <w:color w:val="FF0000"/>
                <w:kern w:val="0"/>
                <w:sz w:val="22"/>
                <w:szCs w:val="22"/>
                <w:u w:val="none"/>
                <w:lang w:bidi="ar"/>
              </w:rPr>
              <w:t>，需能体现该参数</w:t>
            </w:r>
            <w:r>
              <w:rPr>
                <w:rFonts w:hint="eastAsia" w:ascii="宋体" w:hAnsi="宋体" w:eastAsia="宋体" w:cs="宋体"/>
                <w:b/>
                <w:bCs/>
                <w:i w:val="0"/>
                <w:iCs w:val="0"/>
                <w:color w:val="FF0000"/>
                <w:kern w:val="0"/>
                <w:sz w:val="22"/>
                <w:szCs w:val="22"/>
                <w:u w:val="none"/>
                <w:lang w:val="en-US" w:eastAsia="zh-CN" w:bidi="ar"/>
              </w:rPr>
              <w:t>）；</w:t>
            </w:r>
            <w:commentRangeEnd w:id="26"/>
            <w:r>
              <w:commentReference w:id="26"/>
            </w:r>
          </w:p>
        </w:tc>
      </w:tr>
      <w:tr w14:paraId="0EF74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35DCC45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669015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2848C4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▲8、具备用户操作审计与视频流流量审计，支持在IPV4协议和IPV6协议环境下的审计功能，能够记录用户操作行为日志及访问视频流的流量，具备日志存储周期回滚功能</w:t>
            </w:r>
            <w:commentRangeStart w:id="27"/>
            <w:r>
              <w:rPr>
                <w:rFonts w:hint="eastAsia" w:ascii="宋体" w:hAnsi="宋体" w:eastAsia="宋体" w:cs="宋体"/>
                <w:b/>
                <w:bCs/>
                <w:i w:val="0"/>
                <w:iCs w:val="0"/>
                <w:color w:val="FF0000"/>
                <w:kern w:val="0"/>
                <w:sz w:val="22"/>
                <w:szCs w:val="22"/>
                <w:u w:val="none"/>
                <w:lang w:val="en-US" w:eastAsia="zh-CN" w:bidi="ar"/>
              </w:rPr>
              <w:t>（</w:t>
            </w:r>
            <w:ins w:id="66" w:author="Trafalgar Roy" w:date="2024-09-13T20:22:54Z">
              <w:r>
                <w:rPr>
                  <w:rFonts w:hint="eastAsia" w:ascii="宋体" w:hAnsi="宋体" w:cs="宋体"/>
                  <w:b/>
                  <w:bCs/>
                  <w:color w:val="FF0000"/>
                  <w:kern w:val="0"/>
                  <w:sz w:val="22"/>
                  <w:szCs w:val="22"/>
                  <w:u w:val="none"/>
                  <w:lang w:bidi="ar"/>
                </w:rPr>
                <w:t>提供具有CMA和CNAS标识的检测报告扫描件</w:t>
              </w:r>
            </w:ins>
            <w:ins w:id="67" w:author="Trafalgar Roy" w:date="2024-09-13T22:36:16Z">
              <w:r>
                <w:rPr>
                  <w:rFonts w:hint="eastAsia" w:ascii="宋体" w:hAnsi="宋体" w:eastAsia="宋体" w:cs="宋体"/>
                  <w:b/>
                  <w:bCs/>
                  <w:i w:val="0"/>
                  <w:iCs w:val="0"/>
                  <w:color w:val="FF0000"/>
                  <w:kern w:val="0"/>
                  <w:sz w:val="22"/>
                  <w:szCs w:val="22"/>
                  <w:u w:val="none"/>
                  <w:lang w:val="en-US" w:eastAsia="zh-CN" w:bidi="ar"/>
                </w:rPr>
                <w:t>加盖原厂公章或投标专用章</w:t>
              </w:r>
            </w:ins>
            <w:ins w:id="68" w:author="Trafalgar Roy" w:date="2024-09-13T20:22:54Z">
              <w:r>
                <w:rPr>
                  <w:rFonts w:hint="eastAsia" w:ascii="宋体" w:hAnsi="宋体" w:cs="宋体"/>
                  <w:b/>
                  <w:bCs/>
                  <w:color w:val="FF0000"/>
                  <w:kern w:val="0"/>
                  <w:sz w:val="22"/>
                  <w:szCs w:val="22"/>
                  <w:u w:val="none"/>
                  <w:lang w:bidi="ar"/>
                </w:rPr>
                <w:t>，需能体现该参数</w:t>
              </w:r>
            </w:ins>
            <w:r>
              <w:rPr>
                <w:rFonts w:hint="eastAsia" w:ascii="宋体" w:hAnsi="宋体" w:eastAsia="宋体" w:cs="宋体"/>
                <w:b/>
                <w:bCs/>
                <w:i w:val="0"/>
                <w:iCs w:val="0"/>
                <w:color w:val="FF0000"/>
                <w:kern w:val="0"/>
                <w:sz w:val="22"/>
                <w:szCs w:val="22"/>
                <w:u w:val="none"/>
                <w:lang w:val="en-US" w:eastAsia="zh-CN" w:bidi="ar"/>
              </w:rPr>
              <w:t>）</w:t>
            </w:r>
            <w:commentRangeEnd w:id="27"/>
            <w:r>
              <w:commentReference w:id="27"/>
            </w:r>
            <w:r>
              <w:rPr>
                <w:rFonts w:hint="eastAsia" w:ascii="宋体" w:hAnsi="宋体" w:eastAsia="宋体" w:cs="宋体"/>
                <w:b/>
                <w:bCs/>
                <w:i w:val="0"/>
                <w:iCs w:val="0"/>
                <w:color w:val="FF0000"/>
                <w:kern w:val="0"/>
                <w:sz w:val="22"/>
                <w:szCs w:val="22"/>
                <w:u w:val="none"/>
                <w:lang w:val="en-US" w:eastAsia="zh-CN" w:bidi="ar"/>
              </w:rPr>
              <w:t>；</w:t>
            </w:r>
          </w:p>
        </w:tc>
      </w:tr>
      <w:tr w14:paraId="56FE7A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3A89A10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F5E957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368BB8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▲9、产品需符合GB 42250-2022《信息安全技术网络安全专用产品安全技术要求》，并具备中国网络安全审查中心与认证中心颁发的《网络关键设备和网络安全专用产品安全认证证书》，</w:t>
            </w:r>
            <w:commentRangeStart w:id="28"/>
            <w:r>
              <w:rPr>
                <w:rFonts w:hint="eastAsia" w:ascii="宋体" w:hAnsi="宋体" w:eastAsia="宋体" w:cs="宋体"/>
                <w:b/>
                <w:bCs/>
                <w:i w:val="0"/>
                <w:iCs w:val="0"/>
                <w:color w:val="FF0000"/>
                <w:kern w:val="0"/>
                <w:sz w:val="22"/>
                <w:szCs w:val="22"/>
                <w:u w:val="none"/>
                <w:lang w:val="en-US" w:eastAsia="zh-CN" w:bidi="ar"/>
              </w:rPr>
              <w:t>提供</w:t>
            </w:r>
            <w:ins w:id="69" w:author="Trafalgar Roy" w:date="2024-09-13T22:35:30Z">
              <w:r>
                <w:rPr>
                  <w:rFonts w:hint="eastAsia" w:ascii="宋体" w:hAnsi="宋体" w:cs="宋体"/>
                  <w:b/>
                  <w:bCs/>
                  <w:color w:val="FF0000"/>
                  <w:kern w:val="0"/>
                  <w:sz w:val="22"/>
                  <w:szCs w:val="22"/>
                  <w:u w:val="none"/>
                  <w:lang w:bidi="ar"/>
                </w:rPr>
                <w:t>对应产品的《网络关键设备和网络安全专用产品安全认证证书》扫描件</w:t>
              </w:r>
            </w:ins>
            <w:ins w:id="70" w:author="Trafalgar Roy" w:date="2024-09-13T22:36:21Z">
              <w:r>
                <w:rPr>
                  <w:rFonts w:hint="eastAsia" w:ascii="宋体" w:hAnsi="宋体" w:eastAsia="宋体" w:cs="宋体"/>
                  <w:b/>
                  <w:bCs/>
                  <w:i w:val="0"/>
                  <w:iCs w:val="0"/>
                  <w:color w:val="FF0000"/>
                  <w:kern w:val="0"/>
                  <w:sz w:val="22"/>
                  <w:szCs w:val="22"/>
                  <w:u w:val="none"/>
                  <w:lang w:val="en-US" w:eastAsia="zh-CN" w:bidi="ar"/>
                </w:rPr>
                <w:t>加盖原厂公章或投标专用章</w:t>
              </w:r>
              <w:commentRangeEnd w:id="28"/>
            </w:ins>
            <w:r>
              <w:commentReference w:id="28"/>
            </w:r>
            <w:r>
              <w:rPr>
                <w:rFonts w:hint="eastAsia" w:ascii="宋体" w:hAnsi="宋体" w:eastAsia="宋体" w:cs="宋体"/>
                <w:b/>
                <w:bCs/>
                <w:i w:val="0"/>
                <w:iCs w:val="0"/>
                <w:color w:val="FF0000"/>
                <w:kern w:val="0"/>
                <w:sz w:val="22"/>
                <w:szCs w:val="22"/>
                <w:u w:val="none"/>
                <w:lang w:val="en-US" w:eastAsia="zh-CN" w:bidi="ar"/>
              </w:rPr>
              <w:t>；</w:t>
            </w:r>
          </w:p>
        </w:tc>
      </w:tr>
      <w:tr w14:paraId="70171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51E259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1F0D4E0">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560099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（4）为国产化设备。</w:t>
            </w:r>
          </w:p>
        </w:tc>
      </w:tr>
      <w:tr w14:paraId="4AC37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5B4BB7C4">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8</w:t>
            </w:r>
          </w:p>
        </w:tc>
        <w:tc>
          <w:tcPr>
            <w:tcW w:w="899" w:type="pct"/>
            <w:gridSpan w:val="2"/>
            <w:vMerge w:val="restart"/>
            <w:shd w:val="clear" w:color="auto" w:fill="auto"/>
            <w:vAlign w:val="center"/>
          </w:tcPr>
          <w:p w14:paraId="350DACA7">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视频安全隔离网闸</w:t>
            </w:r>
          </w:p>
        </w:tc>
        <w:tc>
          <w:tcPr>
            <w:tcW w:w="3380" w:type="pct"/>
            <w:shd w:val="clear" w:color="auto" w:fill="auto"/>
            <w:vAlign w:val="top"/>
          </w:tcPr>
          <w:p w14:paraId="0BBD32BE">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（1）基本配置：</w:t>
            </w:r>
          </w:p>
        </w:tc>
      </w:tr>
      <w:tr w14:paraId="79991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20" w:hRule="atLeast"/>
          <w:jc w:val="center"/>
        </w:trPr>
        <w:tc>
          <w:tcPr>
            <w:tcW w:w="719" w:type="pct"/>
            <w:vMerge w:val="continue"/>
            <w:shd w:val="clear" w:color="auto" w:fill="auto"/>
            <w:vAlign w:val="center"/>
          </w:tcPr>
          <w:p w14:paraId="464BE4B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A1277A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9C13447">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采用2+1架构和专用硬件隔离技术，基于自主知识产权的TIT的专用硬件保证隔离的有效性及安全性，属完全自主开发且不可从外部编程控制，保证信任网络和非信任网络之间链路层的断开，彻底阻断TCP/IP协议以及其他网络协议；</w:t>
            </w:r>
          </w:p>
        </w:tc>
      </w:tr>
      <w:tr w14:paraId="39095A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6155DE9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7AB83E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15BCD65">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2、具备8×100/1000Mbase-TX以太接口，4个万兆光纤接口，支持扩展光纤接口（多模或单模）；冗余电源；</w:t>
            </w:r>
          </w:p>
        </w:tc>
      </w:tr>
      <w:tr w14:paraId="61625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2DF2E3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7939EE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E65016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3、提供液晶面板，用于对设备状态的直观显示。</w:t>
            </w:r>
          </w:p>
        </w:tc>
      </w:tr>
      <w:tr w14:paraId="73E4EE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A4F626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1F501D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418344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（2）性能指标：</w:t>
            </w:r>
          </w:p>
        </w:tc>
      </w:tr>
      <w:tr w14:paraId="0B3F5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3BDAB71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151F7F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DAFEAA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1、系统应用层数据传输吞吐量≥6Gbps；系统并发连接数≥90000；内部系统交换带宽≧10Gbps；</w:t>
            </w:r>
          </w:p>
        </w:tc>
      </w:tr>
      <w:tr w14:paraId="1E128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60873C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ACFCAD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E86DFDC">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（3）功能要求：</w:t>
            </w:r>
          </w:p>
        </w:tc>
      </w:tr>
      <w:tr w14:paraId="7F8C5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B0BA73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349A28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53F001D">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1、支持视频流媒体以及其他常见协议数据传输通信；</w:t>
            </w:r>
          </w:p>
        </w:tc>
      </w:tr>
      <w:tr w14:paraId="40823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9A2E02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FD030F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BAE604A">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2、为保证网络的高效率高，高安全性，产品需支持IPV6接入；</w:t>
            </w:r>
          </w:p>
        </w:tc>
      </w:tr>
      <w:tr w14:paraId="5FA140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6A30E73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ECC695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1B34EC6">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FF0000"/>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▲3、产品需符合GB 42250-2022《信息安全技术网络安全专用产品安全技术要求》，并具备中国网络安全审查中心与认证中心颁发的《网络关键设备和网络安全专用产品安全认证证书》，</w:t>
            </w:r>
            <w:ins w:id="71" w:author="Trafalgar Roy" w:date="2024-09-13T22:37:03Z">
              <w:commentRangeStart w:id="29"/>
              <w:r>
                <w:rPr>
                  <w:rFonts w:hint="eastAsia" w:ascii="宋体" w:hAnsi="宋体" w:cs="宋体"/>
                  <w:b/>
                  <w:bCs/>
                  <w:color w:val="FF0000"/>
                  <w:kern w:val="0"/>
                  <w:sz w:val="22"/>
                  <w:szCs w:val="22"/>
                  <w:u w:val="none"/>
                  <w:lang w:bidi="ar"/>
                </w:rPr>
                <w:t>提供对应产品的《网络关键设备和网络安全专用产品安全认证证书》扫描件</w:t>
              </w:r>
            </w:ins>
            <w:ins w:id="72" w:author="Trafalgar Roy" w:date="2024-09-13T22:37:15Z">
              <w:r>
                <w:rPr>
                  <w:rFonts w:hint="eastAsia" w:ascii="宋体" w:hAnsi="宋体" w:eastAsia="宋体" w:cs="宋体"/>
                  <w:b/>
                  <w:bCs/>
                  <w:i w:val="0"/>
                  <w:iCs w:val="0"/>
                  <w:color w:val="FF0000"/>
                  <w:kern w:val="0"/>
                  <w:sz w:val="22"/>
                  <w:szCs w:val="22"/>
                  <w:u w:val="none"/>
                  <w:lang w:val="en-US" w:eastAsia="zh-CN" w:bidi="ar"/>
                </w:rPr>
                <w:t>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29"/>
            <w:r>
              <w:commentReference w:id="29"/>
            </w:r>
          </w:p>
        </w:tc>
      </w:tr>
      <w:tr w14:paraId="0BBA0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CEB4C2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362DBE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B6AFD7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（4）为国产化设备。</w:t>
            </w:r>
          </w:p>
        </w:tc>
      </w:tr>
      <w:tr w14:paraId="20BE5D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22556F90">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9</w:t>
            </w:r>
          </w:p>
        </w:tc>
        <w:tc>
          <w:tcPr>
            <w:tcW w:w="899" w:type="pct"/>
            <w:gridSpan w:val="2"/>
            <w:vMerge w:val="restart"/>
            <w:shd w:val="clear" w:color="auto" w:fill="auto"/>
            <w:vAlign w:val="center"/>
          </w:tcPr>
          <w:p w14:paraId="0B654561">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集控探针</w:t>
            </w:r>
          </w:p>
        </w:tc>
        <w:tc>
          <w:tcPr>
            <w:tcW w:w="3380" w:type="pct"/>
            <w:shd w:val="clear" w:color="auto" w:fill="auto"/>
            <w:vAlign w:val="top"/>
          </w:tcPr>
          <w:p w14:paraId="03AFA3BA">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（1）基本配置：</w:t>
            </w:r>
          </w:p>
        </w:tc>
      </w:tr>
      <w:tr w14:paraId="13205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685012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4380F5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E1DC65D">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1、标准机架式机箱，2U设备；</w:t>
            </w:r>
          </w:p>
        </w:tc>
      </w:tr>
      <w:tr w14:paraId="608DE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4498C3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4C3A76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5382AE6">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w:t>
            </w:r>
            <w:ins w:id="73" w:author="wtx" w:date="2024-09-23T20:53:01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4个千兆网络接口；</w:t>
            </w:r>
          </w:p>
        </w:tc>
      </w:tr>
      <w:tr w14:paraId="259DE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CA1EE1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D69076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00D818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3、使用安全加固的Linux操作系统；</w:t>
            </w:r>
          </w:p>
        </w:tc>
      </w:tr>
      <w:tr w14:paraId="2BCDA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C4CB1E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8FC077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A09101F">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（2）功能要求：</w:t>
            </w:r>
          </w:p>
        </w:tc>
      </w:tr>
      <w:tr w14:paraId="62A5F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3B0AC3E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0E132C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BCFC2F1">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用于平台内部设备状态获取以及设备管理；支持SYSLOG、v2/SNMP v3、Telnet、ICMP协议。</w:t>
            </w:r>
          </w:p>
        </w:tc>
      </w:tr>
      <w:tr w14:paraId="40B854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5B018D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4DC62B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34D77F1">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（3）为国产化设备。</w:t>
            </w:r>
          </w:p>
        </w:tc>
      </w:tr>
      <w:tr w14:paraId="7757F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657379BE">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10</w:t>
            </w:r>
          </w:p>
        </w:tc>
        <w:tc>
          <w:tcPr>
            <w:tcW w:w="899" w:type="pct"/>
            <w:gridSpan w:val="2"/>
            <w:vMerge w:val="restart"/>
            <w:shd w:val="clear" w:color="auto" w:fill="auto"/>
            <w:vAlign w:val="center"/>
          </w:tcPr>
          <w:p w14:paraId="4E0D585A">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设备准入控制</w:t>
            </w:r>
          </w:p>
        </w:tc>
        <w:tc>
          <w:tcPr>
            <w:tcW w:w="3380" w:type="pct"/>
            <w:shd w:val="clear" w:color="auto" w:fill="auto"/>
            <w:vAlign w:val="top"/>
          </w:tcPr>
          <w:p w14:paraId="7449A03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lang w:eastAsia="zh-CN"/>
              </w:rPr>
            </w:pPr>
            <w:r>
              <w:rPr>
                <w:rFonts w:hint="eastAsia" w:ascii="宋体" w:hAnsi="宋体" w:eastAsia="宋体" w:cs="宋体"/>
                <w:i w:val="0"/>
                <w:iCs w:val="0"/>
                <w:color w:val="auto"/>
                <w:sz w:val="22"/>
                <w:szCs w:val="22"/>
                <w:u w:val="none"/>
              </w:rPr>
              <w:t>1、标准机架式设备</w:t>
            </w:r>
            <w:r>
              <w:rPr>
                <w:rFonts w:hint="eastAsia" w:ascii="宋体" w:hAnsi="宋体" w:cs="宋体"/>
                <w:i w:val="0"/>
                <w:iCs w:val="0"/>
                <w:color w:val="auto"/>
                <w:sz w:val="22"/>
                <w:szCs w:val="22"/>
                <w:u w:val="none"/>
                <w:lang w:eastAsia="zh-CN"/>
              </w:rPr>
              <w:t>，具备</w:t>
            </w:r>
            <w:ins w:id="74" w:author="wtx" w:date="2024-09-23T20:53:05Z">
              <w:r>
                <w:rPr>
                  <w:rFonts w:hint="eastAsia" w:ascii="宋体" w:hAnsi="宋体" w:cs="宋体"/>
                  <w:i w:val="0"/>
                  <w:iCs w:val="0"/>
                  <w:color w:val="auto"/>
                  <w:kern w:val="0"/>
                  <w:sz w:val="22"/>
                  <w:szCs w:val="22"/>
                  <w:u w:val="none"/>
                  <w:lang w:val="en-US" w:eastAsia="zh-CN" w:bidi="ar"/>
                </w:rPr>
                <w:t>≥</w:t>
              </w:r>
            </w:ins>
            <w:r>
              <w:rPr>
                <w:rFonts w:hint="eastAsia" w:ascii="宋体" w:hAnsi="宋体" w:cs="宋体"/>
                <w:i w:val="0"/>
                <w:iCs w:val="0"/>
                <w:color w:val="auto"/>
                <w:sz w:val="22"/>
                <w:szCs w:val="22"/>
                <w:u w:val="none"/>
                <w:lang w:eastAsia="zh-CN"/>
              </w:rPr>
              <w:t>10/100/1000Mbps（电口）×6，千兆SFP（光纤口）×4；</w:t>
            </w:r>
          </w:p>
        </w:tc>
      </w:tr>
      <w:tr w14:paraId="5DA87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FDD8BB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87D6C8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3D3024C">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2</w:t>
            </w:r>
            <w:r>
              <w:rPr>
                <w:rFonts w:hint="eastAsia" w:ascii="宋体" w:hAnsi="宋体" w:eastAsia="宋体" w:cs="宋体"/>
                <w:i w:val="0"/>
                <w:iCs w:val="0"/>
                <w:color w:val="auto"/>
                <w:kern w:val="0"/>
                <w:sz w:val="22"/>
                <w:szCs w:val="22"/>
                <w:u w:val="none"/>
                <w:lang w:val="en-US" w:eastAsia="zh-CN" w:bidi="ar"/>
              </w:rPr>
              <w:t>、支持基于终端特征的设备认证；</w:t>
            </w:r>
          </w:p>
        </w:tc>
      </w:tr>
      <w:tr w14:paraId="002374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CF76BE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F5560F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F4D292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3</w:t>
            </w:r>
            <w:r>
              <w:rPr>
                <w:rFonts w:hint="eastAsia" w:ascii="宋体" w:hAnsi="宋体" w:eastAsia="宋体" w:cs="宋体"/>
                <w:i w:val="0"/>
                <w:iCs w:val="0"/>
                <w:color w:val="auto"/>
                <w:kern w:val="0"/>
                <w:sz w:val="22"/>
                <w:szCs w:val="22"/>
                <w:u w:val="none"/>
                <w:lang w:val="en-US" w:eastAsia="zh-CN" w:bidi="ar"/>
              </w:rPr>
              <w:t>、支持基于细粒度授权管理策略的内信息资源及应用系统强制访问控制；</w:t>
            </w:r>
          </w:p>
        </w:tc>
      </w:tr>
      <w:tr w14:paraId="670D06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DA7094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678B16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7B31908">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4</w:t>
            </w:r>
            <w:r>
              <w:rPr>
                <w:rFonts w:hint="eastAsia" w:ascii="宋体" w:hAnsi="宋体" w:eastAsia="宋体" w:cs="宋体"/>
                <w:i w:val="0"/>
                <w:iCs w:val="0"/>
                <w:color w:val="auto"/>
                <w:kern w:val="0"/>
                <w:sz w:val="22"/>
                <w:szCs w:val="22"/>
                <w:u w:val="none"/>
                <w:lang w:val="en-US" w:eastAsia="zh-CN" w:bidi="ar"/>
              </w:rPr>
              <w:t>、支持双机热备、支持负载均衡；</w:t>
            </w:r>
          </w:p>
        </w:tc>
      </w:tr>
      <w:tr w14:paraId="4B4F3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E9BA97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BC2303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06BE83B">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5</w:t>
            </w:r>
            <w:r>
              <w:rPr>
                <w:rFonts w:hint="eastAsia" w:ascii="宋体" w:hAnsi="宋体" w:eastAsia="宋体" w:cs="宋体"/>
                <w:i w:val="0"/>
                <w:iCs w:val="0"/>
                <w:color w:val="auto"/>
                <w:kern w:val="0"/>
                <w:sz w:val="22"/>
                <w:szCs w:val="22"/>
                <w:u w:val="none"/>
                <w:lang w:val="en-US" w:eastAsia="zh-CN" w:bidi="ar"/>
              </w:rPr>
              <w:t>、包括访问控制模块、审计模块；</w:t>
            </w:r>
          </w:p>
        </w:tc>
      </w:tr>
      <w:tr w14:paraId="69E09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F50381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0F17C1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C51D18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6</w:t>
            </w:r>
            <w:r>
              <w:rPr>
                <w:rFonts w:hint="eastAsia" w:ascii="宋体" w:hAnsi="宋体" w:eastAsia="宋体" w:cs="宋体"/>
                <w:i w:val="0"/>
                <w:iCs w:val="0"/>
                <w:color w:val="auto"/>
                <w:kern w:val="0"/>
                <w:sz w:val="22"/>
                <w:szCs w:val="22"/>
                <w:u w:val="none"/>
                <w:lang w:val="en-US" w:eastAsia="zh-CN" w:bidi="ar"/>
              </w:rPr>
              <w:t>、为国产化设备。</w:t>
            </w:r>
          </w:p>
        </w:tc>
      </w:tr>
      <w:tr w14:paraId="3E0FEF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36FE59A3">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11</w:t>
            </w:r>
          </w:p>
        </w:tc>
        <w:tc>
          <w:tcPr>
            <w:tcW w:w="899" w:type="pct"/>
            <w:gridSpan w:val="2"/>
            <w:vMerge w:val="restart"/>
            <w:shd w:val="clear" w:color="auto" w:fill="auto"/>
            <w:vAlign w:val="center"/>
          </w:tcPr>
          <w:p w14:paraId="21EACD20">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下一代防火墙（50G）</w:t>
            </w:r>
          </w:p>
        </w:tc>
        <w:tc>
          <w:tcPr>
            <w:tcW w:w="3380" w:type="pct"/>
            <w:shd w:val="clear" w:color="auto" w:fill="auto"/>
            <w:vAlign w:val="top"/>
          </w:tcPr>
          <w:p w14:paraId="729631E7">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（1）基本配置：</w:t>
            </w:r>
          </w:p>
        </w:tc>
      </w:tr>
      <w:tr w14:paraId="3F00E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B1E519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95C493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9F16F21">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b/>
                <w:bCs/>
                <w:i w:val="0"/>
                <w:iCs w:val="0"/>
                <w:color w:val="FF0000"/>
                <w:kern w:val="0"/>
                <w:sz w:val="22"/>
                <w:szCs w:val="22"/>
                <w:u w:val="none"/>
                <w:lang w:val="en-US" w:eastAsia="zh-CN" w:bidi="ar"/>
              </w:rPr>
              <w:t>▲1、机架式硬件万兆防火墙</w:t>
            </w:r>
            <w:r>
              <w:rPr>
                <w:rFonts w:hint="eastAsia" w:ascii="宋体" w:hAnsi="宋体" w:cs="宋体"/>
                <w:b/>
                <w:bCs/>
                <w:i w:val="0"/>
                <w:iCs w:val="0"/>
                <w:color w:val="FF0000"/>
                <w:kern w:val="0"/>
                <w:sz w:val="22"/>
                <w:szCs w:val="22"/>
                <w:u w:val="none"/>
                <w:lang w:val="en-US" w:eastAsia="zh-CN" w:bidi="ar"/>
              </w:rPr>
              <w:t>，高度1U</w:t>
            </w:r>
            <w:ins w:id="75" w:author="Trafalgar Roy" w:date="2024-09-13T20:24:30Z">
              <w:commentRangeStart w:id="30"/>
              <w:r>
                <w:rPr>
                  <w:rFonts w:hint="eastAsia" w:ascii="宋体" w:hAnsi="宋体" w:cs="宋体"/>
                  <w:b/>
                  <w:bCs/>
                  <w:i w:val="0"/>
                  <w:iCs w:val="0"/>
                  <w:color w:val="FF0000"/>
                  <w:kern w:val="0"/>
                  <w:sz w:val="22"/>
                  <w:szCs w:val="22"/>
                  <w:u w:val="none"/>
                  <w:lang w:val="en-US" w:eastAsia="zh-CN" w:bidi="ar"/>
                </w:rPr>
                <w:t>（</w:t>
              </w:r>
            </w:ins>
            <w:ins w:id="76" w:author="Trafalgar Roy" w:date="2024-09-13T23:51:43Z">
              <w:r>
                <w:rPr>
                  <w:rFonts w:hint="eastAsia" w:ascii="宋体" w:hAnsi="宋体" w:cs="宋体"/>
                  <w:b/>
                  <w:bCs/>
                  <w:color w:val="FF0000"/>
                  <w:kern w:val="0"/>
                  <w:sz w:val="22"/>
                  <w:szCs w:val="22"/>
                  <w:u w:val="none"/>
                  <w:lang w:bidi="ar"/>
                </w:rPr>
                <w:t>提供产品实物图片证明</w:t>
              </w:r>
            </w:ins>
            <w:ins w:id="77" w:author="Trafalgar Roy" w:date="2024-09-13T20:25:40Z">
              <w:r>
                <w:rPr>
                  <w:rFonts w:hint="eastAsia" w:ascii="宋体" w:hAnsi="宋体" w:cs="宋体"/>
                  <w:b/>
                  <w:bCs/>
                  <w:color w:val="FF0000"/>
                  <w:kern w:val="0"/>
                  <w:sz w:val="22"/>
                  <w:szCs w:val="22"/>
                  <w:u w:val="none"/>
                  <w:lang w:bidi="ar"/>
                </w:rPr>
                <w:t>加盖原厂公章或投标专用章</w:t>
              </w:r>
            </w:ins>
            <w:ins w:id="78" w:author="Trafalgar Roy" w:date="2024-09-13T20:24:30Z">
              <w:r>
                <w:rPr>
                  <w:rFonts w:hint="eastAsia" w:ascii="宋体" w:hAnsi="宋体" w:cs="宋体"/>
                  <w:b/>
                  <w:bCs/>
                  <w:i w:val="0"/>
                  <w:iCs w:val="0"/>
                  <w:color w:val="FF0000"/>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w:t>
            </w:r>
            <w:commentRangeEnd w:id="30"/>
            <w:r>
              <w:commentReference w:id="30"/>
            </w:r>
          </w:p>
        </w:tc>
      </w:tr>
      <w:tr w14:paraId="62F34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4D9565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8395C7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6847E85">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ins w:id="79" w:author="Trafalgar Roy" w:date="2024-09-14T08:19:25Z">
              <w:r>
                <w:rPr>
                  <w:rFonts w:hint="eastAsia" w:ascii="宋体" w:hAnsi="宋体" w:eastAsia="宋体" w:cs="宋体"/>
                  <w:b/>
                  <w:bCs/>
                  <w:i w:val="0"/>
                  <w:iCs w:val="0"/>
                  <w:color w:val="FF0000"/>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2、2个100G（可兼容40G）、16万兆光、16电（带4个万兆多模光模块）</w:t>
            </w:r>
            <w:ins w:id="80" w:author="Trafalgar Roy" w:date="2024-09-14T08:18:29Z">
              <w:commentRangeStart w:id="31"/>
              <w:r>
                <w:rPr>
                  <w:rFonts w:hint="eastAsia" w:ascii="宋体" w:hAnsi="宋体" w:cs="宋体"/>
                  <w:b/>
                  <w:bCs/>
                  <w:i w:val="0"/>
                  <w:iCs w:val="0"/>
                  <w:color w:val="FF0000"/>
                  <w:kern w:val="0"/>
                  <w:sz w:val="22"/>
                  <w:szCs w:val="22"/>
                  <w:u w:val="none"/>
                  <w:lang w:val="en-US" w:eastAsia="zh-CN" w:bidi="ar"/>
                </w:rPr>
                <w:t>（</w:t>
              </w:r>
            </w:ins>
            <w:ins w:id="81" w:author="Trafalgar Roy" w:date="2024-09-14T08:18:29Z">
              <w:r>
                <w:rPr>
                  <w:rFonts w:hint="eastAsia" w:ascii="宋体" w:hAnsi="宋体" w:cs="宋体"/>
                  <w:b/>
                  <w:bCs/>
                  <w:color w:val="FF0000"/>
                  <w:kern w:val="0"/>
                  <w:sz w:val="22"/>
                  <w:szCs w:val="22"/>
                  <w:u w:val="none"/>
                  <w:lang w:bidi="ar"/>
                </w:rPr>
                <w:t>提供产品实物图片</w:t>
              </w:r>
            </w:ins>
            <w:ins w:id="82" w:author="Trafalgar Roy" w:date="2024-09-14T08:19:05Z">
              <w:r>
                <w:rPr>
                  <w:rFonts w:hint="eastAsia" w:ascii="宋体" w:hAnsi="宋体" w:cs="宋体"/>
                  <w:b/>
                  <w:bCs/>
                  <w:color w:val="FF0000"/>
                  <w:kern w:val="0"/>
                  <w:sz w:val="22"/>
                  <w:szCs w:val="22"/>
                  <w:u w:val="none"/>
                  <w:lang w:bidi="ar"/>
                </w:rPr>
                <w:t>和设备界面截图</w:t>
              </w:r>
            </w:ins>
            <w:ins w:id="83" w:author="Trafalgar Roy" w:date="2024-09-14T08:18:29Z">
              <w:r>
                <w:rPr>
                  <w:rFonts w:hint="eastAsia" w:ascii="宋体" w:hAnsi="宋体" w:cs="宋体"/>
                  <w:b/>
                  <w:bCs/>
                  <w:color w:val="FF0000"/>
                  <w:kern w:val="0"/>
                  <w:sz w:val="22"/>
                  <w:szCs w:val="22"/>
                  <w:u w:val="none"/>
                  <w:lang w:bidi="ar"/>
                </w:rPr>
                <w:t>证明加盖原厂公章或投标专用章</w:t>
              </w:r>
            </w:ins>
            <w:ins w:id="84" w:author="Trafalgar Roy" w:date="2024-09-14T08:18:29Z">
              <w:r>
                <w:rPr>
                  <w:rFonts w:hint="eastAsia" w:ascii="宋体" w:hAnsi="宋体" w:cs="宋体"/>
                  <w:b/>
                  <w:bCs/>
                  <w:i w:val="0"/>
                  <w:iCs w:val="0"/>
                  <w:color w:val="FF0000"/>
                  <w:kern w:val="0"/>
                  <w:sz w:val="22"/>
                  <w:szCs w:val="22"/>
                  <w:u w:val="none"/>
                  <w:lang w:val="en-US" w:eastAsia="zh-CN" w:bidi="ar"/>
                </w:rPr>
                <w:t>）</w:t>
              </w:r>
              <w:commentRangeEnd w:id="31"/>
            </w:ins>
            <w:r>
              <w:commentReference w:id="31"/>
            </w:r>
            <w:r>
              <w:rPr>
                <w:rFonts w:hint="eastAsia" w:ascii="宋体" w:hAnsi="宋体" w:eastAsia="宋体" w:cs="宋体"/>
                <w:b/>
                <w:bCs/>
                <w:i w:val="0"/>
                <w:iCs w:val="0"/>
                <w:color w:val="FF0000"/>
                <w:kern w:val="0"/>
                <w:sz w:val="22"/>
                <w:szCs w:val="22"/>
                <w:u w:val="none"/>
                <w:lang w:val="en-US" w:eastAsia="zh-CN" w:bidi="ar"/>
              </w:rPr>
              <w:t>；</w:t>
            </w:r>
          </w:p>
        </w:tc>
      </w:tr>
      <w:tr w14:paraId="257CA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FD6AD3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D6C7BD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375B9DC">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（2）性能指标：</w:t>
            </w:r>
          </w:p>
        </w:tc>
      </w:tr>
      <w:tr w14:paraId="42B2B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7BAF4860">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5C5CD9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B1CDCCC">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网络处理吞吐能力≥50Gbps，最大并发连接数≥500万，每秒新建连接数≥10万；</w:t>
            </w:r>
          </w:p>
        </w:tc>
      </w:tr>
      <w:tr w14:paraId="343844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2AC9E5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E6A918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7E9F1F7">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（3）功能要求：</w:t>
            </w:r>
          </w:p>
        </w:tc>
      </w:tr>
      <w:tr w14:paraId="1EAD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1D07FD0">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3365740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6D15F07">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1、基于状态检测的动态包过滤；</w:t>
            </w:r>
          </w:p>
        </w:tc>
      </w:tr>
      <w:tr w14:paraId="266AD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744B2F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F9A94B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E153C19">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2、支持恶意代码防护、统一威胁防护的功能</w:t>
            </w:r>
          </w:p>
        </w:tc>
      </w:tr>
      <w:tr w14:paraId="274199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F89C3A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8B31CB0">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353DBEDA">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3、支持IPS和应用层访问控制，含三年IPS入侵防御特征库；</w:t>
            </w:r>
          </w:p>
        </w:tc>
      </w:tr>
      <w:tr w14:paraId="507771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9CE7A9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2D0318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2AFA97B">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4、为国产化设备。</w:t>
            </w:r>
          </w:p>
        </w:tc>
      </w:tr>
      <w:tr w14:paraId="5D01C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81ABC7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59A169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46D7831">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▲5、设备通过公安部权威机构检测满足GA/T 1788.3要求，达到视频接入安全防护系统增强II级防护要求</w:t>
            </w:r>
            <w:commentRangeStart w:id="32"/>
            <w:r>
              <w:rPr>
                <w:rFonts w:hint="eastAsia" w:ascii="宋体" w:hAnsi="宋体" w:eastAsia="宋体" w:cs="宋体"/>
                <w:b/>
                <w:bCs/>
                <w:i w:val="0"/>
                <w:iCs w:val="0"/>
                <w:color w:val="FF0000"/>
                <w:kern w:val="0"/>
                <w:sz w:val="22"/>
                <w:szCs w:val="22"/>
                <w:u w:val="none"/>
                <w:lang w:val="en-US" w:eastAsia="zh-CN" w:bidi="ar"/>
              </w:rPr>
              <w:t>（</w:t>
            </w:r>
            <w:ins w:id="85" w:author="Trafalgar Roy" w:date="2024-09-13T20:26:38Z">
              <w:r>
                <w:rPr>
                  <w:rFonts w:hint="eastAsia" w:ascii="宋体" w:hAnsi="宋体" w:cs="宋体"/>
                  <w:b/>
                  <w:bCs/>
                  <w:color w:val="FF0000"/>
                  <w:kern w:val="0"/>
                  <w:sz w:val="22"/>
                  <w:szCs w:val="22"/>
                  <w:u w:val="none"/>
                  <w:lang w:bidi="ar"/>
                </w:rPr>
                <w:t>提供具有CMA或CNAS标识的检测报告扫描件加盖原厂公章或投标专用章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32"/>
            <w:r>
              <w:commentReference w:id="32"/>
            </w:r>
          </w:p>
        </w:tc>
      </w:tr>
      <w:tr w14:paraId="4D73D1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B829E4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3F9CA60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304BAC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▲6、设备支持视频调阅审计功能：在调阅视频时，设备支持对符合GB/T 28181标准的终端进行审计，包括源、目IP及取流时间</w:t>
            </w:r>
            <w:commentRangeStart w:id="33"/>
            <w:r>
              <w:rPr>
                <w:rFonts w:hint="eastAsia" w:ascii="宋体" w:hAnsi="宋体" w:eastAsia="宋体" w:cs="宋体"/>
                <w:b/>
                <w:bCs/>
                <w:i w:val="0"/>
                <w:iCs w:val="0"/>
                <w:color w:val="FF0000"/>
                <w:kern w:val="0"/>
                <w:sz w:val="22"/>
                <w:szCs w:val="22"/>
                <w:u w:val="none"/>
                <w:lang w:val="en-US" w:eastAsia="zh-CN" w:bidi="ar"/>
              </w:rPr>
              <w:t>（</w:t>
            </w:r>
            <w:ins w:id="86" w:author="Trafalgar Roy" w:date="2024-09-13T20:26:53Z">
              <w:r>
                <w:rPr>
                  <w:rFonts w:hint="eastAsia" w:ascii="宋体" w:hAnsi="宋体" w:cs="宋体"/>
                  <w:b/>
                  <w:bCs/>
                  <w:color w:val="FF0000"/>
                  <w:kern w:val="0"/>
                  <w:sz w:val="22"/>
                  <w:szCs w:val="22"/>
                  <w:u w:val="none"/>
                  <w:lang w:bidi="ar"/>
                </w:rPr>
                <w:t>提供具有CMA或CNAS标识的检测报告扫描件加盖原厂公章或投标专用章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33"/>
            <w:r>
              <w:commentReference w:id="33"/>
            </w:r>
          </w:p>
        </w:tc>
      </w:tr>
      <w:tr w14:paraId="5F864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8A7FCC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F5F5C3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3759CAD">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▲7、历史数据重放检测功能：设备支持对抓包回放的视频数据流进行检测识别，并产生历史数据重放的告警日志</w:t>
            </w:r>
            <w:commentRangeStart w:id="34"/>
            <w:r>
              <w:rPr>
                <w:rFonts w:hint="eastAsia" w:ascii="宋体" w:hAnsi="宋体" w:eastAsia="宋体" w:cs="宋体"/>
                <w:b/>
                <w:bCs/>
                <w:i w:val="0"/>
                <w:iCs w:val="0"/>
                <w:color w:val="FF0000"/>
                <w:kern w:val="0"/>
                <w:sz w:val="22"/>
                <w:szCs w:val="22"/>
                <w:u w:val="none"/>
                <w:lang w:val="en-US" w:eastAsia="zh-CN" w:bidi="ar"/>
              </w:rPr>
              <w:t>（</w:t>
            </w:r>
            <w:ins w:id="87" w:author="Trafalgar Roy" w:date="2024-09-13T20:26:56Z">
              <w:r>
                <w:rPr>
                  <w:rFonts w:hint="eastAsia" w:ascii="宋体" w:hAnsi="宋体" w:cs="宋体"/>
                  <w:b/>
                  <w:bCs/>
                  <w:color w:val="FF0000"/>
                  <w:kern w:val="0"/>
                  <w:sz w:val="22"/>
                  <w:szCs w:val="22"/>
                  <w:u w:val="none"/>
                  <w:lang w:bidi="ar"/>
                </w:rPr>
                <w:t>提供具有CMA或CNAS标识的检测报告扫描件加盖原厂公章或投标专用章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34"/>
            <w:r>
              <w:commentReference w:id="34"/>
            </w:r>
          </w:p>
        </w:tc>
      </w:tr>
      <w:tr w14:paraId="4E912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289C3A5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FBB967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DE540CA">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▲8、设备支持检测摄像头终端是否采用GB/T 35114标准协议的准入，对不符合标准的终端阻断业务流量并产生告警日志；设备支持对GA/T 1400协议检测功能，能够放通GA/T 1400标准协议，对其它协议进行阻断并产生告警。</w:t>
            </w:r>
            <w:commentRangeStart w:id="35"/>
            <w:r>
              <w:rPr>
                <w:rFonts w:hint="eastAsia" w:ascii="宋体" w:hAnsi="宋体" w:eastAsia="宋体" w:cs="宋体"/>
                <w:b/>
                <w:bCs/>
                <w:i w:val="0"/>
                <w:iCs w:val="0"/>
                <w:color w:val="FF0000"/>
                <w:kern w:val="0"/>
                <w:sz w:val="22"/>
                <w:szCs w:val="22"/>
                <w:u w:val="none"/>
                <w:lang w:val="en-US" w:eastAsia="zh-CN" w:bidi="ar"/>
              </w:rPr>
              <w:t>（须</w:t>
            </w:r>
            <w:ins w:id="88" w:author="Trafalgar Roy" w:date="2024-09-13T20:27:03Z">
              <w:r>
                <w:rPr>
                  <w:rFonts w:hint="eastAsia" w:ascii="宋体" w:hAnsi="宋体" w:cs="宋体"/>
                  <w:b/>
                  <w:bCs/>
                  <w:color w:val="FF0000"/>
                  <w:kern w:val="0"/>
                  <w:sz w:val="22"/>
                  <w:szCs w:val="22"/>
                  <w:u w:val="none"/>
                  <w:lang w:bidi="ar"/>
                </w:rPr>
                <w:t>提供具有CMA或CNAS标识的检测报告扫描件加盖原厂公章或投标专用章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35"/>
            <w:r>
              <w:commentReference w:id="35"/>
            </w:r>
          </w:p>
        </w:tc>
      </w:tr>
      <w:tr w14:paraId="635618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89935C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C0DEA8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AC57BEF">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cs="宋体"/>
                <w:b w:val="0"/>
                <w:bCs w:val="0"/>
                <w:i w:val="0"/>
                <w:iCs w:val="0"/>
                <w:color w:val="auto"/>
                <w:kern w:val="0"/>
                <w:sz w:val="22"/>
                <w:szCs w:val="22"/>
                <w:u w:val="none"/>
                <w:lang w:val="en-US" w:eastAsia="zh-CN" w:bidi="ar"/>
              </w:rPr>
              <w:t>9</w:t>
            </w:r>
            <w:r>
              <w:rPr>
                <w:rFonts w:hint="eastAsia" w:ascii="宋体" w:hAnsi="宋体" w:eastAsia="宋体" w:cs="宋体"/>
                <w:b w:val="0"/>
                <w:bCs w:val="0"/>
                <w:i w:val="0"/>
                <w:iCs w:val="0"/>
                <w:color w:val="auto"/>
                <w:kern w:val="0"/>
                <w:sz w:val="22"/>
                <w:szCs w:val="22"/>
                <w:u w:val="none"/>
                <w:lang w:val="en-US" w:eastAsia="zh-CN" w:bidi="ar"/>
              </w:rPr>
              <w:t>、支持IPv4包过滤、IPv6包过滤，包过滤策略支持基于源/目的域，源/目的地址（可配置包含但不限于地址对象、地址对象组、域名对象、域名对象组、MAC对象、MAC对象组、预定义地区、地区组等），服务（可配置包含但不限于预定义服务、自定义服务、服务组等），用户/用户组，应用（可配置包含但不限于HTTP下载、远程控制、文件共享、电子邮件、代理服务、DNS等），生效时间，动作（可配置包含但不限于丢包、直接通过、TCP代理、会话长连接、分片丢包、DSCP、COS、URL分类过滤、高级URL过滤、防病毒、IPS、命中日志、会话日志等）的细化控制方式，并支持在每条包过滤策略后展示命中数、首次命中时间、最后命中时间</w:t>
            </w:r>
          </w:p>
        </w:tc>
      </w:tr>
      <w:tr w14:paraId="2A7A49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130327F">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AB82D5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7CDB450">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ins w:id="89" w:author="Trafalgar Roy" w:date="2024-09-13T23:54:09Z">
              <w:r>
                <w:rPr>
                  <w:rFonts w:hint="eastAsia" w:ascii="宋体" w:hAnsi="宋体" w:eastAsia="宋体" w:cs="宋体"/>
                  <w:b/>
                  <w:bCs/>
                  <w:i w:val="0"/>
                  <w:iCs w:val="0"/>
                  <w:color w:val="FF0000"/>
                  <w:kern w:val="0"/>
                  <w:sz w:val="22"/>
                  <w:szCs w:val="22"/>
                  <w:u w:val="none"/>
                  <w:lang w:val="en-US" w:eastAsia="zh-CN" w:bidi="ar"/>
                </w:rPr>
                <w:t>▲</w:t>
              </w:r>
            </w:ins>
            <w:commentRangeStart w:id="36"/>
            <w:r>
              <w:rPr>
                <w:rFonts w:hint="eastAsia" w:ascii="宋体" w:hAnsi="宋体" w:eastAsia="宋体" w:cs="宋体"/>
                <w:b/>
                <w:bCs/>
                <w:i w:val="0"/>
                <w:iCs w:val="0"/>
                <w:color w:val="FF0000"/>
                <w:kern w:val="0"/>
                <w:sz w:val="22"/>
                <w:szCs w:val="22"/>
                <w:u w:val="none"/>
                <w:lang w:val="en-US" w:eastAsia="zh-CN" w:bidi="ar"/>
              </w:rPr>
              <w:t>1</w:t>
            </w:r>
            <w:ins w:id="90" w:author="Trafalgar Roy" w:date="2024-09-14T00:00:36Z">
              <w:r>
                <w:rPr>
                  <w:rFonts w:hint="eastAsia" w:ascii="宋体" w:hAnsi="宋体" w:cs="宋体"/>
                  <w:b/>
                  <w:bCs/>
                  <w:i w:val="0"/>
                  <w:iCs w:val="0"/>
                  <w:color w:val="FF0000"/>
                  <w:kern w:val="0"/>
                  <w:sz w:val="22"/>
                  <w:szCs w:val="22"/>
                  <w:u w:val="none"/>
                  <w:lang w:val="en-US" w:eastAsia="zh-CN" w:bidi="ar"/>
                </w:rPr>
                <w:t>0</w:t>
              </w:r>
            </w:ins>
            <w:r>
              <w:rPr>
                <w:rFonts w:hint="eastAsia" w:ascii="宋体" w:hAnsi="宋体" w:eastAsia="宋体" w:cs="宋体"/>
                <w:b/>
                <w:bCs/>
                <w:i w:val="0"/>
                <w:iCs w:val="0"/>
                <w:color w:val="FF0000"/>
                <w:kern w:val="0"/>
                <w:sz w:val="22"/>
                <w:szCs w:val="22"/>
                <w:u w:val="none"/>
                <w:lang w:val="en-US" w:eastAsia="zh-CN" w:bidi="ar"/>
              </w:rPr>
              <w:t>、</w:t>
            </w:r>
            <w:commentRangeEnd w:id="36"/>
            <w:r>
              <w:rPr>
                <w:rFonts w:hint="eastAsia" w:ascii="宋体" w:hAnsi="宋体" w:cs="宋体"/>
                <w:b/>
                <w:bCs/>
                <w:color w:val="FF0000"/>
                <w:kern w:val="0"/>
                <w:sz w:val="22"/>
                <w:szCs w:val="22"/>
                <w:u w:val="none"/>
                <w:lang w:bidi="ar"/>
              </w:rPr>
              <w:commentReference w:id="36"/>
            </w:r>
            <w:ins w:id="91" w:author="Trafalgar Roy" w:date="2024-09-14T08:17:15Z">
              <w:r>
                <w:rPr>
                  <w:rFonts w:hint="eastAsia" w:ascii="宋体" w:hAnsi="宋体" w:cs="宋体"/>
                  <w:b/>
                  <w:bCs/>
                  <w:color w:val="FF0000"/>
                  <w:kern w:val="0"/>
                  <w:sz w:val="22"/>
                  <w:szCs w:val="22"/>
                  <w:u w:val="none"/>
                  <w:lang w:bidi="ar"/>
                </w:rPr>
                <w:t>支持控制核和数据核分离，在设备界面可呈现控制核CPU、数据核CPU（提供产品功能截图证明</w:t>
              </w:r>
            </w:ins>
            <w:ins w:id="92" w:author="Trafalgar Roy" w:date="2024-09-14T08:17:51Z">
              <w:r>
                <w:rPr>
                  <w:rFonts w:hint="eastAsia" w:ascii="宋体" w:hAnsi="宋体" w:cs="宋体"/>
                  <w:b/>
                  <w:bCs/>
                  <w:color w:val="FF0000"/>
                  <w:kern w:val="0"/>
                  <w:sz w:val="22"/>
                  <w:szCs w:val="22"/>
                  <w:u w:val="none"/>
                  <w:lang w:bidi="ar"/>
                </w:rPr>
                <w:t>加盖原厂公章或投标专用章</w:t>
              </w:r>
            </w:ins>
            <w:ins w:id="93" w:author="Trafalgar Roy" w:date="2024-09-14T08:17:15Z">
              <w:r>
                <w:rPr>
                  <w:rFonts w:hint="eastAsia" w:ascii="宋体" w:hAnsi="宋体" w:cs="宋体"/>
                  <w:b/>
                  <w:bCs/>
                  <w:color w:val="FF0000"/>
                  <w:kern w:val="0"/>
                  <w:sz w:val="22"/>
                  <w:szCs w:val="22"/>
                  <w:u w:val="none"/>
                  <w:lang w:bidi="ar"/>
                </w:rPr>
                <w:t>）</w:t>
              </w:r>
            </w:ins>
          </w:p>
        </w:tc>
      </w:tr>
      <w:tr w14:paraId="385A1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AE8786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C92F37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6E6CCC3">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commentRangeStart w:id="37"/>
            <w:r>
              <w:rPr>
                <w:rFonts w:hint="eastAsia" w:ascii="宋体" w:hAnsi="宋体" w:eastAsia="宋体" w:cs="宋体"/>
                <w:b w:val="0"/>
                <w:bCs w:val="0"/>
                <w:i w:val="0"/>
                <w:iCs w:val="0"/>
                <w:color w:val="auto"/>
                <w:kern w:val="0"/>
                <w:sz w:val="22"/>
                <w:szCs w:val="22"/>
                <w:u w:val="none"/>
                <w:lang w:val="en-US" w:eastAsia="zh-CN" w:bidi="ar"/>
              </w:rPr>
              <w:t>1</w:t>
            </w:r>
            <w:ins w:id="94" w:author="Trafalgar Roy" w:date="2024-09-14T00:00:38Z">
              <w:r>
                <w:rPr>
                  <w:rFonts w:hint="eastAsia" w:ascii="宋体" w:hAnsi="宋体" w:cs="宋体"/>
                  <w:b w:val="0"/>
                  <w:bCs w:val="0"/>
                  <w:i w:val="0"/>
                  <w:iCs w:val="0"/>
                  <w:color w:val="auto"/>
                  <w:kern w:val="0"/>
                  <w:sz w:val="22"/>
                  <w:szCs w:val="22"/>
                  <w:u w:val="none"/>
                  <w:lang w:val="en-US" w:eastAsia="zh-CN" w:bidi="ar"/>
                </w:rPr>
                <w:t>1</w:t>
              </w:r>
            </w:ins>
            <w:r>
              <w:rPr>
                <w:rFonts w:hint="eastAsia" w:ascii="宋体" w:hAnsi="宋体" w:eastAsia="宋体" w:cs="宋体"/>
                <w:b w:val="0"/>
                <w:bCs w:val="0"/>
                <w:i w:val="0"/>
                <w:iCs w:val="0"/>
                <w:color w:val="auto"/>
                <w:kern w:val="0"/>
                <w:sz w:val="22"/>
                <w:szCs w:val="22"/>
                <w:u w:val="none"/>
                <w:lang w:val="en-US" w:eastAsia="zh-CN" w:bidi="ar"/>
              </w:rPr>
              <w:t>、</w:t>
            </w:r>
            <w:commentRangeEnd w:id="37"/>
            <w:r>
              <w:rPr>
                <w:rFonts w:hint="eastAsia" w:ascii="宋体" w:hAnsi="宋体" w:cs="宋体"/>
                <w:color w:val="auto"/>
                <w:kern w:val="0"/>
                <w:sz w:val="22"/>
                <w:szCs w:val="22"/>
                <w:u w:val="none"/>
                <w:lang w:bidi="ar"/>
              </w:rPr>
              <w:commentReference w:id="37"/>
            </w:r>
            <w:r>
              <w:rPr>
                <w:rFonts w:hint="eastAsia" w:ascii="宋体" w:hAnsi="宋体" w:eastAsia="宋体" w:cs="宋体"/>
                <w:b w:val="0"/>
                <w:bCs w:val="0"/>
                <w:i w:val="0"/>
                <w:iCs w:val="0"/>
                <w:color w:val="auto"/>
                <w:kern w:val="0"/>
                <w:sz w:val="22"/>
                <w:szCs w:val="22"/>
                <w:u w:val="none"/>
                <w:lang w:val="en-US" w:eastAsia="zh-CN" w:bidi="ar"/>
              </w:rPr>
              <w:t>支持网络行为管理，可对ICMP重定向报文、ICMP不可达报文、Tracert报文、源路由选项IP报文、路由记录选项IP报文、超大ICMP报文、反向路由检测、TcpFlag攻击、ICMP MTU欺骗报文、IP地址扫描、端口扫描、漏洞扫描等类型报文进行阻断</w:t>
            </w:r>
          </w:p>
        </w:tc>
      </w:tr>
      <w:tr w14:paraId="18D14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4ED5435C">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12</w:t>
            </w:r>
          </w:p>
        </w:tc>
        <w:tc>
          <w:tcPr>
            <w:tcW w:w="899" w:type="pct"/>
            <w:gridSpan w:val="2"/>
            <w:vMerge w:val="restart"/>
            <w:shd w:val="clear" w:color="auto" w:fill="auto"/>
            <w:vAlign w:val="center"/>
          </w:tcPr>
          <w:p w14:paraId="53AD1EBB">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下一代防火墙（10G）</w:t>
            </w:r>
          </w:p>
        </w:tc>
        <w:tc>
          <w:tcPr>
            <w:tcW w:w="3380" w:type="pct"/>
            <w:shd w:val="clear" w:color="auto" w:fill="auto"/>
            <w:vAlign w:val="top"/>
          </w:tcPr>
          <w:p w14:paraId="692BD29E">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（1）基本配置：</w:t>
            </w:r>
          </w:p>
        </w:tc>
      </w:tr>
      <w:tr w14:paraId="6DDA7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16CCBBE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D1BCB4B">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5E5CE9D">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commentRangeStart w:id="38"/>
            <w:r>
              <w:rPr>
                <w:rFonts w:hint="eastAsia" w:ascii="宋体" w:hAnsi="宋体" w:eastAsia="宋体" w:cs="宋体"/>
                <w:b/>
                <w:bCs/>
                <w:i w:val="0"/>
                <w:iCs w:val="0"/>
                <w:color w:val="FF0000"/>
                <w:kern w:val="0"/>
                <w:sz w:val="22"/>
                <w:szCs w:val="22"/>
                <w:u w:val="none"/>
                <w:lang w:val="en-US" w:eastAsia="zh-CN" w:bidi="ar"/>
              </w:rPr>
              <w:t>▲1、机架式硬件万兆防火墙</w:t>
            </w:r>
            <w:r>
              <w:rPr>
                <w:rFonts w:hint="eastAsia" w:ascii="宋体" w:hAnsi="宋体" w:cs="宋体"/>
                <w:b/>
                <w:bCs/>
                <w:i w:val="0"/>
                <w:iCs w:val="0"/>
                <w:color w:val="FF0000"/>
                <w:kern w:val="0"/>
                <w:sz w:val="22"/>
                <w:szCs w:val="22"/>
                <w:u w:val="none"/>
                <w:lang w:val="en-US" w:eastAsia="zh-CN" w:bidi="ar"/>
              </w:rPr>
              <w:t>，高度1U</w:t>
            </w:r>
            <w:ins w:id="95" w:author="Trafalgar Roy" w:date="2024-09-13T20:28:18Z">
              <w:r>
                <w:rPr>
                  <w:rFonts w:hint="eastAsia" w:ascii="宋体" w:hAnsi="宋体" w:cs="宋体"/>
                  <w:b/>
                  <w:bCs/>
                  <w:i w:val="0"/>
                  <w:iCs w:val="0"/>
                  <w:color w:val="FF0000"/>
                  <w:kern w:val="0"/>
                  <w:sz w:val="22"/>
                  <w:szCs w:val="22"/>
                  <w:u w:val="none"/>
                  <w:lang w:val="en-US" w:eastAsia="zh-CN" w:bidi="ar"/>
                </w:rPr>
                <w:t>（</w:t>
              </w:r>
            </w:ins>
            <w:ins w:id="96" w:author="Trafalgar Roy" w:date="2024-09-13T20:28:18Z">
              <w:r>
                <w:rPr>
                  <w:rFonts w:hint="eastAsia" w:ascii="宋体" w:hAnsi="宋体" w:cs="宋体"/>
                  <w:b/>
                  <w:bCs/>
                  <w:color w:val="FF0000"/>
                  <w:kern w:val="0"/>
                  <w:sz w:val="22"/>
                  <w:szCs w:val="22"/>
                  <w:u w:val="none"/>
                  <w:lang w:bidi="ar"/>
                </w:rPr>
                <w:t>提供</w:t>
              </w:r>
            </w:ins>
            <w:ins w:id="97" w:author="Trafalgar Roy" w:date="2024-09-13T20:28:18Z">
              <w:r>
                <w:rPr>
                  <w:rFonts w:hint="eastAsia" w:ascii="宋体" w:hAnsi="宋体" w:cs="宋体"/>
                  <w:b/>
                  <w:bCs/>
                  <w:color w:val="FF0000"/>
                  <w:kern w:val="0"/>
                  <w:sz w:val="22"/>
                  <w:szCs w:val="22"/>
                  <w:u w:val="none"/>
                  <w:lang w:val="en-US" w:eastAsia="zh-CN" w:bidi="ar"/>
                </w:rPr>
                <w:t>产品彩页扫描件</w:t>
              </w:r>
            </w:ins>
            <w:ins w:id="98" w:author="Trafalgar Roy" w:date="2024-09-13T20:28:18Z">
              <w:r>
                <w:rPr>
                  <w:rFonts w:hint="eastAsia" w:ascii="宋体" w:hAnsi="宋体" w:cs="宋体"/>
                  <w:b/>
                  <w:bCs/>
                  <w:color w:val="FF0000"/>
                  <w:kern w:val="0"/>
                  <w:sz w:val="22"/>
                  <w:szCs w:val="22"/>
                  <w:u w:val="none"/>
                  <w:lang w:bidi="ar"/>
                </w:rPr>
                <w:t>加盖原厂公章或投标专用章</w:t>
              </w:r>
            </w:ins>
            <w:ins w:id="99" w:author="Trafalgar Roy" w:date="2024-09-13T20:28:18Z">
              <w:r>
                <w:rPr>
                  <w:rFonts w:hint="eastAsia" w:ascii="宋体" w:hAnsi="宋体" w:cs="宋体"/>
                  <w:b/>
                  <w:bCs/>
                  <w:i w:val="0"/>
                  <w:iCs w:val="0"/>
                  <w:color w:val="FF0000"/>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w:t>
            </w:r>
            <w:commentRangeEnd w:id="38"/>
            <w:r>
              <w:commentReference w:id="38"/>
            </w:r>
          </w:p>
        </w:tc>
      </w:tr>
      <w:tr w14:paraId="30B55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20F4687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E1E38E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C3FF92F">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2、标配6个10/100/1000M自适应电口，4个SFP+接口（带4个万兆多模光模块）；</w:t>
            </w:r>
          </w:p>
        </w:tc>
      </w:tr>
      <w:tr w14:paraId="6323D0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63470A1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813610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66CC6F5">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（2）性能指标：</w:t>
            </w:r>
          </w:p>
        </w:tc>
      </w:tr>
      <w:tr w14:paraId="50F4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5154EC6C">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4B77F78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68673A7">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网络处理吞吐能力≥10Gbps，最大并发连接数≥300万，每秒新建连接数≥8万；</w:t>
            </w:r>
          </w:p>
        </w:tc>
      </w:tr>
      <w:tr w14:paraId="63BF0F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83B141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906E04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72746A5">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（3）功能要求：</w:t>
            </w:r>
          </w:p>
        </w:tc>
      </w:tr>
      <w:tr w14:paraId="21343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525D044">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B3262C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5AA1B69">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1、基于状态检测的动态包过滤；</w:t>
            </w:r>
          </w:p>
        </w:tc>
      </w:tr>
      <w:tr w14:paraId="79DD49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7EF07A3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FEBBC2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39918F8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2、支持对域名的IP解析，并可作为地址资源被安全规则引用，实现对域名地址的访问控制；</w:t>
            </w:r>
          </w:p>
        </w:tc>
      </w:tr>
      <w:tr w14:paraId="05C1A7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D1C268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552DAE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B233B6B">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3、支持IPS和应用层访问控制，含三年IPS入侵防御特征库；</w:t>
            </w:r>
          </w:p>
        </w:tc>
      </w:tr>
      <w:tr w14:paraId="30DF80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796E871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779AF93">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201BABF5">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4、为国产化设备。</w:t>
            </w:r>
          </w:p>
        </w:tc>
      </w:tr>
      <w:tr w14:paraId="66A4EF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D1A5ED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6564686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280DEED">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▲5、设备通过公安部权威机构检测满足GA/T 1788.3要求，达到视频接入安全防护系统增强II级防护要求</w:t>
            </w:r>
            <w:commentRangeStart w:id="39"/>
            <w:r>
              <w:rPr>
                <w:rFonts w:hint="eastAsia" w:ascii="宋体" w:hAnsi="宋体" w:eastAsia="宋体" w:cs="宋体"/>
                <w:b/>
                <w:bCs/>
                <w:i w:val="0"/>
                <w:iCs w:val="0"/>
                <w:color w:val="FF0000"/>
                <w:kern w:val="0"/>
                <w:sz w:val="22"/>
                <w:szCs w:val="22"/>
                <w:u w:val="none"/>
                <w:lang w:val="en-US" w:eastAsia="zh-CN" w:bidi="ar"/>
              </w:rPr>
              <w:t>（须</w:t>
            </w:r>
            <w:ins w:id="100" w:author="Trafalgar Roy" w:date="2024-09-13T20:28:37Z">
              <w:r>
                <w:rPr>
                  <w:rFonts w:hint="eastAsia" w:ascii="宋体" w:hAnsi="宋体" w:cs="宋体"/>
                  <w:b/>
                  <w:bCs/>
                  <w:color w:val="FF0000"/>
                  <w:kern w:val="0"/>
                  <w:sz w:val="22"/>
                  <w:szCs w:val="22"/>
                  <w:u w:val="none"/>
                  <w:lang w:bidi="ar"/>
                </w:rPr>
                <w:t>提供具有CMA或CNAS标识的检测报告扫描件加盖原厂公章或投标专用章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39"/>
            <w:r>
              <w:commentReference w:id="39"/>
            </w:r>
          </w:p>
        </w:tc>
      </w:tr>
      <w:tr w14:paraId="1247B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11BA36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5CB16A7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7670089">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▲6、设备支持视频调阅审计功能：在调阅视频时，设备支持对符合GB/T 28181标准的终端进行审计，包括源、目IP及取流时间</w:t>
            </w:r>
            <w:commentRangeStart w:id="40"/>
            <w:r>
              <w:rPr>
                <w:rFonts w:hint="eastAsia" w:ascii="宋体" w:hAnsi="宋体" w:eastAsia="宋体" w:cs="宋体"/>
                <w:b/>
                <w:bCs/>
                <w:i w:val="0"/>
                <w:iCs w:val="0"/>
                <w:color w:val="FF0000"/>
                <w:kern w:val="0"/>
                <w:sz w:val="22"/>
                <w:szCs w:val="22"/>
                <w:u w:val="none"/>
                <w:lang w:val="en-US" w:eastAsia="zh-CN" w:bidi="ar"/>
              </w:rPr>
              <w:t>（须</w:t>
            </w:r>
            <w:ins w:id="101" w:author="Trafalgar Roy" w:date="2024-09-13T20:28:40Z">
              <w:r>
                <w:rPr>
                  <w:rFonts w:hint="eastAsia" w:ascii="宋体" w:hAnsi="宋体" w:cs="宋体"/>
                  <w:b/>
                  <w:bCs/>
                  <w:color w:val="FF0000"/>
                  <w:kern w:val="0"/>
                  <w:sz w:val="22"/>
                  <w:szCs w:val="22"/>
                  <w:u w:val="none"/>
                  <w:lang w:bidi="ar"/>
                </w:rPr>
                <w:t>提供具有CMA或CNAS标识的检测报告扫描件加盖原厂公章或投标专用章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40"/>
            <w:r>
              <w:commentReference w:id="40"/>
            </w:r>
          </w:p>
        </w:tc>
      </w:tr>
      <w:tr w14:paraId="5A499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53B0D43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BC02E6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9F284A5">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▲7、历史数据重放检测功能：设备支持对抓包回放的视频数据流进行检测识别，并产生历史数据重放的告警日志</w:t>
            </w:r>
            <w:commentRangeStart w:id="41"/>
            <w:r>
              <w:rPr>
                <w:rFonts w:hint="eastAsia" w:ascii="宋体" w:hAnsi="宋体" w:eastAsia="宋体" w:cs="宋体"/>
                <w:b/>
                <w:bCs/>
                <w:i w:val="0"/>
                <w:iCs w:val="0"/>
                <w:color w:val="FF0000"/>
                <w:kern w:val="0"/>
                <w:sz w:val="22"/>
                <w:szCs w:val="22"/>
                <w:u w:val="none"/>
                <w:lang w:val="en-US" w:eastAsia="zh-CN" w:bidi="ar"/>
              </w:rPr>
              <w:t>（须</w:t>
            </w:r>
            <w:ins w:id="102" w:author="Trafalgar Roy" w:date="2024-09-13T20:28:43Z">
              <w:r>
                <w:rPr>
                  <w:rFonts w:hint="eastAsia" w:ascii="宋体" w:hAnsi="宋体" w:cs="宋体"/>
                  <w:b/>
                  <w:bCs/>
                  <w:color w:val="FF0000"/>
                  <w:kern w:val="0"/>
                  <w:sz w:val="22"/>
                  <w:szCs w:val="22"/>
                  <w:u w:val="none"/>
                  <w:lang w:bidi="ar"/>
                </w:rPr>
                <w:t>提供具有CMA或CNAS标识的检测报告扫描件加盖原厂公章或投标专用章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41"/>
            <w:r>
              <w:commentReference w:id="41"/>
            </w:r>
          </w:p>
        </w:tc>
      </w:tr>
      <w:tr w14:paraId="1B52A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566E8D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C5C198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4CB320C">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kern w:val="0"/>
                <w:sz w:val="22"/>
                <w:szCs w:val="22"/>
                <w:u w:val="none"/>
                <w:lang w:val="en-US" w:eastAsia="zh-CN" w:bidi="ar"/>
              </w:rPr>
            </w:pPr>
            <w:r>
              <w:rPr>
                <w:rFonts w:hint="eastAsia" w:ascii="宋体" w:hAnsi="宋体" w:eastAsia="宋体" w:cs="宋体"/>
                <w:b/>
                <w:bCs/>
                <w:i w:val="0"/>
                <w:iCs w:val="0"/>
                <w:color w:val="FF0000"/>
                <w:kern w:val="0"/>
                <w:sz w:val="22"/>
                <w:szCs w:val="22"/>
                <w:u w:val="none"/>
                <w:lang w:val="en-US" w:eastAsia="zh-CN" w:bidi="ar"/>
              </w:rPr>
              <w:t>▲8、设备支持检测摄像头终端是否采用GB/T 35114标准协议的准入，对不符合标准的终端阻断业务流量并产生告警日志；设备支持对GA/T 1400协议检测功能，能够放通GA/T 1400标准协议，对其它协议进行阻断并产生告警</w:t>
            </w:r>
            <w:commentRangeStart w:id="42"/>
            <w:r>
              <w:rPr>
                <w:rFonts w:hint="eastAsia" w:ascii="宋体" w:hAnsi="宋体" w:eastAsia="宋体" w:cs="宋体"/>
                <w:b/>
                <w:bCs/>
                <w:i w:val="0"/>
                <w:iCs w:val="0"/>
                <w:color w:val="FF0000"/>
                <w:kern w:val="0"/>
                <w:sz w:val="22"/>
                <w:szCs w:val="22"/>
                <w:u w:val="none"/>
                <w:lang w:val="en-US" w:eastAsia="zh-CN" w:bidi="ar"/>
              </w:rPr>
              <w:t>（须</w:t>
            </w:r>
            <w:ins w:id="103" w:author="Trafalgar Roy" w:date="2024-09-13T20:28:49Z">
              <w:r>
                <w:rPr>
                  <w:rFonts w:hint="eastAsia" w:ascii="宋体" w:hAnsi="宋体" w:cs="宋体"/>
                  <w:b/>
                  <w:bCs/>
                  <w:color w:val="FF0000"/>
                  <w:kern w:val="0"/>
                  <w:sz w:val="22"/>
                  <w:szCs w:val="22"/>
                  <w:u w:val="none"/>
                  <w:lang w:bidi="ar"/>
                </w:rPr>
                <w:t>提供具有CMA或CNAS标识的检测报告扫描件加盖原厂公章或投标专用章</w:t>
              </w:r>
            </w:ins>
            <w:r>
              <w:rPr>
                <w:rFonts w:hint="eastAsia" w:ascii="宋体" w:hAnsi="宋体" w:eastAsia="宋体" w:cs="宋体"/>
                <w:b/>
                <w:bCs/>
                <w:i w:val="0"/>
                <w:iCs w:val="0"/>
                <w:color w:val="FF0000"/>
                <w:kern w:val="0"/>
                <w:sz w:val="22"/>
                <w:szCs w:val="22"/>
                <w:u w:val="none"/>
                <w:lang w:val="en-US" w:eastAsia="zh-CN" w:bidi="ar"/>
              </w:rPr>
              <w:t>）。</w:t>
            </w:r>
            <w:commentRangeEnd w:id="42"/>
            <w:r>
              <w:commentReference w:id="42"/>
            </w:r>
          </w:p>
        </w:tc>
      </w:tr>
      <w:tr w14:paraId="6F0BE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4683D542">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13</w:t>
            </w:r>
          </w:p>
        </w:tc>
        <w:tc>
          <w:tcPr>
            <w:tcW w:w="899" w:type="pct"/>
            <w:gridSpan w:val="2"/>
            <w:vMerge w:val="restart"/>
            <w:shd w:val="clear" w:color="auto" w:fill="auto"/>
            <w:vAlign w:val="center"/>
          </w:tcPr>
          <w:p w14:paraId="3C31BD13">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边界视频负载均衡服务设备</w:t>
            </w:r>
          </w:p>
        </w:tc>
        <w:tc>
          <w:tcPr>
            <w:tcW w:w="3380" w:type="pct"/>
            <w:shd w:val="clear" w:color="auto" w:fill="auto"/>
            <w:vAlign w:val="top"/>
          </w:tcPr>
          <w:p w14:paraId="2872CFCA">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（1）基本配置：</w:t>
            </w:r>
          </w:p>
        </w:tc>
      </w:tr>
      <w:tr w14:paraId="69F36F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08ED6AB2">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4BEA4F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6F2DC60C">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ins w:id="104" w:author="Trafalgar Roy" w:date="2024-09-13T23:59:21Z">
              <w:r>
                <w:rPr>
                  <w:rFonts w:hint="eastAsia" w:ascii="宋体" w:hAnsi="宋体" w:eastAsia="宋体" w:cs="宋体"/>
                  <w:b/>
                  <w:bCs/>
                  <w:i w:val="0"/>
                  <w:iCs w:val="0"/>
                  <w:color w:val="FF0000"/>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1、机架式硬件，高度1U，冗余电源，可用扩展槽≥2个</w:t>
            </w:r>
            <w:ins w:id="105" w:author="Trafalgar Roy" w:date="2024-09-13T23:57:56Z">
              <w:r>
                <w:rPr>
                  <w:rFonts w:hint="eastAsia" w:ascii="宋体" w:hAnsi="宋体" w:cs="宋体"/>
                  <w:b/>
                  <w:bCs/>
                  <w:i w:val="0"/>
                  <w:iCs w:val="0"/>
                  <w:color w:val="FF0000"/>
                  <w:kern w:val="0"/>
                  <w:sz w:val="22"/>
                  <w:szCs w:val="22"/>
                  <w:u w:val="none"/>
                  <w:lang w:val="en-US" w:eastAsia="zh-CN" w:bidi="ar"/>
                </w:rPr>
                <w:t>（</w:t>
              </w:r>
            </w:ins>
            <w:ins w:id="106" w:author="Trafalgar Roy" w:date="2024-09-13T23:57:56Z">
              <w:r>
                <w:rPr>
                  <w:rFonts w:hint="eastAsia" w:ascii="宋体" w:hAnsi="宋体" w:cs="宋体"/>
                  <w:b/>
                  <w:bCs/>
                  <w:color w:val="FF0000"/>
                  <w:kern w:val="0"/>
                  <w:sz w:val="22"/>
                  <w:szCs w:val="22"/>
                  <w:u w:val="none"/>
                  <w:lang w:bidi="ar"/>
                </w:rPr>
                <w:t>提供产品实物图片证明加盖原厂公章或投标专用章</w:t>
              </w:r>
            </w:ins>
            <w:ins w:id="107" w:author="Trafalgar Roy" w:date="2024-09-13T23:57:56Z">
              <w:r>
                <w:rPr>
                  <w:rFonts w:hint="eastAsia" w:ascii="宋体" w:hAnsi="宋体" w:cs="宋体"/>
                  <w:b/>
                  <w:bCs/>
                  <w:i w:val="0"/>
                  <w:iCs w:val="0"/>
                  <w:color w:val="FF0000"/>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w:t>
            </w:r>
          </w:p>
        </w:tc>
      </w:tr>
      <w:tr w14:paraId="3753D4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1469D7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3E50D57D">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CC7D4B6">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ins w:id="108" w:author="Trafalgar Roy" w:date="2024-09-13T23:59:23Z">
              <w:r>
                <w:rPr>
                  <w:rFonts w:hint="eastAsia" w:ascii="宋体" w:hAnsi="宋体" w:eastAsia="宋体" w:cs="宋体"/>
                  <w:b/>
                  <w:bCs/>
                  <w:i w:val="0"/>
                  <w:iCs w:val="0"/>
                  <w:color w:val="FF0000"/>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2、</w:t>
            </w:r>
            <w:ins w:id="109" w:author="wtx" w:date="2024-09-23T20:55:08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2个100G（可兼容40G）、</w:t>
            </w:r>
            <w:ins w:id="110" w:author="wtx" w:date="2024-09-23T20:55:10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16万兆光、</w:t>
            </w:r>
            <w:ins w:id="111" w:author="wtx" w:date="2024-09-23T20:55:11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16电（</w:t>
            </w:r>
            <w:ins w:id="112" w:author="wtx" w:date="2024-09-23T20:55:13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b/>
                <w:bCs/>
                <w:i w:val="0"/>
                <w:iCs w:val="0"/>
                <w:color w:val="FF0000"/>
                <w:kern w:val="0"/>
                <w:sz w:val="22"/>
                <w:szCs w:val="22"/>
                <w:u w:val="none"/>
                <w:lang w:val="en-US" w:eastAsia="zh-CN" w:bidi="ar"/>
              </w:rPr>
              <w:t>4个万兆多模光模块）</w:t>
            </w:r>
            <w:ins w:id="113" w:author="Trafalgar Roy" w:date="2024-09-13T23:58:58Z">
              <w:commentRangeStart w:id="43"/>
              <w:r>
                <w:rPr>
                  <w:rFonts w:hint="eastAsia" w:ascii="宋体" w:hAnsi="宋体" w:cs="宋体"/>
                  <w:b/>
                  <w:bCs/>
                  <w:i w:val="0"/>
                  <w:iCs w:val="0"/>
                  <w:color w:val="FF0000"/>
                  <w:kern w:val="0"/>
                  <w:sz w:val="22"/>
                  <w:szCs w:val="22"/>
                  <w:u w:val="none"/>
                  <w:lang w:val="en-US" w:eastAsia="zh-CN" w:bidi="ar"/>
                </w:rPr>
                <w:t>（</w:t>
              </w:r>
            </w:ins>
            <w:ins w:id="114" w:author="Trafalgar Roy" w:date="2024-09-13T23:58:58Z">
              <w:r>
                <w:rPr>
                  <w:rFonts w:hint="eastAsia" w:ascii="宋体" w:hAnsi="宋体" w:cs="宋体"/>
                  <w:b/>
                  <w:bCs/>
                  <w:color w:val="FF0000"/>
                  <w:kern w:val="0"/>
                  <w:sz w:val="22"/>
                  <w:szCs w:val="22"/>
                  <w:u w:val="none"/>
                  <w:lang w:bidi="ar"/>
                </w:rPr>
                <w:t>提供产品实物图片</w:t>
              </w:r>
            </w:ins>
            <w:ins w:id="115" w:author="Trafalgar Roy" w:date="2024-09-13T23:59:03Z">
              <w:r>
                <w:rPr>
                  <w:rFonts w:hint="eastAsia" w:ascii="宋体" w:hAnsi="宋体" w:cs="宋体"/>
                  <w:b/>
                  <w:bCs/>
                  <w:color w:val="FF0000"/>
                  <w:kern w:val="0"/>
                  <w:sz w:val="22"/>
                  <w:szCs w:val="22"/>
                  <w:u w:val="none"/>
                  <w:lang w:val="en-US" w:eastAsia="zh-CN" w:bidi="ar"/>
                </w:rPr>
                <w:t>和</w:t>
              </w:r>
            </w:ins>
            <w:ins w:id="116" w:author="Trafalgar Roy" w:date="2024-09-13T23:59:13Z">
              <w:r>
                <w:rPr>
                  <w:rFonts w:hint="eastAsia" w:ascii="宋体" w:hAnsi="宋体" w:cs="宋体"/>
                  <w:b/>
                  <w:bCs/>
                  <w:color w:val="FF0000"/>
                  <w:kern w:val="0"/>
                  <w:sz w:val="22"/>
                  <w:szCs w:val="22"/>
                  <w:u w:val="none"/>
                  <w:lang w:bidi="ar"/>
                </w:rPr>
                <w:t>设备界面截图</w:t>
              </w:r>
            </w:ins>
            <w:ins w:id="117" w:author="Trafalgar Roy" w:date="2024-09-13T23:58:58Z">
              <w:r>
                <w:rPr>
                  <w:rFonts w:hint="eastAsia" w:ascii="宋体" w:hAnsi="宋体" w:cs="宋体"/>
                  <w:b/>
                  <w:bCs/>
                  <w:color w:val="FF0000"/>
                  <w:kern w:val="0"/>
                  <w:sz w:val="22"/>
                  <w:szCs w:val="22"/>
                  <w:u w:val="none"/>
                  <w:lang w:bidi="ar"/>
                </w:rPr>
                <w:t>证明加盖原厂公章或投标专用章</w:t>
              </w:r>
            </w:ins>
            <w:ins w:id="118" w:author="Trafalgar Roy" w:date="2024-09-13T23:58:58Z">
              <w:r>
                <w:rPr>
                  <w:rFonts w:hint="eastAsia" w:ascii="宋体" w:hAnsi="宋体" w:cs="宋体"/>
                  <w:b/>
                  <w:bCs/>
                  <w:i w:val="0"/>
                  <w:iCs w:val="0"/>
                  <w:color w:val="FF0000"/>
                  <w:kern w:val="0"/>
                  <w:sz w:val="22"/>
                  <w:szCs w:val="22"/>
                  <w:u w:val="none"/>
                  <w:lang w:val="en-US" w:eastAsia="zh-CN" w:bidi="ar"/>
                </w:rPr>
                <w:t>）</w:t>
              </w:r>
              <w:commentRangeEnd w:id="43"/>
            </w:ins>
            <w:r>
              <w:commentReference w:id="43"/>
            </w:r>
            <w:r>
              <w:rPr>
                <w:rFonts w:hint="eastAsia" w:ascii="宋体" w:hAnsi="宋体" w:eastAsia="宋体" w:cs="宋体"/>
                <w:b/>
                <w:bCs/>
                <w:i w:val="0"/>
                <w:iCs w:val="0"/>
                <w:color w:val="FF0000"/>
                <w:kern w:val="0"/>
                <w:sz w:val="22"/>
                <w:szCs w:val="22"/>
                <w:u w:val="none"/>
                <w:lang w:val="en-US" w:eastAsia="zh-CN" w:bidi="ar"/>
              </w:rPr>
              <w:t>；</w:t>
            </w:r>
          </w:p>
        </w:tc>
      </w:tr>
      <w:tr w14:paraId="2F775F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DBCE348">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0D9AA8C9">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1FB83C71">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（2）性能指标：</w:t>
            </w:r>
          </w:p>
        </w:tc>
      </w:tr>
      <w:tr w14:paraId="65FCA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0" w:hRule="atLeast"/>
          <w:jc w:val="center"/>
        </w:trPr>
        <w:tc>
          <w:tcPr>
            <w:tcW w:w="719" w:type="pct"/>
            <w:vMerge w:val="continue"/>
            <w:shd w:val="clear" w:color="auto" w:fill="auto"/>
            <w:vAlign w:val="center"/>
          </w:tcPr>
          <w:p w14:paraId="78E2C280">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75C029E">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5796A86B">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网络处理吞吐能力≥40Gbps，最大并发连接数≥2800万，每秒新建连接数≥50万；</w:t>
            </w:r>
          </w:p>
        </w:tc>
      </w:tr>
      <w:tr w14:paraId="194BE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3E06BDC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148C7091">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7FBEAB4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（3）功能要求：</w:t>
            </w:r>
          </w:p>
        </w:tc>
      </w:tr>
      <w:tr w14:paraId="22064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Change w:id="119" w:author="wtx" w:date="2024-09-23T20:54:39Z">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blPrExChange>
        </w:tblPrEx>
        <w:trPr>
          <w:trHeight w:val="256" w:hRule="atLeast"/>
          <w:jc w:val="center"/>
          <w:trPrChange w:id="119" w:author="wtx" w:date="2024-09-23T20:54:39Z">
            <w:trPr>
              <w:trHeight w:val="840" w:hRule="atLeast"/>
              <w:jc w:val="center"/>
            </w:trPr>
          </w:trPrChange>
        </w:trPr>
        <w:tc>
          <w:tcPr>
            <w:tcW w:w="719" w:type="pct"/>
            <w:vMerge w:val="continue"/>
            <w:shd w:val="clear" w:color="auto" w:fill="auto"/>
            <w:vAlign w:val="center"/>
            <w:tcPrChange w:id="120" w:author="wtx" w:date="2024-09-23T20:54:39Z">
              <w:tcPr>
                <w:tcW w:w="719" w:type="pct"/>
                <w:vMerge w:val="continue"/>
                <w:shd w:val="clear" w:color="auto" w:fill="auto"/>
                <w:vAlign w:val="center"/>
              </w:tcPr>
            </w:tcPrChange>
          </w:tcPr>
          <w:p w14:paraId="55CAC860">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Change w:id="121" w:author="wtx" w:date="2024-09-23T20:54:39Z">
              <w:tcPr>
                <w:tcW w:w="899" w:type="pct"/>
                <w:gridSpan w:val="2"/>
                <w:vMerge w:val="continue"/>
                <w:shd w:val="clear" w:color="auto" w:fill="auto"/>
                <w:vAlign w:val="center"/>
              </w:tcPr>
            </w:tcPrChange>
          </w:tcPr>
          <w:p w14:paraId="73085365">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Change w:id="122" w:author="wtx" w:date="2024-09-23T20:54:39Z">
              <w:tcPr>
                <w:tcW w:w="3380" w:type="pct"/>
                <w:shd w:val="clear" w:color="auto" w:fill="auto"/>
                <w:vAlign w:val="top"/>
              </w:tcPr>
            </w:tcPrChange>
          </w:tcPr>
          <w:p w14:paraId="2BD394CF">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sz w:val="22"/>
                <w:szCs w:val="22"/>
                <w:u w:val="none"/>
              </w:rPr>
            </w:pPr>
            <w:r>
              <w:rPr>
                <w:rFonts w:hint="eastAsia" w:ascii="宋体" w:hAnsi="宋体" w:cs="宋体"/>
                <w:b w:val="0"/>
                <w:bCs w:val="0"/>
                <w:i w:val="0"/>
                <w:iCs w:val="0"/>
                <w:color w:val="auto"/>
                <w:kern w:val="0"/>
                <w:sz w:val="22"/>
                <w:szCs w:val="22"/>
                <w:u w:val="none"/>
                <w:lang w:val="en-US" w:eastAsia="zh-CN" w:bidi="ar"/>
              </w:rPr>
              <w:t>1</w:t>
            </w:r>
            <w:r>
              <w:rPr>
                <w:rFonts w:hint="eastAsia" w:ascii="宋体" w:hAnsi="宋体" w:eastAsia="宋体" w:cs="宋体"/>
                <w:b w:val="0"/>
                <w:bCs w:val="0"/>
                <w:i w:val="0"/>
                <w:iCs w:val="0"/>
                <w:color w:val="auto"/>
                <w:kern w:val="0"/>
                <w:sz w:val="22"/>
                <w:szCs w:val="22"/>
                <w:u w:val="none"/>
                <w:lang w:val="en-US" w:eastAsia="zh-CN" w:bidi="ar"/>
              </w:rPr>
              <w:t>、支持边界交换系统过载保护，可根据每台处理性能不同，分别设置每台的连接上限，一旦达到连接上限，则将请求分配到其它服务器，实现每台边界交换系统的过载保护；</w:t>
            </w:r>
          </w:p>
        </w:tc>
      </w:tr>
      <w:tr w14:paraId="13D62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continue"/>
            <w:shd w:val="clear" w:color="auto" w:fill="auto"/>
            <w:vAlign w:val="center"/>
          </w:tcPr>
          <w:p w14:paraId="4BD38F6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933C906">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4DE697D1">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b/>
                <w:bCs/>
                <w:i w:val="0"/>
                <w:iCs w:val="0"/>
                <w:color w:val="auto"/>
                <w:sz w:val="22"/>
                <w:szCs w:val="22"/>
                <w:u w:val="none"/>
              </w:rPr>
            </w:pPr>
            <w:ins w:id="123" w:author="Trafalgar Roy" w:date="2024-09-14T09:57:29Z">
              <w:r>
                <w:rPr>
                  <w:rFonts w:hint="eastAsia" w:ascii="宋体" w:hAnsi="宋体" w:cs="宋体"/>
                  <w:b w:val="0"/>
                  <w:bCs w:val="0"/>
                  <w:i w:val="0"/>
                  <w:iCs w:val="0"/>
                  <w:color w:val="auto"/>
                  <w:kern w:val="0"/>
                  <w:sz w:val="22"/>
                  <w:szCs w:val="22"/>
                  <w:u w:val="none"/>
                  <w:lang w:val="en-US" w:eastAsia="zh-CN" w:bidi="ar"/>
                </w:rPr>
                <w:t>2</w:t>
              </w:r>
            </w:ins>
            <w:r>
              <w:rPr>
                <w:rFonts w:hint="eastAsia" w:ascii="宋体" w:hAnsi="宋体" w:eastAsia="宋体" w:cs="宋体"/>
                <w:b w:val="0"/>
                <w:bCs w:val="0"/>
                <w:i w:val="0"/>
                <w:iCs w:val="0"/>
                <w:color w:val="auto"/>
                <w:kern w:val="0"/>
                <w:sz w:val="22"/>
                <w:szCs w:val="22"/>
                <w:u w:val="none"/>
                <w:lang w:val="en-US" w:eastAsia="zh-CN" w:bidi="ar"/>
              </w:rPr>
              <w:t>、为国产化设备。</w:t>
            </w:r>
          </w:p>
        </w:tc>
      </w:tr>
      <w:tr w14:paraId="53D5E5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5" w:hRule="atLeast"/>
          <w:jc w:val="center"/>
        </w:trPr>
        <w:tc>
          <w:tcPr>
            <w:tcW w:w="719" w:type="pct"/>
            <w:vMerge w:val="restart"/>
            <w:shd w:val="clear" w:color="auto" w:fill="auto"/>
            <w:vAlign w:val="center"/>
          </w:tcPr>
          <w:p w14:paraId="5384FE38">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14</w:t>
            </w:r>
          </w:p>
        </w:tc>
        <w:tc>
          <w:tcPr>
            <w:tcW w:w="899" w:type="pct"/>
            <w:gridSpan w:val="2"/>
            <w:vMerge w:val="restart"/>
            <w:shd w:val="clear" w:color="auto" w:fill="auto"/>
            <w:vAlign w:val="center"/>
          </w:tcPr>
          <w:p w14:paraId="5D9077F5">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边界三层交换机</w:t>
            </w:r>
          </w:p>
        </w:tc>
        <w:tc>
          <w:tcPr>
            <w:tcW w:w="3380" w:type="pct"/>
            <w:shd w:val="clear" w:color="auto" w:fill="auto"/>
            <w:vAlign w:val="top"/>
          </w:tcPr>
          <w:p w14:paraId="77BEC4BB">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w:t>
            </w:r>
            <w:ins w:id="124" w:author="wtx" w:date="2024-09-23T20:54:47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24个万兆SFP+,</w:t>
            </w:r>
            <w:ins w:id="125" w:author="wtx" w:date="2024-09-23T20:54:48Z">
              <w:r>
                <w:rPr>
                  <w:rFonts w:hint="eastAsia" w:ascii="宋体" w:hAnsi="宋体" w:cs="宋体"/>
                  <w:i w:val="0"/>
                  <w:iCs w:val="0"/>
                  <w:color w:val="auto"/>
                  <w:kern w:val="0"/>
                  <w:sz w:val="22"/>
                  <w:szCs w:val="22"/>
                  <w:u w:val="none"/>
                  <w:lang w:val="en-US" w:eastAsia="zh-CN" w:bidi="ar"/>
                </w:rPr>
                <w:t>≥</w:t>
              </w:r>
            </w:ins>
            <w:r>
              <w:rPr>
                <w:rFonts w:hint="eastAsia" w:ascii="宋体" w:hAnsi="宋体" w:eastAsia="宋体" w:cs="宋体"/>
                <w:i w:val="0"/>
                <w:iCs w:val="0"/>
                <w:color w:val="auto"/>
                <w:kern w:val="0"/>
                <w:sz w:val="22"/>
                <w:szCs w:val="22"/>
                <w:u w:val="none"/>
                <w:lang w:val="en-US" w:eastAsia="zh-CN" w:bidi="ar"/>
              </w:rPr>
              <w:t>2个40GE QSFP+；</w:t>
            </w:r>
          </w:p>
        </w:tc>
      </w:tr>
      <w:tr w14:paraId="2225C6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719" w:type="pct"/>
            <w:vMerge w:val="continue"/>
            <w:shd w:val="clear" w:color="auto" w:fill="auto"/>
            <w:vAlign w:val="center"/>
          </w:tcPr>
          <w:p w14:paraId="3EF48540">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26C0D8B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689FB8D">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2、交换容量</w:t>
            </w:r>
            <w:commentRangeStart w:id="44"/>
            <w:r>
              <w:rPr>
                <w:rFonts w:hint="eastAsia" w:ascii="宋体" w:hAnsi="宋体" w:eastAsia="宋体" w:cs="宋体"/>
                <w:i w:val="0"/>
                <w:iCs w:val="0"/>
                <w:color w:val="auto"/>
                <w:kern w:val="0"/>
                <w:sz w:val="22"/>
                <w:szCs w:val="22"/>
                <w:u w:val="none"/>
                <w:lang w:val="en-US" w:eastAsia="zh-CN" w:bidi="ar"/>
              </w:rPr>
              <w:t>2.56Tbps/23.04Tbps，包转发率480Mpps</w:t>
            </w:r>
            <w:commentRangeEnd w:id="44"/>
            <w:r>
              <w:commentReference w:id="44"/>
            </w:r>
            <w:r>
              <w:rPr>
                <w:rFonts w:hint="eastAsia" w:ascii="宋体" w:hAnsi="宋体" w:eastAsia="宋体" w:cs="宋体"/>
                <w:i w:val="0"/>
                <w:iCs w:val="0"/>
                <w:color w:val="auto"/>
                <w:kern w:val="0"/>
                <w:sz w:val="22"/>
                <w:szCs w:val="22"/>
                <w:u w:val="none"/>
                <w:lang w:val="en-US" w:eastAsia="zh-CN" w:bidi="ar"/>
              </w:rPr>
              <w:t>，支持双电源；</w:t>
            </w:r>
          </w:p>
        </w:tc>
      </w:tr>
      <w:tr w14:paraId="0BA04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jc w:val="center"/>
        </w:trPr>
        <w:tc>
          <w:tcPr>
            <w:tcW w:w="719" w:type="pct"/>
            <w:vMerge w:val="continue"/>
            <w:shd w:val="clear" w:color="auto" w:fill="auto"/>
            <w:vAlign w:val="center"/>
          </w:tcPr>
          <w:p w14:paraId="05FA0167">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899" w:type="pct"/>
            <w:gridSpan w:val="2"/>
            <w:vMerge w:val="continue"/>
            <w:shd w:val="clear" w:color="auto" w:fill="auto"/>
            <w:vAlign w:val="center"/>
          </w:tcPr>
          <w:p w14:paraId="796E77BA">
            <w:pPr>
              <w:keepNext w:val="0"/>
              <w:keepLines w:val="0"/>
              <w:pageBreakBefore w:val="0"/>
              <w:kinsoku/>
              <w:wordWrap/>
              <w:overflowPunct/>
              <w:topLinePunct w:val="0"/>
              <w:bidi w:val="0"/>
              <w:snapToGrid/>
              <w:spacing w:line="360" w:lineRule="auto"/>
              <w:jc w:val="center"/>
              <w:rPr>
                <w:rFonts w:hint="eastAsia" w:ascii="宋体" w:hAnsi="宋体" w:eastAsia="宋体" w:cs="宋体"/>
                <w:i w:val="0"/>
                <w:iCs w:val="0"/>
                <w:color w:val="auto"/>
                <w:sz w:val="22"/>
                <w:szCs w:val="22"/>
                <w:u w:val="none"/>
              </w:rPr>
            </w:pPr>
          </w:p>
        </w:tc>
        <w:tc>
          <w:tcPr>
            <w:tcW w:w="3380" w:type="pct"/>
            <w:shd w:val="clear" w:color="auto" w:fill="auto"/>
            <w:vAlign w:val="top"/>
          </w:tcPr>
          <w:p w14:paraId="0B26E124">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cs="宋体"/>
                <w:i w:val="0"/>
                <w:iCs w:val="0"/>
                <w:color w:val="auto"/>
                <w:kern w:val="0"/>
                <w:sz w:val="22"/>
                <w:szCs w:val="22"/>
                <w:u w:val="none"/>
                <w:lang w:val="en-US" w:eastAsia="zh-CN" w:bidi="ar"/>
              </w:rPr>
              <w:t>3、为国产化设备。</w:t>
            </w:r>
          </w:p>
        </w:tc>
      </w:tr>
      <w:tr w14:paraId="0308B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shd w:val="clear" w:color="auto" w:fill="auto"/>
            <w:noWrap/>
            <w:vAlign w:val="center"/>
          </w:tcPr>
          <w:p w14:paraId="64D225E6">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15</w:t>
            </w:r>
          </w:p>
        </w:tc>
        <w:tc>
          <w:tcPr>
            <w:tcW w:w="899" w:type="pct"/>
            <w:gridSpan w:val="2"/>
            <w:shd w:val="clear" w:color="auto" w:fill="auto"/>
            <w:noWrap/>
            <w:vAlign w:val="center"/>
          </w:tcPr>
          <w:p w14:paraId="5B71739F">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边界测评项</w:t>
            </w:r>
          </w:p>
        </w:tc>
        <w:tc>
          <w:tcPr>
            <w:tcW w:w="3380" w:type="pct"/>
            <w:shd w:val="clear" w:color="auto" w:fill="auto"/>
            <w:vAlign w:val="top"/>
          </w:tcPr>
          <w:p w14:paraId="6A9B3422">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按照公安部边界规范要求以及省厅正在开展的边界整改专项工作要求，需要对所建设的安全边界链路进行安全测评。</w:t>
            </w:r>
          </w:p>
        </w:tc>
      </w:tr>
      <w:tr w14:paraId="1EC21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jc w:val="center"/>
        </w:trPr>
        <w:tc>
          <w:tcPr>
            <w:tcW w:w="719" w:type="pct"/>
            <w:shd w:val="clear" w:color="auto" w:fill="auto"/>
            <w:noWrap/>
            <w:vAlign w:val="center"/>
          </w:tcPr>
          <w:p w14:paraId="6578FA3B">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16</w:t>
            </w:r>
          </w:p>
        </w:tc>
        <w:tc>
          <w:tcPr>
            <w:tcW w:w="899" w:type="pct"/>
            <w:gridSpan w:val="2"/>
            <w:shd w:val="clear" w:color="auto" w:fill="auto"/>
            <w:noWrap/>
            <w:vAlign w:val="center"/>
          </w:tcPr>
          <w:p w14:paraId="376610CE">
            <w:pPr>
              <w:keepNext w:val="0"/>
              <w:keepLines w:val="0"/>
              <w:pageBreakBefore w:val="0"/>
              <w:widowControl/>
              <w:suppressLineNumbers w:val="0"/>
              <w:kinsoku/>
              <w:wordWrap/>
              <w:overflowPunct/>
              <w:topLinePunct w:val="0"/>
              <w:bidi w:val="0"/>
              <w:snapToGrid/>
              <w:spacing w:line="360" w:lineRule="auto"/>
              <w:jc w:val="center"/>
              <w:textAlignment w:val="center"/>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信息系统等保测评</w:t>
            </w:r>
          </w:p>
        </w:tc>
        <w:tc>
          <w:tcPr>
            <w:tcW w:w="3380" w:type="pct"/>
            <w:shd w:val="clear" w:color="auto" w:fill="auto"/>
            <w:vAlign w:val="top"/>
          </w:tcPr>
          <w:p w14:paraId="16378C60">
            <w:pPr>
              <w:keepNext w:val="0"/>
              <w:keepLines w:val="0"/>
              <w:pageBreakBefore w:val="0"/>
              <w:widowControl/>
              <w:suppressLineNumbers w:val="0"/>
              <w:kinsoku/>
              <w:wordWrap/>
              <w:overflowPunct/>
              <w:topLinePunct w:val="0"/>
              <w:bidi w:val="0"/>
              <w:snapToGrid/>
              <w:spacing w:line="360" w:lineRule="auto"/>
              <w:jc w:val="left"/>
              <w:textAlignment w:val="top"/>
              <w:rPr>
                <w:rFonts w:hint="eastAsia" w:ascii="宋体" w:hAnsi="宋体" w:eastAsia="宋体" w:cs="宋体"/>
                <w:i w:val="0"/>
                <w:iCs w:val="0"/>
                <w:color w:val="auto"/>
                <w:sz w:val="22"/>
                <w:szCs w:val="22"/>
                <w:u w:val="none"/>
              </w:rPr>
            </w:pPr>
            <w:r>
              <w:rPr>
                <w:rFonts w:hint="eastAsia" w:ascii="宋体" w:hAnsi="宋体" w:eastAsia="宋体" w:cs="宋体"/>
                <w:i w:val="0"/>
                <w:iCs w:val="0"/>
                <w:color w:val="auto"/>
                <w:kern w:val="0"/>
                <w:sz w:val="22"/>
                <w:szCs w:val="22"/>
                <w:u w:val="none"/>
                <w:lang w:val="en-US" w:eastAsia="zh-CN" w:bidi="ar"/>
              </w:rPr>
              <w:t>邀请第三方检测机构对信息系统所在处的物理、网络、主机、应用、数据等方面进行安全测评。</w:t>
            </w:r>
          </w:p>
        </w:tc>
      </w:tr>
    </w:tbl>
    <w:p w14:paraId="158188EF">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lang w:eastAsia="zh-CN"/>
        </w:rPr>
      </w:pPr>
      <w:ins w:id="126" w:author="wtx" w:date="2024-09-23T20:42:58Z">
        <w:r>
          <w:rPr>
            <w:rFonts w:hint="eastAsia" w:ascii="宋体" w:hAnsi="宋体" w:eastAsia="宋体" w:cs="宋体"/>
            <w:sz w:val="28"/>
            <w:szCs w:val="28"/>
          </w:rPr>
          <w:t>★</w:t>
        </w:r>
      </w:ins>
      <w:r>
        <w:rPr>
          <w:rFonts w:hint="eastAsia" w:ascii="宋体" w:hAnsi="宋体" w:eastAsia="宋体" w:cs="宋体"/>
          <w:sz w:val="28"/>
          <w:szCs w:val="28"/>
        </w:rPr>
        <w:t>五、</w:t>
      </w:r>
      <w:r>
        <w:rPr>
          <w:rFonts w:hint="eastAsia" w:cs="宋体"/>
          <w:sz w:val="28"/>
          <w:szCs w:val="28"/>
          <w:lang w:eastAsia="zh-CN"/>
        </w:rPr>
        <w:t>其他技术要求</w:t>
      </w:r>
    </w:p>
    <w:p w14:paraId="23358E28">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本项目的建设内容具体包括：</w:t>
      </w:r>
    </w:p>
    <w:p w14:paraId="58285C23">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1）视频基础应用升级：视频联网共享平台基础服务和功能进行升级，建设社会面视频汇聚节点；项目后台和PC客户端均符合国产化建设要求，支持应用分屏，适配国产芯片和国产操作系统；实现与粤政易的对接，通过粤政易可以实现视频预览。</w:t>
      </w:r>
    </w:p>
    <w:p w14:paraId="154517E6">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2）汇聚应用能力提升：1、视频标签化，形成一定规模的标签库，同时实现选择标签地图筛选功能和标签公共化功能，便于区职能点位参考调用或复用。2、提供包括公共主题、资源列表、实况浏览、电子地图、授权管理、视频压缩、预取流计划管理、公告管理、Windows版本PC客户端、使用概览、日志管理等定制化开发服务。3、支持视频共享服务，对区域内已治理可开放共享的视频点位进行展示；4、支持电视墙管理，为运管中心提供相关的视频资源和平台运维业务数据进行视频矩阵解码上墙展示服务；同时为方便各类型终端用户进行视频调阅，在原有功能上丰富视频操作功能。5、对接AI智能运算平台的基于图片的业务智能分析，在平台上建设视频流抽帧共享服务模块，实现在指定的视频流上进行抽帧形成图片按照视图库GAT1400协议共享给AI智能运算平台。6、提供前端视频在线检测能力、镜头自动巡检、视频资源质量治理、“一机一档”等 数据采集管理能力和视频资源共享操作溯源能力，以满足市总平台的管理和考核要求。7、提供线上处理相关视频工作流程管理能力，形成工作闭环，有效提高龙华区视频管理的工作质量和效率。8、提供统一的接口文档；9、增加NTP，配置一台NTP服务器进行统一、规律的校时来保证整个系统的更好的运行。</w:t>
      </w:r>
    </w:p>
    <w:p w14:paraId="7769C32F">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（3）配套硬件升级采购</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视频接入管理能力由8.5万路提升至15万路，视频转发能力由原2000路提升至8000路，社会面视频汇聚接入4.5万路,满足视频调阅需求的单位的业务需求以及后续3-5年潜在新增需求；公安视频专网和政务视频专网之间视频边界带宽由原4Gbps安全传输带宽提升至24Gbps，实现更多的公安一类点视频资源按需共享至全区各视频应用单位；政务视频专网与外部网络新建一套传输带宽6Gbps视频边界,满足社会面视频接入区联网共享平台的需求；为满足市总平台的安全考核要求，需要在市总平台与龙华区视频联网共享平台之间新建一套40Gbps防火墙。</w:t>
      </w:r>
    </w:p>
    <w:p w14:paraId="076E7EDA">
      <w:pPr>
        <w:pStyle w:val="478"/>
        <w:pageBreakBefore w:val="0"/>
        <w:kinsoku/>
        <w:wordWrap/>
        <w:overflowPunct/>
        <w:topLinePunct w:val="0"/>
        <w:autoSpaceDE/>
        <w:autoSpaceDN/>
        <w:bidi w:val="0"/>
        <w:snapToGrid/>
        <w:spacing w:before="0" w:after="0" w:line="360" w:lineRule="auto"/>
        <w:ind w:firstLine="0" w:firstLineChars="0"/>
        <w:rPr>
          <w:rFonts w:hint="eastAsia" w:ascii="宋体" w:hAnsi="宋体" w:eastAsia="宋体" w:cs="宋体"/>
          <w:sz w:val="21"/>
          <w:szCs w:val="21"/>
          <w:lang w:val="en-US" w:eastAsia="zh-CN"/>
        </w:rPr>
      </w:pP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lang w:val="en-US" w:eastAsia="zh-CN"/>
        </w:rPr>
        <w:t>4</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lang w:val="en-US" w:eastAsia="zh-CN"/>
        </w:rPr>
        <w:t>售后运维服务：对平台软硬件提供三年免费运维（自项目终验通过后开始）。</w:t>
      </w:r>
    </w:p>
    <w:p w14:paraId="314D89E4">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b/>
          <w:bCs/>
          <w:i w:val="0"/>
          <w:iCs w:val="0"/>
          <w:sz w:val="21"/>
          <w:szCs w:val="21"/>
          <w:u w:val="none"/>
        </w:rPr>
      </w:pPr>
      <w:r>
        <w:rPr>
          <w:rFonts w:hint="eastAsia" w:ascii="宋体" w:hAnsi="宋体" w:eastAsia="宋体" w:cs="宋体"/>
          <w:b/>
          <w:bCs/>
          <w:i w:val="0"/>
          <w:iCs w:val="0"/>
          <w:sz w:val="21"/>
          <w:szCs w:val="21"/>
          <w:u w:val="none"/>
          <w:lang w:val="en-US" w:eastAsia="zh-CN"/>
        </w:rPr>
        <w:t>3.</w:t>
      </w:r>
      <w:r>
        <w:rPr>
          <w:rFonts w:hint="eastAsia" w:ascii="宋体" w:hAnsi="宋体" w:eastAsia="宋体" w:cs="宋体"/>
          <w:b/>
          <w:bCs/>
          <w:i w:val="0"/>
          <w:iCs w:val="0"/>
          <w:sz w:val="21"/>
          <w:szCs w:val="21"/>
          <w:u w:val="none"/>
        </w:rPr>
        <w:t>人员要求</w:t>
      </w:r>
    </w:p>
    <w:p w14:paraId="2DD4F06F">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1、参加本项目</w:t>
      </w:r>
      <w:r>
        <w:rPr>
          <w:rFonts w:hint="eastAsia" w:ascii="宋体" w:hAnsi="宋体" w:eastAsia="宋体" w:cs="宋体"/>
          <w:i w:val="0"/>
          <w:iCs w:val="0"/>
          <w:sz w:val="21"/>
          <w:szCs w:val="21"/>
          <w:u w:val="none"/>
          <w:lang w:val="en-US" w:eastAsia="zh-CN"/>
        </w:rPr>
        <w:t>实施</w:t>
      </w:r>
      <w:r>
        <w:rPr>
          <w:rFonts w:hint="eastAsia" w:ascii="宋体" w:hAnsi="宋体" w:eastAsia="宋体" w:cs="宋体"/>
          <w:i w:val="0"/>
          <w:iCs w:val="0"/>
          <w:sz w:val="21"/>
          <w:szCs w:val="21"/>
          <w:u w:val="none"/>
        </w:rPr>
        <w:t>的人员必须具有国家和有关部门规定的相应资质。</w:t>
      </w:r>
    </w:p>
    <w:p w14:paraId="661E6609">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2、 参加本项目的</w:t>
      </w:r>
      <w:r>
        <w:rPr>
          <w:rFonts w:hint="eastAsia" w:ascii="宋体" w:hAnsi="宋体" w:eastAsia="宋体" w:cs="宋体"/>
          <w:i w:val="0"/>
          <w:iCs w:val="0"/>
          <w:sz w:val="21"/>
          <w:szCs w:val="21"/>
          <w:u w:val="none"/>
          <w:lang w:val="en-US" w:eastAsia="zh-CN"/>
        </w:rPr>
        <w:t>实施</w:t>
      </w:r>
      <w:r>
        <w:rPr>
          <w:rFonts w:hint="eastAsia" w:ascii="宋体" w:hAnsi="宋体" w:eastAsia="宋体" w:cs="宋体"/>
          <w:i w:val="0"/>
          <w:iCs w:val="0"/>
          <w:sz w:val="21"/>
          <w:szCs w:val="21"/>
          <w:u w:val="none"/>
        </w:rPr>
        <w:t>人员的配置必须与投标文件中的服务承诺书和组织实施方案一致。</w:t>
      </w:r>
    </w:p>
    <w:p w14:paraId="1369790C">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3、必须以直属人员参与本项目服务，不得使用挂靠队伍。</w:t>
      </w:r>
    </w:p>
    <w:p w14:paraId="26A2DCD6">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b/>
          <w:bCs/>
          <w:i w:val="0"/>
          <w:iCs w:val="0"/>
          <w:sz w:val="21"/>
          <w:szCs w:val="21"/>
          <w:u w:val="none"/>
        </w:rPr>
      </w:pPr>
      <w:r>
        <w:rPr>
          <w:rFonts w:hint="eastAsia" w:ascii="宋体" w:hAnsi="宋体" w:eastAsia="宋体" w:cs="宋体"/>
          <w:b/>
          <w:bCs/>
          <w:i w:val="0"/>
          <w:iCs w:val="0"/>
          <w:sz w:val="21"/>
          <w:szCs w:val="21"/>
          <w:u w:val="none"/>
          <w:lang w:val="en-US" w:eastAsia="zh-CN"/>
        </w:rPr>
        <w:t>4.</w:t>
      </w:r>
      <w:r>
        <w:rPr>
          <w:rFonts w:hint="eastAsia" w:ascii="宋体" w:hAnsi="宋体" w:eastAsia="宋体" w:cs="宋体"/>
          <w:b/>
          <w:bCs/>
          <w:i w:val="0"/>
          <w:iCs w:val="0"/>
          <w:sz w:val="21"/>
          <w:szCs w:val="21"/>
          <w:u w:val="none"/>
          <w:lang w:eastAsia="zh-CN"/>
        </w:rPr>
        <w:t>中标方</w:t>
      </w:r>
      <w:r>
        <w:rPr>
          <w:rFonts w:hint="eastAsia" w:ascii="宋体" w:hAnsi="宋体" w:eastAsia="宋体" w:cs="宋体"/>
          <w:b/>
          <w:bCs/>
          <w:i w:val="0"/>
          <w:iCs w:val="0"/>
          <w:sz w:val="21"/>
          <w:szCs w:val="21"/>
          <w:u w:val="none"/>
        </w:rPr>
        <w:t>服务工具要求</w:t>
      </w:r>
    </w:p>
    <w:p w14:paraId="38E824ED">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1、</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应配备中标项目所需的足够数量的仪器、仪表以及工具等设备。用户不需向</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提供施工工具和仪器、仪表。</w:t>
      </w:r>
    </w:p>
    <w:p w14:paraId="66480DD4">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2、</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在提供服务过程中应自备车辆。</w:t>
      </w:r>
    </w:p>
    <w:p w14:paraId="6A8E34ED">
      <w:pPr>
        <w:pStyle w:val="9"/>
        <w:pageBreakBefore w:val="0"/>
        <w:kinsoku/>
        <w:wordWrap/>
        <w:overflowPunct/>
        <w:topLinePunct w:val="0"/>
        <w:autoSpaceDE/>
        <w:autoSpaceDN/>
        <w:bidi w:val="0"/>
        <w:snapToGrid/>
        <w:spacing w:line="360" w:lineRule="auto"/>
        <w:ind w:left="0" w:leftChars="0" w:firstLine="0" w:firstLineChars="0"/>
        <w:rPr>
          <w:rFonts w:hint="eastAsia" w:ascii="宋体" w:hAnsi="宋体" w:eastAsia="宋体" w:cs="宋体"/>
          <w:sz w:val="21"/>
          <w:szCs w:val="21"/>
          <w:lang w:val="en-US" w:eastAsia="zh-CN"/>
        </w:rPr>
      </w:pPr>
      <w:r>
        <w:rPr>
          <w:rFonts w:hint="eastAsia" w:ascii="宋体" w:hAnsi="宋体" w:eastAsia="宋体" w:cs="宋体"/>
          <w:i w:val="0"/>
          <w:iCs w:val="0"/>
          <w:sz w:val="21"/>
          <w:szCs w:val="21"/>
          <w:u w:val="none"/>
          <w:lang w:val="en-US" w:eastAsia="zh-CN"/>
        </w:rPr>
        <w:t>3、本项目所涉及的所有辅材，均以实际项目实施为准。项目实施过程中，中标方不得向采购方增加任何相关费用</w:t>
      </w:r>
    </w:p>
    <w:p w14:paraId="2B147776">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b/>
          <w:bCs/>
          <w:i w:val="0"/>
          <w:iCs w:val="0"/>
          <w:sz w:val="21"/>
          <w:szCs w:val="21"/>
          <w:u w:val="none"/>
        </w:rPr>
      </w:pPr>
      <w:r>
        <w:rPr>
          <w:rFonts w:hint="eastAsia" w:ascii="宋体" w:hAnsi="宋体" w:eastAsia="宋体" w:cs="宋体"/>
          <w:b/>
          <w:bCs/>
          <w:i w:val="0"/>
          <w:iCs w:val="0"/>
          <w:sz w:val="21"/>
          <w:szCs w:val="21"/>
          <w:u w:val="none"/>
          <w:lang w:val="en-US" w:eastAsia="zh-CN"/>
        </w:rPr>
        <w:t>5.</w:t>
      </w:r>
      <w:r>
        <w:rPr>
          <w:rFonts w:hint="eastAsia" w:ascii="宋体" w:hAnsi="宋体" w:eastAsia="宋体" w:cs="宋体"/>
          <w:b/>
          <w:bCs/>
          <w:i w:val="0"/>
          <w:iCs w:val="0"/>
          <w:sz w:val="21"/>
          <w:szCs w:val="21"/>
          <w:u w:val="none"/>
        </w:rPr>
        <w:t>保密要求</w:t>
      </w:r>
    </w:p>
    <w:p w14:paraId="23F3C58E">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1</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双方应保守的秘密是指不为公众所知悉、能为权利人带来经济利益、具有实用性并经权利人采取保密措施的技术信息和经营信息，或由双方在履行</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过程中明确指明为秘密的、法律所认可的任何信息，以及</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在履行</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过程中所获得或接触到的任何</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内部数据资料。</w:t>
      </w:r>
    </w:p>
    <w:p w14:paraId="3D57941E">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2</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双方应遵守国家的有关保密规定。妥善保管对方提供的资料，保守对方的各项秘密，并保护对方的知识产权。获取对方秘密的一方应当采取有效的保护方式防止秘密未经授权而被使用、传播或公开，仅可以将该秘密用于履行其在</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项下的义务，且只能由相关的技术人员使用。</w:t>
      </w:r>
    </w:p>
    <w:p w14:paraId="2004D604">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3</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应以保密方式处理在编制本项目成果文件过程中自</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工作人员或</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关联机构获得的相关信息、资料、图纸、数据等，或由</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在履行</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过程中明确指明为秘密的任何信息，以及</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因本项目工作内容所直接或间接取得、处理或接触的任何其他资料。未经</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书面在先同意，</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不得向任何第三方透露与本项目有关的内容，或公开本项目的阶段性成果或最终成果内容。即使向与履行</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有关的人员提供前述保密信息，也应限于履行合同的必需范围，且这些人员应接受至少与本条款同等严格的保密条款的约束。</w:t>
      </w:r>
    </w:p>
    <w:p w14:paraId="3207A45D">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lang w:val="en-US" w:eastAsia="zh-CN"/>
        </w:rPr>
        <w:t>4、</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实施项目的程序应符合国家安全、保密的有关规定和标准。</w:t>
      </w:r>
    </w:p>
    <w:p w14:paraId="4835E0DF">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5</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上述保密义务不适用以下情况：</w:t>
      </w:r>
    </w:p>
    <w:p w14:paraId="6B93DCE1">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（1）获取的信息已被合法公开；</w:t>
      </w:r>
    </w:p>
    <w:p w14:paraId="1EA0495C">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（2）获得信息拥有方书面许可并在该许可范围内披露；</w:t>
      </w:r>
    </w:p>
    <w:p w14:paraId="61AA7AF7">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（3）国家法律、法规规定的情形。</w:t>
      </w:r>
    </w:p>
    <w:p w14:paraId="55798A1A">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sz w:val="21"/>
          <w:szCs w:val="21"/>
          <w:lang w:eastAsia="zh-CN"/>
        </w:rPr>
      </w:pPr>
      <w:r>
        <w:rPr>
          <w:rFonts w:hint="eastAsia" w:ascii="宋体" w:hAnsi="宋体" w:eastAsia="宋体" w:cs="宋体"/>
          <w:i w:val="0"/>
          <w:iCs w:val="0"/>
          <w:sz w:val="21"/>
          <w:szCs w:val="21"/>
          <w:u w:val="none"/>
        </w:rPr>
        <w:t>6</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如</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违反上述保密条款，</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有权解除</w:t>
      </w:r>
      <w:r>
        <w:rPr>
          <w:rFonts w:hint="eastAsia" w:ascii="宋体" w:hAnsi="宋体" w:eastAsia="宋体" w:cs="宋体"/>
          <w:i w:val="0"/>
          <w:iCs w:val="0"/>
          <w:sz w:val="21"/>
          <w:szCs w:val="21"/>
          <w:u w:val="none"/>
          <w:lang w:eastAsia="zh-CN"/>
        </w:rPr>
        <w:t>合同。</w:t>
      </w:r>
      <w:r>
        <w:rPr>
          <w:rFonts w:hint="eastAsia" w:ascii="宋体" w:hAnsi="宋体" w:eastAsia="宋体" w:cs="宋体"/>
          <w:b w:val="0"/>
          <w:bCs w:val="0"/>
          <w:sz w:val="21"/>
          <w:szCs w:val="21"/>
        </w:rPr>
        <w:t>除保密协议另有约定外，</w:t>
      </w:r>
      <w:r>
        <w:rPr>
          <w:rFonts w:hint="eastAsia" w:ascii="宋体" w:hAnsi="宋体" w:eastAsia="宋体" w:cs="宋体"/>
          <w:b w:val="0"/>
          <w:bCs w:val="0"/>
          <w:sz w:val="21"/>
          <w:szCs w:val="21"/>
          <w:lang w:eastAsia="zh-CN"/>
        </w:rPr>
        <w:t>中标方</w:t>
      </w:r>
      <w:r>
        <w:rPr>
          <w:rFonts w:hint="eastAsia" w:ascii="宋体" w:hAnsi="宋体" w:eastAsia="宋体" w:cs="宋体"/>
          <w:b w:val="0"/>
          <w:bCs w:val="0"/>
          <w:sz w:val="21"/>
          <w:szCs w:val="21"/>
        </w:rPr>
        <w:t>及</w:t>
      </w:r>
      <w:r>
        <w:rPr>
          <w:rFonts w:hint="eastAsia" w:ascii="宋体" w:hAnsi="宋体" w:eastAsia="宋体" w:cs="宋体"/>
          <w:b w:val="0"/>
          <w:bCs w:val="0"/>
          <w:sz w:val="21"/>
          <w:szCs w:val="21"/>
          <w:lang w:val="en-US" w:eastAsia="zh-CN"/>
        </w:rPr>
        <w:t>采购方</w:t>
      </w:r>
      <w:r>
        <w:rPr>
          <w:rFonts w:hint="eastAsia" w:ascii="宋体" w:hAnsi="宋体" w:eastAsia="宋体" w:cs="宋体"/>
          <w:b w:val="0"/>
          <w:bCs w:val="0"/>
          <w:sz w:val="21"/>
          <w:szCs w:val="21"/>
        </w:rPr>
        <w:t>有关人员违反保密义务、知识产权条款及数据安全义务的，应赔偿</w:t>
      </w:r>
      <w:r>
        <w:rPr>
          <w:rFonts w:hint="eastAsia" w:ascii="宋体" w:hAnsi="宋体" w:eastAsia="宋体" w:cs="宋体"/>
          <w:b w:val="0"/>
          <w:bCs w:val="0"/>
          <w:sz w:val="21"/>
          <w:szCs w:val="21"/>
          <w:lang w:eastAsia="zh-CN"/>
        </w:rPr>
        <w:t>采购方</w:t>
      </w:r>
      <w:r>
        <w:rPr>
          <w:rFonts w:hint="eastAsia" w:ascii="宋体" w:hAnsi="宋体" w:eastAsia="宋体" w:cs="宋体"/>
          <w:b w:val="0"/>
          <w:bCs w:val="0"/>
          <w:sz w:val="21"/>
          <w:szCs w:val="21"/>
        </w:rPr>
        <w:t>全部损失，并向</w:t>
      </w:r>
      <w:r>
        <w:rPr>
          <w:rFonts w:hint="eastAsia" w:ascii="宋体" w:hAnsi="宋体" w:eastAsia="宋体" w:cs="宋体"/>
          <w:b w:val="0"/>
          <w:bCs w:val="0"/>
          <w:sz w:val="21"/>
          <w:szCs w:val="21"/>
          <w:lang w:eastAsia="zh-CN"/>
        </w:rPr>
        <w:t>采购方</w:t>
      </w:r>
      <w:r>
        <w:rPr>
          <w:rFonts w:hint="eastAsia" w:ascii="宋体" w:hAnsi="宋体" w:eastAsia="宋体" w:cs="宋体"/>
          <w:b w:val="0"/>
          <w:bCs w:val="0"/>
          <w:sz w:val="21"/>
          <w:szCs w:val="21"/>
        </w:rPr>
        <w:t>支付</w:t>
      </w:r>
      <w:r>
        <w:rPr>
          <w:rFonts w:hint="eastAsia" w:ascii="宋体" w:hAnsi="宋体" w:eastAsia="宋体" w:cs="宋体"/>
          <w:b w:val="0"/>
          <w:bCs w:val="0"/>
          <w:sz w:val="21"/>
          <w:szCs w:val="21"/>
          <w:lang w:eastAsia="zh-CN"/>
        </w:rPr>
        <w:t>合同</w:t>
      </w:r>
      <w:r>
        <w:rPr>
          <w:rFonts w:hint="eastAsia" w:ascii="宋体" w:hAnsi="宋体" w:eastAsia="宋体" w:cs="宋体"/>
          <w:b w:val="0"/>
          <w:bCs w:val="0"/>
          <w:sz w:val="21"/>
          <w:szCs w:val="21"/>
        </w:rPr>
        <w:t>总金额20%的违约金</w:t>
      </w:r>
      <w:r>
        <w:rPr>
          <w:rFonts w:hint="eastAsia" w:ascii="宋体" w:hAnsi="宋体" w:eastAsia="宋体" w:cs="宋体"/>
          <w:i w:val="0"/>
          <w:iCs w:val="0"/>
          <w:sz w:val="21"/>
          <w:szCs w:val="21"/>
          <w:u w:val="none"/>
          <w:lang w:eastAsia="zh-CN"/>
        </w:rPr>
        <w:t>。</w:t>
      </w:r>
    </w:p>
    <w:p w14:paraId="47BF7426">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7</w:t>
      </w:r>
      <w:r>
        <w:rPr>
          <w:rFonts w:hint="eastAsia" w:ascii="宋体" w:hAnsi="宋体" w:eastAsia="宋体" w:cs="宋体"/>
          <w:i w:val="0"/>
          <w:iCs w:val="0"/>
          <w:sz w:val="21"/>
          <w:szCs w:val="21"/>
          <w:u w:val="none"/>
          <w:lang w:eastAsia="zh-CN"/>
        </w:rPr>
        <w:t>、</w:t>
      </w:r>
      <w:r>
        <w:rPr>
          <w:rFonts w:hint="eastAsia" w:ascii="宋体" w:hAnsi="宋体" w:eastAsia="宋体" w:cs="宋体"/>
          <w:b w:val="0"/>
          <w:bCs w:val="0"/>
          <w:sz w:val="21"/>
          <w:szCs w:val="21"/>
        </w:rPr>
        <w:t>保密义务不因合同履行完毕或者终止而解除。</w:t>
      </w:r>
      <w:r>
        <w:rPr>
          <w:rFonts w:hint="eastAsia" w:ascii="宋体" w:hAnsi="宋体" w:eastAsia="宋体" w:cs="宋体"/>
          <w:b w:val="0"/>
          <w:bCs w:val="0"/>
          <w:sz w:val="21"/>
          <w:szCs w:val="21"/>
          <w:lang w:eastAsia="zh-CN"/>
        </w:rPr>
        <w:t>中标方</w:t>
      </w:r>
      <w:r>
        <w:rPr>
          <w:rFonts w:hint="eastAsia" w:ascii="宋体" w:hAnsi="宋体" w:eastAsia="宋体" w:cs="宋体"/>
          <w:b w:val="0"/>
          <w:bCs w:val="0"/>
          <w:sz w:val="21"/>
          <w:szCs w:val="21"/>
        </w:rPr>
        <w:t>承担保密义务的期限自</w:t>
      </w:r>
      <w:r>
        <w:rPr>
          <w:rFonts w:hint="eastAsia" w:ascii="宋体" w:hAnsi="宋体" w:eastAsia="宋体" w:cs="宋体"/>
          <w:b w:val="0"/>
          <w:bCs w:val="0"/>
          <w:sz w:val="21"/>
          <w:szCs w:val="21"/>
          <w:lang w:eastAsia="zh-CN"/>
        </w:rPr>
        <w:t>中标方</w:t>
      </w:r>
      <w:r>
        <w:rPr>
          <w:rFonts w:hint="eastAsia" w:ascii="宋体" w:hAnsi="宋体" w:eastAsia="宋体" w:cs="宋体"/>
          <w:b w:val="0"/>
          <w:bCs w:val="0"/>
          <w:sz w:val="21"/>
          <w:szCs w:val="21"/>
        </w:rPr>
        <w:t>及</w:t>
      </w:r>
      <w:r>
        <w:rPr>
          <w:rFonts w:hint="eastAsia" w:ascii="宋体" w:hAnsi="宋体" w:eastAsia="宋体" w:cs="宋体"/>
          <w:b w:val="0"/>
          <w:bCs w:val="0"/>
          <w:sz w:val="21"/>
          <w:szCs w:val="21"/>
          <w:lang w:val="en-US" w:eastAsia="zh-CN"/>
        </w:rPr>
        <w:t>采购方</w:t>
      </w:r>
      <w:r>
        <w:rPr>
          <w:rFonts w:hint="eastAsia" w:ascii="宋体" w:hAnsi="宋体" w:eastAsia="宋体" w:cs="宋体"/>
          <w:b w:val="0"/>
          <w:bCs w:val="0"/>
          <w:sz w:val="21"/>
          <w:szCs w:val="21"/>
        </w:rPr>
        <w:t>双方签订</w:t>
      </w:r>
      <w:r>
        <w:rPr>
          <w:rFonts w:hint="eastAsia" w:ascii="宋体" w:hAnsi="宋体" w:eastAsia="宋体" w:cs="宋体"/>
          <w:b w:val="0"/>
          <w:bCs w:val="0"/>
          <w:sz w:val="21"/>
          <w:szCs w:val="21"/>
          <w:lang w:eastAsia="zh-CN"/>
        </w:rPr>
        <w:t>合同</w:t>
      </w:r>
      <w:r>
        <w:rPr>
          <w:rFonts w:hint="eastAsia" w:ascii="宋体" w:hAnsi="宋体" w:eastAsia="宋体" w:cs="宋体"/>
          <w:b w:val="0"/>
          <w:bCs w:val="0"/>
          <w:sz w:val="21"/>
          <w:szCs w:val="21"/>
        </w:rPr>
        <w:t>时起至</w:t>
      </w:r>
      <w:r>
        <w:rPr>
          <w:rFonts w:hint="eastAsia" w:ascii="宋体" w:hAnsi="宋体" w:eastAsia="宋体" w:cs="宋体"/>
          <w:b w:val="0"/>
          <w:bCs w:val="0"/>
          <w:sz w:val="21"/>
          <w:szCs w:val="21"/>
          <w:lang w:eastAsia="zh-CN"/>
        </w:rPr>
        <w:t>采购方</w:t>
      </w:r>
      <w:r>
        <w:rPr>
          <w:rFonts w:hint="eastAsia" w:ascii="宋体" w:hAnsi="宋体" w:eastAsia="宋体" w:cs="宋体"/>
          <w:b w:val="0"/>
          <w:bCs w:val="0"/>
          <w:sz w:val="21"/>
          <w:szCs w:val="21"/>
        </w:rPr>
        <w:t>向社会公众披露该信息时止，在此期间无论</w:t>
      </w:r>
      <w:r>
        <w:rPr>
          <w:rFonts w:hint="eastAsia" w:ascii="宋体" w:hAnsi="宋体" w:eastAsia="宋体" w:cs="宋体"/>
          <w:b w:val="0"/>
          <w:bCs w:val="0"/>
          <w:sz w:val="21"/>
          <w:szCs w:val="21"/>
          <w:lang w:eastAsia="zh-CN"/>
        </w:rPr>
        <w:t>中标方</w:t>
      </w:r>
      <w:r>
        <w:rPr>
          <w:rFonts w:hint="eastAsia" w:ascii="宋体" w:hAnsi="宋体" w:eastAsia="宋体" w:cs="宋体"/>
          <w:b w:val="0"/>
          <w:bCs w:val="0"/>
          <w:sz w:val="21"/>
          <w:szCs w:val="21"/>
        </w:rPr>
        <w:t>及</w:t>
      </w:r>
      <w:r>
        <w:rPr>
          <w:rFonts w:hint="eastAsia" w:ascii="宋体" w:hAnsi="宋体" w:eastAsia="宋体" w:cs="宋体"/>
          <w:b w:val="0"/>
          <w:bCs w:val="0"/>
          <w:sz w:val="21"/>
          <w:szCs w:val="21"/>
          <w:lang w:val="en-US" w:eastAsia="zh-CN"/>
        </w:rPr>
        <w:t>采购方</w:t>
      </w:r>
      <w:r>
        <w:rPr>
          <w:rFonts w:hint="eastAsia" w:ascii="宋体" w:hAnsi="宋体" w:eastAsia="宋体" w:cs="宋体"/>
          <w:b w:val="0"/>
          <w:bCs w:val="0"/>
          <w:sz w:val="21"/>
          <w:szCs w:val="21"/>
        </w:rPr>
        <w:t>双方合同关系是否存在，</w:t>
      </w:r>
      <w:r>
        <w:rPr>
          <w:rFonts w:hint="eastAsia" w:ascii="宋体" w:hAnsi="宋体" w:eastAsia="宋体" w:cs="宋体"/>
          <w:b w:val="0"/>
          <w:bCs w:val="0"/>
          <w:sz w:val="21"/>
          <w:szCs w:val="21"/>
          <w:lang w:eastAsia="zh-CN"/>
        </w:rPr>
        <w:t>中标方</w:t>
      </w:r>
      <w:r>
        <w:rPr>
          <w:rFonts w:hint="eastAsia" w:ascii="宋体" w:hAnsi="宋体" w:eastAsia="宋体" w:cs="宋体"/>
          <w:b w:val="0"/>
          <w:bCs w:val="0"/>
          <w:sz w:val="21"/>
          <w:szCs w:val="21"/>
        </w:rPr>
        <w:t>都应无条件地保守</w:t>
      </w:r>
      <w:r>
        <w:rPr>
          <w:rFonts w:hint="eastAsia" w:ascii="宋体" w:hAnsi="宋体" w:eastAsia="宋体" w:cs="宋体"/>
          <w:b w:val="0"/>
          <w:bCs w:val="0"/>
          <w:sz w:val="21"/>
          <w:szCs w:val="21"/>
          <w:lang w:eastAsia="zh-CN"/>
        </w:rPr>
        <w:t>采购方</w:t>
      </w:r>
      <w:r>
        <w:rPr>
          <w:rFonts w:hint="eastAsia" w:ascii="宋体" w:hAnsi="宋体" w:eastAsia="宋体" w:cs="宋体"/>
          <w:b w:val="0"/>
          <w:bCs w:val="0"/>
          <w:sz w:val="21"/>
          <w:szCs w:val="21"/>
        </w:rPr>
        <w:t>的信息。</w:t>
      </w:r>
    </w:p>
    <w:p w14:paraId="6F1DCDB9">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b/>
          <w:bCs/>
          <w:i w:val="0"/>
          <w:iCs w:val="0"/>
          <w:sz w:val="21"/>
          <w:szCs w:val="21"/>
          <w:u w:val="none"/>
        </w:rPr>
      </w:pPr>
      <w:r>
        <w:rPr>
          <w:rFonts w:hint="eastAsia" w:ascii="宋体" w:hAnsi="宋体" w:eastAsia="宋体" w:cs="宋体"/>
          <w:b/>
          <w:bCs/>
          <w:i w:val="0"/>
          <w:iCs w:val="0"/>
          <w:sz w:val="21"/>
          <w:szCs w:val="21"/>
          <w:u w:val="none"/>
          <w:lang w:val="en-US" w:eastAsia="zh-CN"/>
        </w:rPr>
        <w:t>6.</w:t>
      </w:r>
      <w:r>
        <w:rPr>
          <w:rFonts w:hint="eastAsia" w:ascii="宋体" w:hAnsi="宋体" w:eastAsia="宋体" w:cs="宋体"/>
          <w:b/>
          <w:bCs/>
          <w:i w:val="0"/>
          <w:iCs w:val="0"/>
          <w:sz w:val="21"/>
          <w:szCs w:val="21"/>
          <w:u w:val="none"/>
        </w:rPr>
        <w:t xml:space="preserve">验收     </w:t>
      </w:r>
    </w:p>
    <w:p w14:paraId="6FE7582D">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1</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lang w:val="en-US" w:eastAsia="zh-CN"/>
        </w:rPr>
        <w:t>项目</w:t>
      </w:r>
      <w:r>
        <w:rPr>
          <w:rFonts w:hint="eastAsia" w:ascii="宋体" w:hAnsi="宋体" w:eastAsia="宋体" w:cs="宋体"/>
          <w:i w:val="0"/>
          <w:iCs w:val="0"/>
          <w:sz w:val="21"/>
          <w:szCs w:val="21"/>
          <w:u w:val="none"/>
        </w:rPr>
        <w:t xml:space="preserve">验收分为 </w:t>
      </w:r>
      <w:r>
        <w:rPr>
          <w:rFonts w:hint="eastAsia" w:ascii="宋体" w:hAnsi="宋体" w:eastAsia="宋体" w:cs="宋体"/>
          <w:i w:val="0"/>
          <w:iCs w:val="0"/>
          <w:sz w:val="21"/>
          <w:szCs w:val="21"/>
          <w:u w:val="single"/>
          <w:lang w:val="en-US" w:eastAsia="zh-CN"/>
        </w:rPr>
        <w:t>设备到货、初步验收、竣工验收</w:t>
      </w:r>
      <w:r>
        <w:rPr>
          <w:rFonts w:hint="eastAsia" w:ascii="宋体" w:hAnsi="宋体" w:eastAsia="宋体" w:cs="宋体"/>
          <w:i w:val="0"/>
          <w:iCs w:val="0"/>
          <w:sz w:val="21"/>
          <w:szCs w:val="21"/>
          <w:u w:val="none"/>
          <w:lang w:val="en-US" w:eastAsia="zh-CN"/>
        </w:rPr>
        <w:t>三</w:t>
      </w:r>
      <w:r>
        <w:rPr>
          <w:rFonts w:hint="eastAsia" w:ascii="宋体" w:hAnsi="宋体" w:eastAsia="宋体" w:cs="宋体"/>
          <w:i w:val="0"/>
          <w:iCs w:val="0"/>
          <w:sz w:val="21"/>
          <w:szCs w:val="21"/>
          <w:u w:val="none"/>
        </w:rPr>
        <w:t>个阶段:</w:t>
      </w:r>
    </w:p>
    <w:p w14:paraId="6BE70E25">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lang w:val="en-US" w:eastAsia="zh-CN"/>
        </w:rPr>
        <w:t>2、</w:t>
      </w:r>
      <w:r>
        <w:rPr>
          <w:rFonts w:hint="eastAsia" w:ascii="宋体" w:hAnsi="宋体" w:eastAsia="宋体" w:cs="宋体"/>
          <w:i w:val="0"/>
          <w:iCs w:val="0"/>
          <w:sz w:val="21"/>
          <w:szCs w:val="21"/>
          <w:u w:val="none"/>
        </w:rPr>
        <w:t>验收依据为</w:t>
      </w:r>
      <w:r>
        <w:rPr>
          <w:rFonts w:hint="eastAsia" w:ascii="宋体" w:hAnsi="宋体" w:eastAsia="宋体" w:cs="宋体"/>
          <w:i w:val="0"/>
          <w:iCs w:val="0"/>
          <w:sz w:val="21"/>
          <w:szCs w:val="21"/>
          <w:u w:val="none"/>
          <w:lang w:val="en-US" w:eastAsia="zh-CN"/>
        </w:rPr>
        <w:t>合同、</w:t>
      </w:r>
      <w:r>
        <w:rPr>
          <w:rFonts w:hint="eastAsia" w:ascii="宋体" w:hAnsi="宋体" w:eastAsia="宋体" w:cs="宋体"/>
          <w:i w:val="0"/>
          <w:iCs w:val="0"/>
          <w:sz w:val="21"/>
          <w:szCs w:val="21"/>
          <w:u w:val="none"/>
        </w:rPr>
        <w:t>招标文件、投标文件，国家和行业有关规范、规程和标准。</w:t>
      </w:r>
    </w:p>
    <w:p w14:paraId="6DD03331">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lang w:val="en-US" w:eastAsia="zh-CN"/>
        </w:rPr>
      </w:pPr>
      <w:r>
        <w:rPr>
          <w:rFonts w:hint="eastAsia" w:ascii="宋体" w:hAnsi="宋体" w:eastAsia="宋体" w:cs="宋体"/>
          <w:i w:val="0"/>
          <w:iCs w:val="0"/>
          <w:sz w:val="21"/>
          <w:szCs w:val="21"/>
          <w:u w:val="none"/>
          <w:lang w:val="en-US" w:eastAsia="zh-CN"/>
        </w:rPr>
        <w:t>3、各阶段验收条件如下：</w:t>
      </w:r>
    </w:p>
    <w:p w14:paraId="177389CD">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（1）</w:t>
      </w:r>
      <w:r>
        <w:rPr>
          <w:rFonts w:hint="eastAsia" w:ascii="宋体" w:hAnsi="宋体" w:eastAsia="宋体" w:cs="宋体"/>
          <w:i w:val="0"/>
          <w:iCs w:val="0"/>
          <w:sz w:val="21"/>
          <w:szCs w:val="21"/>
          <w:u w:val="none"/>
          <w:lang w:val="en-US" w:eastAsia="zh-CN"/>
        </w:rPr>
        <w:t>设备到货验收：设备到达采购方指定地点后 5 个工作日内，由采购方组织中标方、监理方在现场共同开箱清点验货，所到设备的型号、规格、产地、数量、技术参数等必须与合同一致，到货验收合格，采购方、中标方和监理方共同签订到货验收单，但仅为形式验收，不免除中标方在合同项下的义务。中标方提供设备不符合约定的，采购方有权拒收并要求中标方重新提供。</w:t>
      </w:r>
      <w:r>
        <w:rPr>
          <w:rFonts w:hint="eastAsia" w:ascii="宋体" w:hAnsi="宋体" w:eastAsia="宋体" w:cs="宋体"/>
          <w:i w:val="0"/>
          <w:iCs w:val="0"/>
          <w:sz w:val="21"/>
          <w:szCs w:val="21"/>
          <w:u w:val="none"/>
        </w:rPr>
        <w:t>项目验收前</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将系统安装调试至</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 xml:space="preserve">指定地点及部署环境，完成交付使用。 </w:t>
      </w:r>
    </w:p>
    <w:p w14:paraId="3E2CE359">
      <w:pPr>
        <w:pStyle w:val="9"/>
        <w:pageBreakBefore w:val="0"/>
        <w:kinsoku/>
        <w:wordWrap/>
        <w:overflowPunct/>
        <w:topLinePunct w:val="0"/>
        <w:autoSpaceDE/>
        <w:autoSpaceDN/>
        <w:bidi w:val="0"/>
        <w:snapToGrid/>
        <w:spacing w:line="360" w:lineRule="auto"/>
        <w:ind w:left="0" w:leftChars="0" w:firstLine="0" w:firstLineChars="0"/>
        <w:rPr>
          <w:rFonts w:hint="eastAsia" w:ascii="宋体" w:hAnsi="宋体" w:eastAsia="宋体" w:cs="宋体"/>
          <w:sz w:val="21"/>
          <w:szCs w:val="21"/>
          <w:lang w:val="en-US" w:eastAsia="zh-CN"/>
        </w:rPr>
      </w:pP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lang w:val="en-US" w:eastAsia="zh-CN"/>
        </w:rPr>
        <w:t>2</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lang w:val="en-US" w:eastAsia="zh-CN"/>
        </w:rPr>
        <w:t>初步验收：中标方按合同、招投标文件、初步设计、项目变更（若有）完成项目所有设备的安装调试、平台建设、系统集成工作。并且完成所有原龙华区视频联网共享平台中接入的摄像头的接入工作后。即可通知采购方组织的验收。</w:t>
      </w:r>
    </w:p>
    <w:p w14:paraId="015497AB">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lang w:val="en-US" w:eastAsia="zh-CN"/>
        </w:rPr>
      </w:pPr>
      <w:r>
        <w:rPr>
          <w:rFonts w:hint="eastAsia" w:ascii="宋体" w:hAnsi="宋体" w:eastAsia="宋体" w:cs="宋体"/>
          <w:i w:val="0"/>
          <w:iCs w:val="0"/>
          <w:sz w:val="21"/>
          <w:szCs w:val="21"/>
          <w:u w:val="none"/>
        </w:rPr>
        <w:t>（3）</w:t>
      </w:r>
      <w:r>
        <w:rPr>
          <w:rFonts w:hint="eastAsia" w:ascii="宋体" w:hAnsi="宋体" w:eastAsia="宋体" w:cs="宋体"/>
          <w:i w:val="0"/>
          <w:iCs w:val="0"/>
          <w:sz w:val="21"/>
          <w:szCs w:val="21"/>
          <w:u w:val="none"/>
          <w:lang w:val="en-US" w:eastAsia="zh-CN"/>
        </w:rPr>
        <w:t>竣工验收：中标方按合同、招投标文件、初步设计、项目变更（若有）要求完成所有建设内容并完成平台试运行，通过采购方指定的第三方测评及采购方组织的验收。</w:t>
      </w:r>
    </w:p>
    <w:p w14:paraId="2E08E663">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b/>
          <w:bCs/>
          <w:i w:val="0"/>
          <w:iCs w:val="0"/>
          <w:sz w:val="21"/>
          <w:szCs w:val="21"/>
          <w:u w:val="none"/>
          <w:lang w:val="en-US" w:eastAsia="zh-CN"/>
        </w:rPr>
      </w:pPr>
      <w:r>
        <w:rPr>
          <w:rFonts w:hint="eastAsia" w:ascii="宋体" w:hAnsi="宋体" w:eastAsia="宋体" w:cs="宋体"/>
          <w:b/>
          <w:bCs/>
          <w:i w:val="0"/>
          <w:iCs w:val="0"/>
          <w:sz w:val="21"/>
          <w:szCs w:val="21"/>
          <w:u w:val="none"/>
          <w:lang w:val="en-US" w:eastAsia="zh-CN"/>
        </w:rPr>
        <w:t>7.售后服务要求</w:t>
      </w:r>
    </w:p>
    <w:p w14:paraId="05ACB992">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sz w:val="21"/>
          <w:szCs w:val="21"/>
          <w:u w:val="none"/>
        </w:rPr>
      </w:pPr>
      <w:r>
        <w:rPr>
          <w:rFonts w:hint="eastAsia" w:ascii="宋体" w:hAnsi="宋体" w:eastAsia="宋体" w:cs="宋体"/>
          <w:i w:val="0"/>
          <w:iCs w:val="0"/>
          <w:sz w:val="21"/>
          <w:szCs w:val="21"/>
          <w:u w:val="none"/>
          <w:lang w:val="en-US" w:eastAsia="zh-CN"/>
        </w:rPr>
        <w:t>1、</w:t>
      </w:r>
      <w:r>
        <w:rPr>
          <w:rFonts w:hint="eastAsia" w:ascii="宋体" w:hAnsi="宋体" w:eastAsia="宋体" w:cs="宋体"/>
          <w:i w:val="0"/>
          <w:iCs w:val="0"/>
          <w:sz w:val="21"/>
          <w:szCs w:val="21"/>
          <w:u w:val="none"/>
        </w:rPr>
        <w:t>本项目售后服务期限为</w:t>
      </w:r>
      <w:r>
        <w:rPr>
          <w:rFonts w:hint="eastAsia" w:ascii="宋体" w:hAnsi="宋体" w:eastAsia="宋体" w:cs="宋体"/>
          <w:i w:val="0"/>
          <w:iCs w:val="0"/>
          <w:sz w:val="21"/>
          <w:szCs w:val="21"/>
          <w:u w:val="none"/>
          <w:lang w:val="en-US" w:eastAsia="zh-CN"/>
        </w:rPr>
        <w:t>3</w:t>
      </w:r>
      <w:r>
        <w:rPr>
          <w:rFonts w:hint="eastAsia" w:ascii="宋体" w:hAnsi="宋体" w:eastAsia="宋体" w:cs="宋体"/>
          <w:i w:val="0"/>
          <w:iCs w:val="0"/>
          <w:sz w:val="21"/>
          <w:szCs w:val="21"/>
          <w:u w:val="none"/>
        </w:rPr>
        <w:t>年，自项目通过</w:t>
      </w:r>
      <w:r>
        <w:rPr>
          <w:rFonts w:hint="eastAsia" w:ascii="宋体" w:hAnsi="宋体" w:eastAsia="宋体" w:cs="宋体"/>
          <w:i w:val="0"/>
          <w:iCs w:val="0"/>
          <w:sz w:val="21"/>
          <w:szCs w:val="21"/>
          <w:u w:val="none"/>
          <w:lang w:eastAsia="zh-CN"/>
        </w:rPr>
        <w:t>最终</w:t>
      </w:r>
      <w:r>
        <w:rPr>
          <w:rFonts w:hint="eastAsia" w:ascii="宋体" w:hAnsi="宋体" w:eastAsia="宋体" w:cs="宋体"/>
          <w:i w:val="0"/>
          <w:iCs w:val="0"/>
          <w:sz w:val="21"/>
          <w:szCs w:val="21"/>
          <w:u w:val="none"/>
        </w:rPr>
        <w:t>验收之日起</w:t>
      </w:r>
      <w:r>
        <w:rPr>
          <w:rFonts w:hint="eastAsia" w:ascii="宋体" w:hAnsi="宋体" w:eastAsia="宋体" w:cs="宋体"/>
          <w:i w:val="0"/>
          <w:iCs w:val="0"/>
          <w:sz w:val="21"/>
          <w:szCs w:val="21"/>
          <w:u w:val="none"/>
          <w:lang w:val="en-US" w:eastAsia="zh-CN"/>
        </w:rPr>
        <w:t>3</w:t>
      </w:r>
      <w:r>
        <w:rPr>
          <w:rFonts w:hint="eastAsia" w:ascii="宋体" w:hAnsi="宋体" w:eastAsia="宋体" w:cs="宋体"/>
          <w:i w:val="0"/>
          <w:iCs w:val="0"/>
          <w:sz w:val="21"/>
          <w:szCs w:val="21"/>
          <w:u w:val="none"/>
        </w:rPr>
        <w:t>年的维护服务和运行保障服务；</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必须严格遵守相关规章制度、操作规范、信息安全制度等要求，接受</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对本项目所做的项目管理、监督工作。</w:t>
      </w:r>
    </w:p>
    <w:p w14:paraId="27160221">
      <w:pPr>
        <w:pStyle w:val="9"/>
        <w:pageBreakBefore w:val="0"/>
        <w:kinsoku/>
        <w:wordWrap/>
        <w:overflowPunct/>
        <w:topLinePunct w:val="0"/>
        <w:autoSpaceDE/>
        <w:autoSpaceDN/>
        <w:bidi w:val="0"/>
        <w:snapToGrid/>
        <w:spacing w:line="360" w:lineRule="auto"/>
        <w:ind w:left="0" w:leftChars="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u w:val="none"/>
          <w:lang w:val="en-US" w:eastAsia="zh-CN"/>
        </w:rPr>
        <w:t>2、</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负责</w:t>
      </w:r>
      <w:r>
        <w:rPr>
          <w:rFonts w:hint="eastAsia" w:ascii="宋体" w:hAnsi="宋体" w:eastAsia="宋体" w:cs="宋体"/>
          <w:i w:val="0"/>
          <w:iCs w:val="0"/>
          <w:sz w:val="21"/>
          <w:szCs w:val="21"/>
          <w:u w:val="none"/>
          <w:lang w:eastAsia="zh-CN"/>
        </w:rPr>
        <w:t>本项目范围内</w:t>
      </w:r>
      <w:r>
        <w:rPr>
          <w:rFonts w:hint="eastAsia" w:ascii="宋体" w:hAnsi="宋体" w:eastAsia="宋体" w:cs="宋体"/>
          <w:i w:val="0"/>
          <w:iCs w:val="0"/>
          <w:sz w:val="21"/>
          <w:szCs w:val="21"/>
          <w:u w:val="none"/>
        </w:rPr>
        <w:t>系统的</w:t>
      </w:r>
      <w:r>
        <w:rPr>
          <w:rFonts w:hint="eastAsia" w:ascii="宋体" w:hAnsi="宋体" w:eastAsia="宋体" w:cs="宋体"/>
          <w:i w:val="0"/>
          <w:iCs w:val="0"/>
          <w:sz w:val="21"/>
          <w:szCs w:val="21"/>
          <w:u w:val="none"/>
          <w:lang w:val="en-US" w:eastAsia="zh-CN"/>
        </w:rPr>
        <w:t>软硬件</w:t>
      </w:r>
      <w:r>
        <w:rPr>
          <w:rFonts w:hint="eastAsia" w:ascii="宋体" w:hAnsi="宋体" w:eastAsia="宋体" w:cs="宋体"/>
          <w:i w:val="0"/>
          <w:iCs w:val="0"/>
          <w:sz w:val="21"/>
          <w:szCs w:val="21"/>
          <w:u w:val="none"/>
        </w:rPr>
        <w:t>正常运行</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运行维护和故障处理。</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必须</w:t>
      </w:r>
      <w:r>
        <w:rPr>
          <w:rFonts w:hint="eastAsia" w:ascii="宋体" w:hAnsi="宋体" w:eastAsia="宋体" w:cs="宋体"/>
          <w:i w:val="0"/>
          <w:iCs w:val="0"/>
          <w:sz w:val="21"/>
          <w:szCs w:val="21"/>
          <w:u w:val="none"/>
          <w:lang w:val="en-US" w:eastAsia="zh-CN"/>
        </w:rPr>
        <w:t>制定</w:t>
      </w:r>
      <w:r>
        <w:rPr>
          <w:rFonts w:hint="eastAsia" w:ascii="宋体" w:hAnsi="宋体" w:eastAsia="宋体" w:cs="宋体"/>
          <w:i w:val="0"/>
          <w:iCs w:val="0"/>
          <w:sz w:val="21"/>
          <w:szCs w:val="21"/>
          <w:u w:val="none"/>
        </w:rPr>
        <w:t>详细的</w:t>
      </w:r>
      <w:r>
        <w:rPr>
          <w:rFonts w:hint="eastAsia" w:ascii="宋体" w:hAnsi="宋体" w:eastAsia="宋体" w:cs="宋体"/>
          <w:i w:val="0"/>
          <w:iCs w:val="0"/>
          <w:sz w:val="21"/>
          <w:szCs w:val="21"/>
          <w:u w:val="none"/>
          <w:lang w:val="en-US" w:eastAsia="zh-CN"/>
        </w:rPr>
        <w:t>运维</w:t>
      </w:r>
      <w:r>
        <w:rPr>
          <w:rFonts w:hint="eastAsia" w:ascii="宋体" w:hAnsi="宋体" w:eastAsia="宋体" w:cs="宋体"/>
          <w:i w:val="0"/>
          <w:iCs w:val="0"/>
          <w:sz w:val="21"/>
          <w:szCs w:val="21"/>
          <w:u w:val="none"/>
        </w:rPr>
        <w:t>服务计划，提供技术支持和故障响应服务。</w:t>
      </w:r>
      <w:r>
        <w:rPr>
          <w:rFonts w:hint="eastAsia" w:ascii="宋体" w:hAnsi="宋体" w:eastAsia="宋体" w:cs="宋体"/>
          <w:i w:val="0"/>
          <w:iCs w:val="0"/>
          <w:sz w:val="21"/>
          <w:szCs w:val="21"/>
          <w:u w:val="none"/>
          <w:lang w:val="en-US" w:eastAsia="zh-CN"/>
        </w:rPr>
        <w:t>服务期间，定期</w:t>
      </w:r>
      <w:r>
        <w:rPr>
          <w:rFonts w:hint="eastAsia" w:ascii="宋体" w:hAnsi="宋体" w:eastAsia="宋体" w:cs="宋体"/>
          <w:sz w:val="21"/>
          <w:szCs w:val="21"/>
          <w:u w:val="none"/>
        </w:rPr>
        <w:t>梳理</w:t>
      </w:r>
      <w:r>
        <w:rPr>
          <w:rFonts w:hint="eastAsia" w:ascii="宋体" w:hAnsi="宋体" w:eastAsia="宋体" w:cs="宋体"/>
          <w:sz w:val="21"/>
          <w:szCs w:val="21"/>
          <w:u w:val="none"/>
          <w:lang w:val="en-US" w:eastAsia="zh-CN"/>
        </w:rPr>
        <w:t>项目</w:t>
      </w:r>
      <w:r>
        <w:rPr>
          <w:rFonts w:hint="eastAsia" w:ascii="宋体" w:hAnsi="宋体" w:eastAsia="宋体" w:cs="宋体"/>
          <w:sz w:val="21"/>
          <w:szCs w:val="21"/>
          <w:u w:val="none"/>
        </w:rPr>
        <w:t>运行情况，包括但不限于平台运行情况、视频资源情况等；对</w:t>
      </w:r>
      <w:r>
        <w:rPr>
          <w:rFonts w:hint="eastAsia" w:ascii="宋体" w:hAnsi="宋体" w:eastAsia="宋体" w:cs="宋体"/>
          <w:sz w:val="21"/>
          <w:szCs w:val="21"/>
          <w:u w:val="none"/>
          <w:lang w:val="en-US" w:eastAsia="zh-CN"/>
        </w:rPr>
        <w:t>所建</w:t>
      </w:r>
      <w:r>
        <w:rPr>
          <w:rFonts w:hint="eastAsia" w:ascii="宋体" w:hAnsi="宋体" w:eastAsia="宋体" w:cs="宋体"/>
          <w:sz w:val="21"/>
          <w:szCs w:val="21"/>
          <w:u w:val="none"/>
        </w:rPr>
        <w:t>平台的视频资源接入、共享提供技术支持；对</w:t>
      </w:r>
      <w:r>
        <w:rPr>
          <w:rFonts w:hint="eastAsia" w:ascii="宋体" w:hAnsi="宋体" w:eastAsia="宋体" w:cs="宋体"/>
          <w:sz w:val="21"/>
          <w:szCs w:val="21"/>
          <w:u w:val="none"/>
          <w:lang w:val="en-US" w:eastAsia="zh-CN"/>
        </w:rPr>
        <w:t>所建</w:t>
      </w:r>
      <w:r>
        <w:rPr>
          <w:rFonts w:hint="eastAsia" w:ascii="宋体" w:hAnsi="宋体" w:eastAsia="宋体" w:cs="宋体"/>
          <w:sz w:val="21"/>
          <w:szCs w:val="21"/>
          <w:u w:val="none"/>
        </w:rPr>
        <w:t>平台软件、数据库、操作系统等进行版本升级，配合有关平台的硬件增减、调试等工作；定期对</w:t>
      </w:r>
      <w:r>
        <w:rPr>
          <w:rFonts w:hint="eastAsia" w:ascii="宋体" w:hAnsi="宋体" w:eastAsia="宋体" w:cs="宋体"/>
          <w:sz w:val="21"/>
          <w:szCs w:val="21"/>
          <w:u w:val="none"/>
          <w:lang w:val="en-US" w:eastAsia="zh-CN"/>
        </w:rPr>
        <w:t>所建</w:t>
      </w:r>
      <w:r>
        <w:rPr>
          <w:rFonts w:hint="eastAsia" w:ascii="宋体" w:hAnsi="宋体" w:eastAsia="宋体" w:cs="宋体"/>
          <w:sz w:val="21"/>
          <w:szCs w:val="21"/>
          <w:u w:val="none"/>
        </w:rPr>
        <w:t>平台所有软硬件资产</w:t>
      </w:r>
      <w:r>
        <w:rPr>
          <w:rFonts w:hint="eastAsia" w:ascii="宋体" w:hAnsi="宋体" w:eastAsia="宋体" w:cs="宋体"/>
          <w:sz w:val="21"/>
          <w:szCs w:val="21"/>
        </w:rPr>
        <w:t>进行盘点，并形成台账；为各单位使用该平台提供技术支持。</w:t>
      </w:r>
    </w:p>
    <w:p w14:paraId="0A3C5F90">
      <w:pPr>
        <w:pageBreakBefore w:val="0"/>
        <w:kinsoku/>
        <w:wordWrap/>
        <w:overflowPunct/>
        <w:topLinePunct w:val="0"/>
        <w:autoSpaceDE/>
        <w:autoSpaceDN/>
        <w:bidi w:val="0"/>
        <w:snapToGrid/>
        <w:spacing w:line="360" w:lineRule="auto"/>
        <w:ind w:firstLine="0" w:firstLineChars="0"/>
        <w:outlineLvl w:val="2"/>
        <w:rPr>
          <w:rFonts w:hint="eastAsia" w:ascii="宋体" w:hAnsi="宋体" w:eastAsia="宋体" w:cs="宋体"/>
          <w:sz w:val="21"/>
          <w:szCs w:val="21"/>
        </w:rPr>
      </w:pPr>
      <w:r>
        <w:rPr>
          <w:rFonts w:hint="eastAsia" w:ascii="宋体" w:hAnsi="宋体" w:eastAsia="宋体" w:cs="宋体"/>
          <w:sz w:val="21"/>
          <w:szCs w:val="21"/>
          <w:lang w:val="en-US" w:eastAsia="zh-CN"/>
        </w:rPr>
        <w:t>3、按要求提供</w:t>
      </w:r>
      <w:r>
        <w:rPr>
          <w:rFonts w:hint="eastAsia" w:ascii="宋体" w:hAnsi="宋体" w:eastAsia="宋体" w:cs="宋体"/>
          <w:sz w:val="21"/>
          <w:szCs w:val="21"/>
        </w:rPr>
        <w:t>驻场服务</w:t>
      </w:r>
    </w:p>
    <w:p w14:paraId="104536EF">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lang w:eastAsia="zh-CN"/>
        </w:rPr>
      </w:pPr>
      <w:r>
        <w:rPr>
          <w:rFonts w:hint="eastAsia" w:ascii="宋体" w:hAnsi="宋体" w:eastAsia="宋体" w:cs="宋体"/>
          <w:sz w:val="21"/>
          <w:szCs w:val="21"/>
          <w:u w:val="none"/>
        </w:rPr>
        <w:t>（1）服务要求：</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应至少安排</w:t>
      </w:r>
      <w:r>
        <w:rPr>
          <w:rFonts w:hint="eastAsia" w:ascii="宋体" w:hAnsi="宋体" w:eastAsia="宋体" w:cs="宋体"/>
          <w:sz w:val="21"/>
          <w:szCs w:val="21"/>
          <w:u w:val="none"/>
          <w:lang w:val="en-US" w:eastAsia="zh-CN"/>
        </w:rPr>
        <w:t>2</w:t>
      </w:r>
      <w:r>
        <w:rPr>
          <w:rFonts w:hint="eastAsia" w:ascii="宋体" w:hAnsi="宋体" w:eastAsia="宋体" w:cs="宋体"/>
          <w:sz w:val="21"/>
          <w:szCs w:val="21"/>
          <w:u w:val="none"/>
        </w:rPr>
        <w:t>名专业技术人员提供5*8小时驻场服务。节假日、自然灾害等紧急事件保障期及</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指定的重要时期，</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需提供现场全天（24小时）保障服务</w:t>
      </w:r>
      <w:r>
        <w:rPr>
          <w:rFonts w:hint="eastAsia" w:ascii="宋体" w:hAnsi="宋体" w:eastAsia="宋体" w:cs="宋体"/>
          <w:sz w:val="21"/>
          <w:szCs w:val="21"/>
          <w:u w:val="none"/>
          <w:lang w:eastAsia="zh-CN"/>
        </w:rPr>
        <w:t>。</w:t>
      </w:r>
    </w:p>
    <w:p w14:paraId="10C27F91">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（2）人员要求：</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所派人员须专科或专科以上学历，具备相应计算机操作能力，能独立完成基础设施设备的软硬件安装、配置、调试等维护工作，对常见故障问题能在1-2小时内自主分析和解决，具有一定的文字、数据处理能力，拥有良好服务意识及协助精神。</w:t>
      </w:r>
    </w:p>
    <w:p w14:paraId="349F6010">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4、</w:t>
      </w:r>
      <w:r>
        <w:rPr>
          <w:rFonts w:hint="eastAsia" w:ascii="宋体" w:hAnsi="宋体" w:eastAsia="宋体" w:cs="宋体"/>
          <w:sz w:val="21"/>
          <w:szCs w:val="21"/>
          <w:u w:val="none"/>
        </w:rPr>
        <w:t>故障响应及恢复</w:t>
      </w:r>
    </w:p>
    <w:p w14:paraId="41659008">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（1）响应要求：</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须提供7*24全天候热线支持故障报修或技术支持，在接到</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的电话、短信及电子邮件通知后，</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须立即组织技术人员分析故障原因。</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通过其他渠道得知的故障报修和技术支持需求，需在第一时间告知</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，及时组织技术人员分析故障原因。</w:t>
      </w:r>
    </w:p>
    <w:p w14:paraId="4A3C33A6">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（2）响应时间：</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在收到故障报修和技术支持需求后应立即做出响应，在30分钟内提出应对措施，并安排相关技术人员到达现场。</w:t>
      </w:r>
    </w:p>
    <w:p w14:paraId="0EB27175">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（3）故障类别：故障分为软件故障和硬件故障。如果是软件故障，</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工程师将对软件进行修复，包括软件重新安装、更新软件版本、更新补丁等；故障修复之前工程师须进行必要的系统及数据的备份。如果是需进行硬件修复的故障，故障器件的维修、更换、安装、调试均由</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负责。</w:t>
      </w:r>
    </w:p>
    <w:p w14:paraId="62910E73">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（4）故障和技术支持处理：一般性技术支持需求，</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在告知</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后可自行处理，并做好记录和处理结果反馈。</w:t>
      </w:r>
    </w:p>
    <w:p w14:paraId="75E9D51B">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对于造成系统性能不足、运行效率下降的一般故障，</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应立即响应，分析故障产生原因并在2-4小时内排除故障，然后及时将处理结果反馈给</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w:t>
      </w:r>
    </w:p>
    <w:p w14:paraId="1A045D73">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对于造成系统无法正常运行达半小时（含）以上、对业务运作造成不良影响的较大故障，</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应立即响应，以优先恢复业务系统作为故障处理的首要原则，积极分析故障产生原因并在24小时内排除故障，然后及时将处理结果反馈给</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w:t>
      </w:r>
    </w:p>
    <w:p w14:paraId="2AB15178">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对于造成系统无法正常运行达3小时（含）以上、对业务运作造成重大影响的重大故障，</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应以优先恢复业务系统作为故障处理的首要原则，制定业务恢复应急解决方案，在保证业务系统恢复的情况下积极查找故障原因，牵头协调设备厂商进行处理，直至彻底修复故障。</w:t>
      </w:r>
    </w:p>
    <w:p w14:paraId="786C73A9">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在现场服务时严格遵守相关规定，在需要做出变更等重大操作前首先征得</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许可。</w:t>
      </w:r>
    </w:p>
    <w:p w14:paraId="3407FC0F">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（5）故障善后工作:故障处理完成后3个工作日内，</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提供《故障分析报告》和《故障处理报告》，详细说明故障原因、处理过程、解决办法、预防措施等内容，加盖公章提交给</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备案。系统恢复正常后，</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工程师应对系统进行持续跟踪，避免遗留问题。</w:t>
      </w:r>
    </w:p>
    <w:p w14:paraId="23822867">
      <w:pPr>
        <w:pageBreakBefore w:val="0"/>
        <w:kinsoku/>
        <w:wordWrap/>
        <w:overflowPunct/>
        <w:topLinePunct w:val="0"/>
        <w:autoSpaceDE/>
        <w:autoSpaceDN/>
        <w:bidi w:val="0"/>
        <w:snapToGrid/>
        <w:spacing w:line="360" w:lineRule="auto"/>
        <w:ind w:firstLine="0" w:firstLineChars="0"/>
        <w:outlineLvl w:val="2"/>
        <w:rPr>
          <w:rFonts w:hint="eastAsia" w:ascii="宋体" w:hAnsi="宋体" w:eastAsia="宋体" w:cs="宋体"/>
          <w:sz w:val="21"/>
          <w:szCs w:val="21"/>
        </w:rPr>
      </w:pPr>
      <w:r>
        <w:rPr>
          <w:rFonts w:hint="eastAsia" w:ascii="宋体" w:hAnsi="宋体" w:eastAsia="宋体" w:cs="宋体"/>
          <w:sz w:val="21"/>
          <w:szCs w:val="21"/>
          <w:lang w:val="en-US" w:eastAsia="zh-CN"/>
        </w:rPr>
        <w:t>5、</w:t>
      </w:r>
      <w:r>
        <w:rPr>
          <w:rFonts w:hint="eastAsia" w:ascii="宋体" w:hAnsi="宋体" w:eastAsia="宋体" w:cs="宋体"/>
          <w:sz w:val="21"/>
          <w:szCs w:val="21"/>
        </w:rPr>
        <w:t>巡检服务</w:t>
      </w:r>
    </w:p>
    <w:p w14:paraId="5F00565A">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rPr>
        <w:t>（1）</w:t>
      </w:r>
      <w:r>
        <w:rPr>
          <w:rFonts w:hint="eastAsia" w:ascii="宋体" w:hAnsi="宋体" w:eastAsia="宋体" w:cs="宋体"/>
          <w:sz w:val="21"/>
          <w:szCs w:val="21"/>
          <w:u w:val="none"/>
        </w:rPr>
        <w:t>巡检时间：</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每个工作日对系统最少进行一次巡检，</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可根据实际情况要求增加巡检次数。</w:t>
      </w:r>
    </w:p>
    <w:p w14:paraId="5D7C809B">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2）巡检内容：包括软件平台、网络、服务器及相关设备等运行情况。巡检时需定期进行现场巡检、系统诊断，并做好设备管理、盘点和登记，及时发现问题，处理故障，防患于未然，保证区视频联网共享平台稳定运行。</w:t>
      </w:r>
    </w:p>
    <w:p w14:paraId="05478EB8">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（3）巡检报告：</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在进行巡检时，应形成相应巡检报告并提交</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审核。巡检报告应包含巡检范围、软件平台/网络/服务器/存储及相关设备等运行情况、硬件外观检查情况、软件平台日志、运行状态检查、巡检结果及分析、设备盘点记录等内容。</w:t>
      </w:r>
    </w:p>
    <w:p w14:paraId="41699B94">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rPr>
        <w:t>（4）巡检过程中未发现问题而造成的重大故障，</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未及时预警，出现的责任与损失由</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承担。</w:t>
      </w:r>
    </w:p>
    <w:p w14:paraId="3DC3AFFB">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lang w:val="en-US" w:eastAsia="zh-CN"/>
        </w:rPr>
        <w:t>6、</w:t>
      </w:r>
      <w:r>
        <w:rPr>
          <w:rFonts w:hint="eastAsia" w:ascii="宋体" w:hAnsi="宋体" w:eastAsia="宋体" w:cs="宋体"/>
          <w:sz w:val="21"/>
          <w:szCs w:val="21"/>
          <w:u w:val="none"/>
        </w:rPr>
        <w:t>运维服务报告</w:t>
      </w:r>
    </w:p>
    <w:p w14:paraId="5D8CE80C">
      <w:pPr>
        <w:pageBreakBefore w:val="0"/>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应根据</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要求按期提交运维服务报告，服务报告应包含日常工作记录及处理情况、巡检报告、设备盘点情况、视频资源情况、运维质量分析等内容。</w:t>
      </w:r>
    </w:p>
    <w:p w14:paraId="6E7327EC">
      <w:pPr>
        <w:pageBreakBefore w:val="0"/>
        <w:numPr>
          <w:ilvl w:val="0"/>
          <w:numId w:val="0"/>
        </w:numPr>
        <w:kinsoku/>
        <w:wordWrap/>
        <w:overflowPunct/>
        <w:topLinePunct w:val="0"/>
        <w:autoSpaceDE/>
        <w:autoSpaceDN/>
        <w:bidi w:val="0"/>
        <w:snapToGrid/>
        <w:spacing w:line="360" w:lineRule="auto"/>
        <w:ind w:firstLine="0" w:firstLineChars="0"/>
        <w:outlineLvl w:val="2"/>
        <w:rPr>
          <w:rFonts w:hint="eastAsia" w:ascii="宋体" w:hAnsi="宋体" w:eastAsia="宋体" w:cs="宋体"/>
          <w:sz w:val="21"/>
          <w:szCs w:val="21"/>
        </w:rPr>
      </w:pPr>
      <w:r>
        <w:rPr>
          <w:rFonts w:hint="eastAsia" w:ascii="宋体" w:hAnsi="宋体" w:eastAsia="宋体" w:cs="宋体"/>
          <w:sz w:val="21"/>
          <w:szCs w:val="21"/>
          <w:lang w:val="en-US" w:eastAsia="zh-CN"/>
        </w:rPr>
        <w:t>7、</w:t>
      </w:r>
      <w:r>
        <w:rPr>
          <w:rFonts w:hint="eastAsia" w:ascii="宋体" w:hAnsi="宋体" w:eastAsia="宋体" w:cs="宋体"/>
          <w:sz w:val="21"/>
          <w:szCs w:val="21"/>
        </w:rPr>
        <w:t>其他要求</w:t>
      </w:r>
    </w:p>
    <w:p w14:paraId="102751E5">
      <w:pPr>
        <w:pageBreakBefore w:val="0"/>
        <w:numPr>
          <w:ilvl w:val="-1"/>
          <w:numId w:val="0"/>
        </w:numPr>
        <w:kinsoku/>
        <w:wordWrap/>
        <w:overflowPunct/>
        <w:topLinePunct w:val="0"/>
        <w:autoSpaceDE/>
        <w:autoSpaceDN/>
        <w:bidi w:val="0"/>
        <w:snapToGrid/>
        <w:spacing w:line="360" w:lineRule="auto"/>
        <w:ind w:firstLine="0" w:firstLineChars="0"/>
        <w:jc w:val="left"/>
        <w:outlineLvl w:val="9"/>
        <w:rPr>
          <w:rFonts w:hint="eastAsia" w:ascii="宋体" w:hAnsi="宋体" w:eastAsia="宋体" w:cs="宋体"/>
          <w:sz w:val="21"/>
          <w:szCs w:val="21"/>
          <w:u w:val="none"/>
        </w:rPr>
      </w:pPr>
      <w:r>
        <w:rPr>
          <w:rFonts w:hint="eastAsia" w:ascii="宋体" w:hAnsi="宋体" w:eastAsia="宋体" w:cs="宋体"/>
          <w:sz w:val="21"/>
          <w:szCs w:val="21"/>
          <w:u w:val="none"/>
          <w:lang w:eastAsia="zh-CN"/>
        </w:rPr>
        <w:t>（</w:t>
      </w:r>
      <w:r>
        <w:rPr>
          <w:rFonts w:hint="eastAsia" w:ascii="宋体" w:hAnsi="宋体" w:eastAsia="宋体" w:cs="宋体"/>
          <w:sz w:val="21"/>
          <w:szCs w:val="21"/>
          <w:u w:val="none"/>
          <w:lang w:val="en-US" w:eastAsia="zh-CN"/>
        </w:rPr>
        <w:t>1</w:t>
      </w:r>
      <w:r>
        <w:rPr>
          <w:rFonts w:hint="eastAsia" w:ascii="宋体" w:hAnsi="宋体" w:eastAsia="宋体" w:cs="宋体"/>
          <w:sz w:val="21"/>
          <w:szCs w:val="21"/>
          <w:u w:val="none"/>
          <w:lang w:eastAsia="zh-CN"/>
        </w:rPr>
        <w:t>）中标方</w:t>
      </w:r>
      <w:r>
        <w:rPr>
          <w:rFonts w:hint="eastAsia" w:ascii="宋体" w:hAnsi="宋体" w:eastAsia="宋体" w:cs="宋体"/>
          <w:sz w:val="21"/>
          <w:szCs w:val="21"/>
          <w:u w:val="none"/>
        </w:rPr>
        <w:t>需在</w:t>
      </w:r>
      <w:r>
        <w:rPr>
          <w:rFonts w:hint="eastAsia" w:ascii="宋体" w:hAnsi="宋体" w:eastAsia="宋体" w:cs="宋体"/>
          <w:sz w:val="21"/>
          <w:szCs w:val="21"/>
          <w:u w:val="none"/>
          <w:lang w:eastAsia="zh-CN"/>
        </w:rPr>
        <w:t>采购方</w:t>
      </w:r>
      <w:r>
        <w:rPr>
          <w:rFonts w:hint="eastAsia" w:ascii="宋体" w:hAnsi="宋体" w:eastAsia="宋体" w:cs="宋体"/>
          <w:sz w:val="21"/>
          <w:szCs w:val="21"/>
          <w:u w:val="none"/>
        </w:rPr>
        <w:t>现有的设施基础上，增加、改进、完善各种标识、操作指引、排障程序、应急程序等。提供平台运维软件、运维工具，协助资产统计，项目管理，系统巡检，工单管理，业务系统梳理等。</w:t>
      </w:r>
    </w:p>
    <w:p w14:paraId="3694E270">
      <w:pPr>
        <w:keepNext w:val="0"/>
        <w:keepLines w:val="0"/>
        <w:pageBreakBefore w:val="0"/>
        <w:widowControl/>
        <w:kinsoku/>
        <w:wordWrap/>
        <w:overflowPunct/>
        <w:topLinePunct w:val="0"/>
        <w:autoSpaceDE/>
        <w:autoSpaceDN/>
        <w:bidi w:val="0"/>
        <w:snapToGrid/>
        <w:spacing w:line="360" w:lineRule="auto"/>
        <w:ind w:firstLine="0" w:firstLineChars="0"/>
        <w:jc w:val="left"/>
        <w:textAlignment w:val="auto"/>
        <w:outlineLvl w:val="9"/>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w:t>
      </w:r>
      <w:r>
        <w:rPr>
          <w:rFonts w:hint="eastAsia" w:ascii="宋体" w:hAnsi="宋体" w:eastAsia="宋体" w:cs="宋体"/>
          <w:i w:val="0"/>
          <w:iCs w:val="0"/>
          <w:sz w:val="21"/>
          <w:szCs w:val="21"/>
          <w:u w:val="none"/>
          <w:lang w:val="en-US" w:eastAsia="zh-CN"/>
        </w:rPr>
        <w:t>2</w:t>
      </w:r>
      <w:r>
        <w:rPr>
          <w:rFonts w:hint="eastAsia" w:ascii="宋体" w:hAnsi="宋体" w:eastAsia="宋体" w:cs="宋体"/>
          <w:i w:val="0"/>
          <w:iCs w:val="0"/>
          <w:sz w:val="21"/>
          <w:szCs w:val="21"/>
          <w:u w:val="none"/>
        </w:rPr>
        <w:t>）</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在维保期内对于在使用过程中系统管理员及技术人员无法解决的紧急问题，</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应另外派出技术人员赶到用户现场，排除故障。</w:t>
      </w:r>
    </w:p>
    <w:p w14:paraId="708ACD8D">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lang w:eastAsia="zh-CN"/>
        </w:rPr>
      </w:pP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lang w:val="en-US" w:eastAsia="zh-CN"/>
        </w:rPr>
        <w:t>3</w:t>
      </w:r>
      <w:r>
        <w:rPr>
          <w:rFonts w:hint="eastAsia" w:ascii="宋体" w:hAnsi="宋体" w:eastAsia="宋体" w:cs="宋体"/>
          <w:i w:val="0"/>
          <w:iCs w:val="0"/>
          <w:sz w:val="21"/>
          <w:szCs w:val="21"/>
          <w:u w:val="none"/>
          <w:lang w:eastAsia="zh-CN"/>
        </w:rPr>
        <w:t>）中标方工作人员在实施售后服务工作中，因操作不当等原因导致事故、损失的，中标方应承担相应责任。</w:t>
      </w:r>
    </w:p>
    <w:p w14:paraId="258C86EA">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lang w:val="en-US" w:eastAsia="zh-CN"/>
        </w:rPr>
        <w:t>4</w:t>
      </w:r>
      <w:r>
        <w:rPr>
          <w:rFonts w:hint="eastAsia" w:ascii="宋体" w:hAnsi="宋体" w:eastAsia="宋体" w:cs="宋体"/>
          <w:i w:val="0"/>
          <w:iCs w:val="0"/>
          <w:sz w:val="21"/>
          <w:szCs w:val="21"/>
          <w:u w:val="none"/>
          <w:lang w:eastAsia="zh-CN"/>
        </w:rPr>
        <w:t>）中标方须向采购方工作人员和系统管理等人员提供高水平的现场培训服务。</w:t>
      </w:r>
    </w:p>
    <w:p w14:paraId="7DA8325F">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b/>
          <w:bCs/>
          <w:i w:val="0"/>
          <w:iCs w:val="0"/>
          <w:sz w:val="21"/>
          <w:szCs w:val="21"/>
          <w:u w:val="none"/>
          <w:lang w:val="en-US" w:eastAsia="zh-CN"/>
        </w:rPr>
      </w:pPr>
      <w:r>
        <w:rPr>
          <w:rFonts w:hint="eastAsia" w:ascii="宋体" w:hAnsi="宋体" w:eastAsia="宋体" w:cs="宋体"/>
          <w:b/>
          <w:bCs/>
          <w:i w:val="0"/>
          <w:iCs w:val="0"/>
          <w:sz w:val="21"/>
          <w:szCs w:val="21"/>
          <w:u w:val="none"/>
          <w:lang w:val="en-US" w:eastAsia="zh-CN"/>
        </w:rPr>
        <w:t>8.知识产权</w:t>
      </w:r>
    </w:p>
    <w:p w14:paraId="006770E0">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1</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本项目全部成果的所有权、知识产权以及与之相关的所有权利归</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所有；</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签署前双方已经拥有的知识产权权利，仍归各自所有。</w:t>
      </w:r>
    </w:p>
    <w:p w14:paraId="53C80191">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2</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双方确定，</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有权利用</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按照</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约定提供的成果，进行后续改进。由此产生的具有实质性或创造性技术进步特征的新的技术成果及其权利归属，全部由</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享有。</w:t>
      </w:r>
    </w:p>
    <w:p w14:paraId="7560FFBE">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3</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所提交的安全保障平台设备、系统软件、应用软件及任何形式的数据、资料、软件等所有权归</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拥有。</w:t>
      </w:r>
    </w:p>
    <w:p w14:paraId="38BF61B2">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lang w:val="en-US" w:eastAsia="zh-CN"/>
        </w:rPr>
        <w:t>4、</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所提交的安全保障平台设备、系统软件、应用软件及任何形式的数据、资料、软件等不得侵犯任何第三方的知识产权或其他权利，由于该等文件、数据、资料、软件侵权所导致的任何索赔或责任均由</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承担，同时，</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有权要求</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修改成果至不侵权或解除合同，并保留要求</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赔偿相应损失的权利，包括但不限于上述索赔或责任所产生的诉讼费用、合理的律师费用、鉴定评估费用、调查费用、和解金额或生效法律文书中规定的赔偿金额。</w:t>
      </w:r>
    </w:p>
    <w:p w14:paraId="465F071B">
      <w:pPr>
        <w:keepNext w:val="0"/>
        <w:keepLines w:val="0"/>
        <w:pageBreakBefore w:val="0"/>
        <w:widowControl w:val="0"/>
        <w:kinsoku/>
        <w:wordWrap/>
        <w:overflowPunct/>
        <w:topLinePunct w:val="0"/>
        <w:autoSpaceDE/>
        <w:autoSpaceDN/>
        <w:bidi w:val="0"/>
        <w:snapToGrid/>
        <w:spacing w:line="360" w:lineRule="auto"/>
        <w:ind w:firstLine="0" w:firstLineChars="0"/>
        <w:jc w:val="left"/>
        <w:textAlignment w:val="auto"/>
        <w:rPr>
          <w:rFonts w:hint="eastAsia" w:ascii="宋体" w:hAnsi="宋体" w:eastAsia="宋体" w:cs="宋体"/>
          <w:i w:val="0"/>
          <w:iCs w:val="0"/>
          <w:sz w:val="21"/>
          <w:szCs w:val="21"/>
          <w:u w:val="none"/>
        </w:rPr>
      </w:pPr>
      <w:r>
        <w:rPr>
          <w:rFonts w:hint="eastAsia" w:ascii="宋体" w:hAnsi="宋体" w:eastAsia="宋体" w:cs="宋体"/>
          <w:i w:val="0"/>
          <w:iCs w:val="0"/>
          <w:sz w:val="21"/>
          <w:szCs w:val="21"/>
          <w:u w:val="none"/>
        </w:rPr>
        <w:t>5</w:t>
      </w:r>
      <w:r>
        <w:rPr>
          <w:rFonts w:hint="eastAsia" w:ascii="宋体" w:hAnsi="宋体" w:eastAsia="宋体" w:cs="宋体"/>
          <w:i w:val="0"/>
          <w:iCs w:val="0"/>
          <w:sz w:val="21"/>
          <w:szCs w:val="21"/>
          <w:u w:val="none"/>
          <w:lang w:eastAsia="zh-CN"/>
        </w:rPr>
        <w:t>、</w:t>
      </w:r>
      <w:r>
        <w:rPr>
          <w:rFonts w:hint="eastAsia" w:ascii="宋体" w:hAnsi="宋体" w:eastAsia="宋体" w:cs="宋体"/>
          <w:i w:val="0"/>
          <w:iCs w:val="0"/>
          <w:sz w:val="21"/>
          <w:szCs w:val="21"/>
          <w:u w:val="none"/>
        </w:rPr>
        <w:t>未经</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书面在先同意，</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不得将本项目的中间成果和最终成果文件及任何数据、资料、软件向任何第三方转让、授权任何第三方使用或用于</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项目外的其他项目。如发生以上情况，</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应向</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支付</w:t>
      </w:r>
      <w:r>
        <w:rPr>
          <w:rFonts w:hint="eastAsia" w:ascii="宋体" w:hAnsi="宋体" w:eastAsia="宋体" w:cs="宋体"/>
          <w:i w:val="0"/>
          <w:iCs w:val="0"/>
          <w:sz w:val="21"/>
          <w:szCs w:val="21"/>
          <w:u w:val="none"/>
          <w:lang w:eastAsia="zh-CN"/>
        </w:rPr>
        <w:t>合同</w:t>
      </w:r>
      <w:r>
        <w:rPr>
          <w:rFonts w:hint="eastAsia" w:ascii="宋体" w:hAnsi="宋体" w:eastAsia="宋体" w:cs="宋体"/>
          <w:i w:val="0"/>
          <w:iCs w:val="0"/>
          <w:sz w:val="21"/>
          <w:szCs w:val="21"/>
          <w:u w:val="none"/>
        </w:rPr>
        <w:t>总价款20%的违约金，如果违约金无法弥补</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的损失，</w:t>
      </w:r>
      <w:r>
        <w:rPr>
          <w:rFonts w:hint="eastAsia" w:ascii="宋体" w:hAnsi="宋体" w:eastAsia="宋体" w:cs="宋体"/>
          <w:i w:val="0"/>
          <w:iCs w:val="0"/>
          <w:sz w:val="21"/>
          <w:szCs w:val="21"/>
          <w:u w:val="none"/>
          <w:lang w:eastAsia="zh-CN"/>
        </w:rPr>
        <w:t>采购方</w:t>
      </w:r>
      <w:r>
        <w:rPr>
          <w:rFonts w:hint="eastAsia" w:ascii="宋体" w:hAnsi="宋体" w:eastAsia="宋体" w:cs="宋体"/>
          <w:i w:val="0"/>
          <w:iCs w:val="0"/>
          <w:sz w:val="21"/>
          <w:szCs w:val="21"/>
          <w:u w:val="none"/>
        </w:rPr>
        <w:t>有权要求</w:t>
      </w:r>
      <w:r>
        <w:rPr>
          <w:rFonts w:hint="eastAsia" w:ascii="宋体" w:hAnsi="宋体" w:eastAsia="宋体" w:cs="宋体"/>
          <w:i w:val="0"/>
          <w:iCs w:val="0"/>
          <w:sz w:val="21"/>
          <w:szCs w:val="21"/>
          <w:u w:val="none"/>
          <w:lang w:eastAsia="zh-CN"/>
        </w:rPr>
        <w:t>中标方</w:t>
      </w:r>
      <w:r>
        <w:rPr>
          <w:rFonts w:hint="eastAsia" w:ascii="宋体" w:hAnsi="宋体" w:eastAsia="宋体" w:cs="宋体"/>
          <w:i w:val="0"/>
          <w:iCs w:val="0"/>
          <w:sz w:val="21"/>
          <w:szCs w:val="21"/>
          <w:u w:val="none"/>
        </w:rPr>
        <w:t>赔偿全部损失。</w:t>
      </w:r>
    </w:p>
    <w:p w14:paraId="050BB75A">
      <w:pPr>
        <w:pStyle w:val="7"/>
        <w:pageBreakBefore w:val="0"/>
        <w:kinsoku/>
        <w:wordWrap/>
        <w:overflowPunct/>
        <w:topLinePunct w:val="0"/>
        <w:autoSpaceDE/>
        <w:autoSpaceDN/>
        <w:bidi w:val="0"/>
        <w:snapToGrid/>
        <w:spacing w:before="0" w:beforeAutospacing="0" w:after="0" w:afterAutospacing="0" w:line="360" w:lineRule="auto"/>
        <w:ind w:left="0" w:leftChars="0" w:right="0" w:firstLine="0" w:firstLineChars="0"/>
        <w:jc w:val="left"/>
        <w:rPr>
          <w:rFonts w:hint="eastAsia" w:ascii="宋体" w:hAnsi="宋体" w:eastAsia="宋体" w:cs="宋体"/>
          <w:b w:val="0"/>
          <w:bCs w:val="0"/>
          <w:i w:val="0"/>
          <w:iCs w:val="0"/>
          <w:kern w:val="2"/>
          <w:sz w:val="21"/>
          <w:szCs w:val="21"/>
          <w:u w:val="none"/>
          <w:lang w:val="en-US" w:eastAsia="zh-CN" w:bidi="ar-SA"/>
        </w:rPr>
      </w:pPr>
      <w:r>
        <w:rPr>
          <w:rFonts w:hint="eastAsia" w:ascii="宋体" w:hAnsi="宋体" w:eastAsia="宋体" w:cs="宋体"/>
          <w:b w:val="0"/>
          <w:bCs w:val="0"/>
          <w:i w:val="0"/>
          <w:iCs w:val="0"/>
          <w:kern w:val="2"/>
          <w:sz w:val="21"/>
          <w:szCs w:val="21"/>
          <w:u w:val="none"/>
          <w:lang w:val="en-US" w:eastAsia="zh-CN" w:bidi="ar-SA"/>
        </w:rPr>
        <w:t>6、中标方完成合同项目的相关人员享有在有关技术成果文件上写明技术成果完成者的权利和与采购方共同获得有关荣誉证书、奖励的权利。</w:t>
      </w:r>
    </w:p>
    <w:p w14:paraId="7BC14B19">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ins w:id="127" w:author="wtx" w:date="2024-09-23T20:43:06Z">
        <w:r>
          <w:rPr>
            <w:rFonts w:hint="eastAsia" w:cs="宋体"/>
            <w:sz w:val="28"/>
            <w:szCs w:val="28"/>
            <w:lang w:eastAsia="zh-CN"/>
          </w:rPr>
          <w:t>★</w:t>
        </w:r>
      </w:ins>
      <w:r>
        <w:rPr>
          <w:rFonts w:hint="eastAsia" w:cs="宋体"/>
          <w:sz w:val="28"/>
          <w:szCs w:val="28"/>
          <w:lang w:eastAsia="zh-CN"/>
        </w:rPr>
        <w:t>六、</w:t>
      </w:r>
      <w:r>
        <w:rPr>
          <w:rFonts w:hint="eastAsia" w:ascii="宋体" w:hAnsi="宋体" w:eastAsia="宋体" w:cs="宋体"/>
          <w:sz w:val="28"/>
          <w:szCs w:val="28"/>
        </w:rPr>
        <w:t>商务要求</w:t>
      </w:r>
    </w:p>
    <w:p w14:paraId="040819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1.交付及付款</w:t>
      </w:r>
    </w:p>
    <w:p w14:paraId="19C324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1.1</w:t>
      </w:r>
      <w:r>
        <w:rPr>
          <w:rFonts w:hint="eastAsia" w:ascii="宋体" w:hAnsi="宋体" w:eastAsia="宋体" w:cs="宋体"/>
          <w:bCs/>
          <w:szCs w:val="21"/>
        </w:rPr>
        <w:t>时间要求及阶段成果</w:t>
      </w:r>
    </w:p>
    <w:p w14:paraId="66151D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1、项目开工后14个日历日</w:t>
      </w:r>
      <w:r>
        <w:rPr>
          <w:rFonts w:hint="eastAsia" w:ascii="宋体" w:hAnsi="宋体" w:eastAsia="宋体" w:cs="宋体"/>
          <w:bCs/>
          <w:szCs w:val="21"/>
        </w:rPr>
        <w:t>内完成项目实施的准备工作</w:t>
      </w:r>
      <w:r>
        <w:rPr>
          <w:rFonts w:hint="eastAsia" w:ascii="宋体" w:hAnsi="宋体" w:eastAsia="宋体" w:cs="宋体"/>
          <w:bCs/>
          <w:szCs w:val="21"/>
          <w:lang w:eastAsia="zh-CN"/>
        </w:rPr>
        <w:t>，</w:t>
      </w:r>
      <w:r>
        <w:rPr>
          <w:rFonts w:hint="eastAsia" w:ascii="宋体" w:hAnsi="宋体" w:eastAsia="宋体" w:cs="宋体"/>
          <w:bCs/>
          <w:szCs w:val="21"/>
          <w:lang w:val="en-US" w:eastAsia="zh-CN"/>
        </w:rPr>
        <w:t>同时启动软件实施开发</w:t>
      </w:r>
      <w:r>
        <w:rPr>
          <w:rFonts w:hint="eastAsia" w:ascii="宋体" w:hAnsi="宋体" w:eastAsia="宋体" w:cs="宋体"/>
          <w:bCs/>
          <w:szCs w:val="21"/>
        </w:rPr>
        <w:t>；</w:t>
      </w:r>
    </w:p>
    <w:p w14:paraId="5A61DE82">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bCs/>
          <w:szCs w:val="21"/>
          <w:lang w:val="en-US" w:eastAsia="zh-CN"/>
        </w:rPr>
      </w:pPr>
      <w:r>
        <w:rPr>
          <w:rFonts w:hint="eastAsia" w:ascii="宋体" w:hAnsi="宋体" w:eastAsia="宋体" w:cs="宋体"/>
          <w:bCs/>
          <w:szCs w:val="21"/>
        </w:rPr>
        <w:t>2、</w:t>
      </w:r>
      <w:r>
        <w:rPr>
          <w:rFonts w:hint="eastAsia" w:ascii="宋体" w:hAnsi="宋体" w:eastAsia="宋体" w:cs="宋体"/>
          <w:bCs/>
          <w:szCs w:val="21"/>
          <w:lang w:val="en-US" w:eastAsia="zh-CN"/>
        </w:rPr>
        <w:t>项目开工后90个日历日内完成设备到货，同时启动实施部署；</w:t>
      </w:r>
    </w:p>
    <w:p w14:paraId="36E8D074">
      <w:pPr>
        <w:pageBreakBefore w:val="0"/>
        <w:kinsoku/>
        <w:overflowPunct/>
        <w:topLinePunct w:val="0"/>
        <w:bidi w:val="0"/>
        <w:spacing w:beforeAutospacing="0" w:afterAutospacing="0" w:line="360" w:lineRule="auto"/>
        <w:ind w:left="0" w:leftChars="0" w:right="0" w:firstLine="0" w:firstLineChars="0"/>
        <w:rPr>
          <w:rFonts w:hint="default" w:ascii="宋体" w:hAnsi="宋体" w:eastAsia="宋体" w:cs="宋体"/>
          <w:bCs/>
          <w:szCs w:val="21"/>
          <w:lang w:val="en-US" w:eastAsia="zh-CN"/>
        </w:rPr>
      </w:pPr>
      <w:r>
        <w:rPr>
          <w:rFonts w:hint="eastAsia" w:ascii="宋体" w:hAnsi="宋体" w:eastAsia="宋体" w:cs="宋体"/>
          <w:bCs/>
          <w:szCs w:val="21"/>
        </w:rPr>
        <w:t>3、</w:t>
      </w:r>
      <w:r>
        <w:rPr>
          <w:rFonts w:hint="eastAsia" w:ascii="宋体" w:hAnsi="宋体" w:eastAsia="宋体" w:cs="宋体"/>
          <w:bCs/>
          <w:szCs w:val="21"/>
          <w:lang w:val="en-US" w:eastAsia="zh-CN"/>
        </w:rPr>
        <w:t>项目开工后135个日历日内完成项目实施的初步验收工作，包括平台部署及用户培训，初步验收，同时启动平台试运行；</w:t>
      </w:r>
    </w:p>
    <w:p w14:paraId="682103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rPr>
        <w:t>4、</w:t>
      </w:r>
      <w:r>
        <w:rPr>
          <w:rFonts w:hint="eastAsia" w:ascii="宋体" w:hAnsi="宋体" w:eastAsia="宋体" w:cs="宋体"/>
          <w:bCs/>
          <w:szCs w:val="21"/>
          <w:lang w:val="en-US" w:eastAsia="zh-CN"/>
        </w:rPr>
        <w:t>项目开工后180个日历日内完成项目实施的最终验收工作，包括平台试运行、第三方测评及工程验收；</w:t>
      </w:r>
    </w:p>
    <w:p w14:paraId="4FE708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5、最终验收通过后提供3年系统运维服务。</w:t>
      </w:r>
    </w:p>
    <w:p w14:paraId="1A2395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eastAsia="zh-CN"/>
        </w:rPr>
      </w:pPr>
      <w:r>
        <w:rPr>
          <w:rFonts w:hint="eastAsia" w:ascii="宋体" w:hAnsi="宋体" w:eastAsia="宋体" w:cs="宋体"/>
          <w:bCs/>
          <w:szCs w:val="21"/>
          <w:lang w:val="en-US" w:eastAsia="zh-CN"/>
        </w:rPr>
        <w:t>1.2付款方式</w:t>
      </w:r>
    </w:p>
    <w:p w14:paraId="3C1E21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w:t>
      </w:r>
      <w:r>
        <w:rPr>
          <w:rFonts w:hint="eastAsia" w:ascii="宋体" w:hAnsi="宋体" w:eastAsia="宋体" w:cs="宋体"/>
          <w:bCs/>
          <w:szCs w:val="21"/>
          <w:lang w:val="en-US" w:eastAsia="zh-CN"/>
        </w:rPr>
        <w:t>.</w:t>
      </w:r>
      <w:r>
        <w:rPr>
          <w:rFonts w:hint="eastAsia" w:ascii="宋体" w:hAnsi="宋体" w:eastAsia="宋体" w:cs="宋体"/>
          <w:bCs/>
          <w:szCs w:val="21"/>
        </w:rPr>
        <w:t>预付款：</w:t>
      </w:r>
      <w:r>
        <w:rPr>
          <w:rFonts w:hint="eastAsia" w:ascii="宋体" w:hAnsi="宋体" w:eastAsia="宋体" w:cs="宋体"/>
          <w:bCs/>
          <w:szCs w:val="21"/>
          <w:lang w:eastAsia="zh-CN"/>
        </w:rPr>
        <w:t>中标方</w:t>
      </w:r>
      <w:r>
        <w:rPr>
          <w:rFonts w:hint="eastAsia" w:ascii="宋体" w:hAnsi="宋体" w:eastAsia="宋体" w:cs="宋体"/>
          <w:bCs/>
          <w:szCs w:val="21"/>
        </w:rPr>
        <w:t>向</w:t>
      </w:r>
      <w:r>
        <w:rPr>
          <w:rFonts w:hint="eastAsia" w:ascii="宋体" w:hAnsi="宋体" w:eastAsia="宋体" w:cs="宋体"/>
          <w:bCs/>
          <w:szCs w:val="21"/>
          <w:lang w:eastAsia="zh-CN"/>
        </w:rPr>
        <w:t>采购方</w:t>
      </w:r>
      <w:r>
        <w:rPr>
          <w:rFonts w:hint="eastAsia" w:ascii="宋体" w:hAnsi="宋体" w:eastAsia="宋体" w:cs="宋体"/>
          <w:bCs/>
          <w:szCs w:val="21"/>
        </w:rPr>
        <w:t>提交合法等额发票。</w:t>
      </w:r>
      <w:r>
        <w:rPr>
          <w:rFonts w:hint="eastAsia" w:ascii="宋体" w:hAnsi="宋体" w:eastAsia="宋体" w:cs="宋体"/>
          <w:bCs/>
          <w:szCs w:val="21"/>
          <w:lang w:eastAsia="zh-CN"/>
        </w:rPr>
        <w:t>采购方</w:t>
      </w:r>
      <w:r>
        <w:rPr>
          <w:rFonts w:hint="eastAsia" w:ascii="宋体" w:hAnsi="宋体" w:eastAsia="宋体" w:cs="宋体"/>
          <w:bCs/>
          <w:szCs w:val="21"/>
        </w:rPr>
        <w:t xml:space="preserve">收到发票后按财政国库集中支付程序办理费用的支付手续，在财政拨款到位后的 </w:t>
      </w:r>
      <w:r>
        <w:rPr>
          <w:rFonts w:hint="eastAsia" w:ascii="宋体" w:hAnsi="宋体" w:eastAsia="宋体" w:cs="宋体"/>
          <w:bCs/>
          <w:szCs w:val="21"/>
          <w:lang w:val="en-US" w:eastAsia="zh-CN"/>
        </w:rPr>
        <w:t>10</w:t>
      </w:r>
      <w:r>
        <w:rPr>
          <w:rFonts w:hint="eastAsia" w:ascii="宋体" w:hAnsi="宋体" w:eastAsia="宋体" w:cs="宋体"/>
          <w:bCs/>
          <w:szCs w:val="21"/>
        </w:rPr>
        <w:t xml:space="preserve"> 个工作日内，</w:t>
      </w:r>
      <w:r>
        <w:rPr>
          <w:rFonts w:hint="eastAsia" w:ascii="宋体" w:hAnsi="宋体" w:eastAsia="宋体" w:cs="宋体"/>
          <w:bCs/>
          <w:szCs w:val="21"/>
          <w:lang w:eastAsia="zh-CN"/>
        </w:rPr>
        <w:t>采购方</w:t>
      </w:r>
      <w:r>
        <w:rPr>
          <w:rFonts w:hint="eastAsia" w:ascii="宋体" w:hAnsi="宋体" w:eastAsia="宋体" w:cs="宋体"/>
          <w:bCs/>
          <w:szCs w:val="21"/>
        </w:rPr>
        <w:t>向</w:t>
      </w:r>
      <w:r>
        <w:rPr>
          <w:rFonts w:hint="eastAsia" w:ascii="宋体" w:hAnsi="宋体" w:eastAsia="宋体" w:cs="宋体"/>
          <w:bCs/>
          <w:szCs w:val="21"/>
          <w:lang w:eastAsia="zh-CN"/>
        </w:rPr>
        <w:t>中标方</w:t>
      </w:r>
      <w:r>
        <w:rPr>
          <w:rFonts w:hint="eastAsia" w:ascii="宋体" w:hAnsi="宋体" w:eastAsia="宋体" w:cs="宋体"/>
          <w:bCs/>
          <w:szCs w:val="21"/>
        </w:rPr>
        <w:t>支付不超过合同总价【30】%的款项；</w:t>
      </w:r>
    </w:p>
    <w:p w14:paraId="6B0563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2</w:t>
      </w:r>
      <w:r>
        <w:rPr>
          <w:rFonts w:hint="eastAsia" w:ascii="宋体" w:hAnsi="宋体" w:eastAsia="宋体" w:cs="宋体"/>
          <w:bCs/>
          <w:szCs w:val="21"/>
          <w:lang w:val="en-US" w:eastAsia="zh-CN"/>
        </w:rPr>
        <w:t>.</w:t>
      </w:r>
      <w:r>
        <w:rPr>
          <w:rFonts w:hint="eastAsia" w:ascii="宋体" w:hAnsi="宋体" w:eastAsia="宋体" w:cs="宋体"/>
          <w:bCs/>
          <w:szCs w:val="21"/>
        </w:rPr>
        <w:t>设备到货款：全部货物送到</w:t>
      </w:r>
      <w:r>
        <w:rPr>
          <w:rFonts w:hint="eastAsia" w:ascii="宋体" w:hAnsi="宋体" w:eastAsia="宋体" w:cs="宋体"/>
          <w:bCs/>
          <w:szCs w:val="21"/>
          <w:lang w:eastAsia="zh-CN"/>
        </w:rPr>
        <w:t>采购方</w:t>
      </w:r>
      <w:r>
        <w:rPr>
          <w:rFonts w:hint="eastAsia" w:ascii="宋体" w:hAnsi="宋体" w:eastAsia="宋体" w:cs="宋体"/>
          <w:bCs/>
          <w:szCs w:val="21"/>
        </w:rPr>
        <w:t>指定地点、完成货物验收后 1</w:t>
      </w:r>
      <w:r>
        <w:rPr>
          <w:rFonts w:hint="eastAsia" w:ascii="宋体" w:hAnsi="宋体" w:eastAsia="宋体" w:cs="宋体"/>
          <w:bCs/>
          <w:szCs w:val="21"/>
          <w:lang w:val="en-US" w:eastAsia="zh-CN"/>
        </w:rPr>
        <w:t>0</w:t>
      </w:r>
      <w:r>
        <w:rPr>
          <w:rFonts w:hint="eastAsia" w:ascii="宋体" w:hAnsi="宋体" w:eastAsia="宋体" w:cs="宋体"/>
          <w:bCs/>
          <w:szCs w:val="21"/>
        </w:rPr>
        <w:t>个工作日内，</w:t>
      </w:r>
      <w:r>
        <w:rPr>
          <w:rFonts w:hint="eastAsia" w:ascii="宋体" w:hAnsi="宋体" w:eastAsia="宋体" w:cs="宋体"/>
          <w:bCs/>
          <w:szCs w:val="21"/>
          <w:lang w:eastAsia="zh-CN"/>
        </w:rPr>
        <w:t>采购方</w:t>
      </w:r>
      <w:r>
        <w:rPr>
          <w:rFonts w:hint="eastAsia" w:ascii="宋体" w:hAnsi="宋体" w:eastAsia="宋体" w:cs="宋体"/>
          <w:bCs/>
          <w:szCs w:val="21"/>
        </w:rPr>
        <w:t>向</w:t>
      </w:r>
      <w:r>
        <w:rPr>
          <w:rFonts w:hint="eastAsia" w:ascii="宋体" w:hAnsi="宋体" w:eastAsia="宋体" w:cs="宋体"/>
          <w:bCs/>
          <w:szCs w:val="21"/>
          <w:lang w:eastAsia="zh-CN"/>
        </w:rPr>
        <w:t>中标方</w:t>
      </w:r>
      <w:r>
        <w:rPr>
          <w:rFonts w:hint="eastAsia" w:ascii="宋体" w:hAnsi="宋体" w:eastAsia="宋体" w:cs="宋体"/>
          <w:bCs/>
          <w:szCs w:val="21"/>
        </w:rPr>
        <w:t>支付不超过合同总价【20】%的款项；</w:t>
      </w:r>
    </w:p>
    <w:p w14:paraId="0AB7DC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w:t>
      </w:r>
      <w:r>
        <w:rPr>
          <w:rFonts w:hint="eastAsia" w:ascii="宋体" w:hAnsi="宋体" w:eastAsia="宋体" w:cs="宋体"/>
          <w:bCs/>
          <w:szCs w:val="21"/>
          <w:lang w:val="en-US" w:eastAsia="zh-CN"/>
        </w:rPr>
        <w:t>.</w:t>
      </w:r>
      <w:r>
        <w:rPr>
          <w:rFonts w:hint="eastAsia" w:ascii="宋体" w:hAnsi="宋体" w:eastAsia="宋体" w:cs="宋体"/>
          <w:bCs/>
          <w:szCs w:val="21"/>
        </w:rPr>
        <w:t>初验款：在项目初验审核通过后，</w:t>
      </w:r>
      <w:r>
        <w:rPr>
          <w:rFonts w:hint="eastAsia" w:ascii="宋体" w:hAnsi="宋体" w:eastAsia="宋体" w:cs="宋体"/>
          <w:bCs/>
          <w:szCs w:val="21"/>
          <w:lang w:eastAsia="zh-CN"/>
        </w:rPr>
        <w:t>采购方</w:t>
      </w:r>
      <w:r>
        <w:rPr>
          <w:rFonts w:hint="eastAsia" w:ascii="宋体" w:hAnsi="宋体" w:eastAsia="宋体" w:cs="宋体"/>
          <w:bCs/>
          <w:szCs w:val="21"/>
        </w:rPr>
        <w:t>根据项目初步验收的相关材料和</w:t>
      </w:r>
      <w:r>
        <w:rPr>
          <w:rFonts w:hint="eastAsia" w:ascii="宋体" w:hAnsi="宋体" w:eastAsia="宋体" w:cs="宋体"/>
          <w:bCs/>
          <w:szCs w:val="21"/>
          <w:lang w:eastAsia="zh-CN"/>
        </w:rPr>
        <w:t>中标方</w:t>
      </w:r>
      <w:r>
        <w:rPr>
          <w:rFonts w:hint="eastAsia" w:ascii="宋体" w:hAnsi="宋体" w:eastAsia="宋体" w:cs="宋体"/>
          <w:bCs/>
          <w:szCs w:val="21"/>
        </w:rPr>
        <w:t>提交的合法等额发票，按财政国库集中支付程序办理费用的支付手续，在财政拨款到位后 1</w:t>
      </w:r>
      <w:r>
        <w:rPr>
          <w:rFonts w:hint="eastAsia" w:ascii="宋体" w:hAnsi="宋体" w:eastAsia="宋体" w:cs="宋体"/>
          <w:bCs/>
          <w:szCs w:val="21"/>
          <w:lang w:val="en-US" w:eastAsia="zh-CN"/>
        </w:rPr>
        <w:t>0</w:t>
      </w:r>
      <w:r>
        <w:rPr>
          <w:rFonts w:hint="eastAsia" w:ascii="宋体" w:hAnsi="宋体" w:eastAsia="宋体" w:cs="宋体"/>
          <w:bCs/>
          <w:szCs w:val="21"/>
        </w:rPr>
        <w:t xml:space="preserve"> 个工作日内，</w:t>
      </w:r>
      <w:r>
        <w:rPr>
          <w:rFonts w:hint="eastAsia" w:ascii="宋体" w:hAnsi="宋体" w:eastAsia="宋体" w:cs="宋体"/>
          <w:bCs/>
          <w:szCs w:val="21"/>
          <w:lang w:eastAsia="zh-CN"/>
        </w:rPr>
        <w:t>采购方</w:t>
      </w:r>
      <w:r>
        <w:rPr>
          <w:rFonts w:hint="eastAsia" w:ascii="宋体" w:hAnsi="宋体" w:eastAsia="宋体" w:cs="宋体"/>
          <w:bCs/>
          <w:szCs w:val="21"/>
        </w:rPr>
        <w:t>向</w:t>
      </w:r>
      <w:r>
        <w:rPr>
          <w:rFonts w:hint="eastAsia" w:ascii="宋体" w:hAnsi="宋体" w:eastAsia="宋体" w:cs="宋体"/>
          <w:bCs/>
          <w:szCs w:val="21"/>
          <w:lang w:eastAsia="zh-CN"/>
        </w:rPr>
        <w:t>中标方</w:t>
      </w:r>
      <w:r>
        <w:rPr>
          <w:rFonts w:hint="eastAsia" w:ascii="宋体" w:hAnsi="宋体" w:eastAsia="宋体" w:cs="宋体"/>
          <w:bCs/>
          <w:szCs w:val="21"/>
        </w:rPr>
        <w:t>支付不超过合同总价【20】%的款项；</w:t>
      </w:r>
    </w:p>
    <w:p w14:paraId="4D192B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w:t>
      </w:r>
      <w:r>
        <w:rPr>
          <w:rFonts w:hint="eastAsia" w:ascii="宋体" w:hAnsi="宋体" w:eastAsia="宋体" w:cs="宋体"/>
          <w:bCs/>
          <w:szCs w:val="21"/>
          <w:lang w:val="en-US" w:eastAsia="zh-CN"/>
        </w:rPr>
        <w:t>.</w:t>
      </w:r>
      <w:r>
        <w:rPr>
          <w:rFonts w:hint="eastAsia" w:ascii="宋体" w:hAnsi="宋体" w:eastAsia="宋体" w:cs="宋体"/>
          <w:bCs/>
          <w:szCs w:val="21"/>
        </w:rPr>
        <w:t>竣工验收款：在项目竣工验收审核通过后，</w:t>
      </w:r>
      <w:r>
        <w:rPr>
          <w:rFonts w:hint="eastAsia" w:ascii="宋体" w:hAnsi="宋体" w:eastAsia="宋体" w:cs="宋体"/>
          <w:bCs/>
          <w:szCs w:val="21"/>
          <w:lang w:eastAsia="zh-CN"/>
        </w:rPr>
        <w:t>采购方</w:t>
      </w:r>
      <w:r>
        <w:rPr>
          <w:rFonts w:hint="eastAsia" w:ascii="宋体" w:hAnsi="宋体" w:eastAsia="宋体" w:cs="宋体"/>
          <w:bCs/>
          <w:szCs w:val="21"/>
        </w:rPr>
        <w:t>根据项目竣工验收的相关材料和</w:t>
      </w:r>
      <w:r>
        <w:rPr>
          <w:rFonts w:hint="eastAsia" w:ascii="宋体" w:hAnsi="宋体" w:eastAsia="宋体" w:cs="宋体"/>
          <w:bCs/>
          <w:szCs w:val="21"/>
          <w:lang w:eastAsia="zh-CN"/>
        </w:rPr>
        <w:t>中标方</w:t>
      </w:r>
      <w:r>
        <w:rPr>
          <w:rFonts w:hint="eastAsia" w:ascii="宋体" w:hAnsi="宋体" w:eastAsia="宋体" w:cs="宋体"/>
          <w:bCs/>
          <w:szCs w:val="21"/>
        </w:rPr>
        <w:t>提交的合法等额发票，按财政国库集中支付程序办理费用的支付手续，在财政拨款到位后 1</w:t>
      </w:r>
      <w:r>
        <w:rPr>
          <w:rFonts w:hint="eastAsia" w:ascii="宋体" w:hAnsi="宋体" w:eastAsia="宋体" w:cs="宋体"/>
          <w:bCs/>
          <w:szCs w:val="21"/>
          <w:lang w:val="en-US" w:eastAsia="zh-CN"/>
        </w:rPr>
        <w:t>0</w:t>
      </w:r>
      <w:r>
        <w:rPr>
          <w:rFonts w:hint="eastAsia" w:ascii="宋体" w:hAnsi="宋体" w:eastAsia="宋体" w:cs="宋体"/>
          <w:bCs/>
          <w:szCs w:val="21"/>
        </w:rPr>
        <w:t xml:space="preserve"> 个工作日内</w:t>
      </w:r>
      <w:r>
        <w:rPr>
          <w:rFonts w:hint="eastAsia" w:ascii="宋体" w:hAnsi="宋体" w:eastAsia="宋体" w:cs="宋体"/>
          <w:bCs/>
          <w:szCs w:val="21"/>
          <w:lang w:eastAsia="zh-CN"/>
        </w:rPr>
        <w:t>采购方</w:t>
      </w:r>
      <w:r>
        <w:rPr>
          <w:rFonts w:hint="eastAsia" w:ascii="宋体" w:hAnsi="宋体" w:eastAsia="宋体" w:cs="宋体"/>
          <w:bCs/>
          <w:szCs w:val="21"/>
        </w:rPr>
        <w:t>向</w:t>
      </w:r>
      <w:r>
        <w:rPr>
          <w:rFonts w:hint="eastAsia" w:ascii="宋体" w:hAnsi="宋体" w:eastAsia="宋体" w:cs="宋体"/>
          <w:bCs/>
          <w:szCs w:val="21"/>
          <w:lang w:eastAsia="zh-CN"/>
        </w:rPr>
        <w:t>中标方</w:t>
      </w:r>
      <w:r>
        <w:rPr>
          <w:rFonts w:hint="eastAsia" w:ascii="宋体" w:hAnsi="宋体" w:eastAsia="宋体" w:cs="宋体"/>
          <w:bCs/>
          <w:szCs w:val="21"/>
        </w:rPr>
        <w:t>支付不超过合同总价【20】%的款项；</w:t>
      </w:r>
    </w:p>
    <w:p w14:paraId="33D970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5</w:t>
      </w:r>
      <w:r>
        <w:rPr>
          <w:rFonts w:hint="eastAsia" w:ascii="宋体" w:hAnsi="宋体" w:eastAsia="宋体" w:cs="宋体"/>
          <w:bCs/>
          <w:szCs w:val="21"/>
          <w:lang w:val="en-US" w:eastAsia="zh-CN"/>
        </w:rPr>
        <w:t>.</w:t>
      </w:r>
      <w:r>
        <w:rPr>
          <w:rFonts w:hint="eastAsia" w:ascii="宋体" w:hAnsi="宋体" w:eastAsia="宋体" w:cs="宋体"/>
          <w:bCs/>
          <w:szCs w:val="21"/>
        </w:rPr>
        <w:t>审计款：项目完成决算审计后，</w:t>
      </w:r>
      <w:r>
        <w:rPr>
          <w:rFonts w:hint="eastAsia" w:ascii="宋体" w:hAnsi="宋体" w:eastAsia="宋体" w:cs="宋体"/>
          <w:bCs/>
          <w:szCs w:val="21"/>
          <w:lang w:eastAsia="zh-CN"/>
        </w:rPr>
        <w:t>采购方</w:t>
      </w:r>
      <w:r>
        <w:rPr>
          <w:rFonts w:hint="eastAsia" w:ascii="宋体" w:hAnsi="宋体" w:eastAsia="宋体" w:cs="宋体"/>
          <w:bCs/>
          <w:szCs w:val="21"/>
        </w:rPr>
        <w:t>根据决算审计报告和</w:t>
      </w:r>
      <w:r>
        <w:rPr>
          <w:rFonts w:hint="eastAsia" w:ascii="宋体" w:hAnsi="宋体" w:eastAsia="宋体" w:cs="宋体"/>
          <w:bCs/>
          <w:szCs w:val="21"/>
          <w:lang w:eastAsia="zh-CN"/>
        </w:rPr>
        <w:t>中标方</w:t>
      </w:r>
      <w:r>
        <w:rPr>
          <w:rFonts w:hint="eastAsia" w:ascii="宋体" w:hAnsi="宋体" w:eastAsia="宋体" w:cs="宋体"/>
          <w:bCs/>
          <w:szCs w:val="21"/>
        </w:rPr>
        <w:t>提交的合法等额发票，按财政国库集中支付程序办理费用的支付手续，在财政拨款到位后 1</w:t>
      </w:r>
      <w:r>
        <w:rPr>
          <w:rFonts w:hint="eastAsia" w:ascii="宋体" w:hAnsi="宋体" w:eastAsia="宋体" w:cs="宋体"/>
          <w:bCs/>
          <w:szCs w:val="21"/>
          <w:lang w:val="en-US" w:eastAsia="zh-CN"/>
        </w:rPr>
        <w:t>0</w:t>
      </w:r>
      <w:r>
        <w:rPr>
          <w:rFonts w:hint="eastAsia" w:ascii="宋体" w:hAnsi="宋体" w:eastAsia="宋体" w:cs="宋体"/>
          <w:bCs/>
          <w:szCs w:val="21"/>
        </w:rPr>
        <w:t xml:space="preserve"> 个工作日内，支付至决算审计后项目总金额的</w:t>
      </w:r>
      <w:r>
        <w:rPr>
          <w:rFonts w:hint="eastAsia" w:ascii="宋体" w:hAnsi="宋体" w:eastAsia="宋体" w:cs="宋体"/>
          <w:bCs/>
          <w:szCs w:val="21"/>
          <w:lang w:val="en-US" w:eastAsia="zh-CN"/>
        </w:rPr>
        <w:t>剩余款项</w:t>
      </w:r>
      <w:r>
        <w:rPr>
          <w:rFonts w:hint="eastAsia" w:ascii="宋体" w:hAnsi="宋体" w:eastAsia="宋体" w:cs="宋体"/>
          <w:bCs/>
          <w:szCs w:val="21"/>
        </w:rPr>
        <w:t>（除去审计核减金额等）。</w:t>
      </w:r>
    </w:p>
    <w:p w14:paraId="533546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6.</w:t>
      </w:r>
      <w:r>
        <w:rPr>
          <w:rFonts w:hint="eastAsia" w:ascii="宋体" w:hAnsi="宋体" w:eastAsia="宋体" w:cs="宋体"/>
          <w:bCs/>
          <w:szCs w:val="21"/>
        </w:rPr>
        <w:t>因财政资金拨款未到位而导致</w:t>
      </w:r>
      <w:r>
        <w:rPr>
          <w:rFonts w:hint="eastAsia" w:ascii="宋体" w:hAnsi="宋体" w:eastAsia="宋体" w:cs="宋体"/>
          <w:bCs/>
          <w:szCs w:val="21"/>
          <w:lang w:eastAsia="zh-CN"/>
        </w:rPr>
        <w:t>采购方</w:t>
      </w:r>
      <w:r>
        <w:rPr>
          <w:rFonts w:hint="eastAsia" w:ascii="宋体" w:hAnsi="宋体" w:eastAsia="宋体" w:cs="宋体"/>
          <w:bCs/>
          <w:szCs w:val="21"/>
        </w:rPr>
        <w:t>未在约定期限内支付合同费用的，</w:t>
      </w:r>
      <w:r>
        <w:rPr>
          <w:rFonts w:hint="eastAsia" w:ascii="宋体" w:hAnsi="宋体" w:eastAsia="宋体" w:cs="宋体"/>
          <w:bCs/>
          <w:szCs w:val="21"/>
          <w:lang w:eastAsia="zh-CN"/>
        </w:rPr>
        <w:t>中标方</w:t>
      </w:r>
      <w:r>
        <w:rPr>
          <w:rFonts w:hint="eastAsia" w:ascii="宋体" w:hAnsi="宋体" w:eastAsia="宋体" w:cs="宋体"/>
          <w:bCs/>
          <w:szCs w:val="21"/>
        </w:rPr>
        <w:t>不得要求</w:t>
      </w:r>
      <w:r>
        <w:rPr>
          <w:rFonts w:hint="eastAsia" w:ascii="宋体" w:hAnsi="宋体" w:eastAsia="宋体" w:cs="宋体"/>
          <w:bCs/>
          <w:szCs w:val="21"/>
          <w:lang w:eastAsia="zh-CN"/>
        </w:rPr>
        <w:t>采购方</w:t>
      </w:r>
      <w:r>
        <w:rPr>
          <w:rFonts w:hint="eastAsia" w:ascii="宋体" w:hAnsi="宋体" w:eastAsia="宋体" w:cs="宋体"/>
          <w:bCs/>
          <w:szCs w:val="21"/>
        </w:rPr>
        <w:t>承担逾期付款的违约责任。每次付款前，</w:t>
      </w:r>
      <w:r>
        <w:rPr>
          <w:rFonts w:hint="eastAsia" w:ascii="宋体" w:hAnsi="宋体" w:eastAsia="宋体" w:cs="宋体"/>
          <w:bCs/>
          <w:szCs w:val="21"/>
          <w:lang w:eastAsia="zh-CN"/>
        </w:rPr>
        <w:t>中标方</w:t>
      </w:r>
      <w:r>
        <w:rPr>
          <w:rFonts w:hint="eastAsia" w:ascii="宋体" w:hAnsi="宋体" w:eastAsia="宋体" w:cs="宋体"/>
          <w:bCs/>
          <w:szCs w:val="21"/>
        </w:rPr>
        <w:t>应需先提供相应额度的正规发票给</w:t>
      </w:r>
      <w:r>
        <w:rPr>
          <w:rFonts w:hint="eastAsia" w:ascii="宋体" w:hAnsi="宋体" w:eastAsia="宋体" w:cs="宋体"/>
          <w:bCs/>
          <w:szCs w:val="21"/>
          <w:lang w:eastAsia="zh-CN"/>
        </w:rPr>
        <w:t>采购方</w:t>
      </w:r>
      <w:r>
        <w:rPr>
          <w:rFonts w:hint="eastAsia" w:ascii="宋体" w:hAnsi="宋体" w:eastAsia="宋体" w:cs="宋体"/>
          <w:bCs/>
          <w:szCs w:val="21"/>
        </w:rPr>
        <w:t>，以便办理支付手续。如</w:t>
      </w:r>
      <w:r>
        <w:rPr>
          <w:rFonts w:hint="eastAsia" w:ascii="宋体" w:hAnsi="宋体" w:eastAsia="宋体" w:cs="宋体"/>
          <w:bCs/>
          <w:szCs w:val="21"/>
          <w:lang w:eastAsia="zh-CN"/>
        </w:rPr>
        <w:t>采购方</w:t>
      </w:r>
      <w:r>
        <w:rPr>
          <w:rFonts w:hint="eastAsia" w:ascii="宋体" w:hAnsi="宋体" w:eastAsia="宋体" w:cs="宋体"/>
          <w:bCs/>
          <w:szCs w:val="21"/>
        </w:rPr>
        <w:t>实付金额多于决算审计后项目金额，对多出部分的款项，乙方应予返还。</w:t>
      </w:r>
    </w:p>
    <w:p w14:paraId="2DB5D553">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cs="宋体"/>
          <w:sz w:val="28"/>
          <w:szCs w:val="28"/>
          <w:lang w:eastAsia="zh-CN"/>
        </w:rPr>
        <w:t>七</w:t>
      </w:r>
      <w:r>
        <w:rPr>
          <w:rFonts w:hint="eastAsia" w:ascii="宋体" w:hAnsi="宋体" w:eastAsia="宋体" w:cs="宋体"/>
          <w:sz w:val="28"/>
          <w:szCs w:val="28"/>
        </w:rPr>
        <w:t>、其他重要条款</w:t>
      </w:r>
    </w:p>
    <w:p w14:paraId="4F5416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752E2613">
      <w:pPr>
        <w:pStyle w:val="9"/>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bCs/>
          <w:szCs w:val="21"/>
        </w:rPr>
        <w:t>2、投标人应充分了解项目的位置、情况、道路及任何其它足以影响投标报价的情况，任何因忽视或误解项目情况而导致的索赔或服务期限延长申请将不获批准。</w:t>
      </w:r>
    </w:p>
    <w:p w14:paraId="1704CF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3、投标人不得期望通过索赔等方式获取补偿，否则，除可能遭到拒绝外，还可能将被作为不良行为记录在案，并可能影响其以后参加政府采购的项目投标。各投标人在投标报价时，应充分考虑投标报价的风险。</w:t>
      </w:r>
    </w:p>
    <w:p w14:paraId="562FFE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4</w:t>
      </w:r>
      <w:r>
        <w:rPr>
          <w:rFonts w:hint="eastAsia" w:ascii="宋体" w:hAnsi="宋体" w:eastAsia="宋体" w:cs="宋体"/>
          <w:bCs/>
          <w:szCs w:val="21"/>
        </w:rPr>
        <w:t>、除政府采购合同继续履行将损害国家利益和社会公共利益外，双方当事人不得擅自变更、中止或者终止合同。</w:t>
      </w:r>
    </w:p>
    <w:p w14:paraId="77851E1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5</w:t>
      </w:r>
      <w:r>
        <w:rPr>
          <w:rFonts w:hint="eastAsia" w:ascii="宋体" w:hAnsi="宋体" w:eastAsia="宋体" w:cs="宋体"/>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ascii="宋体" w:hAnsi="宋体" w:eastAsia="宋体" w:cs="宋体"/>
          <w:bCs/>
          <w:szCs w:val="21"/>
          <w:lang w:val="en-US" w:eastAsia="zh-CN"/>
        </w:rPr>
        <w:t>。</w:t>
      </w:r>
    </w:p>
    <w:p w14:paraId="732DAC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F329619">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7E222166">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0A342BA">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4D6064DB">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kern w:val="2"/>
        </w:rPr>
      </w:pPr>
      <w:r>
        <w:rPr>
          <w:rFonts w:hint="eastAsia" w:ascii="宋体" w:hAnsi="宋体" w:eastAsia="宋体" w:cs="宋体"/>
          <w:kern w:val="2"/>
        </w:rPr>
        <w:t>第四章  投标文件组成要求及格式</w:t>
      </w:r>
    </w:p>
    <w:p w14:paraId="16D88233">
      <w:pPr>
        <w:pageBreakBefore w:val="0"/>
        <w:kinsoku/>
        <w:overflowPunct/>
        <w:topLinePunct w:val="0"/>
        <w:bidi w:val="0"/>
        <w:spacing w:beforeAutospacing="0" w:afterAutospacing="0" w:line="360" w:lineRule="auto"/>
        <w:ind w:left="0" w:leftChars="0" w:right="0" w:firstLine="0" w:firstLineChars="0"/>
        <w:rPr>
          <w:rStyle w:val="58"/>
          <w:rFonts w:hint="eastAsia" w:ascii="宋体" w:hAnsi="宋体" w:eastAsia="宋体" w:cs="宋体"/>
          <w:sz w:val="24"/>
        </w:rPr>
      </w:pPr>
      <w:r>
        <w:rPr>
          <w:rStyle w:val="58"/>
          <w:rFonts w:hint="eastAsia" w:ascii="宋体" w:hAnsi="宋体" w:eastAsia="宋体" w:cs="宋体"/>
          <w:sz w:val="24"/>
        </w:rPr>
        <w:t>特别提醒：</w:t>
      </w:r>
    </w:p>
    <w:p w14:paraId="62FD00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73B7D3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 xml:space="preserve">    投标文件正文（信息公开部分）必须编制于“正文（公开部分）”部分，投标文件附件（非信息公开部分）必须编制于“附件（不公开部分）”部分，如下图所示。</w:t>
      </w:r>
    </w:p>
    <w:p w14:paraId="61C1BDE9">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r>
        <w:rPr>
          <w:rFonts w:hint="eastAsia" w:ascii="宋体" w:hAnsi="宋体" w:eastAsia="宋体" w:cs="宋体"/>
        </w:rPr>
        <w:drawing>
          <wp:inline distT="0" distB="0" distL="114300" distR="114300">
            <wp:extent cx="5162550" cy="4011295"/>
            <wp:effectExtent l="0" t="0" r="3810" b="12065"/>
            <wp:docPr id="1"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66f322b8feee32c1a3f0d48f365c82"/>
                    <pic:cNvPicPr>
                      <a:picLocks noChangeAspect="1"/>
                    </pic:cNvPicPr>
                  </pic:nvPicPr>
                  <pic:blipFill>
                    <a:blip r:embed="rId10"/>
                    <a:stretch>
                      <a:fillRect/>
                    </a:stretch>
                  </pic:blipFill>
                  <pic:spPr>
                    <a:xfrm>
                      <a:off x="0" y="0"/>
                      <a:ext cx="5162550" cy="4011295"/>
                    </a:xfrm>
                    <a:prstGeom prst="rect">
                      <a:avLst/>
                    </a:prstGeom>
                  </pic:spPr>
                </pic:pic>
              </a:graphicData>
            </a:graphic>
          </wp:inline>
        </w:drawing>
      </w:r>
    </w:p>
    <w:p w14:paraId="362DF2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44" w:name="_Hlk72257167"/>
      <w:r>
        <w:rPr>
          <w:rFonts w:hint="eastAsia" w:ascii="宋体" w:hAnsi="宋体" w:eastAsia="宋体" w:cs="宋体"/>
          <w:sz w:val="24"/>
        </w:rPr>
        <w:t>政府集中采购机构公布投标文件正文（信息公开部分）时为计算机截取信息自动公布，</w:t>
      </w:r>
      <w:r>
        <w:rPr>
          <w:rFonts w:hint="eastAsia" w:ascii="宋体" w:hAnsi="宋体" w:eastAsia="宋体" w:cs="宋体"/>
          <w:b/>
          <w:bCs/>
          <w:sz w:val="24"/>
        </w:rPr>
        <w:t>如投标人误将涉及个人隐私的信息放入投标文件正文，相关后果由投标人自负；</w:t>
      </w:r>
      <w:r>
        <w:rPr>
          <w:rFonts w:hint="eastAsia" w:ascii="宋体" w:hAnsi="宋体" w:eastAsia="宋体" w:cs="宋体"/>
          <w:sz w:val="24"/>
          <w:highlight w:val="yellow"/>
        </w:rPr>
        <w:t>如投标人将必须放于投标文件正文（信息公开部分）的内容放入投标文件附件（非信息公开部分），将作投标无效处理。</w:t>
      </w:r>
    </w:p>
    <w:bookmarkEnd w:id="44"/>
    <w:p w14:paraId="02C9C2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688560C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2086D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5EF83E0">
      <w:pPr>
        <w:rPr>
          <w:rStyle w:val="58"/>
          <w:rFonts w:hint="eastAsia" w:ascii="宋体" w:hAnsi="宋体" w:eastAsia="宋体" w:cs="宋体"/>
          <w:sz w:val="28"/>
          <w:szCs w:val="28"/>
        </w:rPr>
      </w:pPr>
      <w:r>
        <w:rPr>
          <w:rStyle w:val="58"/>
          <w:rFonts w:hint="eastAsia" w:ascii="宋体" w:hAnsi="宋体" w:eastAsia="宋体" w:cs="宋体"/>
          <w:sz w:val="28"/>
          <w:szCs w:val="28"/>
        </w:rPr>
        <w:br w:type="page"/>
      </w:r>
    </w:p>
    <w:p w14:paraId="6DF8CE22">
      <w:pPr>
        <w:pageBreakBefore w:val="0"/>
        <w:kinsoku/>
        <w:overflowPunct/>
        <w:topLinePunct w:val="0"/>
        <w:bidi w:val="0"/>
        <w:spacing w:beforeAutospacing="0" w:afterAutospacing="0" w:line="360" w:lineRule="auto"/>
        <w:ind w:left="0" w:leftChars="0" w:right="0" w:firstLine="0" w:firstLineChars="0"/>
        <w:outlineLvl w:val="0"/>
        <w:rPr>
          <w:rStyle w:val="58"/>
          <w:rFonts w:hint="eastAsia" w:ascii="宋体" w:hAnsi="宋体" w:eastAsia="宋体" w:cs="宋体"/>
          <w:sz w:val="28"/>
          <w:szCs w:val="28"/>
        </w:rPr>
      </w:pPr>
      <w:r>
        <w:rPr>
          <w:rStyle w:val="58"/>
          <w:rFonts w:hint="eastAsia" w:ascii="宋体" w:hAnsi="宋体" w:eastAsia="宋体" w:cs="宋体"/>
          <w:sz w:val="28"/>
          <w:szCs w:val="28"/>
        </w:rPr>
        <w:t>投标文件组成：</w:t>
      </w:r>
    </w:p>
    <w:p w14:paraId="5775EB4F">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sz w:val="24"/>
        </w:rPr>
      </w:pPr>
      <w:bookmarkStart w:id="45" w:name="_Hlk72257253"/>
      <w:r>
        <w:rPr>
          <w:rFonts w:hint="eastAsia" w:ascii="宋体" w:hAnsi="宋体" w:eastAsia="宋体" w:cs="宋体"/>
          <w:sz w:val="24"/>
        </w:rPr>
        <w:t>1.投标文件正文</w:t>
      </w:r>
      <w:r>
        <w:rPr>
          <w:rFonts w:hint="eastAsia" w:ascii="宋体" w:hAnsi="宋体" w:eastAsia="宋体" w:cs="宋体"/>
          <w:b/>
          <w:color w:val="FF0000"/>
          <w:sz w:val="24"/>
        </w:rPr>
        <w:t>（信息公开部分）</w:t>
      </w:r>
      <w:r>
        <w:rPr>
          <w:rFonts w:hint="eastAsia" w:ascii="宋体" w:hAnsi="宋体" w:eastAsia="宋体" w:cs="宋体"/>
          <w:sz w:val="24"/>
        </w:rPr>
        <w:t>，主要包括以下内容：</w:t>
      </w:r>
    </w:p>
    <w:p w14:paraId="714E46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w:t>
      </w:r>
      <w:bookmarkStart w:id="46" w:name="_Hlk72070784"/>
      <w:r>
        <w:rPr>
          <w:rFonts w:hint="eastAsia" w:ascii="宋体" w:hAnsi="宋体" w:eastAsia="宋体" w:cs="宋体"/>
          <w:szCs w:val="21"/>
        </w:rPr>
        <w:t>投标函</w:t>
      </w:r>
      <w:bookmarkEnd w:id="46"/>
    </w:p>
    <w:p w14:paraId="745766E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bookmarkStart w:id="47" w:name="_Hlk72062521"/>
      <w:r>
        <w:rPr>
          <w:rFonts w:hint="eastAsia" w:ascii="宋体" w:hAnsi="宋体" w:eastAsia="宋体" w:cs="宋体"/>
          <w:szCs w:val="21"/>
        </w:rPr>
        <w:t>政府采购投标及履约承诺函</w:t>
      </w:r>
      <w:bookmarkEnd w:id="47"/>
    </w:p>
    <w:p w14:paraId="366DB7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（3）投标人情况及资格证明文件</w:t>
      </w:r>
    </w:p>
    <w:p w14:paraId="13C9BD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48" w:name="_Hlk72257201"/>
      <w:r>
        <w:rPr>
          <w:rFonts w:hint="eastAsia" w:ascii="宋体" w:hAnsi="宋体" w:eastAsia="宋体" w:cs="宋体"/>
          <w:szCs w:val="21"/>
        </w:rPr>
        <w:t>（4）项目详细报价</w:t>
      </w:r>
    </w:p>
    <w:bookmarkEnd w:id="48"/>
    <w:p w14:paraId="2F1CFD3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p>
    <w:p w14:paraId="520122A7">
      <w:pPr>
        <w:pageBreakBefore w:val="0"/>
        <w:kinsoku/>
        <w:overflowPunct/>
        <w:topLinePunct w:val="0"/>
        <w:bidi w:val="0"/>
        <w:spacing w:beforeAutospacing="0" w:afterAutospacing="0" w:line="360" w:lineRule="auto"/>
        <w:ind w:left="0" w:leftChars="0" w:right="0" w:firstLine="0" w:firstLineChars="0"/>
        <w:outlineLvl w:val="0"/>
        <w:rPr>
          <w:rFonts w:hint="eastAsia" w:ascii="宋体" w:hAnsi="宋体" w:eastAsia="宋体" w:cs="宋体"/>
          <w:sz w:val="24"/>
        </w:rPr>
      </w:pPr>
      <w:r>
        <w:rPr>
          <w:rFonts w:hint="eastAsia" w:ascii="宋体" w:hAnsi="宋体" w:eastAsia="宋体" w:cs="宋体"/>
          <w:sz w:val="24"/>
        </w:rPr>
        <w:t>2.投标文件附件</w:t>
      </w:r>
      <w:r>
        <w:rPr>
          <w:rFonts w:hint="eastAsia" w:ascii="宋体" w:hAnsi="宋体" w:eastAsia="宋体" w:cs="宋体"/>
          <w:b/>
          <w:color w:val="FF0000"/>
          <w:sz w:val="24"/>
        </w:rPr>
        <w:t>（信息不公开部分）</w:t>
      </w:r>
      <w:r>
        <w:rPr>
          <w:rFonts w:hint="eastAsia" w:ascii="宋体" w:hAnsi="宋体" w:eastAsia="宋体" w:cs="宋体"/>
          <w:sz w:val="24"/>
        </w:rPr>
        <w:t>：主要包括以下内容：</w:t>
      </w:r>
    </w:p>
    <w:p w14:paraId="7F5949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（1）法定代表人（负责人）证明书</w:t>
      </w:r>
    </w:p>
    <w:p w14:paraId="76AC81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（2）投标文件签署授权委托书</w:t>
      </w:r>
    </w:p>
    <w:p w14:paraId="3890266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（3）实质性条款响应情况表</w:t>
      </w:r>
    </w:p>
    <w:p w14:paraId="4E35B4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（4）技术要求偏离表</w:t>
      </w:r>
    </w:p>
    <w:p w14:paraId="63D3C7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（5）商务要求偏离表</w:t>
      </w:r>
    </w:p>
    <w:p w14:paraId="55215D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6</w:t>
      </w:r>
      <w:r>
        <w:rPr>
          <w:rFonts w:hint="eastAsia" w:ascii="宋体" w:hAnsi="宋体" w:eastAsia="宋体" w:cs="宋体"/>
          <w:szCs w:val="21"/>
        </w:rPr>
        <w:t>）投标人认为需要加以说明的其他内容</w:t>
      </w:r>
    </w:p>
    <w:p w14:paraId="385CEC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p>
    <w:p w14:paraId="2452D7EB">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45"/>
    <w:p w14:paraId="47AF030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6CF266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bookmarkStart w:id="49" w:name="_Hlk72257771"/>
      <w:r>
        <w:rPr>
          <w:rFonts w:hint="eastAsia" w:ascii="宋体" w:hAnsi="宋体" w:eastAsia="宋体" w:cs="宋体"/>
          <w:b/>
          <w:szCs w:val="21"/>
        </w:rPr>
        <w:t>备注：</w:t>
      </w:r>
    </w:p>
    <w:p w14:paraId="68975E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highlight w:val="yellow"/>
        </w:rPr>
      </w:pPr>
      <w:bookmarkStart w:id="50" w:name="_Hlk72263559"/>
      <w:r>
        <w:rPr>
          <w:rFonts w:hint="eastAsia" w:ascii="宋体" w:hAnsi="宋体" w:eastAsia="宋体" w:cs="宋体"/>
          <w:b/>
          <w:szCs w:val="21"/>
          <w:highlight w:val="yellow"/>
        </w:rPr>
        <w:t>1.本项目为网上电子投标项目，投标文件不需法人或授权委托人另行签字，无需加盖单位公章，招标文件另有规定的除外。</w:t>
      </w:r>
    </w:p>
    <w:p w14:paraId="4B809C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r>
        <w:rPr>
          <w:rFonts w:hint="eastAsia" w:ascii="宋体" w:hAnsi="宋体" w:eastAsia="宋体" w:cs="宋体"/>
          <w:b/>
          <w:szCs w:val="21"/>
        </w:rPr>
        <w:t>2.关于填写“开标一览表”的说明：“开标一览表”中除“投标总价”外，其他信息不作评审依据。</w:t>
      </w:r>
      <w:bookmarkEnd w:id="49"/>
      <w:bookmarkEnd w:id="50"/>
    </w:p>
    <w:p w14:paraId="6157108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570336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0BCD16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pPr>
    </w:p>
    <w:p w14:paraId="193522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4CA9F178">
      <w:pPr>
        <w:pageBreakBefore w:val="0"/>
        <w:kinsoku/>
        <w:overflowPunct/>
        <w:topLinePunct w:val="0"/>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rPr>
      </w:pPr>
      <w:r>
        <w:rPr>
          <w:rFonts w:hint="eastAsia" w:ascii="宋体" w:hAnsi="宋体" w:eastAsia="宋体" w:cs="宋体"/>
          <w:b/>
          <w:color w:val="FF0000"/>
          <w:sz w:val="28"/>
          <w:szCs w:val="28"/>
        </w:rPr>
        <w:t>投标文件正文（信息公开部分）</w:t>
      </w:r>
    </w:p>
    <w:p w14:paraId="1080C97D">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一、投标函</w:t>
      </w:r>
    </w:p>
    <w:p w14:paraId="68392E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51" w:name="_Hlk72257506"/>
      <w:r>
        <w:rPr>
          <w:rFonts w:hint="eastAsia" w:ascii="宋体" w:hAnsi="宋体" w:eastAsia="宋体" w:cs="宋体"/>
          <w:szCs w:val="21"/>
        </w:rPr>
        <w:t>致：</w:t>
      </w:r>
      <w:r>
        <w:rPr>
          <w:rFonts w:hint="eastAsia" w:ascii="宋体" w:hAnsi="宋体" w:eastAsia="宋体" w:cs="宋体"/>
          <w:szCs w:val="21"/>
          <w:u w:val="single"/>
        </w:rPr>
        <w:t xml:space="preserve">  </w:t>
      </w:r>
      <w:r>
        <w:rPr>
          <w:rFonts w:hint="eastAsia" w:ascii="宋体" w:hAnsi="宋体" w:eastAsia="宋体" w:cs="宋体"/>
          <w:color w:val="FF0000"/>
          <w:szCs w:val="21"/>
          <w:u w:val="single"/>
        </w:rPr>
        <w:t>深圳公共资源交易中心</w:t>
      </w:r>
      <w:r>
        <w:rPr>
          <w:rFonts w:hint="eastAsia" w:ascii="宋体" w:hAnsi="宋体" w:eastAsia="宋体" w:cs="宋体"/>
          <w:szCs w:val="21"/>
          <w:u w:val="single"/>
        </w:rPr>
        <w:t xml:space="preserve">  </w:t>
      </w:r>
    </w:p>
    <w:p w14:paraId="3E4E771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52" w:name="_Hlk73818812"/>
      <w:r>
        <w:rPr>
          <w:rFonts w:hint="eastAsia" w:ascii="宋体" w:hAnsi="宋体" w:eastAsia="宋体" w:cs="宋体"/>
          <w:szCs w:val="21"/>
        </w:rPr>
        <w:t>1、根据已收到贵单位的项目编号为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rPr>
        <w:t>的</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lang w:eastAsia="zh-CN"/>
        </w:rPr>
        <w:t>（</w:t>
      </w:r>
      <w:r>
        <w:rPr>
          <w:rFonts w:hint="eastAsia" w:ascii="宋体" w:hAnsi="宋体" w:eastAsia="宋体" w:cs="宋体"/>
          <w:szCs w:val="21"/>
          <w:u w:val="thick"/>
        </w:rPr>
        <w:t>项目</w:t>
      </w:r>
      <w:r>
        <w:rPr>
          <w:rFonts w:hint="eastAsia" w:ascii="宋体" w:hAnsi="宋体" w:eastAsia="宋体" w:cs="宋体"/>
          <w:szCs w:val="21"/>
          <w:u w:val="thick"/>
          <w:lang w:val="en-US" w:eastAsia="zh-CN"/>
        </w:rPr>
        <w:t>名称</w:t>
      </w:r>
      <w:r>
        <w:rPr>
          <w:rFonts w:hint="eastAsia" w:ascii="宋体" w:hAnsi="宋体" w:eastAsia="宋体" w:cs="宋体"/>
          <w:szCs w:val="21"/>
          <w:u w:val="thick"/>
          <w:lang w:eastAsia="zh-CN"/>
        </w:rPr>
        <w:t>）</w:t>
      </w:r>
      <w:r>
        <w:rPr>
          <w:rFonts w:hint="eastAsia" w:ascii="宋体" w:hAnsi="宋体" w:eastAsia="宋体" w:cs="宋体"/>
          <w:szCs w:val="21"/>
          <w:u w:val="thick"/>
        </w:rPr>
        <w:t xml:space="preserve">          </w:t>
      </w:r>
      <w:r>
        <w:rPr>
          <w:rFonts w:hint="eastAsia" w:ascii="宋体" w:hAnsi="宋体" w:eastAsia="宋体" w:cs="宋体"/>
          <w:szCs w:val="21"/>
        </w:rPr>
        <w:t>项目的招标文件，遵照《深圳经济特区政府采购条例》和《深圳网上政府采购管理暂行办法》等有关规定，我单位经研究上述招标文件的专用条款及通用条款后，</w:t>
      </w:r>
      <w:bookmarkStart w:id="53" w:name="_Hlk72263588"/>
      <w:r>
        <w:rPr>
          <w:rFonts w:hint="eastAsia" w:ascii="宋体" w:hAnsi="宋体" w:eastAsia="宋体" w:cs="宋体"/>
          <w:szCs w:val="21"/>
        </w:rPr>
        <w:t>愿意按照招标文件要求承包上述项目并修补其任何缺陷。</w:t>
      </w:r>
      <w:bookmarkEnd w:id="53"/>
    </w:p>
    <w:p w14:paraId="46963E7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w:t>
      </w:r>
      <w:bookmarkStart w:id="54" w:name="_Hlk73819847"/>
      <w:r>
        <w:rPr>
          <w:rFonts w:hint="eastAsia" w:ascii="宋体" w:hAnsi="宋体" w:eastAsia="宋体" w:cs="宋体"/>
          <w:szCs w:val="21"/>
        </w:rPr>
        <w:t>投标价格见投标书编制软件中《开标一览表》中填写的投标总价。</w:t>
      </w:r>
      <w:bookmarkEnd w:id="54"/>
    </w:p>
    <w:p w14:paraId="4F9B5D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3、如果我单位中标，我单位将按照招标文件的要求足额提交履约担保。</w:t>
      </w:r>
    </w:p>
    <w:p w14:paraId="1FEFD4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4、我单位同意所递交的投标文件在“对通用条款的补充内容”中明确的投标有效期内有效，在此期间内我单位的投标有可能中标，我方将受此约束。</w:t>
      </w:r>
    </w:p>
    <w:p w14:paraId="252E18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5、除非另外达成协议并生效，贵单位的中标通知书和本投标文件将构成合同的重要内容。</w:t>
      </w:r>
    </w:p>
    <w:p w14:paraId="74F4E73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szCs w:val="21"/>
        </w:rPr>
        <w:t>6、我单位理解贵单位将不受必须接受所收到的最低报价或其它任何投标文件的约束。</w:t>
      </w:r>
      <w:bookmarkEnd w:id="52"/>
      <w:r>
        <w:rPr>
          <w:rFonts w:hint="eastAsia" w:ascii="宋体" w:hAnsi="宋体" w:eastAsia="宋体" w:cs="宋体"/>
          <w:b/>
          <w:szCs w:val="21"/>
        </w:rPr>
        <w:t>7、如我单位提交样品，且未在规定时间内取回样品的，视同放弃取回，同意深圳公共资源交易中心对我单位提交的样品进行清理。</w:t>
      </w:r>
    </w:p>
    <w:p w14:paraId="545BAF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75B407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投标人：</w:t>
      </w:r>
      <w:r>
        <w:rPr>
          <w:rFonts w:hint="eastAsia" w:ascii="宋体" w:hAnsi="宋体" w:eastAsia="宋体" w:cs="宋体"/>
          <w:szCs w:val="21"/>
          <w:u w:val="thick"/>
        </w:rPr>
        <w:t xml:space="preserve">                   </w:t>
      </w:r>
      <w:r>
        <w:rPr>
          <w:rFonts w:hint="eastAsia" w:ascii="宋体" w:hAnsi="宋体" w:eastAsia="宋体" w:cs="宋体"/>
          <w:szCs w:val="21"/>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6D3368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36A450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rPr>
      </w:pP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rPr>
        <w:t xml:space="preserve">     </w:t>
      </w:r>
    </w:p>
    <w:p w14:paraId="04D7E3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Cs w:val="21"/>
        </w:rPr>
        <w:t>日期：</w:t>
      </w:r>
      <w:r>
        <w:rPr>
          <w:rFonts w:hint="eastAsia" w:ascii="宋体" w:hAnsi="宋体" w:eastAsia="宋体" w:cs="宋体"/>
          <w:szCs w:val="21"/>
          <w:u w:val="thick"/>
        </w:rPr>
        <w:t xml:space="preserve">       </w:t>
      </w:r>
      <w:r>
        <w:rPr>
          <w:rFonts w:hint="eastAsia" w:ascii="宋体" w:hAnsi="宋体" w:eastAsia="宋体" w:cs="宋体"/>
          <w:szCs w:val="21"/>
        </w:rPr>
        <w:t>年</w:t>
      </w:r>
      <w:r>
        <w:rPr>
          <w:rFonts w:hint="eastAsia" w:ascii="宋体" w:hAnsi="宋体" w:eastAsia="宋体" w:cs="宋体"/>
          <w:szCs w:val="21"/>
          <w:u w:val="thick"/>
        </w:rPr>
        <w:t xml:space="preserve">     </w:t>
      </w:r>
      <w:r>
        <w:rPr>
          <w:rFonts w:hint="eastAsia" w:ascii="宋体" w:hAnsi="宋体" w:eastAsia="宋体" w:cs="宋体"/>
          <w:szCs w:val="21"/>
        </w:rPr>
        <w:t>月</w:t>
      </w:r>
      <w:r>
        <w:rPr>
          <w:rFonts w:hint="eastAsia" w:ascii="宋体" w:hAnsi="宋体" w:eastAsia="宋体" w:cs="宋体"/>
          <w:szCs w:val="21"/>
          <w:u w:val="thick"/>
        </w:rPr>
        <w:t xml:space="preserve">    </w:t>
      </w:r>
      <w:r>
        <w:rPr>
          <w:rFonts w:hint="eastAsia" w:ascii="宋体" w:hAnsi="宋体" w:eastAsia="宋体" w:cs="宋体"/>
          <w:szCs w:val="21"/>
        </w:rPr>
        <w:t>日</w:t>
      </w:r>
      <w:r>
        <w:rPr>
          <w:rFonts w:hint="eastAsia" w:ascii="宋体" w:hAnsi="宋体" w:eastAsia="宋体" w:cs="宋体"/>
          <w:sz w:val="24"/>
        </w:rPr>
        <w:t xml:space="preserve">                                </w:t>
      </w:r>
    </w:p>
    <w:p w14:paraId="5124A2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341C6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51"/>
    <w:p w14:paraId="71697757">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二、政府采购投标及履约承诺函</w:t>
      </w:r>
    </w:p>
    <w:p w14:paraId="490C23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bookmarkStart w:id="55" w:name="_Hlk72257530"/>
      <w:r>
        <w:rPr>
          <w:rFonts w:hint="eastAsia" w:ascii="宋体" w:hAnsi="宋体" w:eastAsia="宋体" w:cs="宋体"/>
          <w:color w:val="FF0000"/>
          <w:szCs w:val="21"/>
        </w:rPr>
        <w:t>致：</w:t>
      </w:r>
      <w:r>
        <w:rPr>
          <w:rFonts w:hint="eastAsia" w:ascii="宋体" w:hAnsi="宋体" w:eastAsia="宋体" w:cs="宋体"/>
          <w:color w:val="FF0000"/>
          <w:szCs w:val="21"/>
          <w:u w:val="single"/>
        </w:rPr>
        <w:t>深圳公共资源交易中心</w:t>
      </w:r>
    </w:p>
    <w:p w14:paraId="43C79E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我单位承诺：</w:t>
      </w:r>
    </w:p>
    <w:p w14:paraId="1C76C1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val="0"/>
          <w:bCs/>
          <w:szCs w:val="21"/>
        </w:rPr>
        <w:t>1.我单位参与本项目所投标（响应）的货物、工程或服务，不存在侵犯知识产权的情况。</w:t>
      </w:r>
    </w:p>
    <w:p w14:paraId="1EA47B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2.我单位参与本项目</w:t>
      </w:r>
      <w:r>
        <w:rPr>
          <w:rFonts w:hint="eastAsia" w:ascii="宋体" w:hAnsi="宋体" w:eastAsia="宋体" w:cs="宋体"/>
        </w:rPr>
        <w:t>政府采购活动时不存在被有关部门禁止参与政府采购活动且在有效期内的情况。</w:t>
      </w:r>
    </w:p>
    <w:p w14:paraId="5CA3BE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3.我单位具备《中华人民共和国政府采购法》第二十二条第一款规定的六项条件。</w:t>
      </w:r>
    </w:p>
    <w:p w14:paraId="744929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szCs w:val="21"/>
        </w:rPr>
        <w:t>4.我单位</w:t>
      </w:r>
      <w:r>
        <w:rPr>
          <w:rFonts w:hint="eastAsia" w:ascii="宋体" w:hAnsi="宋体" w:eastAsia="宋体" w:cs="宋体"/>
        </w:rPr>
        <w:t>未被列入失信被执行人、重大税收违法案件当事人名单、政府采购严重违法失信行为记录名单。</w:t>
      </w:r>
      <w:r>
        <w:rPr>
          <w:rFonts w:hint="eastAsia" w:ascii="宋体" w:hAnsi="宋体" w:eastAsia="宋体" w:cs="宋体"/>
          <w:lang w:val="en-US" w:eastAsia="zh-CN"/>
        </w:rPr>
        <w:t xml:space="preserve"> </w:t>
      </w:r>
    </w:p>
    <w:p w14:paraId="6571D53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lang w:val="en-US" w:eastAsia="zh-CN"/>
        </w:rPr>
      </w:pPr>
      <w:r>
        <w:rPr>
          <w:rFonts w:hint="eastAsia" w:ascii="宋体" w:hAnsi="宋体" w:eastAsia="宋体" w:cs="宋体"/>
          <w:color w:val="FF0000"/>
          <w:lang w:val="en-US" w:eastAsia="zh-CN"/>
        </w:rPr>
        <w:t>5.我单位不存在《深圳市财政局政府采购供应商信用信息管理办法》（深财规〔2023〕3号）列明的严重违法失信行为。</w:t>
      </w:r>
    </w:p>
    <w:p w14:paraId="212E07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6</w:t>
      </w:r>
      <w:r>
        <w:rPr>
          <w:rFonts w:hint="eastAsia" w:ascii="宋体" w:hAnsi="宋体" w:eastAsia="宋体" w:cs="宋体"/>
          <w:szCs w:val="21"/>
        </w:rPr>
        <w:t>.</w:t>
      </w:r>
      <w:bookmarkStart w:id="56" w:name="_Hlk72587269"/>
      <w:bookmarkStart w:id="57" w:name="_Hlk72587299"/>
      <w:r>
        <w:rPr>
          <w:rFonts w:hint="eastAsia" w:ascii="宋体" w:hAnsi="宋体" w:eastAsia="宋体" w:cs="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bookmarkEnd w:id="56"/>
      <w:r>
        <w:rPr>
          <w:rFonts w:hint="eastAsia" w:ascii="宋体" w:hAnsi="宋体" w:eastAsia="宋体" w:cs="宋体"/>
          <w:szCs w:val="21"/>
        </w:rPr>
        <w:t>。</w:t>
      </w:r>
    </w:p>
    <w:bookmarkEnd w:id="57"/>
    <w:p w14:paraId="6BAA51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7</w:t>
      </w:r>
      <w:r>
        <w:rPr>
          <w:rFonts w:hint="eastAsia" w:ascii="宋体" w:hAnsi="宋体" w:eastAsia="宋体" w:cs="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352FB8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400417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8</w:t>
      </w:r>
      <w:r>
        <w:rPr>
          <w:rFonts w:hint="eastAsia" w:ascii="宋体" w:hAnsi="宋体" w:eastAsia="宋体" w:cs="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30E729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9</w:t>
      </w:r>
      <w:r>
        <w:rPr>
          <w:rFonts w:hint="eastAsia" w:ascii="宋体" w:hAnsi="宋体" w:eastAsia="宋体" w:cs="宋体"/>
          <w:szCs w:val="21"/>
        </w:rPr>
        <w:t>.我单位承诺中标后项目不转包，未经采购人同意不进行分包。</w:t>
      </w:r>
    </w:p>
    <w:p w14:paraId="39F23E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lang w:val="en-US" w:eastAsia="zh-CN"/>
        </w:rPr>
        <w:t>10</w:t>
      </w:r>
      <w:r>
        <w:rPr>
          <w:rFonts w:hint="eastAsia" w:ascii="宋体" w:hAnsi="宋体" w:eastAsia="宋体" w:cs="宋体"/>
          <w:szCs w:val="21"/>
        </w:rPr>
        <w:t>.</w:t>
      </w:r>
      <w:r>
        <w:rPr>
          <w:rFonts w:hint="eastAsia" w:ascii="宋体" w:hAnsi="宋体" w:eastAsia="宋体" w:cs="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6190FD1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rPr>
        <w:t>1</w:t>
      </w:r>
      <w:r>
        <w:rPr>
          <w:rFonts w:hint="eastAsia" w:ascii="宋体" w:hAnsi="宋体" w:eastAsia="宋体" w:cs="宋体"/>
          <w:lang w:val="en-US" w:eastAsia="zh-CN"/>
        </w:rPr>
        <w:t>1</w:t>
      </w:r>
      <w:r>
        <w:rPr>
          <w:rFonts w:hint="eastAsia" w:ascii="宋体" w:hAnsi="宋体" w:eastAsia="宋体" w:cs="宋体"/>
        </w:rPr>
        <w:t>.我单位保证，若所投货物涉及《财政部生态环境部关于印发节能产品政府采购品目清单的通知》（财库〔2019〕19号）列明的政府采购强制产品，则所投该产品符合节能产品的认证要求。</w:t>
      </w:r>
      <w:r>
        <w:rPr>
          <w:rFonts w:hint="eastAsia" w:ascii="宋体" w:hAnsi="宋体" w:eastAsia="宋体" w:cs="宋体"/>
          <w:lang w:val="en-US" w:eastAsia="zh-CN"/>
        </w:rPr>
        <w:t>若所投产品包括数据中心相关设备的，应满足</w:t>
      </w:r>
      <w:r>
        <w:rPr>
          <w:rFonts w:hint="eastAsia" w:ascii="宋体" w:hAnsi="宋体" w:eastAsia="宋体" w:cs="宋体"/>
        </w:rPr>
        <w:t>《财政部 生态环境部 工业和信息化部关于印发&lt;绿色数据中心政府采购需求标准（试行）&gt;的通知》</w:t>
      </w:r>
      <w:r>
        <w:rPr>
          <w:rFonts w:hint="eastAsia" w:ascii="宋体" w:hAnsi="宋体" w:eastAsia="宋体" w:cs="宋体"/>
          <w:lang w:eastAsia="zh-CN"/>
        </w:rPr>
        <w:t>（</w:t>
      </w:r>
      <w:r>
        <w:rPr>
          <w:rFonts w:hint="eastAsia" w:ascii="宋体" w:hAnsi="宋体" w:eastAsia="宋体" w:cs="宋体"/>
        </w:rPr>
        <w:t>财库〔2023〕7号）</w:t>
      </w:r>
      <w:r>
        <w:rPr>
          <w:rFonts w:hint="eastAsia" w:ascii="宋体" w:hAnsi="宋体" w:eastAsia="宋体" w:cs="宋体"/>
          <w:lang w:val="en-US" w:eastAsia="zh-CN"/>
        </w:rPr>
        <w:t>要求。若所投产品涉及国家强制性标准的，所投产品应符合国家强制性标准相关要求。</w:t>
      </w:r>
    </w:p>
    <w:p w14:paraId="3BCD52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rPr>
      </w:pPr>
      <w:r>
        <w:rPr>
          <w:rFonts w:hint="eastAsia" w:ascii="宋体" w:hAnsi="宋体" w:eastAsia="宋体" w:cs="宋体"/>
          <w:b w:val="0"/>
          <w:bCs/>
          <w:kern w:val="0"/>
          <w:szCs w:val="21"/>
        </w:rPr>
        <w:t>1</w:t>
      </w:r>
      <w:r>
        <w:rPr>
          <w:rFonts w:hint="eastAsia" w:ascii="宋体" w:hAnsi="宋体" w:eastAsia="宋体" w:cs="宋体"/>
          <w:b w:val="0"/>
          <w:bCs/>
          <w:kern w:val="0"/>
          <w:szCs w:val="21"/>
          <w:lang w:val="en-US" w:eastAsia="zh-CN"/>
        </w:rPr>
        <w:t>2</w:t>
      </w:r>
      <w:r>
        <w:rPr>
          <w:rFonts w:hint="eastAsia" w:ascii="宋体" w:hAnsi="宋体" w:eastAsia="宋体" w:cs="宋体"/>
          <w:b w:val="0"/>
          <w:bCs/>
          <w:kern w:val="0"/>
          <w:szCs w:val="21"/>
        </w:rPr>
        <w:t>.</w:t>
      </w:r>
      <w:r>
        <w:rPr>
          <w:rFonts w:hint="eastAsia" w:ascii="宋体" w:hAnsi="宋体" w:eastAsia="宋体" w:cs="宋体"/>
          <w:b w:val="0"/>
          <w:bCs/>
        </w:rPr>
        <w:t>我单位已知悉并同意中标（成交）结果信息公示（公开）的内容。</w:t>
      </w:r>
    </w:p>
    <w:p w14:paraId="1AA256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kern w:val="0"/>
          <w:szCs w:val="21"/>
          <w:lang w:eastAsia="zh-CN"/>
        </w:rPr>
      </w:pPr>
      <w:r>
        <w:rPr>
          <w:rFonts w:hint="eastAsia" w:ascii="宋体" w:hAnsi="宋体" w:eastAsia="宋体" w:cs="宋体"/>
          <w:b w:val="0"/>
          <w:bCs/>
        </w:rPr>
        <w:t>1</w:t>
      </w:r>
      <w:r>
        <w:rPr>
          <w:rFonts w:hint="eastAsia" w:ascii="宋体" w:hAnsi="宋体" w:eastAsia="宋体" w:cs="宋体"/>
          <w:b w:val="0"/>
          <w:bCs/>
          <w:lang w:val="en-US" w:eastAsia="zh-CN"/>
        </w:rPr>
        <w:t>3</w:t>
      </w:r>
      <w:r>
        <w:rPr>
          <w:rFonts w:hint="eastAsia" w:ascii="宋体" w:hAnsi="宋体" w:eastAsia="宋体" w:cs="宋体"/>
          <w:b w:val="0"/>
          <w:bCs/>
        </w:rPr>
        <w:t>.我单位保证，符合《中华人民共和国政府采购法实施条例》第十八条规定，与其他投标供应商不存在单位负责人为同一人或者存在直接控股</w:t>
      </w:r>
      <w:r>
        <w:rPr>
          <w:rFonts w:hint="eastAsia" w:ascii="宋体" w:hAnsi="宋体" w:eastAsia="宋体" w:cs="宋体"/>
          <w:b w:val="0"/>
          <w:bCs/>
          <w:color w:val="auto"/>
        </w:rPr>
        <w:t>、管理关系；</w:t>
      </w:r>
      <w:r>
        <w:rPr>
          <w:rFonts w:hint="eastAsia" w:ascii="宋体" w:hAnsi="宋体" w:eastAsia="宋体" w:cs="宋体"/>
          <w:b w:val="0"/>
          <w:bCs/>
          <w:color w:val="auto"/>
          <w:lang w:val="en-US" w:eastAsia="zh-CN"/>
        </w:rPr>
        <w:t>不存在为</w:t>
      </w:r>
      <w:r>
        <w:rPr>
          <w:rFonts w:hint="eastAsia" w:ascii="宋体" w:hAnsi="宋体" w:eastAsia="宋体" w:cs="宋体"/>
          <w:b w:val="0"/>
          <w:bCs/>
          <w:color w:val="auto"/>
        </w:rPr>
        <w:t>本次采购项目提供整体设计、规范编制或者项目管理、监理、检测等服务的情形。</w:t>
      </w:r>
      <w:r>
        <w:rPr>
          <w:rFonts w:hint="eastAsia" w:ascii="宋体" w:hAnsi="宋体" w:eastAsia="宋体" w:cs="宋体"/>
          <w:b w:val="0"/>
          <w:bCs/>
          <w:color w:val="auto"/>
          <w:lang w:val="en-US" w:eastAsia="zh-CN"/>
        </w:rPr>
        <w:t>若</w:t>
      </w:r>
      <w:r>
        <w:rPr>
          <w:rFonts w:hint="eastAsia" w:ascii="宋体" w:hAnsi="宋体" w:eastAsia="宋体" w:cs="宋体"/>
          <w:b w:val="0"/>
          <w:bCs/>
          <w:color w:val="auto"/>
        </w:rPr>
        <w:t>存在“不同供应商的董事、股东或其他高级管理人员为同一人的”情形的，</w:t>
      </w:r>
      <w:r>
        <w:rPr>
          <w:rFonts w:hint="eastAsia" w:ascii="宋体" w:hAnsi="宋体" w:eastAsia="宋体" w:cs="宋体"/>
          <w:b w:val="0"/>
          <w:bCs/>
          <w:color w:val="auto"/>
          <w:lang w:val="en-US" w:eastAsia="zh-CN"/>
        </w:rPr>
        <w:t>我单位保证</w:t>
      </w:r>
      <w:r>
        <w:rPr>
          <w:rFonts w:hint="eastAsia" w:ascii="宋体" w:hAnsi="宋体" w:eastAsia="宋体" w:cs="宋体"/>
          <w:b w:val="0"/>
          <w:bCs/>
          <w:color w:val="auto"/>
        </w:rPr>
        <w:t>不存在串通投标、恶意串通或者视为串通投标的情形</w:t>
      </w:r>
      <w:r>
        <w:rPr>
          <w:rFonts w:hint="eastAsia" w:ascii="宋体" w:hAnsi="宋体" w:eastAsia="宋体" w:cs="宋体"/>
          <w:b w:val="0"/>
          <w:bCs/>
          <w:color w:val="auto"/>
          <w:lang w:eastAsia="zh-CN"/>
        </w:rPr>
        <w:t>。</w:t>
      </w:r>
    </w:p>
    <w:p w14:paraId="7A4372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lang w:val="en-US"/>
        </w:rPr>
      </w:pPr>
      <w:r>
        <w:rPr>
          <w:rFonts w:hint="eastAsia" w:ascii="宋体" w:hAnsi="宋体" w:eastAsia="宋体" w:cs="宋体"/>
          <w:b/>
          <w:lang w:val="en-US" w:eastAsia="zh-CN"/>
        </w:rPr>
        <w:t>14.我单位清楚，如存在违反投标承诺行为情节严重的，将根据《深圳市财政局关于印发&lt;深圳市财政局政府采购供应商信用信息管理办法&gt;的通知》，依法被列入失信信息。</w:t>
      </w:r>
    </w:p>
    <w:p w14:paraId="236FEE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A3E8A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以上承诺，如有违反，愿依照国家相关法律法规处理，并承担由此给采购人带来的损失。</w:t>
      </w:r>
    </w:p>
    <w:p w14:paraId="0AB57E2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p>
    <w:bookmarkEnd w:id="55"/>
    <w:p w14:paraId="501F50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u w:val="none"/>
          <w:lang w:eastAsia="zh-CN"/>
        </w:rPr>
      </w:pPr>
      <w:r>
        <w:rPr>
          <w:rFonts w:hint="eastAsia" w:ascii="宋体" w:hAnsi="宋体" w:eastAsia="宋体" w:cs="宋体"/>
          <w:color w:val="FF0000"/>
          <w:szCs w:val="21"/>
        </w:rPr>
        <w:t>投标人</w:t>
      </w:r>
      <w:r>
        <w:rPr>
          <w:rFonts w:hint="eastAsia" w:ascii="宋体" w:hAnsi="宋体" w:eastAsia="宋体" w:cs="宋体"/>
          <w:color w:val="FF0000"/>
          <w:szCs w:val="21"/>
          <w:u w:val="none"/>
        </w:rPr>
        <w:t>：</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none"/>
          <w:lang w:val="en-US" w:eastAsia="zh-CN"/>
        </w:rPr>
        <w:t>.</w:t>
      </w:r>
    </w:p>
    <w:p w14:paraId="05DECB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r>
        <w:rPr>
          <w:rFonts w:hint="eastAsia" w:ascii="宋体" w:hAnsi="宋体" w:eastAsia="宋体" w:cs="宋体"/>
          <w:color w:val="FF0000"/>
          <w:szCs w:val="21"/>
        </w:rPr>
        <w:t xml:space="preserve">                                              日期：</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年</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月</w:t>
      </w:r>
      <w:r>
        <w:rPr>
          <w:rFonts w:hint="eastAsia" w:ascii="宋体" w:hAnsi="宋体" w:eastAsia="宋体" w:cs="宋体"/>
          <w:color w:val="FF0000"/>
          <w:szCs w:val="21"/>
          <w:u w:val="thick"/>
        </w:rPr>
        <w:t xml:space="preserve"> </w:t>
      </w:r>
      <w:r>
        <w:rPr>
          <w:rFonts w:hint="eastAsia" w:ascii="宋体" w:hAnsi="宋体" w:eastAsia="宋体" w:cs="宋体"/>
          <w:color w:val="FF0000"/>
          <w:szCs w:val="21"/>
          <w:u w:val="thick"/>
          <w:lang w:val="en-US" w:eastAsia="zh-CN"/>
        </w:rPr>
        <w:t xml:space="preserve">    </w:t>
      </w:r>
      <w:r>
        <w:rPr>
          <w:rFonts w:hint="eastAsia" w:ascii="宋体" w:hAnsi="宋体" w:eastAsia="宋体" w:cs="宋体"/>
          <w:color w:val="FF0000"/>
          <w:szCs w:val="21"/>
          <w:u w:val="thick"/>
        </w:rPr>
        <w:t xml:space="preserve">  </w:t>
      </w:r>
      <w:r>
        <w:rPr>
          <w:rFonts w:hint="eastAsia" w:ascii="宋体" w:hAnsi="宋体" w:eastAsia="宋体" w:cs="宋体"/>
          <w:color w:val="FF0000"/>
          <w:szCs w:val="21"/>
        </w:rPr>
        <w:t>日</w:t>
      </w:r>
    </w:p>
    <w:p w14:paraId="23FF73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32DAE3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p>
    <w:p w14:paraId="7CBD374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 w:val="24"/>
        </w:rPr>
      </w:pPr>
    </w:p>
    <w:p w14:paraId="205BB897">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rPr>
      </w:pPr>
      <w:r>
        <w:rPr>
          <w:rFonts w:hint="eastAsia" w:ascii="宋体" w:hAnsi="宋体" w:eastAsia="宋体" w:cs="宋体"/>
          <w:b w:val="0"/>
          <w:sz w:val="24"/>
          <w:szCs w:val="24"/>
        </w:rPr>
        <w:t>三、投标人情况及资格证明文件</w:t>
      </w:r>
    </w:p>
    <w:p w14:paraId="02D308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4F86539F">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rPr>
      </w:pPr>
      <w:bookmarkStart w:id="58" w:name="_Hlk72257590"/>
      <w:r>
        <w:rPr>
          <w:rFonts w:hint="eastAsia" w:ascii="宋体" w:hAnsi="宋体" w:eastAsia="宋体" w:cs="宋体"/>
          <w:bCs/>
          <w:kern w:val="0"/>
          <w:sz w:val="24"/>
          <w:szCs w:val="32"/>
        </w:rPr>
        <w:t>（一）投标人资格证明文件</w:t>
      </w:r>
    </w:p>
    <w:p w14:paraId="4B57DD7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rPr>
      </w:pPr>
      <w:r>
        <w:rPr>
          <w:rFonts w:hint="eastAsia" w:ascii="宋体" w:hAnsi="宋体" w:eastAsia="宋体" w:cs="宋体"/>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ascii="宋体" w:hAnsi="宋体" w:eastAsia="宋体" w:cs="宋体"/>
          <w:b/>
          <w:bCs/>
          <w:color w:val="FF0000"/>
          <w:lang w:eastAsia="zh-CN"/>
        </w:rPr>
        <w:t>，</w:t>
      </w:r>
      <w:r>
        <w:rPr>
          <w:rFonts w:hint="eastAsia" w:ascii="宋体" w:hAnsi="宋体" w:eastAsia="宋体" w:cs="宋体"/>
          <w:b/>
          <w:bCs/>
          <w:color w:val="FF0000"/>
          <w:lang w:val="en-US" w:eastAsia="zh-CN"/>
        </w:rPr>
        <w:t>其中要求提供《政府采购投标及履约承诺函》且已在“二、政府采购投标及履约承诺函”章节中提供了，此处可不重复提供</w:t>
      </w:r>
      <w:r>
        <w:rPr>
          <w:rFonts w:hint="eastAsia" w:ascii="宋体" w:hAnsi="宋体" w:eastAsia="宋体" w:cs="宋体"/>
          <w:b/>
          <w:bCs/>
          <w:color w:val="FF0000"/>
        </w:rPr>
        <w:t>。）</w:t>
      </w:r>
    </w:p>
    <w:p w14:paraId="604A79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34A5392D">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kern w:val="0"/>
          <w:sz w:val="24"/>
          <w:szCs w:val="32"/>
        </w:rPr>
      </w:pPr>
      <w:bookmarkStart w:id="59" w:name="_Hlk72257908"/>
      <w:r>
        <w:rPr>
          <w:rFonts w:hint="eastAsia" w:ascii="宋体" w:hAnsi="宋体" w:eastAsia="宋体" w:cs="宋体"/>
          <w:bCs/>
          <w:kern w:val="0"/>
          <w:sz w:val="24"/>
          <w:szCs w:val="32"/>
        </w:rPr>
        <w:t>（二）中小企业声明函、残疾人福利性单位声明函及监狱企业声明函</w:t>
      </w:r>
    </w:p>
    <w:bookmarkEnd w:id="58"/>
    <w:p w14:paraId="0B3DD0A9">
      <w:pPr>
        <w:pageBreakBefore w:val="0"/>
        <w:kinsoku/>
        <w:overflowPunct/>
        <w:topLinePunct w:val="0"/>
        <w:bidi w:val="0"/>
        <w:spacing w:beforeAutospacing="0" w:afterAutospacing="0" w:line="360" w:lineRule="auto"/>
        <w:ind w:left="0" w:leftChars="0" w:right="0" w:firstLine="0" w:firstLineChars="0"/>
        <w:jc w:val="left"/>
        <w:outlineLvl w:val="3"/>
        <w:rPr>
          <w:rFonts w:hint="eastAsia" w:ascii="宋体" w:hAnsi="宋体" w:eastAsia="宋体" w:cs="宋体"/>
          <w:bCs/>
          <w:kern w:val="0"/>
          <w:sz w:val="24"/>
          <w:szCs w:val="32"/>
        </w:rPr>
      </w:pPr>
    </w:p>
    <w:p w14:paraId="4D12C860">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填写指引：</w:t>
      </w:r>
    </w:p>
    <w:p w14:paraId="5517EF2E">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bCs/>
          <w:color w:val="FF0000"/>
          <w:kern w:val="0"/>
          <w:szCs w:val="21"/>
        </w:rPr>
        <w:t>1、该部分内容由投标人根据自身实际情况填写，不符合要求的投标人可以不填写或直接删除相应的声明函。</w:t>
      </w:r>
      <w:r>
        <w:rPr>
          <w:rFonts w:hint="eastAsia" w:ascii="宋体" w:hAnsi="宋体" w:eastAsia="宋体" w:cs="宋体"/>
          <w:color w:val="FF0000"/>
          <w:szCs w:val="21"/>
        </w:rPr>
        <w:t>投标人提供的声明函不属实的，属于提供虚假资料谋取中标，依照《中华人民共和国政府采购法》等国家有关规定追究相应责任。</w:t>
      </w:r>
    </w:p>
    <w:p w14:paraId="6758352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2、该部分内容填写需要参考的相关文件：</w:t>
      </w:r>
    </w:p>
    <w:p w14:paraId="0E92542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(1)财政部《政府采购促进中小企业发展管理办法》（财库〔2020〕46号）；</w:t>
      </w:r>
    </w:p>
    <w:p w14:paraId="70526354">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(2)《工业和信息化部、国家统计局、国家发展和改革委员会、财政部关于印发中小企业划型标准规定的通知》（工信部联企业〔2011〕300 号，以下简称300号文）</w:t>
      </w:r>
      <w:r>
        <w:rPr>
          <w:rFonts w:hint="eastAsia" w:ascii="宋体" w:hAnsi="宋体" w:eastAsia="宋体" w:cs="宋体"/>
          <w:color w:val="FF0000"/>
          <w:szCs w:val="21"/>
          <w:lang w:eastAsia="zh-CN"/>
        </w:rPr>
        <w:t>；</w:t>
      </w:r>
    </w:p>
    <w:p w14:paraId="36CCE5F5">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lang w:eastAsia="zh-CN"/>
        </w:rPr>
      </w:pPr>
      <w:r>
        <w:rPr>
          <w:rFonts w:hint="eastAsia" w:ascii="宋体" w:hAnsi="宋体" w:eastAsia="宋体" w:cs="宋体"/>
          <w:color w:val="FF0000"/>
          <w:szCs w:val="21"/>
        </w:rPr>
        <w:t>(3)《统计上大中小微型企业划分办法(2017)》（国统字〔2017〕213 号）</w:t>
      </w:r>
      <w:r>
        <w:rPr>
          <w:rFonts w:hint="eastAsia" w:ascii="宋体" w:hAnsi="宋体" w:eastAsia="宋体" w:cs="宋体"/>
          <w:color w:val="FF0000"/>
          <w:szCs w:val="21"/>
          <w:lang w:eastAsia="zh-CN"/>
        </w:rPr>
        <w:t>；</w:t>
      </w:r>
    </w:p>
    <w:p w14:paraId="75DE2DC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lang w:eastAsia="zh-CN"/>
        </w:rPr>
      </w:pPr>
      <w:r>
        <w:rPr>
          <w:rFonts w:hint="eastAsia" w:ascii="宋体" w:hAnsi="宋体" w:eastAsia="宋体" w:cs="宋体"/>
          <w:color w:val="FF0000"/>
          <w:szCs w:val="21"/>
        </w:rPr>
        <w:t>(4)《关于促进残疾人就业政府采购政策的通知》（财库〔2017〕141号）</w:t>
      </w:r>
      <w:r>
        <w:rPr>
          <w:rFonts w:hint="eastAsia" w:ascii="宋体" w:hAnsi="宋体" w:eastAsia="宋体" w:cs="宋体"/>
          <w:color w:val="FF0000"/>
          <w:szCs w:val="21"/>
          <w:lang w:eastAsia="zh-CN"/>
        </w:rPr>
        <w:t>；</w:t>
      </w:r>
    </w:p>
    <w:p w14:paraId="3AC32FA4">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color w:val="FF0000"/>
          <w:szCs w:val="21"/>
        </w:rPr>
      </w:pPr>
      <w:r>
        <w:rPr>
          <w:rFonts w:hint="eastAsia" w:ascii="宋体" w:hAnsi="宋体" w:eastAsia="宋体" w:cs="宋体"/>
          <w:color w:val="FF0000"/>
          <w:szCs w:val="21"/>
        </w:rPr>
        <w:t>(5)《关于政府采购支持监狱企业发展有关问题的通知》（财库〔2014〕68号）</w:t>
      </w:r>
    </w:p>
    <w:p w14:paraId="0A7BDCA9">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3、请依照提供的格式和内容填写声明函，不要随意变更格式；声明函不需要盖章或签字；</w:t>
      </w:r>
      <w:r>
        <w:rPr>
          <w:rFonts w:hint="eastAsia" w:ascii="宋体" w:hAnsi="宋体" w:eastAsia="宋体" w:cs="宋体"/>
          <w:color w:val="FF0000"/>
          <w:szCs w:val="21"/>
        </w:rPr>
        <w:t>满足多项优惠政策的投标人，不重复享受多项价格扣除政策。</w:t>
      </w:r>
    </w:p>
    <w:p w14:paraId="6E7900E7">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4、声明函具体填写要求：</w:t>
      </w:r>
    </w:p>
    <w:p w14:paraId="22DFFBC1">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（1）声明是中小企业须填写《中小企业声明函》的以下内容：</w:t>
      </w:r>
    </w:p>
    <w:p w14:paraId="2983EF4C">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第一处，在“单位名称”下划线处如实填写采购人名称（深圳公共资源交易中心不是本项目的采购人，而是组织实施机构）；</w:t>
      </w:r>
    </w:p>
    <w:p w14:paraId="121E44F2">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第二处，在“项目名称”下划线处如实填写采购项目名称；</w:t>
      </w:r>
    </w:p>
    <w:p w14:paraId="7A343D4B">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三处，在“标的名称”下划线处填写所采购货物（标的）的具体名称（以招标文件第一册第三章用户需求书“货物清单明细”的“货物名称”一栏为准）；如果涉及多项货物（标的）为同一企业制造，“标的名称”下划线处可以如实填写多项货物；</w:t>
      </w:r>
    </w:p>
    <w:p w14:paraId="5EE5EB9E">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14:paraId="3EBFC2F0">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中小企业声明函》中制造商所属行业应当与招标文件要求的行业相一致，供应商如有疑问，可根据《国民经济行业分类》（GB/T 4754-2017），结合《关于印发中小企业划型标准规定的通知》（工信部联企业〔2011〕300号）进行判断。事业单位、社会组织等非企业主体不享受中小企业扶持政策，但事业单位、社会组织等非企业主体提供全部由中小企业制造的货物参加货物采购项目的除外。</w:t>
      </w:r>
    </w:p>
    <w:p w14:paraId="6C14C683">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（2）声明是残疾人福利性单位须填写《残疾人福利性单位声明函》的相关内容，具体参照以上《中小企业声明函》填写要求执行。</w:t>
      </w:r>
    </w:p>
    <w:p w14:paraId="0E4817FA">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r>
        <w:rPr>
          <w:rFonts w:hint="eastAsia" w:ascii="宋体" w:hAnsi="宋体" w:eastAsia="宋体" w:cs="宋体"/>
          <w:bCs/>
          <w:color w:val="FF0000"/>
          <w:kern w:val="0"/>
          <w:szCs w:val="21"/>
        </w:rPr>
        <w:t>（3）声明是监狱企业须填写《监狱企业声明函》的三项内容（填写位置的字体已加粗），具体参照以上《中小企业声明函》填写要求执行。</w:t>
      </w:r>
    </w:p>
    <w:p w14:paraId="408209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Cs/>
          <w:color w:val="FF0000"/>
          <w:kern w:val="0"/>
          <w:szCs w:val="21"/>
        </w:rPr>
        <w:t>5、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49BFA9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AF6EA89">
      <w:pPr>
        <w:pageBreakBefore w:val="0"/>
        <w:numPr>
          <w:ilvl w:val="0"/>
          <w:numId w:val="7"/>
        </w:numPr>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中小企业声明函（货物）</w:t>
      </w:r>
    </w:p>
    <w:p w14:paraId="7FAFC35B">
      <w:pPr>
        <w:pStyle w:val="2"/>
        <w:pageBreakBefore w:val="0"/>
        <w:widowControl w:val="0"/>
        <w:numPr>
          <w:ilvl w:val="0"/>
          <w:numId w:val="0"/>
        </w:numPr>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rPr>
      </w:pPr>
    </w:p>
    <w:p w14:paraId="2305B9AC">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bookmarkStart w:id="60" w:name="OLE_LINK5"/>
      <w:r>
        <w:rPr>
          <w:rFonts w:hint="eastAsia" w:ascii="宋体" w:hAnsi="宋体" w:eastAsia="宋体" w:cs="宋体"/>
          <w:sz w:val="21"/>
          <w:szCs w:val="21"/>
        </w:rPr>
        <w:t>本公司（联合体）郑重声明，根据《政府采购促进中小企业发展管理办法》（财库﹝2020﹞46号）的规定，本公司（联合体）参加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采购活动，提供的货物全部由符合政策要求的中小企业制造。相关企业（含联合体中的中小企业、签订分包意向协议的中小企业）的具体情况如下：</w:t>
      </w:r>
    </w:p>
    <w:p w14:paraId="3E15226F">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1.</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行业；制造商为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，要求制造商</w:t>
      </w:r>
      <w:r>
        <w:rPr>
          <w:rFonts w:hint="eastAsia" w:ascii="宋体" w:hAnsi="宋体" w:eastAsia="宋体" w:cs="宋体"/>
          <w:b/>
          <w:bCs/>
          <w:i/>
          <w:iCs/>
          <w:sz w:val="21"/>
          <w:szCs w:val="21"/>
          <w:u w:val="single"/>
          <w:lang w:val="en-US" w:eastAsia="zh-CN"/>
        </w:rPr>
        <w:t>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i w:val="0"/>
          <w:iCs w:val="0"/>
          <w:sz w:val="21"/>
          <w:szCs w:val="21"/>
          <w:u w:val="none"/>
          <w:lang w:val="en-US" w:eastAsia="zh-CN"/>
        </w:rPr>
        <w:t>；</w:t>
      </w:r>
    </w:p>
    <w:p w14:paraId="0638654C">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rPr>
      </w:pPr>
      <w:r>
        <w:rPr>
          <w:rFonts w:hint="eastAsia" w:ascii="宋体" w:hAnsi="宋体" w:eastAsia="宋体" w:cs="宋体"/>
          <w:sz w:val="21"/>
          <w:szCs w:val="21"/>
          <w:lang w:val="en-US" w:eastAsia="zh-CN"/>
        </w:rPr>
        <w:t>2.</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行业；制造商为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，要求制造商</w:t>
      </w:r>
      <w:r>
        <w:rPr>
          <w:rFonts w:hint="eastAsia" w:ascii="宋体" w:hAnsi="宋体" w:eastAsia="宋体" w:cs="宋体"/>
          <w:b/>
          <w:bCs/>
          <w:i/>
          <w:iCs/>
          <w:sz w:val="21"/>
          <w:szCs w:val="21"/>
          <w:u w:val="single"/>
          <w:lang w:val="en-US" w:eastAsia="zh-CN"/>
        </w:rPr>
        <w:t>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人，营业收入为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万元，资产总额为</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i w:val="0"/>
          <w:iCs w:val="0"/>
          <w:sz w:val="21"/>
          <w:szCs w:val="21"/>
          <w:u w:val="none"/>
          <w:lang w:val="en-US" w:eastAsia="zh-CN"/>
        </w:rPr>
        <w:t>；</w:t>
      </w:r>
    </w:p>
    <w:p w14:paraId="4CA65081">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lang w:val="en-US" w:eastAsia="zh-CN"/>
        </w:rPr>
      </w:pPr>
      <w:r>
        <w:rPr>
          <w:rFonts w:hint="eastAsia" w:ascii="宋体" w:hAnsi="宋体" w:eastAsia="宋体" w:cs="宋体"/>
          <w:sz w:val="21"/>
          <w:szCs w:val="21"/>
          <w:lang w:val="en-US" w:eastAsia="zh-CN"/>
        </w:rPr>
        <w:t>……</w:t>
      </w:r>
    </w:p>
    <w:p w14:paraId="0B9B8913">
      <w:pPr>
        <w:pStyle w:val="3"/>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1"/>
          <w:szCs w:val="21"/>
          <w:lang w:val="en-US" w:eastAsia="zh-CN"/>
        </w:rPr>
      </w:pPr>
    </w:p>
    <w:p w14:paraId="4ECBFAF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以上企业，不属于大企业的分支机构，不存在控股股东为大企业的情形，也不存在与大企业的负责人为同一人的情形。</w:t>
      </w:r>
    </w:p>
    <w:p w14:paraId="1AD4B45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bookmarkStart w:id="61" w:name="_Hlk73562203"/>
      <w:r>
        <w:rPr>
          <w:rFonts w:hint="eastAsia" w:ascii="宋体" w:hAnsi="宋体" w:eastAsia="宋体" w:cs="宋体"/>
          <w:kern w:val="2"/>
          <w:sz w:val="21"/>
          <w:szCs w:val="21"/>
          <w:lang w:val="en-US" w:eastAsia="zh-CN" w:bidi="ar-SA"/>
        </w:rPr>
        <w:t>本投标人对上述声明内容的真实性负责。如有虚假，将依法承担相应责任。</w:t>
      </w:r>
    </w:p>
    <w:p w14:paraId="418999D0">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4"/>
          <w:szCs w:val="24"/>
          <w:lang w:val="en-US" w:eastAsia="zh-CN" w:bidi="ar-SA"/>
        </w:rPr>
      </w:pPr>
      <w:r>
        <w:rPr>
          <w:rFonts w:hint="eastAsia" w:ascii="宋体" w:hAnsi="宋体" w:eastAsia="宋体" w:cs="宋体"/>
          <w:kern w:val="2"/>
          <w:sz w:val="21"/>
          <w:szCs w:val="21"/>
          <w:lang w:val="en-US" w:eastAsia="zh-CN" w:bidi="ar-SA"/>
        </w:rPr>
        <w:t>本投标人已知悉《政府采购促进中小企业发展管理办法》（财库〔2020〕46号）、《中小企业划型标准规定》（工信部联企〔2011〕300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61"/>
    </w:p>
    <w:bookmarkEnd w:id="60"/>
    <w:p w14:paraId="6001B8F8">
      <w:pPr>
        <w:pageBreakBefore w:val="0"/>
        <w:kinsoku/>
        <w:overflowPunct/>
        <w:topLinePunct w:val="0"/>
        <w:bidi w:val="0"/>
        <w:spacing w:beforeAutospacing="0" w:afterAutospacing="0" w:line="360" w:lineRule="auto"/>
        <w:ind w:left="0" w:leftChars="0" w:right="0" w:firstLine="0" w:firstLineChars="0"/>
        <w:outlineLvl w:val="3"/>
        <w:rPr>
          <w:rFonts w:hint="eastAsia" w:ascii="宋体" w:hAnsi="宋体" w:eastAsia="宋体" w:cs="宋体"/>
          <w:bCs/>
          <w:color w:val="FF0000"/>
          <w:kern w:val="0"/>
          <w:szCs w:val="21"/>
        </w:rPr>
      </w:pPr>
    </w:p>
    <w:p w14:paraId="3A308D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ABF31B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B82F64E">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2、残疾人福利性单位声明函（货物类）</w:t>
      </w:r>
    </w:p>
    <w:p w14:paraId="237275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p>
    <w:p w14:paraId="3B9503C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bookmarkStart w:id="62" w:name="_Hlk73562331"/>
      <w:bookmarkStart w:id="63" w:name="_Hlk73562245"/>
      <w:r>
        <w:rPr>
          <w:rFonts w:hint="eastAsia" w:ascii="宋体" w:hAnsi="宋体" w:eastAsia="宋体" w:cs="宋体"/>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单位的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项目采购活动提供本单位制造的货物（由本单位承担工程/提供服务），或者提供其他残疾人福利性单位制造的货物（不包括使用非残疾人福利性单位注册商标的货物）。</w:t>
      </w:r>
    </w:p>
    <w:p w14:paraId="6AA0947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本单位对上述声明的真实性负责。如有虚假，将依法承担相应责任。</w:t>
      </w:r>
    </w:p>
    <w:p w14:paraId="43F9C8EE">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bookmarkEnd w:id="62"/>
    </w:p>
    <w:bookmarkEnd w:id="63"/>
    <w:p w14:paraId="64B590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BE08B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5887D40F">
      <w:pPr>
        <w:pageBreakBefore w:val="0"/>
        <w:kinsoku/>
        <w:overflowPunct/>
        <w:topLinePunct w:val="0"/>
        <w:bidi w:val="0"/>
        <w:spacing w:beforeAutospacing="0" w:afterAutospacing="0" w:line="360" w:lineRule="auto"/>
        <w:ind w:left="0" w:leftChars="0" w:right="0" w:firstLine="0" w:firstLineChars="0"/>
        <w:jc w:val="center"/>
        <w:outlineLvl w:val="3"/>
        <w:rPr>
          <w:rFonts w:hint="eastAsia" w:ascii="宋体" w:hAnsi="宋体" w:eastAsia="宋体" w:cs="宋体"/>
          <w:b/>
          <w:sz w:val="24"/>
        </w:rPr>
      </w:pPr>
      <w:r>
        <w:rPr>
          <w:rFonts w:hint="eastAsia" w:ascii="宋体" w:hAnsi="宋体" w:eastAsia="宋体" w:cs="宋体"/>
          <w:b/>
          <w:sz w:val="24"/>
        </w:rPr>
        <w:t>3、监狱企业声明函【货物类，提供监狱企业货物的供应商如需享受优惠政策，还须另行提供省级以上监狱管理局、戒毒管理局（含新疆生产建设兵团）出具的监狱企业证明文件】</w:t>
      </w:r>
    </w:p>
    <w:p w14:paraId="5D2A381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本投标人郑重声明，根据《财政部司法部关于政府采购支持监狱企业发展有关问题的通知》（财库〔2014〕68号）的规定，本投标人参加</w:t>
      </w:r>
      <w:r>
        <w:rPr>
          <w:rFonts w:hint="eastAsia" w:ascii="宋体" w:hAnsi="宋体" w:eastAsia="宋体" w:cs="宋体"/>
          <w:b/>
          <w:bCs/>
          <w:i/>
          <w:iCs/>
          <w:sz w:val="21"/>
          <w:szCs w:val="21"/>
          <w:u w:val="single"/>
        </w:rPr>
        <w:t>（采购人名称）</w:t>
      </w:r>
      <w:r>
        <w:rPr>
          <w:rFonts w:hint="eastAsia" w:ascii="宋体" w:hAnsi="宋体" w:eastAsia="宋体" w:cs="宋体"/>
          <w:sz w:val="21"/>
          <w:szCs w:val="21"/>
        </w:rPr>
        <w:t>的</w:t>
      </w:r>
      <w:r>
        <w:rPr>
          <w:rFonts w:hint="eastAsia" w:ascii="宋体" w:hAnsi="宋体" w:eastAsia="宋体" w:cs="宋体"/>
          <w:b/>
          <w:bCs/>
          <w:i/>
          <w:iCs/>
          <w:sz w:val="21"/>
          <w:szCs w:val="21"/>
          <w:u w:val="single"/>
        </w:rPr>
        <w:t>（项目名称）</w:t>
      </w:r>
      <w:r>
        <w:rPr>
          <w:rFonts w:hint="eastAsia" w:ascii="宋体" w:hAnsi="宋体" w:eastAsia="宋体" w:cs="宋体"/>
          <w:sz w:val="21"/>
          <w:szCs w:val="21"/>
        </w:rPr>
        <w:t>采购活动，提供的货物全部由符合政策要求的监狱企业制造。相关监狱企业的具体情况如下：</w:t>
      </w:r>
    </w:p>
    <w:p w14:paraId="1551789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1.</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，制造商为</w:t>
      </w:r>
      <w:r>
        <w:rPr>
          <w:rFonts w:hint="eastAsia" w:ascii="宋体" w:hAnsi="宋体" w:eastAsia="宋体" w:cs="宋体"/>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，属于</w:t>
      </w:r>
      <w:r>
        <w:rPr>
          <w:rFonts w:hint="eastAsia" w:ascii="宋体" w:hAnsi="宋体" w:eastAsia="宋体" w:cs="宋体"/>
          <w:sz w:val="21"/>
          <w:szCs w:val="21"/>
          <w:u w:val="single"/>
          <w:lang w:val="en-US" w:eastAsia="zh-CN"/>
        </w:rPr>
        <w:t xml:space="preserve">  </w:t>
      </w:r>
      <w:r>
        <w:rPr>
          <w:rFonts w:hint="eastAsia" w:ascii="宋体" w:hAnsi="宋体" w:eastAsia="宋体" w:cs="宋体"/>
          <w:b/>
          <w:bCs/>
          <w:sz w:val="21"/>
          <w:szCs w:val="21"/>
          <w:u w:val="single"/>
        </w:rPr>
        <w:t>监狱企业</w:t>
      </w:r>
      <w:r>
        <w:rPr>
          <w:rFonts w:hint="eastAsia" w:ascii="宋体" w:hAnsi="宋体" w:eastAsia="宋体" w:cs="宋体"/>
          <w:b/>
          <w:bCs/>
          <w:sz w:val="21"/>
          <w:szCs w:val="21"/>
          <w:u w:val="single"/>
          <w:lang w:val="en-US" w:eastAsia="zh-CN"/>
        </w:rPr>
        <w:t xml:space="preserve">  </w:t>
      </w:r>
      <w:r>
        <w:rPr>
          <w:rFonts w:hint="eastAsia" w:ascii="宋体" w:hAnsi="宋体" w:eastAsia="宋体" w:cs="宋体"/>
          <w:sz w:val="21"/>
          <w:szCs w:val="21"/>
        </w:rPr>
        <w:t>；</w:t>
      </w:r>
    </w:p>
    <w:p w14:paraId="3CE77BB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2.</w:t>
      </w:r>
      <w:r>
        <w:rPr>
          <w:rFonts w:hint="eastAsia" w:ascii="宋体" w:hAnsi="宋体" w:eastAsia="宋体" w:cs="宋体"/>
          <w:b/>
          <w:bCs/>
          <w:i/>
          <w:iCs/>
          <w:sz w:val="21"/>
          <w:szCs w:val="21"/>
          <w:u w:val="single"/>
        </w:rPr>
        <w:t xml:space="preserve"> </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，制造商为</w:t>
      </w:r>
      <w:r>
        <w:rPr>
          <w:rFonts w:hint="eastAsia" w:ascii="宋体" w:hAnsi="宋体" w:eastAsia="宋体" w:cs="宋体"/>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，属于</w:t>
      </w:r>
      <w:r>
        <w:rPr>
          <w:rFonts w:hint="eastAsia" w:ascii="宋体" w:hAnsi="宋体" w:eastAsia="宋体" w:cs="宋体"/>
          <w:sz w:val="21"/>
          <w:szCs w:val="21"/>
          <w:u w:val="single"/>
          <w:lang w:val="en-US" w:eastAsia="zh-CN"/>
        </w:rPr>
        <w:t xml:space="preserve">  </w:t>
      </w:r>
      <w:r>
        <w:rPr>
          <w:rFonts w:hint="eastAsia" w:ascii="宋体" w:hAnsi="宋体" w:eastAsia="宋体" w:cs="宋体"/>
          <w:b/>
          <w:bCs/>
          <w:sz w:val="21"/>
          <w:szCs w:val="21"/>
          <w:u w:val="single"/>
        </w:rPr>
        <w:t>监狱企业</w:t>
      </w:r>
      <w:r>
        <w:rPr>
          <w:rFonts w:hint="eastAsia" w:ascii="宋体" w:hAnsi="宋体" w:eastAsia="宋体" w:cs="宋体"/>
          <w:b/>
          <w:bCs/>
          <w:sz w:val="21"/>
          <w:szCs w:val="21"/>
          <w:u w:val="single"/>
          <w:lang w:val="en-US" w:eastAsia="zh-CN"/>
        </w:rPr>
        <w:t xml:space="preserve">  </w:t>
      </w:r>
      <w:r>
        <w:rPr>
          <w:rFonts w:hint="eastAsia" w:ascii="宋体" w:hAnsi="宋体" w:eastAsia="宋体" w:cs="宋体"/>
          <w:sz w:val="21"/>
          <w:szCs w:val="21"/>
        </w:rPr>
        <w:t>。</w:t>
      </w:r>
    </w:p>
    <w:p w14:paraId="0BC8EEC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outlineLvl w:val="3"/>
        <w:rPr>
          <w:rFonts w:hint="eastAsia" w:ascii="宋体" w:hAnsi="宋体" w:eastAsia="宋体" w:cs="宋体"/>
          <w:sz w:val="21"/>
          <w:szCs w:val="21"/>
        </w:rPr>
      </w:pPr>
      <w:r>
        <w:rPr>
          <w:rFonts w:hint="eastAsia" w:ascii="宋体" w:hAnsi="宋体" w:eastAsia="宋体" w:cs="宋体"/>
          <w:sz w:val="21"/>
          <w:szCs w:val="21"/>
        </w:rPr>
        <w:t xml:space="preserve">…… </w:t>
      </w:r>
    </w:p>
    <w:p w14:paraId="263F3ABF">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r>
        <w:rPr>
          <w:rFonts w:hint="eastAsia" w:ascii="宋体" w:hAnsi="宋体" w:eastAsia="宋体" w:cs="宋体"/>
          <w:sz w:val="21"/>
          <w:szCs w:val="21"/>
        </w:rPr>
        <w:t>本投标人对上述声明内容的真实性负责。如有虚假，将依法承担相应责任。</w:t>
      </w:r>
    </w:p>
    <w:p w14:paraId="47E191C6">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color w:val="FF0000"/>
          <w:sz w:val="21"/>
          <w:szCs w:val="21"/>
        </w:rPr>
      </w:pPr>
      <w:r>
        <w:rPr>
          <w:rFonts w:hint="eastAsia" w:ascii="宋体" w:hAnsi="宋体" w:eastAsia="宋体" w:cs="宋体"/>
          <w:sz w:val="21"/>
          <w:szCs w:val="21"/>
        </w:rPr>
        <w:t>附：省级以上监狱管理局、戒毒管理局（含新疆生产建设兵团）出具的监狱企业证明文件。</w:t>
      </w:r>
      <w:bookmarkEnd w:id="59"/>
    </w:p>
    <w:p w14:paraId="640AB6EC">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szCs w:val="24"/>
        </w:rPr>
      </w:pPr>
      <w:bookmarkStart w:id="64" w:name="_Hlk72259976"/>
      <w:r>
        <w:rPr>
          <w:rFonts w:hint="eastAsia" w:ascii="宋体" w:hAnsi="宋体" w:eastAsia="宋体" w:cs="宋体"/>
          <w:b w:val="0"/>
          <w:sz w:val="24"/>
          <w:szCs w:val="24"/>
        </w:rPr>
        <w:t>四、项目详细报价</w:t>
      </w:r>
    </w:p>
    <w:p w14:paraId="60A8274C">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（一）分项报价表</w:t>
      </w:r>
    </w:p>
    <w:tbl>
      <w:tblPr>
        <w:tblStyle w:val="4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7"/>
        <w:gridCol w:w="1485"/>
        <w:gridCol w:w="1147"/>
        <w:gridCol w:w="703"/>
        <w:gridCol w:w="703"/>
        <w:gridCol w:w="612"/>
        <w:gridCol w:w="726"/>
        <w:gridCol w:w="462"/>
        <w:gridCol w:w="427"/>
        <w:gridCol w:w="571"/>
        <w:gridCol w:w="563"/>
        <w:gridCol w:w="703"/>
      </w:tblGrid>
      <w:tr w14:paraId="7BB59D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709BC02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序号</w:t>
            </w:r>
          </w:p>
        </w:tc>
        <w:tc>
          <w:tcPr>
            <w:tcW w:w="1485" w:type="dxa"/>
            <w:vAlign w:val="center"/>
          </w:tcPr>
          <w:p w14:paraId="360336F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采购计划编号</w:t>
            </w:r>
          </w:p>
        </w:tc>
        <w:tc>
          <w:tcPr>
            <w:tcW w:w="1147" w:type="dxa"/>
            <w:vAlign w:val="center"/>
          </w:tcPr>
          <w:p w14:paraId="0F9DF5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货物名称</w:t>
            </w:r>
          </w:p>
        </w:tc>
        <w:tc>
          <w:tcPr>
            <w:tcW w:w="703" w:type="dxa"/>
            <w:vAlign w:val="center"/>
          </w:tcPr>
          <w:p w14:paraId="6A098DE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品牌</w:t>
            </w:r>
          </w:p>
        </w:tc>
        <w:tc>
          <w:tcPr>
            <w:tcW w:w="703" w:type="dxa"/>
            <w:vAlign w:val="center"/>
          </w:tcPr>
          <w:p w14:paraId="1EC2FC1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规格/型号</w:t>
            </w:r>
          </w:p>
        </w:tc>
        <w:tc>
          <w:tcPr>
            <w:tcW w:w="612" w:type="dxa"/>
            <w:vAlign w:val="center"/>
          </w:tcPr>
          <w:p w14:paraId="6712930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
                <w:color w:val="FF0000"/>
                <w:szCs w:val="21"/>
              </w:rPr>
              <w:t>原产地</w:t>
            </w:r>
          </w:p>
        </w:tc>
        <w:tc>
          <w:tcPr>
            <w:tcW w:w="726" w:type="dxa"/>
            <w:vAlign w:val="center"/>
          </w:tcPr>
          <w:p w14:paraId="7340CE4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制造商名称</w:t>
            </w:r>
          </w:p>
        </w:tc>
        <w:tc>
          <w:tcPr>
            <w:tcW w:w="462" w:type="dxa"/>
            <w:vAlign w:val="center"/>
          </w:tcPr>
          <w:p w14:paraId="45BA771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数量</w:t>
            </w:r>
          </w:p>
        </w:tc>
        <w:tc>
          <w:tcPr>
            <w:tcW w:w="427" w:type="dxa"/>
            <w:vAlign w:val="center"/>
          </w:tcPr>
          <w:p w14:paraId="7D94DBA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单位</w:t>
            </w:r>
          </w:p>
        </w:tc>
        <w:tc>
          <w:tcPr>
            <w:tcW w:w="571" w:type="dxa"/>
            <w:vAlign w:val="center"/>
          </w:tcPr>
          <w:p w14:paraId="22EB3F6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单价(元)</w:t>
            </w:r>
          </w:p>
        </w:tc>
        <w:tc>
          <w:tcPr>
            <w:tcW w:w="563" w:type="dxa"/>
            <w:vAlign w:val="center"/>
          </w:tcPr>
          <w:p w14:paraId="2A678C4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szCs w:val="21"/>
              </w:rPr>
              <w:t>合价(元)</w:t>
            </w:r>
          </w:p>
        </w:tc>
        <w:tc>
          <w:tcPr>
            <w:tcW w:w="703" w:type="dxa"/>
            <w:vAlign w:val="center"/>
          </w:tcPr>
          <w:p w14:paraId="4040C55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预算金额（元）</w:t>
            </w:r>
          </w:p>
        </w:tc>
      </w:tr>
      <w:tr w14:paraId="098A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3C7E291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1</w:t>
            </w:r>
          </w:p>
        </w:tc>
        <w:tc>
          <w:tcPr>
            <w:tcW w:w="1485" w:type="dxa"/>
            <w:vMerge w:val="restart"/>
            <w:vAlign w:val="center"/>
          </w:tcPr>
          <w:p w14:paraId="5F29FC4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PLAN-2021***</w:t>
            </w:r>
          </w:p>
        </w:tc>
        <w:tc>
          <w:tcPr>
            <w:tcW w:w="1147" w:type="dxa"/>
            <w:vAlign w:val="center"/>
          </w:tcPr>
          <w:p w14:paraId="5A13448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***（填写相关内容）</w:t>
            </w:r>
          </w:p>
        </w:tc>
        <w:tc>
          <w:tcPr>
            <w:tcW w:w="703" w:type="dxa"/>
            <w:vAlign w:val="center"/>
          </w:tcPr>
          <w:p w14:paraId="3F6147F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2B14D2D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61B8FD0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7D1B10B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53DD693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33300E1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2682FBF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02FE48F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restart"/>
            <w:vAlign w:val="center"/>
          </w:tcPr>
          <w:p w14:paraId="3A01489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r>
              <w:rPr>
                <w:rFonts w:hint="eastAsia" w:ascii="宋体" w:hAnsi="宋体" w:eastAsia="宋体" w:cs="宋体"/>
                <w:bCs/>
                <w:szCs w:val="21"/>
              </w:rPr>
              <w:t>******</w:t>
            </w:r>
          </w:p>
        </w:tc>
      </w:tr>
      <w:tr w14:paraId="2D241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726B310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2</w:t>
            </w:r>
          </w:p>
        </w:tc>
        <w:tc>
          <w:tcPr>
            <w:tcW w:w="1485" w:type="dxa"/>
            <w:vMerge w:val="continue"/>
            <w:vAlign w:val="center"/>
          </w:tcPr>
          <w:p w14:paraId="77B8982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445EC55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27BBC93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1E0A70D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71ECA5D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610AF71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720308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5A80E04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6A9C6B1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6EDFFFD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24B96CA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p>
        </w:tc>
      </w:tr>
      <w:tr w14:paraId="4AD4B3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51A494B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3</w:t>
            </w:r>
          </w:p>
        </w:tc>
        <w:tc>
          <w:tcPr>
            <w:tcW w:w="1485" w:type="dxa"/>
            <w:vMerge w:val="continue"/>
            <w:vAlign w:val="center"/>
          </w:tcPr>
          <w:p w14:paraId="264A453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02E7958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7D4340C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4454A4D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0A6A4A0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3A42DAF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00590BF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48E2C27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256BD17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7043D6E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445BF97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p>
        </w:tc>
      </w:tr>
      <w:tr w14:paraId="59AD1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7FD43E7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4</w:t>
            </w:r>
          </w:p>
        </w:tc>
        <w:tc>
          <w:tcPr>
            <w:tcW w:w="1485" w:type="dxa"/>
            <w:vMerge w:val="continue"/>
            <w:vAlign w:val="center"/>
          </w:tcPr>
          <w:p w14:paraId="6387319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78F5A97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58E01F1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31737EA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0ABAD6B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14943AD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14C1B10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0F5F3ED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64111B1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065728B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02DD468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zCs w:val="21"/>
              </w:rPr>
            </w:pPr>
          </w:p>
        </w:tc>
      </w:tr>
      <w:tr w14:paraId="0E5E9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427" w:type="dxa"/>
            <w:vAlign w:val="center"/>
          </w:tcPr>
          <w:p w14:paraId="62EF018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5</w:t>
            </w:r>
          </w:p>
        </w:tc>
        <w:tc>
          <w:tcPr>
            <w:tcW w:w="1485" w:type="dxa"/>
            <w:vMerge w:val="continue"/>
            <w:vAlign w:val="center"/>
          </w:tcPr>
          <w:p w14:paraId="78DF2F3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1147" w:type="dxa"/>
            <w:vAlign w:val="center"/>
          </w:tcPr>
          <w:p w14:paraId="5CFDE96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703" w:type="dxa"/>
            <w:vAlign w:val="center"/>
          </w:tcPr>
          <w:p w14:paraId="6F8BA50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Align w:val="center"/>
          </w:tcPr>
          <w:p w14:paraId="5509941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612" w:type="dxa"/>
            <w:vAlign w:val="center"/>
          </w:tcPr>
          <w:p w14:paraId="1FCE1FD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26" w:type="dxa"/>
            <w:vAlign w:val="center"/>
          </w:tcPr>
          <w:p w14:paraId="44CA829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462" w:type="dxa"/>
            <w:vAlign w:val="center"/>
          </w:tcPr>
          <w:p w14:paraId="4DB9F0D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427" w:type="dxa"/>
            <w:vAlign w:val="center"/>
          </w:tcPr>
          <w:p w14:paraId="1449294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bCs/>
                <w:szCs w:val="21"/>
              </w:rPr>
              <w:t>*</w:t>
            </w:r>
          </w:p>
        </w:tc>
        <w:tc>
          <w:tcPr>
            <w:tcW w:w="571" w:type="dxa"/>
            <w:vAlign w:val="center"/>
          </w:tcPr>
          <w:p w14:paraId="459A47A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563" w:type="dxa"/>
            <w:vAlign w:val="center"/>
          </w:tcPr>
          <w:p w14:paraId="0ACF3D7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p>
        </w:tc>
        <w:tc>
          <w:tcPr>
            <w:tcW w:w="703" w:type="dxa"/>
            <w:vMerge w:val="continue"/>
            <w:vAlign w:val="center"/>
          </w:tcPr>
          <w:p w14:paraId="10E4319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FF0000"/>
                <w:szCs w:val="21"/>
              </w:rPr>
            </w:pPr>
          </w:p>
        </w:tc>
      </w:tr>
      <w:tr w14:paraId="7C3FA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529" w:type="dxa"/>
            <w:gridSpan w:val="12"/>
            <w:vAlign w:val="center"/>
          </w:tcPr>
          <w:p w14:paraId="54E4A05B">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Cs/>
                <w:szCs w:val="21"/>
              </w:rPr>
            </w:pPr>
            <w:r>
              <w:rPr>
                <w:rFonts w:hint="eastAsia" w:ascii="宋体" w:hAnsi="宋体" w:eastAsia="宋体" w:cs="宋体"/>
                <w:bCs/>
                <w:szCs w:val="21"/>
              </w:rPr>
              <w:t>合计（即投标总价；币种：人民币；单位：元） 小写：            大写：</w:t>
            </w:r>
          </w:p>
        </w:tc>
      </w:tr>
    </w:tbl>
    <w:p w14:paraId="7551E46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7C00FB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注：1.本表可按同样格式扩展。</w:t>
      </w:r>
      <w:r>
        <w:rPr>
          <w:rFonts w:hint="eastAsia" w:ascii="宋体" w:hAnsi="宋体" w:eastAsia="宋体" w:cs="宋体"/>
        </w:rPr>
        <w:commentReference w:id="45"/>
      </w:r>
    </w:p>
    <w:p w14:paraId="4BA2A0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lang w:val="en-US" w:eastAsia="zh-CN"/>
        </w:rPr>
      </w:pPr>
      <w:r>
        <w:rPr>
          <w:rFonts w:hint="eastAsia" w:ascii="宋体" w:hAnsi="宋体" w:eastAsia="宋体" w:cs="宋体"/>
          <w:b/>
          <w:sz w:val="24"/>
        </w:rPr>
        <w:t>2.</w:t>
      </w:r>
      <w:r>
        <w:rPr>
          <w:rFonts w:hint="eastAsia" w:ascii="宋体" w:hAnsi="宋体" w:eastAsia="宋体" w:cs="宋体"/>
          <w:b/>
          <w:sz w:val="24"/>
          <w:lang w:eastAsia="zh-CN"/>
        </w:rPr>
        <w:t>“</w:t>
      </w:r>
      <w:r>
        <w:rPr>
          <w:rFonts w:hint="eastAsia" w:ascii="宋体" w:hAnsi="宋体" w:eastAsia="宋体" w:cs="宋体"/>
          <w:b/>
          <w:sz w:val="24"/>
          <w:lang w:val="en-US" w:eastAsia="zh-CN"/>
        </w:rPr>
        <w:t>品牌</w:t>
      </w:r>
      <w:r>
        <w:rPr>
          <w:rFonts w:hint="eastAsia" w:ascii="宋体" w:hAnsi="宋体" w:eastAsia="宋体" w:cs="宋体"/>
          <w:b/>
          <w:sz w:val="24"/>
          <w:lang w:eastAsia="zh-CN"/>
        </w:rPr>
        <w:t>”</w:t>
      </w:r>
      <w:r>
        <w:rPr>
          <w:rFonts w:hint="eastAsia" w:ascii="宋体" w:hAnsi="宋体" w:eastAsia="宋体" w:cs="宋体"/>
          <w:b/>
          <w:sz w:val="24"/>
          <w:lang w:val="en-US" w:eastAsia="zh-CN"/>
        </w:rPr>
        <w:t>可以与商标一致，也可以填写便于区分其他公司商品的制造商简称或者制造商认可的品牌名称</w:t>
      </w:r>
      <w:r>
        <w:rPr>
          <w:rFonts w:hint="eastAsia" w:ascii="宋体" w:hAnsi="宋体" w:eastAsia="宋体" w:cs="宋体"/>
          <w:b/>
          <w:sz w:val="24"/>
        </w:rPr>
        <w:t>。此类填写错误或缺漏的不利后果由供应商承担。经评审委员会认定，在使用综合评分法的项目中一项此类填写错误或缺漏将按照一项普通招标技术要求（一般参数/普通参数）负偏离扣分处理。</w:t>
      </w:r>
    </w:p>
    <w:p w14:paraId="478A9C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lang w:val="en-US" w:eastAsia="zh-CN"/>
        </w:rPr>
        <w:t>3.</w:t>
      </w:r>
      <w:r>
        <w:rPr>
          <w:rFonts w:hint="eastAsia" w:ascii="宋体" w:hAnsi="宋体" w:eastAsia="宋体" w:cs="宋体"/>
          <w:b/>
          <w:sz w:val="24"/>
        </w:rPr>
        <w:t>如所投货物属于定制类的非量产货物或无具体型号的货物，可以在“规格/型号”</w:t>
      </w:r>
      <w:r>
        <w:rPr>
          <w:rFonts w:hint="eastAsia" w:ascii="宋体" w:hAnsi="宋体" w:eastAsia="宋体" w:cs="宋体"/>
          <w:b/>
          <w:sz w:val="24"/>
          <w:lang w:val="en-US" w:eastAsia="zh-CN"/>
        </w:rPr>
        <w:t>栏目</w:t>
      </w:r>
      <w:r>
        <w:rPr>
          <w:rFonts w:hint="eastAsia" w:ascii="宋体" w:hAnsi="宋体" w:eastAsia="宋体" w:cs="宋体"/>
          <w:b/>
          <w:sz w:val="24"/>
        </w:rPr>
        <w:t>仅填写规格信息而不填型号信息（型号信息用“定制”描述即可）；</w:t>
      </w:r>
      <w:bookmarkStart w:id="65" w:name="_Hlk73646428"/>
      <w:r>
        <w:rPr>
          <w:rFonts w:hint="eastAsia" w:ascii="宋体" w:hAnsi="宋体" w:eastAsia="宋体" w:cs="宋体"/>
          <w:b/>
          <w:sz w:val="24"/>
        </w:rPr>
        <w:t>此类填写错误</w:t>
      </w:r>
      <w:r>
        <w:rPr>
          <w:rFonts w:hint="eastAsia" w:ascii="宋体" w:hAnsi="宋体" w:eastAsia="宋体" w:cs="宋体"/>
          <w:b/>
          <w:sz w:val="24"/>
          <w:lang w:val="en-US" w:eastAsia="zh-CN"/>
        </w:rPr>
        <w:t>或缺漏</w:t>
      </w:r>
      <w:r>
        <w:rPr>
          <w:rFonts w:hint="eastAsia" w:ascii="宋体" w:hAnsi="宋体" w:eastAsia="宋体" w:cs="宋体"/>
          <w:b/>
          <w:sz w:val="24"/>
        </w:rPr>
        <w:t>（所投货物为定制类的非量产货物但供应商却错误填报了型号）的不利后果由供应商承担</w:t>
      </w:r>
      <w:r>
        <w:rPr>
          <w:rFonts w:hint="eastAsia" w:ascii="宋体" w:hAnsi="宋体" w:eastAsia="宋体" w:cs="宋体"/>
          <w:b/>
          <w:sz w:val="24"/>
          <w:lang w:eastAsia="zh-CN"/>
        </w:rPr>
        <w:t>。</w:t>
      </w:r>
      <w:r>
        <w:rPr>
          <w:rFonts w:hint="eastAsia" w:ascii="宋体" w:hAnsi="宋体" w:eastAsia="宋体" w:cs="宋体"/>
          <w:b/>
          <w:sz w:val="24"/>
        </w:rPr>
        <w:t>经评审委员会认定，在使用综合评分法的项目中一项此类填写错误</w:t>
      </w:r>
      <w:r>
        <w:rPr>
          <w:rFonts w:hint="eastAsia" w:ascii="宋体" w:hAnsi="宋体" w:eastAsia="宋体" w:cs="宋体"/>
          <w:b/>
          <w:sz w:val="24"/>
          <w:lang w:val="en-US" w:eastAsia="zh-CN"/>
        </w:rPr>
        <w:t>或缺漏</w:t>
      </w:r>
      <w:r>
        <w:rPr>
          <w:rFonts w:hint="eastAsia" w:ascii="宋体" w:hAnsi="宋体" w:eastAsia="宋体" w:cs="宋体"/>
          <w:b/>
          <w:sz w:val="24"/>
        </w:rPr>
        <w:t>将按照一项</w:t>
      </w:r>
      <w:r>
        <w:rPr>
          <w:rFonts w:hint="eastAsia" w:ascii="宋体" w:hAnsi="宋体" w:eastAsia="宋体" w:cs="宋体"/>
          <w:b/>
          <w:sz w:val="24"/>
          <w:lang w:val="en-US" w:eastAsia="zh-CN"/>
        </w:rPr>
        <w:t>普通招标技术要求（一般参数/普通参数）</w:t>
      </w:r>
      <w:r>
        <w:rPr>
          <w:rFonts w:hint="eastAsia" w:ascii="宋体" w:hAnsi="宋体" w:eastAsia="宋体" w:cs="宋体"/>
          <w:b/>
          <w:sz w:val="24"/>
        </w:rPr>
        <w:t>负偏离扣分处理。</w:t>
      </w:r>
      <w:bookmarkEnd w:id="65"/>
    </w:p>
    <w:p w14:paraId="5F0EB5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3.“原产地”是指货物的实际生产加工地，非品牌所在地</w:t>
      </w:r>
    </w:p>
    <w:p w14:paraId="26FCBA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4.所投货物均应填写制造商名称</w:t>
      </w:r>
      <w:r>
        <w:rPr>
          <w:rFonts w:hint="eastAsia" w:ascii="宋体" w:hAnsi="宋体" w:eastAsia="宋体" w:cs="宋体"/>
          <w:b/>
          <w:sz w:val="24"/>
          <w:lang w:eastAsia="zh-CN"/>
        </w:rPr>
        <w:t>，</w:t>
      </w:r>
      <w:r>
        <w:rPr>
          <w:rFonts w:hint="eastAsia" w:ascii="宋体" w:hAnsi="宋体" w:eastAsia="宋体" w:cs="宋体"/>
          <w:b/>
          <w:sz w:val="24"/>
        </w:rPr>
        <w:t>“制造商”是指产品品牌厂商，产品代工制造的，应填写接受委托生产制造的制造商。</w:t>
      </w:r>
    </w:p>
    <w:p w14:paraId="4C1CF4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5.以上分项报价表的投标总价应当与开标一览表的投标总价一致。</w:t>
      </w:r>
    </w:p>
    <w:p w14:paraId="531472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6.单价、合价和投标总价为包干价，即三者均应包含货物的价款、包装、运输、装卸、安装、调试、技术指导、培训、咨询、服务、保险、税费、检测、验收合格交付使用之前以及技术和售后服务等其他各项有关费用。</w:t>
      </w:r>
    </w:p>
    <w:p w14:paraId="1AAF7B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7.所有价格应按“招标文件”中规定的货币单位填写；投标总价应为以上各分项价格之和；投标总价和项目报价表中单个采购预算条目报价均不得超过对应的财政预算限额，否则将导致投标无效。</w:t>
      </w:r>
    </w:p>
    <w:p w14:paraId="7A5FE4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3073FB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05A7BE6F">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4"/>
        </w:rPr>
      </w:pPr>
      <w:r>
        <w:rPr>
          <w:rFonts w:hint="eastAsia" w:ascii="宋体" w:hAnsi="宋体" w:eastAsia="宋体" w:cs="宋体"/>
          <w:b/>
          <w:sz w:val="24"/>
        </w:rPr>
        <w:t>（二）核心产品品牌</w:t>
      </w:r>
    </w:p>
    <w:p w14:paraId="15BF6EF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262DB7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我单位所投核心产品的品牌为：</w:t>
      </w:r>
      <w:r>
        <w:rPr>
          <w:rFonts w:hint="eastAsia" w:ascii="宋体" w:hAnsi="宋体" w:eastAsia="宋体" w:cs="宋体"/>
          <w:b/>
          <w:sz w:val="24"/>
          <w:u w:val="single"/>
        </w:rPr>
        <w:t xml:space="preserve">               </w:t>
      </w:r>
      <w:r>
        <w:rPr>
          <w:rFonts w:hint="eastAsia" w:ascii="宋体" w:hAnsi="宋体" w:eastAsia="宋体" w:cs="宋体"/>
          <w:b/>
          <w:sz w:val="24"/>
        </w:rPr>
        <w:t>。</w:t>
      </w:r>
    </w:p>
    <w:p w14:paraId="56D97D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4F72B1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lang w:val="en-US" w:eastAsia="zh-CN"/>
        </w:rPr>
      </w:pPr>
      <w:r>
        <w:rPr>
          <w:rFonts w:hint="eastAsia" w:ascii="宋体" w:hAnsi="宋体" w:eastAsia="宋体" w:cs="宋体"/>
          <w:sz w:val="24"/>
        </w:rPr>
        <w:t>备注：</w:t>
      </w:r>
      <w:r>
        <w:rPr>
          <w:rFonts w:hint="eastAsia" w:ascii="宋体" w:hAnsi="宋体" w:eastAsia="宋体" w:cs="宋体"/>
          <w:sz w:val="24"/>
          <w:lang w:val="en-US" w:eastAsia="zh-CN"/>
        </w:rPr>
        <w:t>单一产品采购项目，核心产品即为该单一产品。</w:t>
      </w:r>
    </w:p>
    <w:p w14:paraId="7935308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7314E8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p>
    <w:p w14:paraId="123D46C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7FAF733F">
      <w:pPr>
        <w:pageBreakBefore w:val="0"/>
        <w:tabs>
          <w:tab w:val="left" w:pos="720"/>
        </w:tabs>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（三）可选配件报价清单（不包括在总报价内）</w:t>
      </w:r>
    </w:p>
    <w:p w14:paraId="57A11EE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注：格式可以参照《（一）分项报价表》表格，并提供相应的品牌/规格/型号、原产地、制造商信息（没有品牌、型号的，用“定制”描述即可）、单价等详细信息</w:t>
      </w:r>
    </w:p>
    <w:p w14:paraId="02DAE81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6E0056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p>
    <w:p w14:paraId="33AAADD6">
      <w:pPr>
        <w:pageBreakBefore w:val="0"/>
        <w:tabs>
          <w:tab w:val="left" w:pos="720"/>
        </w:tabs>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24"/>
        </w:rPr>
      </w:pPr>
      <w:r>
        <w:rPr>
          <w:rFonts w:hint="eastAsia" w:ascii="宋体" w:hAnsi="宋体" w:eastAsia="宋体" w:cs="宋体"/>
          <w:b/>
          <w:sz w:val="24"/>
        </w:rPr>
        <w:t>（四）</w:t>
      </w:r>
      <w:bookmarkStart w:id="66" w:name="_Hlk72073235"/>
      <w:r>
        <w:rPr>
          <w:rFonts w:hint="eastAsia" w:ascii="宋体" w:hAnsi="宋体" w:eastAsia="宋体" w:cs="宋体"/>
          <w:b/>
          <w:sz w:val="24"/>
        </w:rPr>
        <w:t>投标人认为需要涉及的其他内容报价清单</w:t>
      </w:r>
      <w:bookmarkEnd w:id="66"/>
    </w:p>
    <w:p w14:paraId="0D8B117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rPr>
      </w:pPr>
    </w:p>
    <w:p w14:paraId="7DE38D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B6D4F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bookmarkStart w:id="67" w:name="_Hlk72260501"/>
      <w:r>
        <w:rPr>
          <w:rFonts w:hint="eastAsia" w:ascii="宋体" w:hAnsi="宋体" w:eastAsia="宋体" w:cs="宋体"/>
        </w:rPr>
        <w:t xml:space="preserve">  ………………</w:t>
      </w:r>
      <w:bookmarkEnd w:id="67"/>
      <w:r>
        <w:rPr>
          <w:rFonts w:hint="eastAsia" w:ascii="宋体" w:hAnsi="宋体" w:eastAsia="宋体" w:cs="宋体"/>
        </w:rPr>
        <w:t>（根据项目具体情况增加与综合实力评审相关的节点）………………</w:t>
      </w:r>
    </w:p>
    <w:p w14:paraId="4D3DFE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53DF60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 w:val="24"/>
        </w:rPr>
      </w:pPr>
      <w:r>
        <w:rPr>
          <w:rFonts w:hint="eastAsia" w:ascii="宋体" w:hAnsi="宋体" w:eastAsia="宋体" w:cs="宋体"/>
          <w:b/>
          <w:color w:val="FF0000"/>
          <w:sz w:val="24"/>
        </w:rPr>
        <w:t>（信息公开部分的内容到此为止！以下为信息不公开部分。）</w:t>
      </w:r>
    </w:p>
    <w:bookmarkEnd w:id="64"/>
    <w:p w14:paraId="5B74A8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br w:type="page"/>
      </w:r>
    </w:p>
    <w:p w14:paraId="6EE7EECF">
      <w:pPr>
        <w:pageBreakBefore w:val="0"/>
        <w:kinsoku/>
        <w:overflowPunct/>
        <w:topLinePunct w:val="0"/>
        <w:bidi w:val="0"/>
        <w:spacing w:beforeAutospacing="0" w:afterAutospacing="0" w:line="360" w:lineRule="auto"/>
        <w:ind w:left="0" w:leftChars="0" w:right="0" w:firstLine="0" w:firstLineChars="0"/>
        <w:outlineLvl w:val="1"/>
        <w:rPr>
          <w:rFonts w:hint="eastAsia" w:ascii="宋体" w:hAnsi="宋体" w:eastAsia="宋体" w:cs="宋体"/>
          <w:b/>
          <w:color w:val="FF0000"/>
          <w:sz w:val="28"/>
          <w:szCs w:val="28"/>
        </w:rPr>
      </w:pPr>
      <w:bookmarkStart w:id="68" w:name="_Hlk72260530"/>
      <w:r>
        <w:rPr>
          <w:rFonts w:hint="eastAsia" w:ascii="宋体" w:hAnsi="宋体" w:eastAsia="宋体" w:cs="宋体"/>
          <w:b/>
          <w:color w:val="FF0000"/>
          <w:sz w:val="28"/>
          <w:szCs w:val="28"/>
        </w:rPr>
        <w:t>投标文件附件（信息不公开部分）</w:t>
      </w:r>
    </w:p>
    <w:p w14:paraId="100E5803">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一、</w:t>
      </w:r>
      <w:bookmarkStart w:id="69" w:name="_Hlk72092499"/>
      <w:r>
        <w:rPr>
          <w:rFonts w:hint="eastAsia" w:ascii="宋体" w:hAnsi="宋体" w:eastAsia="宋体" w:cs="宋体"/>
          <w:b w:val="0"/>
          <w:sz w:val="24"/>
        </w:rPr>
        <w:t>法定代表人（负责人）证明书</w:t>
      </w:r>
      <w:bookmarkEnd w:id="69"/>
    </w:p>
    <w:p w14:paraId="3630FC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0BB01F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姓名</w:t>
      </w:r>
      <w:r>
        <w:rPr>
          <w:rFonts w:hint="eastAsia" w:ascii="宋体" w:hAnsi="宋体" w:eastAsia="宋体" w:cs="宋体"/>
          <w:szCs w:val="21"/>
          <w:u w:val="none"/>
          <w:lang w:eastAsia="zh-CN"/>
        </w:rPr>
        <w:t>）</w:t>
      </w:r>
      <w:r>
        <w:rPr>
          <w:rFonts w:hint="eastAsia" w:ascii="宋体" w:hAnsi="宋体" w:eastAsia="宋体" w:cs="宋体"/>
          <w:szCs w:val="21"/>
        </w:rPr>
        <w:t>，现任我单位</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职务，为法定代表人（负责人），</w:t>
      </w:r>
      <w:r>
        <w:rPr>
          <w:rFonts w:hint="eastAsia" w:ascii="宋体" w:hAnsi="宋体" w:eastAsia="宋体" w:cs="宋体"/>
          <w:szCs w:val="21"/>
          <w:lang w:val="en-US" w:eastAsia="zh-CN"/>
        </w:rPr>
        <w:t>身份证件</w:t>
      </w:r>
      <w:r>
        <w:rPr>
          <w:rFonts w:hint="eastAsia" w:ascii="宋体" w:hAnsi="宋体" w:eastAsia="宋体" w:cs="宋体"/>
          <w:szCs w:val="21"/>
        </w:rPr>
        <w:t>号</w:t>
      </w:r>
      <w:r>
        <w:rPr>
          <w:rFonts w:hint="eastAsia" w:ascii="宋体" w:hAnsi="宋体" w:eastAsia="宋体" w:cs="宋体"/>
          <w:szCs w:val="21"/>
          <w:lang w:val="en-US" w:eastAsia="zh-CN"/>
        </w:rPr>
        <w:t>为</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联系电话：</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w:t>
      </w:r>
    </w:p>
    <w:p w14:paraId="029FA2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特此证明。</w:t>
      </w:r>
    </w:p>
    <w:p w14:paraId="2433C6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说明：1、法定代表人为投标人（企业事业单位、国家机关、社会团体）的主要行政负责人。</w:t>
      </w:r>
    </w:p>
    <w:p w14:paraId="168ACF80">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szCs w:val="21"/>
          <w:lang w:val="en-US" w:eastAsia="zh-CN"/>
        </w:rPr>
      </w:pPr>
      <w:r>
        <w:rPr>
          <w:rFonts w:hint="eastAsia" w:ascii="宋体" w:hAnsi="宋体" w:eastAsia="宋体" w:cs="宋体"/>
          <w:color w:val="auto"/>
          <w:szCs w:val="21"/>
          <w:lang w:eastAsia="zh-Hans"/>
        </w:rPr>
        <w:t>本证明书要供法定代表人（负责人）</w:t>
      </w:r>
      <w:r>
        <w:rPr>
          <w:rFonts w:hint="eastAsia" w:ascii="宋体" w:hAnsi="宋体" w:eastAsia="宋体" w:cs="宋体"/>
          <w:color w:val="auto"/>
          <w:szCs w:val="21"/>
          <w:lang w:val="en-US" w:eastAsia="zh-CN"/>
        </w:rPr>
        <w:t>相关身份证明文件：身份证扫描件（正反两面）；港澳台居民可提供来往通行证扫描件；非中国国籍管辖范围人员，可提供公安部门认可的身份证明材料扫描件。</w:t>
      </w:r>
    </w:p>
    <w:p w14:paraId="540A9BE4">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color w:val="auto"/>
          <w:szCs w:val="21"/>
          <w:lang w:eastAsia="zh-Hans"/>
        </w:rPr>
        <w:t>本项目投标授权代表为法定代表人（负责人）的，无需提供</w:t>
      </w:r>
      <w:r>
        <w:rPr>
          <w:rFonts w:hint="eastAsia" w:ascii="宋体" w:hAnsi="宋体" w:eastAsia="宋体" w:cs="宋体"/>
          <w:color w:val="auto"/>
          <w:szCs w:val="21"/>
        </w:rPr>
        <w:t>《投标文件签署授权委托书》</w:t>
      </w:r>
      <w:r>
        <w:rPr>
          <w:rFonts w:hint="eastAsia" w:ascii="宋体" w:hAnsi="宋体" w:eastAsia="宋体" w:cs="宋体"/>
          <w:color w:val="auto"/>
          <w:szCs w:val="21"/>
          <w:lang w:eastAsia="zh-Hans"/>
        </w:rPr>
        <w:t>。</w:t>
      </w:r>
    </w:p>
    <w:p w14:paraId="7B73F8C4">
      <w:pPr>
        <w:pageBreakBefore w:val="0"/>
        <w:numPr>
          <w:ilvl w:val="0"/>
          <w:numId w:val="8"/>
        </w:numPr>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75FAD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458189F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证件扫描件正面</w:t>
            </w:r>
          </w:p>
          <w:p w14:paraId="740EAFE9">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1E60D18C">
            <w:pPr>
              <w:pStyle w:val="3"/>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tc>
        <w:tc>
          <w:tcPr>
            <w:tcW w:w="4265" w:type="dxa"/>
            <w:vAlign w:val="top"/>
          </w:tcPr>
          <w:p w14:paraId="6A09320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证件扫描件反面</w:t>
            </w:r>
          </w:p>
          <w:p w14:paraId="21E35CE3">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0568E5A1">
            <w:pPr>
              <w:pStyle w:val="3"/>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4"/>
                <w:vertAlign w:val="baseline"/>
                <w:lang w:val="en-US" w:eastAsia="zh-CN"/>
              </w:rPr>
            </w:pPr>
          </w:p>
        </w:tc>
      </w:tr>
    </w:tbl>
    <w:p w14:paraId="3DEC14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4DBB95B9">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sz w:val="24"/>
        </w:rPr>
      </w:pPr>
      <w:r>
        <w:rPr>
          <w:rFonts w:hint="eastAsia" w:ascii="宋体" w:hAnsi="宋体" w:eastAsia="宋体" w:cs="宋体"/>
          <w:b w:val="0"/>
          <w:sz w:val="24"/>
        </w:rPr>
        <w:t>二、投标文件签署授权委托书</w:t>
      </w:r>
    </w:p>
    <w:p w14:paraId="6D6FD0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本授权委托书声明：我</w:t>
      </w:r>
      <w:r>
        <w:rPr>
          <w:rFonts w:hint="eastAsia" w:ascii="宋体" w:hAnsi="宋体" w:eastAsia="宋体" w:cs="宋体"/>
          <w:szCs w:val="21"/>
          <w:u w:val="single"/>
        </w:rPr>
        <w:t xml:space="preserve">           </w:t>
      </w:r>
      <w:r>
        <w:rPr>
          <w:rFonts w:hint="eastAsia" w:ascii="宋体" w:hAnsi="宋体" w:eastAsia="宋体" w:cs="宋体"/>
          <w:szCs w:val="21"/>
        </w:rPr>
        <w:t>（姓名）系</w:t>
      </w:r>
      <w:r>
        <w:rPr>
          <w:rFonts w:hint="eastAsia" w:ascii="宋体" w:hAnsi="宋体" w:eastAsia="宋体" w:cs="宋体"/>
          <w:szCs w:val="21"/>
          <w:u w:val="single"/>
        </w:rPr>
        <w:t xml:space="preserve">             </w:t>
      </w:r>
      <w:r>
        <w:rPr>
          <w:rFonts w:hint="eastAsia" w:ascii="宋体" w:hAnsi="宋体" w:eastAsia="宋体" w:cs="宋体"/>
          <w:szCs w:val="21"/>
        </w:rPr>
        <w:t>（投标人名称）的法定代表人（负责人），现授权委托</w:t>
      </w:r>
      <w:r>
        <w:rPr>
          <w:rFonts w:hint="eastAsia" w:ascii="宋体" w:hAnsi="宋体" w:eastAsia="宋体" w:cs="宋体"/>
          <w:szCs w:val="21"/>
          <w:u w:val="single"/>
        </w:rPr>
        <w:t xml:space="preserve">            </w:t>
      </w:r>
      <w:r>
        <w:rPr>
          <w:rFonts w:hint="eastAsia" w:ascii="宋体" w:hAnsi="宋体" w:eastAsia="宋体" w:cs="宋体"/>
          <w:szCs w:val="21"/>
        </w:rPr>
        <w:t>（姓名）为我单位签署本项目已递交的投标文件的法定代表人（负责人）的授权委托代理人，代理人全权代表我所签署的本项目已递交的投标文件内容我均承认。</w:t>
      </w:r>
    </w:p>
    <w:p w14:paraId="32B9CB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代理人无转委托权，特此委托。</w:t>
      </w:r>
    </w:p>
    <w:p w14:paraId="75BB00E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72B9E3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代理人</w:t>
      </w:r>
      <w:r>
        <w:rPr>
          <w:rFonts w:hint="eastAsia" w:ascii="宋体" w:hAnsi="宋体" w:eastAsia="宋体" w:cs="宋体"/>
          <w:szCs w:val="21"/>
          <w:lang w:eastAsia="zh-CN"/>
        </w:rPr>
        <w:t>：</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5980E6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身份</w:t>
      </w:r>
      <w:r>
        <w:rPr>
          <w:rFonts w:hint="eastAsia" w:ascii="宋体" w:hAnsi="宋体" w:eastAsia="宋体" w:cs="宋体"/>
          <w:szCs w:val="21"/>
          <w:lang w:val="en-US" w:eastAsia="zh-CN"/>
        </w:rPr>
        <w:t>证件号</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职务：</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565DB4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val="en-US" w:eastAsia="zh-CN"/>
        </w:rPr>
      </w:pPr>
      <w:r>
        <w:rPr>
          <w:rFonts w:hint="eastAsia" w:ascii="宋体" w:hAnsi="宋体" w:eastAsia="宋体" w:cs="宋体"/>
          <w:szCs w:val="21"/>
        </w:rPr>
        <w:t>联系电话：</w:t>
      </w:r>
      <w:r>
        <w:rPr>
          <w:rFonts w:hint="eastAsia" w:ascii="宋体" w:hAnsi="宋体" w:eastAsia="宋体" w:cs="宋体"/>
          <w:szCs w:val="21"/>
          <w:u w:val="single"/>
        </w:rPr>
        <w:t xml:space="preserve">            </w:t>
      </w:r>
      <w:r>
        <w:rPr>
          <w:rFonts w:hint="eastAsia" w:ascii="宋体" w:hAnsi="宋体" w:eastAsia="宋体" w:cs="宋体"/>
          <w:szCs w:val="21"/>
          <w:lang w:eastAsia="zh-CN"/>
        </w:rPr>
        <w:t>，</w:t>
      </w:r>
      <w:r>
        <w:rPr>
          <w:rFonts w:hint="eastAsia" w:ascii="宋体" w:hAnsi="宋体" w:eastAsia="宋体" w:cs="宋体"/>
          <w:szCs w:val="21"/>
        </w:rPr>
        <w:t>手机：</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电子邮箱：</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p>
    <w:p w14:paraId="68E6D14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szCs w:val="21"/>
        </w:rPr>
        <w:t>授权委托日期：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 xml:space="preserve">月 </w:t>
      </w:r>
      <w:r>
        <w:rPr>
          <w:rFonts w:hint="eastAsia" w:ascii="宋体" w:hAnsi="宋体" w:eastAsia="宋体" w:cs="宋体"/>
          <w:szCs w:val="21"/>
          <w:u w:val="single"/>
        </w:rPr>
        <w:t xml:space="preserve">      </w:t>
      </w:r>
      <w:r>
        <w:rPr>
          <w:rFonts w:hint="eastAsia" w:ascii="宋体" w:hAnsi="宋体" w:eastAsia="宋体" w:cs="宋体"/>
          <w:szCs w:val="21"/>
        </w:rPr>
        <w:t>日</w:t>
      </w:r>
      <w:r>
        <w:rPr>
          <w:rFonts w:hint="eastAsia" w:ascii="宋体" w:hAnsi="宋体" w:eastAsia="宋体" w:cs="宋体"/>
          <w:szCs w:val="21"/>
          <w:lang w:eastAsia="zh-CN"/>
        </w:rPr>
        <w:t>。</w:t>
      </w:r>
    </w:p>
    <w:p w14:paraId="408BA7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color w:val="FF0000"/>
          <w:szCs w:val="21"/>
        </w:rPr>
      </w:pPr>
      <w:r>
        <w:rPr>
          <w:rFonts w:hint="eastAsia" w:ascii="宋体" w:hAnsi="宋体" w:eastAsia="宋体" w:cs="宋体"/>
          <w:b/>
          <w:color w:val="FF0000"/>
          <w:szCs w:val="21"/>
        </w:rPr>
        <w:t>附：请提供代理人身份证扫描件（正反两面）；港澳台居民可提供来往通行证扫描件；非中国国籍管辖范围人员，可提供公安部门认可的身份证明材料扫描件。</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2792E9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0F3C149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证件扫描件正面</w:t>
            </w:r>
          </w:p>
          <w:p w14:paraId="7859EC9E">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648C2DB0">
            <w:pPr>
              <w:pStyle w:val="3"/>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tc>
        <w:tc>
          <w:tcPr>
            <w:tcW w:w="4265" w:type="dxa"/>
            <w:vAlign w:val="top"/>
          </w:tcPr>
          <w:p w14:paraId="3FD7B51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lang w:val="en-US" w:eastAsia="zh-CN"/>
              </w:rPr>
              <w:t>证件扫描件反面</w:t>
            </w:r>
          </w:p>
          <w:p w14:paraId="1058987F">
            <w:pPr>
              <w:pStyle w:val="2"/>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lang w:val="en-US" w:eastAsia="zh-CN"/>
              </w:rPr>
            </w:pPr>
          </w:p>
          <w:p w14:paraId="79AA1F73">
            <w:pPr>
              <w:pStyle w:val="3"/>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24"/>
                <w:vertAlign w:val="baseline"/>
                <w:lang w:val="en-US" w:eastAsia="zh-CN"/>
              </w:rPr>
            </w:pPr>
          </w:p>
        </w:tc>
      </w:tr>
    </w:tbl>
    <w:p w14:paraId="46597776">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kern w:val="0"/>
          <w:sz w:val="24"/>
          <w:szCs w:val="24"/>
        </w:rPr>
      </w:pPr>
      <w:r>
        <w:rPr>
          <w:rFonts w:hint="eastAsia" w:ascii="宋体" w:hAnsi="宋体" w:eastAsia="宋体" w:cs="宋体"/>
          <w:b w:val="0"/>
          <w:kern w:val="0"/>
          <w:sz w:val="24"/>
          <w:szCs w:val="24"/>
        </w:rPr>
        <w:t>三、</w:t>
      </w:r>
      <w:bookmarkStart w:id="70" w:name="_Hlk72092634"/>
      <w:r>
        <w:rPr>
          <w:rFonts w:hint="eastAsia" w:ascii="宋体" w:hAnsi="宋体" w:eastAsia="宋体" w:cs="宋体"/>
          <w:b w:val="0"/>
          <w:kern w:val="0"/>
          <w:sz w:val="24"/>
          <w:szCs w:val="24"/>
        </w:rPr>
        <w:t>实质性条款响应情况表</w:t>
      </w:r>
      <w:bookmarkEnd w:id="70"/>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7ED56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3EC12E5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bookmarkStart w:id="71" w:name="_Hlk72092651"/>
            <w:r>
              <w:rPr>
                <w:rFonts w:hint="eastAsia" w:ascii="宋体" w:hAnsi="宋体" w:eastAsia="宋体" w:cs="宋体"/>
                <w:kern w:val="0"/>
                <w:szCs w:val="21"/>
              </w:rPr>
              <w:t>序号</w:t>
            </w:r>
          </w:p>
        </w:tc>
        <w:tc>
          <w:tcPr>
            <w:tcW w:w="2664" w:type="dxa"/>
            <w:vAlign w:val="center"/>
          </w:tcPr>
          <w:p w14:paraId="2F83242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实质性条款具体内容</w:t>
            </w:r>
          </w:p>
        </w:tc>
        <w:tc>
          <w:tcPr>
            <w:tcW w:w="1588" w:type="dxa"/>
            <w:vAlign w:val="center"/>
          </w:tcPr>
          <w:p w14:paraId="4935DAD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投标响应</w:t>
            </w:r>
          </w:p>
        </w:tc>
        <w:tc>
          <w:tcPr>
            <w:tcW w:w="1842" w:type="dxa"/>
            <w:vAlign w:val="center"/>
          </w:tcPr>
          <w:p w14:paraId="010120B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偏离情况</w:t>
            </w:r>
          </w:p>
        </w:tc>
        <w:tc>
          <w:tcPr>
            <w:tcW w:w="1418" w:type="dxa"/>
            <w:vAlign w:val="center"/>
          </w:tcPr>
          <w:p w14:paraId="0E1FB3F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rPr>
              <w:t>说明</w:t>
            </w:r>
          </w:p>
        </w:tc>
      </w:tr>
      <w:bookmarkEnd w:id="71"/>
      <w:tr w14:paraId="3B047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0913893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1</w:t>
            </w:r>
          </w:p>
        </w:tc>
        <w:tc>
          <w:tcPr>
            <w:tcW w:w="2664" w:type="dxa"/>
            <w:vAlign w:val="center"/>
          </w:tcPr>
          <w:p w14:paraId="33277AA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（填写相关内容）</w:t>
            </w:r>
          </w:p>
        </w:tc>
        <w:tc>
          <w:tcPr>
            <w:tcW w:w="1588" w:type="dxa"/>
          </w:tcPr>
          <w:p w14:paraId="657F418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22A6280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6779D77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r w14:paraId="7C978E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7EAF418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2</w:t>
            </w:r>
          </w:p>
        </w:tc>
        <w:tc>
          <w:tcPr>
            <w:tcW w:w="2664" w:type="dxa"/>
            <w:vAlign w:val="center"/>
          </w:tcPr>
          <w:p w14:paraId="71B292A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（填写相关内容）</w:t>
            </w:r>
          </w:p>
        </w:tc>
        <w:tc>
          <w:tcPr>
            <w:tcW w:w="1588" w:type="dxa"/>
          </w:tcPr>
          <w:p w14:paraId="12A40D5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591B0F8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5DC5ADD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r w14:paraId="2CE14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746D1ED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w:t>
            </w:r>
          </w:p>
        </w:tc>
        <w:tc>
          <w:tcPr>
            <w:tcW w:w="2664" w:type="dxa"/>
            <w:vAlign w:val="center"/>
          </w:tcPr>
          <w:p w14:paraId="0801E16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0"/>
                <w:szCs w:val="21"/>
              </w:rPr>
            </w:pPr>
            <w:r>
              <w:rPr>
                <w:rFonts w:hint="eastAsia" w:ascii="宋体" w:hAnsi="宋体" w:eastAsia="宋体" w:cs="宋体"/>
                <w:kern w:val="0"/>
                <w:szCs w:val="21"/>
              </w:rPr>
              <w:t>…………</w:t>
            </w:r>
          </w:p>
        </w:tc>
        <w:tc>
          <w:tcPr>
            <w:tcW w:w="1588" w:type="dxa"/>
          </w:tcPr>
          <w:p w14:paraId="51F7E1E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842" w:type="dxa"/>
          </w:tcPr>
          <w:p w14:paraId="7739DD3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c>
          <w:tcPr>
            <w:tcW w:w="1418" w:type="dxa"/>
          </w:tcPr>
          <w:p w14:paraId="044CA4B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rPr>
            </w:pPr>
          </w:p>
        </w:tc>
      </w:tr>
    </w:tbl>
    <w:p w14:paraId="6711A11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p>
    <w:p w14:paraId="3935AD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注：1.上表所列各项均为不可负偏离条款。</w:t>
      </w:r>
    </w:p>
    <w:p w14:paraId="002D4B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2.“投标响应”一栏应当详细填写投标人自身响应情况，而不能不合理照搬照抄招实质性条款具体内容。</w:t>
      </w:r>
    </w:p>
    <w:p w14:paraId="1ACA03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3.“偏离情况”一栏应填写“正偏离”、“负偏离”或“无偏离”，</w:t>
      </w:r>
      <w:r>
        <w:rPr>
          <w:rFonts w:hint="eastAsia" w:ascii="宋体" w:hAnsi="宋体" w:eastAsia="宋体" w:cs="宋体"/>
          <w:b/>
          <w:sz w:val="24"/>
        </w:rPr>
        <w:t>“正偏离”表示“投标响应优于实质性条款具体内容要求”，“负偏离”表示“投标响应不满足实质性条款具体内容要求”，“无偏离”表示“投标响应与实质性条款具体内容要求一致”。</w:t>
      </w:r>
    </w:p>
    <w:p w14:paraId="6C8253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sz w:val="24"/>
        </w:rPr>
        <w:t>4.评审委员会有权对投标响应情况作出判断（作出评审结论）。</w:t>
      </w:r>
    </w:p>
    <w:p w14:paraId="56F9A8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5.实质性响应条款“投标响应情况”与投标文件其它内容冲突的，以实质性响应条款“投标响应情况”为准。</w:t>
      </w:r>
      <w:bookmarkEnd w:id="68"/>
    </w:p>
    <w:p w14:paraId="3EE534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szCs w:val="22"/>
        </w:rPr>
      </w:pPr>
      <w:r>
        <w:rPr>
          <w:rFonts w:hint="eastAsia" w:ascii="宋体" w:hAnsi="宋体" w:eastAsia="宋体" w:cs="宋体"/>
          <w:b/>
          <w:sz w:val="24"/>
          <w:szCs w:val="22"/>
        </w:rPr>
        <w:t>6.要求提供证明资料，在“说明”一栏中列明证明资料的位置,以便评审；未要求提供证明材料的，投标人可以不提供。</w:t>
      </w:r>
    </w:p>
    <w:p w14:paraId="2BDFB6C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10931C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A7358F7">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sz w:val="24"/>
        </w:rPr>
      </w:pPr>
      <w:r>
        <w:rPr>
          <w:rFonts w:hint="eastAsia" w:ascii="宋体" w:hAnsi="宋体" w:eastAsia="宋体" w:cs="宋体"/>
          <w:b w:val="0"/>
          <w:sz w:val="24"/>
          <w:szCs w:val="24"/>
        </w:rPr>
        <w:t>四、技术要求偏离表</w:t>
      </w:r>
    </w:p>
    <w:tbl>
      <w:tblPr>
        <w:tblStyle w:val="43"/>
        <w:tblW w:w="8754" w:type="dxa"/>
        <w:tblInd w:w="-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64"/>
        <w:gridCol w:w="772"/>
        <w:gridCol w:w="5446"/>
        <w:gridCol w:w="972"/>
        <w:gridCol w:w="710"/>
        <w:gridCol w:w="390"/>
      </w:tblGrid>
      <w:tr w14:paraId="28E85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trPr>
        <w:tc>
          <w:tcPr>
            <w:tcW w:w="464" w:type="dxa"/>
            <w:vAlign w:val="center"/>
          </w:tcPr>
          <w:p w14:paraId="553F5D1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序号</w:t>
            </w:r>
          </w:p>
        </w:tc>
        <w:tc>
          <w:tcPr>
            <w:tcW w:w="772" w:type="dxa"/>
            <w:vAlign w:val="center"/>
          </w:tcPr>
          <w:p w14:paraId="73FB650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货物名称</w:t>
            </w:r>
          </w:p>
        </w:tc>
        <w:tc>
          <w:tcPr>
            <w:tcW w:w="5446" w:type="dxa"/>
            <w:vAlign w:val="center"/>
          </w:tcPr>
          <w:p w14:paraId="622DA13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招标技术要求</w:t>
            </w:r>
          </w:p>
        </w:tc>
        <w:tc>
          <w:tcPr>
            <w:tcW w:w="972" w:type="dxa"/>
            <w:vAlign w:val="center"/>
          </w:tcPr>
          <w:p w14:paraId="07B6671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投标技术响应</w:t>
            </w:r>
          </w:p>
        </w:tc>
        <w:tc>
          <w:tcPr>
            <w:tcW w:w="710" w:type="dxa"/>
            <w:vAlign w:val="center"/>
          </w:tcPr>
          <w:p w14:paraId="3CC83B2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偏离情况</w:t>
            </w:r>
          </w:p>
        </w:tc>
        <w:tc>
          <w:tcPr>
            <w:tcW w:w="390" w:type="dxa"/>
            <w:vAlign w:val="center"/>
          </w:tcPr>
          <w:p w14:paraId="2CEDEB1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sz w:val="24"/>
              </w:rPr>
              <w:t>说明</w:t>
            </w:r>
          </w:p>
        </w:tc>
      </w:tr>
      <w:tr w14:paraId="17F0D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restart"/>
            <w:vAlign w:val="center"/>
          </w:tcPr>
          <w:p w14:paraId="008E2D1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1</w:t>
            </w:r>
          </w:p>
        </w:tc>
        <w:tc>
          <w:tcPr>
            <w:tcW w:w="772" w:type="dxa"/>
            <w:vMerge w:val="restart"/>
            <w:vAlign w:val="center"/>
          </w:tcPr>
          <w:p w14:paraId="406348A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***设备</w:t>
            </w:r>
          </w:p>
        </w:tc>
        <w:tc>
          <w:tcPr>
            <w:tcW w:w="5446" w:type="dxa"/>
          </w:tcPr>
          <w:p w14:paraId="6A9B5131">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4A9843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7BDE77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330DC5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1E23E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1C19066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2BB1386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1A56269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548B2A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506F10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726FE6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29001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079B93F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1973681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3C27F19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1DEBEF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21FECEC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1F847C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723566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619D6C4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1173A69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3A4F107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21EE77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40B8BB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209DC1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67010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79F6B9B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76CA935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63F8731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76DB2FBA">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c>
          <w:tcPr>
            <w:tcW w:w="710" w:type="dxa"/>
          </w:tcPr>
          <w:p w14:paraId="73EF55A6">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c>
          <w:tcPr>
            <w:tcW w:w="390" w:type="dxa"/>
          </w:tcPr>
          <w:p w14:paraId="24C1B74D">
            <w:pPr>
              <w:pageBreakBefore w:val="0"/>
              <w:kinsoku/>
              <w:overflowPunct/>
              <w:topLinePunct w:val="0"/>
              <w:bidi w:val="0"/>
              <w:spacing w:beforeAutospacing="0" w:afterAutospacing="0" w:line="360" w:lineRule="auto"/>
              <w:ind w:left="0" w:leftChars="0" w:right="0" w:firstLine="0" w:firstLineChars="0"/>
              <w:rPr>
                <w:rStyle w:val="47"/>
                <w:rFonts w:hint="eastAsia" w:ascii="宋体" w:hAnsi="宋体" w:eastAsia="宋体" w:cs="宋体"/>
                <w:b w:val="0"/>
                <w:bCs w:val="0"/>
                <w:color w:val="000000" w:themeColor="text1"/>
                <w:szCs w:val="21"/>
                <w14:textFill>
                  <w14:solidFill>
                    <w14:schemeClr w14:val="tx1"/>
                  </w14:solidFill>
                </w14:textFill>
              </w:rPr>
            </w:pPr>
          </w:p>
        </w:tc>
      </w:tr>
      <w:tr w14:paraId="1B75C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2C08E2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6513701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2F229A2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6C37C85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7037F2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010984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16159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3E0B52B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303BC52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63B9CA9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4F8FBA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710" w:type="dxa"/>
          </w:tcPr>
          <w:p w14:paraId="21CC97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390" w:type="dxa"/>
          </w:tcPr>
          <w:p w14:paraId="733D6A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r>
      <w:tr w14:paraId="104E57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vAlign w:val="center"/>
          </w:tcPr>
          <w:p w14:paraId="2F52663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vAlign w:val="center"/>
          </w:tcPr>
          <w:p w14:paraId="445F249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5446" w:type="dxa"/>
          </w:tcPr>
          <w:p w14:paraId="3EA46FA9">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68E0E49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315089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5FAE42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2BBD3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5" w:hRule="atLeast"/>
        </w:trPr>
        <w:tc>
          <w:tcPr>
            <w:tcW w:w="464" w:type="dxa"/>
            <w:vMerge w:val="restart"/>
            <w:vAlign w:val="center"/>
          </w:tcPr>
          <w:p w14:paraId="655F121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2</w:t>
            </w:r>
          </w:p>
        </w:tc>
        <w:tc>
          <w:tcPr>
            <w:tcW w:w="772" w:type="dxa"/>
            <w:vMerge w:val="restart"/>
            <w:vAlign w:val="center"/>
          </w:tcPr>
          <w:p w14:paraId="52FB65D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**设备</w:t>
            </w:r>
          </w:p>
        </w:tc>
        <w:tc>
          <w:tcPr>
            <w:tcW w:w="5446" w:type="dxa"/>
          </w:tcPr>
          <w:p w14:paraId="3021107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7D77EB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710" w:type="dxa"/>
          </w:tcPr>
          <w:p w14:paraId="2BAAD9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c>
          <w:tcPr>
            <w:tcW w:w="390" w:type="dxa"/>
          </w:tcPr>
          <w:p w14:paraId="39B02D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szCs w:val="21"/>
              </w:rPr>
            </w:pPr>
          </w:p>
        </w:tc>
      </w:tr>
      <w:tr w14:paraId="420E2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trPr>
        <w:tc>
          <w:tcPr>
            <w:tcW w:w="464" w:type="dxa"/>
            <w:vMerge w:val="continue"/>
          </w:tcPr>
          <w:p w14:paraId="44F0002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5B0B187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05BFB38E">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48F425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16818E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62201D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3B3FE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 w:hRule="atLeast"/>
        </w:trPr>
        <w:tc>
          <w:tcPr>
            <w:tcW w:w="464" w:type="dxa"/>
            <w:vMerge w:val="continue"/>
          </w:tcPr>
          <w:p w14:paraId="49EF783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3A85D9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6E137AA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rPr>
              <w:t>（填写相关内容）</w:t>
            </w:r>
          </w:p>
        </w:tc>
        <w:tc>
          <w:tcPr>
            <w:tcW w:w="972" w:type="dxa"/>
          </w:tcPr>
          <w:p w14:paraId="2412A00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62419F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250139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r w14:paraId="47CD9D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 w:hRule="atLeast"/>
        </w:trPr>
        <w:tc>
          <w:tcPr>
            <w:tcW w:w="464" w:type="dxa"/>
            <w:vMerge w:val="continue"/>
          </w:tcPr>
          <w:p w14:paraId="3AC6C28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p>
        </w:tc>
        <w:tc>
          <w:tcPr>
            <w:tcW w:w="772" w:type="dxa"/>
            <w:vMerge w:val="continue"/>
          </w:tcPr>
          <w:p w14:paraId="7CF7C8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5446" w:type="dxa"/>
          </w:tcPr>
          <w:p w14:paraId="60005BD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color w:val="000000" w:themeColor="text1"/>
                <w:szCs w:val="21"/>
                <w14:textFill>
                  <w14:solidFill>
                    <w14:schemeClr w14:val="tx1"/>
                  </w14:solidFill>
                </w14:textFill>
              </w:rPr>
            </w:pPr>
            <w:r>
              <w:rPr>
                <w:rFonts w:hint="eastAsia" w:ascii="宋体" w:hAnsi="宋体" w:eastAsia="宋体" w:cs="宋体"/>
                <w:color w:val="000000" w:themeColor="text1"/>
                <w:szCs w:val="21"/>
                <w14:textFill>
                  <w14:solidFill>
                    <w14:schemeClr w14:val="tx1"/>
                  </w14:solidFill>
                </w14:textFill>
              </w:rPr>
              <w:t>……</w:t>
            </w:r>
          </w:p>
        </w:tc>
        <w:tc>
          <w:tcPr>
            <w:tcW w:w="972" w:type="dxa"/>
          </w:tcPr>
          <w:p w14:paraId="71867F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710" w:type="dxa"/>
          </w:tcPr>
          <w:p w14:paraId="129815A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c>
          <w:tcPr>
            <w:tcW w:w="390" w:type="dxa"/>
          </w:tcPr>
          <w:p w14:paraId="519326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000000" w:themeColor="text1"/>
                <w:szCs w:val="21"/>
                <w14:textFill>
                  <w14:solidFill>
                    <w14:schemeClr w14:val="tx1"/>
                  </w14:solidFill>
                </w14:textFill>
              </w:rPr>
            </w:pPr>
          </w:p>
        </w:tc>
      </w:tr>
    </w:tbl>
    <w:p w14:paraId="511330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3B7C42A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 w:val="21"/>
          <w:szCs w:val="21"/>
        </w:rPr>
      </w:pPr>
      <w:bookmarkStart w:id="72" w:name="_Hlk72095977"/>
      <w:r>
        <w:rPr>
          <w:rFonts w:hint="eastAsia" w:ascii="宋体" w:hAnsi="宋体" w:eastAsia="宋体" w:cs="宋体"/>
          <w:sz w:val="21"/>
          <w:szCs w:val="21"/>
        </w:rPr>
        <w:t>证明资料【如有的话，提供的证明资料应统一编号（排序），格式自定】</w:t>
      </w:r>
      <w:bookmarkEnd w:id="72"/>
      <w:r>
        <w:rPr>
          <w:rFonts w:hint="eastAsia" w:ascii="宋体" w:hAnsi="宋体" w:eastAsia="宋体" w:cs="宋体"/>
          <w:sz w:val="21"/>
          <w:szCs w:val="21"/>
        </w:rPr>
        <w:t>：</w:t>
      </w:r>
    </w:p>
    <w:p w14:paraId="41863E88">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p w14:paraId="75861981">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sz w:val="21"/>
          <w:szCs w:val="21"/>
        </w:rPr>
      </w:pPr>
    </w:p>
    <w:p w14:paraId="5D465ACD">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sz w:val="21"/>
          <w:szCs w:val="21"/>
        </w:rPr>
      </w:pPr>
      <w:r>
        <w:rPr>
          <w:rFonts w:hint="eastAsia" w:ascii="宋体" w:hAnsi="宋体" w:eastAsia="宋体" w:cs="宋体"/>
          <w:b w:val="0"/>
          <w:bCs/>
          <w:sz w:val="21"/>
          <w:szCs w:val="21"/>
        </w:rPr>
        <w:t>《技术要求偏离表》编制指引：</w:t>
      </w:r>
    </w:p>
    <w:p w14:paraId="4047A1D3">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sz w:val="21"/>
          <w:szCs w:val="21"/>
        </w:rPr>
      </w:pPr>
      <w:r>
        <w:rPr>
          <w:rFonts w:hint="eastAsia" w:ascii="宋体" w:hAnsi="宋体" w:eastAsia="宋体" w:cs="宋体"/>
          <w:b w:val="0"/>
          <w:bCs/>
          <w:sz w:val="21"/>
          <w:szCs w:val="21"/>
        </w:rPr>
        <w:t>1、技术要求偏离表的序号、货物名称、招标技术要求等栏目</w:t>
      </w:r>
      <w:bookmarkStart w:id="73" w:name="_Hlk72094407"/>
      <w:r>
        <w:rPr>
          <w:rFonts w:hint="eastAsia" w:ascii="宋体" w:hAnsi="宋体" w:eastAsia="宋体" w:cs="宋体"/>
          <w:b w:val="0"/>
          <w:bCs/>
          <w:sz w:val="21"/>
          <w:szCs w:val="21"/>
        </w:rPr>
        <w:t>对应“用户需求书”中的“技术要求”章节</w:t>
      </w:r>
      <w:bookmarkEnd w:id="73"/>
      <w:r>
        <w:rPr>
          <w:rFonts w:hint="eastAsia" w:ascii="宋体" w:hAnsi="宋体" w:eastAsia="宋体" w:cs="宋体"/>
          <w:b w:val="0"/>
          <w:bCs/>
          <w:sz w:val="21"/>
          <w:szCs w:val="21"/>
        </w:rPr>
        <w:t>相关内容。</w:t>
      </w:r>
    </w:p>
    <w:p w14:paraId="7DC000F6">
      <w:pPr>
        <w:pStyle w:val="38"/>
        <w:keepNext w:val="0"/>
        <w:keepLines w:val="0"/>
        <w:pageBreakBefore w:val="0"/>
        <w:widowControl/>
        <w:kinsoku/>
        <w:wordWrap/>
        <w:overflowPunct/>
        <w:topLinePunct w:val="0"/>
        <w:autoSpaceDE/>
        <w:autoSpaceDN/>
        <w:bidi w:val="0"/>
        <w:adjustRightInd/>
        <w:snapToGrid/>
        <w:spacing w:beforeAutospacing="0" w:afterAutospacing="0" w:line="360" w:lineRule="auto"/>
        <w:ind w:left="0" w:leftChars="0" w:right="0" w:firstLine="0" w:firstLineChars="0"/>
        <w:jc w:val="both"/>
        <w:textAlignment w:val="auto"/>
        <w:outlineLvl w:val="1"/>
        <w:rPr>
          <w:rFonts w:hint="eastAsia" w:ascii="宋体" w:hAnsi="宋体" w:eastAsia="宋体" w:cs="宋体"/>
          <w:b w:val="0"/>
          <w:bCs/>
          <w:color w:val="FF0000"/>
          <w:kern w:val="2"/>
          <w:sz w:val="21"/>
          <w:szCs w:val="21"/>
          <w:lang w:val="en-US" w:eastAsia="zh-CN"/>
        </w:rPr>
      </w:pPr>
      <w:r>
        <w:rPr>
          <w:rFonts w:hint="eastAsia" w:ascii="宋体" w:hAnsi="宋体" w:eastAsia="宋体" w:cs="宋体"/>
          <w:b w:val="0"/>
          <w:bCs/>
          <w:sz w:val="21"/>
          <w:szCs w:val="21"/>
        </w:rPr>
        <w:t>2、“投标技术响应”一栏必须一一对照“招标技术要求”，详细填写投标人自身投标货物的具体参数，而不能不合理照搬照抄招标文件的技术要求，以体现具体响应情况。</w:t>
      </w:r>
      <w:r>
        <w:rPr>
          <w:rFonts w:hint="eastAsia" w:ascii="宋体" w:hAnsi="宋体" w:eastAsia="宋体" w:cs="宋体"/>
          <w:b w:val="0"/>
          <w:bCs/>
          <w:color w:val="FF0000"/>
          <w:kern w:val="2"/>
          <w:sz w:val="21"/>
          <w:szCs w:val="21"/>
          <w:u w:val="none"/>
          <w:lang w:val="en-US" w:eastAsia="zh-CN"/>
        </w:rPr>
        <w:t>“投标技术响应”必须与所投产品客观实际保持一致，响应不实且情节严重的，经查实，将依法记入供应商诚信档案或受到行政处罚。</w:t>
      </w:r>
    </w:p>
    <w:p w14:paraId="35ED0749">
      <w:pPr>
        <w:keepNext w:val="0"/>
        <w:keepLines w:val="0"/>
        <w:pageBreakBefore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color w:val="FF0000"/>
          <w:kern w:val="2"/>
          <w:sz w:val="21"/>
          <w:szCs w:val="21"/>
          <w:u w:val="none"/>
          <w:lang w:val="en-US" w:eastAsia="zh-CN" w:bidi="ar-SA"/>
        </w:rPr>
      </w:pPr>
      <w:r>
        <w:rPr>
          <w:rFonts w:hint="eastAsia" w:ascii="宋体" w:hAnsi="宋体" w:eastAsia="宋体" w:cs="宋体"/>
          <w:b w:val="0"/>
          <w:bCs/>
          <w:sz w:val="21"/>
          <w:szCs w:val="21"/>
        </w:rPr>
        <w:t>3、</w:t>
      </w:r>
      <w:bookmarkStart w:id="74" w:name="_Hlk72158270"/>
      <w:r>
        <w:rPr>
          <w:rFonts w:hint="eastAsia" w:ascii="宋体" w:hAnsi="宋体" w:eastAsia="宋体" w:cs="宋体"/>
          <w:b w:val="0"/>
          <w:bCs/>
          <w:sz w:val="21"/>
          <w:szCs w:val="21"/>
        </w:rPr>
        <w:t>“偏离情况”</w:t>
      </w:r>
      <w:bookmarkEnd w:id="74"/>
      <w:r>
        <w:rPr>
          <w:rFonts w:hint="eastAsia" w:ascii="宋体" w:hAnsi="宋体" w:eastAsia="宋体" w:cs="宋体"/>
          <w:b w:val="0"/>
          <w:bCs/>
          <w:sz w:val="21"/>
          <w:szCs w:val="21"/>
        </w:rPr>
        <w:t>一栏填写如实填写“正偏离”、“负偏离”或“无偏离”，其中：</w:t>
      </w:r>
      <w:bookmarkStart w:id="75" w:name="_Hlk72093866"/>
      <w:r>
        <w:rPr>
          <w:rFonts w:hint="eastAsia" w:ascii="宋体" w:hAnsi="宋体" w:eastAsia="宋体" w:cs="宋体"/>
          <w:b w:val="0"/>
          <w:bCs/>
          <w:sz w:val="21"/>
          <w:szCs w:val="21"/>
        </w:rPr>
        <w:t>“正偏离”表示“投标响应优于招标技术要求”，“负偏离”表示“投标响应不满足招标技术要求”，“无偏离”表示“投标响应与招标技术要求一致”</w:t>
      </w:r>
      <w:bookmarkEnd w:id="75"/>
      <w:r>
        <w:rPr>
          <w:rFonts w:hint="eastAsia" w:ascii="宋体" w:hAnsi="宋体" w:eastAsia="宋体" w:cs="宋体"/>
          <w:b w:val="0"/>
          <w:bCs/>
          <w:sz w:val="21"/>
          <w:szCs w:val="21"/>
        </w:rPr>
        <w:t>。“投标技术响应”对比“招标技术要求”存在响应不全（包括未响应整项招标技术要求或者未响应一项招标技术要求的部分内容），均视为“负偏离”。带★号条款为不可</w:t>
      </w:r>
      <w:r>
        <w:rPr>
          <w:rFonts w:hint="eastAsia" w:ascii="宋体" w:hAnsi="宋体" w:eastAsia="宋体" w:cs="宋体"/>
          <w:b w:val="0"/>
          <w:bCs/>
          <w:sz w:val="21"/>
          <w:szCs w:val="21"/>
          <w:lang w:val="en-US" w:eastAsia="zh-CN"/>
        </w:rPr>
        <w:t>负</w:t>
      </w:r>
      <w:r>
        <w:rPr>
          <w:rFonts w:hint="eastAsia" w:ascii="宋体" w:hAnsi="宋体" w:eastAsia="宋体" w:cs="宋体"/>
          <w:b w:val="0"/>
          <w:bCs/>
          <w:sz w:val="21"/>
          <w:szCs w:val="21"/>
        </w:rPr>
        <w:t>偏离条款，不作为评分准则中的评分内容</w:t>
      </w:r>
      <w:r>
        <w:rPr>
          <w:rFonts w:hint="eastAsia" w:ascii="宋体" w:hAnsi="宋体" w:eastAsia="宋体" w:cs="宋体"/>
          <w:b w:val="0"/>
          <w:bCs/>
          <w:sz w:val="21"/>
          <w:szCs w:val="21"/>
          <w:lang w:eastAsia="zh-CN"/>
        </w:rPr>
        <w:t>，</w:t>
      </w:r>
      <w:r>
        <w:rPr>
          <w:rFonts w:hint="eastAsia" w:ascii="宋体" w:hAnsi="宋体" w:eastAsia="宋体" w:cs="宋体"/>
          <w:b w:val="0"/>
          <w:bCs/>
          <w:sz w:val="21"/>
          <w:szCs w:val="21"/>
        </w:rPr>
        <w:t>如未响应或出现负偏离的，将</w:t>
      </w:r>
      <w:r>
        <w:rPr>
          <w:rFonts w:hint="eastAsia" w:ascii="宋体" w:hAnsi="宋体" w:eastAsia="宋体" w:cs="宋体"/>
          <w:b w:val="0"/>
          <w:bCs/>
          <w:sz w:val="21"/>
          <w:szCs w:val="21"/>
          <w:lang w:val="en-US" w:eastAsia="zh-CN"/>
        </w:rPr>
        <w:t>做</w:t>
      </w:r>
      <w:r>
        <w:rPr>
          <w:rFonts w:hint="eastAsia" w:ascii="宋体" w:hAnsi="宋体" w:eastAsia="宋体" w:cs="宋体"/>
          <w:b w:val="0"/>
          <w:bCs/>
          <w:sz w:val="21"/>
          <w:szCs w:val="21"/>
        </w:rPr>
        <w:t>投标无效处理</w:t>
      </w:r>
      <w:r>
        <w:rPr>
          <w:rFonts w:hint="eastAsia" w:ascii="宋体" w:hAnsi="宋体" w:eastAsia="宋体" w:cs="宋体"/>
          <w:b w:val="0"/>
          <w:bCs/>
          <w:sz w:val="21"/>
          <w:szCs w:val="21"/>
          <w:lang w:val="en-US" w:eastAsia="zh-CN"/>
        </w:rPr>
        <w:t>。</w:t>
      </w:r>
      <w:r>
        <w:rPr>
          <w:rFonts w:hint="eastAsia" w:ascii="宋体" w:hAnsi="宋体" w:eastAsia="宋体" w:cs="宋体"/>
          <w:b w:val="0"/>
          <w:bCs/>
          <w:color w:val="FF0000"/>
          <w:kern w:val="2"/>
          <w:sz w:val="21"/>
          <w:szCs w:val="21"/>
          <w:u w:val="none"/>
          <w:lang w:val="en-US" w:eastAsia="zh-CN" w:bidi="ar-SA"/>
        </w:rPr>
        <w:t>“偏离情况”必须与所投产品客观实际保持一致，响应不实且情节严重的，经查实，将依法记入供应商诚信档案或受到行政处罚。</w:t>
      </w:r>
    </w:p>
    <w:p w14:paraId="229CDC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4、未要求提供证明资料的招标技术要求，可以不提供证明资料（如实响应即可）。</w:t>
      </w:r>
    </w:p>
    <w:p w14:paraId="03E4AAA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5、</w:t>
      </w:r>
      <w:bookmarkStart w:id="76" w:name="_Hlk72096106"/>
      <w:r>
        <w:rPr>
          <w:rFonts w:hint="eastAsia" w:ascii="宋体" w:hAnsi="宋体" w:eastAsia="宋体" w:cs="宋体"/>
          <w:b w:val="0"/>
          <w:bCs/>
          <w:sz w:val="21"/>
          <w:szCs w:val="21"/>
        </w:rPr>
        <w:t>证明资料条款响应要求</w:t>
      </w:r>
      <w:bookmarkEnd w:id="76"/>
      <w:r>
        <w:rPr>
          <w:rFonts w:hint="eastAsia" w:ascii="宋体" w:hAnsi="宋体" w:eastAsia="宋体" w:cs="宋体"/>
          <w:b w:val="0"/>
          <w:bCs/>
          <w:sz w:val="21"/>
          <w:szCs w:val="21"/>
        </w:rPr>
        <w:t>：要求提供证明资料（且已对证明资料的形式、内容作出明确要求）进行响应的条款，应当在“说明”一栏中列明是否提供了符合要求的证明资料，以及所提供证明资料在表后“证明资料”中的编号（位置）,以便评审；</w:t>
      </w:r>
      <w:bookmarkStart w:id="77" w:name="_Hlk73558782"/>
      <w:r>
        <w:rPr>
          <w:rFonts w:hint="eastAsia" w:ascii="宋体" w:hAnsi="宋体" w:eastAsia="宋体" w:cs="宋体"/>
          <w:b w:val="0"/>
          <w:bCs/>
          <w:sz w:val="21"/>
          <w:szCs w:val="21"/>
        </w:rPr>
        <w:t>此类条款应严格依照要求的形式、内容提供证明资料，如未提供证明资料（或：证明资料的形式、内容等不符合要求；证明资料显示不符合招标技术要求；证明资料模糊不清无法判断或未显示是否满足招标技术要求），</w:t>
      </w:r>
      <w:bookmarkStart w:id="78" w:name="_Hlk73558164"/>
      <w:r>
        <w:rPr>
          <w:rFonts w:hint="eastAsia" w:ascii="宋体" w:hAnsi="宋体" w:eastAsia="宋体" w:cs="宋体"/>
          <w:b w:val="0"/>
          <w:bCs/>
          <w:sz w:val="21"/>
          <w:szCs w:val="21"/>
        </w:rPr>
        <w:t>且投标人在“偏离情况”一栏响应为“正偏离”或“无偏离”的，经评审委员会认定，将判定为负偏离。</w:t>
      </w:r>
      <w:bookmarkEnd w:id="77"/>
      <w:bookmarkEnd w:id="78"/>
    </w:p>
    <w:p w14:paraId="47560DA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6、</w:t>
      </w:r>
      <w:bookmarkStart w:id="79" w:name="_Hlk72096137"/>
      <w:r>
        <w:rPr>
          <w:rFonts w:hint="eastAsia" w:ascii="宋体" w:hAnsi="宋体" w:eastAsia="宋体" w:cs="宋体"/>
          <w:b w:val="0"/>
          <w:bCs/>
          <w:sz w:val="21"/>
          <w:szCs w:val="21"/>
        </w:rPr>
        <w:t>表后“证明资料”部分内容的编制</w:t>
      </w:r>
      <w:bookmarkEnd w:id="79"/>
      <w:r>
        <w:rPr>
          <w:rFonts w:hint="eastAsia" w:ascii="宋体" w:hAnsi="宋体" w:eastAsia="宋体" w:cs="宋体"/>
          <w:b w:val="0"/>
          <w:bCs/>
          <w:sz w:val="21"/>
          <w:szCs w:val="21"/>
        </w:rPr>
        <w:t>：提供的所有证明资料应当统一编号（排序），且证明资料的编号（顺序）、数量和名称（形式）均应与“说明”一栏所填内容保持一致（一一对应），以便评审委员会查看。</w:t>
      </w:r>
      <w:bookmarkStart w:id="80" w:name="_Hlk73558180"/>
      <w:r>
        <w:rPr>
          <w:rFonts w:hint="eastAsia" w:ascii="宋体" w:hAnsi="宋体" w:eastAsia="宋体" w:cs="宋体"/>
          <w:b w:val="0"/>
          <w:bCs/>
          <w:sz w:val="21"/>
          <w:szCs w:val="21"/>
        </w:rPr>
        <w:t>未按照招标文件要求在表后放置证明材料的供应商将承担不利后果，经评审委员会认定，相关技术要求将判定为负偏离。</w:t>
      </w:r>
      <w:bookmarkEnd w:id="80"/>
    </w:p>
    <w:p w14:paraId="4ED946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7、</w:t>
      </w:r>
      <w:bookmarkStart w:id="81" w:name="_Hlk72096176"/>
      <w:r>
        <w:rPr>
          <w:rFonts w:hint="eastAsia" w:ascii="宋体" w:hAnsi="宋体" w:eastAsia="宋体" w:cs="宋体"/>
          <w:b w:val="0"/>
          <w:bCs/>
          <w:sz w:val="21"/>
          <w:szCs w:val="21"/>
        </w:rPr>
        <w:t>证明资料的形式及其它具体要求</w:t>
      </w:r>
      <w:bookmarkEnd w:id="81"/>
      <w:r>
        <w:rPr>
          <w:rFonts w:hint="eastAsia" w:ascii="宋体" w:hAnsi="宋体" w:eastAsia="宋体" w:cs="宋体"/>
          <w:b w:val="0"/>
          <w:bCs/>
          <w:sz w:val="21"/>
          <w:szCs w:val="21"/>
        </w:rPr>
        <w:t>：</w:t>
      </w:r>
    </w:p>
    <w:p w14:paraId="4272A49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（1）除照片、图片（截图）及不需加盖公章的文字说明（技术说明）外，其它证明资料均要求为原件扫描件；</w:t>
      </w:r>
    </w:p>
    <w:p w14:paraId="4EB966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提供证明资料的形式包括但不限于：a.制造商公布（出具）的产品说明书、产品彩页；b.我国政府机构出具的产品检验和核准证件等；c.第三方机构出具的检测（检验、测试）报告、认证证书等；已对证明资料的形式、内容作出具体要求的，必须严格按要求的形式、内容提供证明资料；</w:t>
      </w:r>
    </w:p>
    <w:p w14:paraId="26895E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3）产品说明书或彩页应为制造商公布（出具）的中文产品说明书或彩页；提供外文说明书或彩页的，必须同时提供加盖制造商公章的对应中文翻译说明，评标依据以中文翻译内容为准，外文说明书或彩页仅供参考；产品说明书或彩页的尺寸和清晰度应该能够在电脑上被阅读、识别和判断；</w:t>
      </w:r>
    </w:p>
    <w:p w14:paraId="5DE725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我国政府机构出具的产品检验和核准证件应为证件正面、背面和附件标注的全部具体内容；产品检验和核准证件的尺寸和清晰度应该能够在电脑上被阅读、识别和判断；</w:t>
      </w:r>
    </w:p>
    <w:p w14:paraId="0CA4FB0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第三方机构出具的检测（检验、测试）报告、认证（证明）证书应为中文报告或证书；提供外文报告或证书的，必须同时提供对应的中文翻译文字说明，评标依据以中文翻译文字说明内容为准，外文报告或证书仅供参考；报告或证书的尺寸和清晰度应该能够在电脑上被阅读、识别和判断；</w:t>
      </w:r>
    </w:p>
    <w:p w14:paraId="30FF5A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其它证明资料的形式要求参照以上要求执行；</w:t>
      </w:r>
    </w:p>
    <w:p w14:paraId="0BC09B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（4）证明资料均要求原件备查。</w:t>
      </w:r>
    </w:p>
    <w:p w14:paraId="2CB9B9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8、其它注意事项：</w:t>
      </w:r>
    </w:p>
    <w:p w14:paraId="3DE8EF4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（1）评审委员会有权对投标人的响应情况作出判断（评审结论）；</w:t>
      </w:r>
    </w:p>
    <w:p w14:paraId="63AC9F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w:t>
      </w:r>
      <w:bookmarkStart w:id="82" w:name="_Hlk72158213"/>
      <w:r>
        <w:rPr>
          <w:rFonts w:hint="eastAsia" w:ascii="宋体" w:hAnsi="宋体" w:eastAsia="宋体" w:cs="宋体"/>
          <w:b w:val="0"/>
          <w:bCs/>
          <w:sz w:val="21"/>
          <w:szCs w:val="21"/>
        </w:rPr>
        <w:t>评审委员会有权对以谋取中标为目的的技术规格模糊响应（如有意不合理照搬照抄招标文件的技术要求）或虚假响应予以认定，并视情况经政府集中采购机构报主管部门进行处理。</w:t>
      </w:r>
      <w:bookmarkEnd w:id="82"/>
    </w:p>
    <w:p w14:paraId="7B710C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p>
    <w:p w14:paraId="36521E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1C170C9C">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sz w:val="24"/>
        </w:rPr>
      </w:pPr>
      <w:r>
        <w:rPr>
          <w:rFonts w:hint="eastAsia" w:ascii="宋体" w:hAnsi="宋体" w:eastAsia="宋体" w:cs="宋体"/>
          <w:b w:val="0"/>
          <w:bCs w:val="0"/>
          <w:sz w:val="24"/>
          <w:szCs w:val="20"/>
        </w:rPr>
        <w:t>五、商务要求偏离表</w:t>
      </w:r>
    </w:p>
    <w:tbl>
      <w:tblPr>
        <w:tblStyle w:val="43"/>
        <w:tblW w:w="9091" w:type="dxa"/>
        <w:tblInd w:w="-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10"/>
        <w:gridCol w:w="1408"/>
        <w:gridCol w:w="4918"/>
        <w:gridCol w:w="973"/>
        <w:gridCol w:w="642"/>
        <w:gridCol w:w="540"/>
      </w:tblGrid>
      <w:tr w14:paraId="79666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 w:hRule="atLeast"/>
        </w:trPr>
        <w:tc>
          <w:tcPr>
            <w:tcW w:w="610" w:type="dxa"/>
            <w:vAlign w:val="center"/>
          </w:tcPr>
          <w:p w14:paraId="5198D27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序号</w:t>
            </w:r>
          </w:p>
        </w:tc>
        <w:tc>
          <w:tcPr>
            <w:tcW w:w="1408" w:type="dxa"/>
            <w:vAlign w:val="center"/>
          </w:tcPr>
          <w:p w14:paraId="0C1643F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
              </w:rPr>
              <w:t>商务需求项</w:t>
            </w:r>
          </w:p>
        </w:tc>
        <w:tc>
          <w:tcPr>
            <w:tcW w:w="4918" w:type="dxa"/>
            <w:vAlign w:val="center"/>
          </w:tcPr>
          <w:p w14:paraId="1D937D7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招标商务要求</w:t>
            </w:r>
          </w:p>
        </w:tc>
        <w:tc>
          <w:tcPr>
            <w:tcW w:w="973" w:type="dxa"/>
            <w:vAlign w:val="center"/>
          </w:tcPr>
          <w:p w14:paraId="229BF77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投标商务响应</w:t>
            </w:r>
          </w:p>
        </w:tc>
        <w:tc>
          <w:tcPr>
            <w:tcW w:w="642" w:type="dxa"/>
            <w:vAlign w:val="center"/>
          </w:tcPr>
          <w:p w14:paraId="41BFA16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rPr>
              <w:t>偏离情况</w:t>
            </w:r>
          </w:p>
        </w:tc>
        <w:tc>
          <w:tcPr>
            <w:tcW w:w="540" w:type="dxa"/>
            <w:vAlign w:val="center"/>
          </w:tcPr>
          <w:p w14:paraId="10FAD8F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sz w:val="24"/>
              </w:rPr>
              <w:t>说明</w:t>
            </w:r>
          </w:p>
        </w:tc>
      </w:tr>
      <w:tr w14:paraId="2EDFB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9091" w:type="dxa"/>
            <w:gridSpan w:val="6"/>
          </w:tcPr>
          <w:p w14:paraId="31CF04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（一）免费保修期内售后服务要求</w:t>
            </w:r>
          </w:p>
        </w:tc>
      </w:tr>
      <w:tr w14:paraId="73BEB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6A113EE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1</w:t>
            </w:r>
          </w:p>
        </w:tc>
        <w:tc>
          <w:tcPr>
            <w:tcW w:w="1408" w:type="dxa"/>
          </w:tcPr>
          <w:p w14:paraId="6FE6601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17D3D282">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rPr>
            </w:pPr>
            <w:r>
              <w:rPr>
                <w:rFonts w:hint="eastAsia" w:ascii="宋体" w:hAnsi="宋体" w:eastAsia="宋体" w:cs="宋体"/>
                <w:bCs/>
                <w:szCs w:val="21"/>
              </w:rPr>
              <w:t>（填写相关内容）</w:t>
            </w:r>
          </w:p>
        </w:tc>
        <w:tc>
          <w:tcPr>
            <w:tcW w:w="973" w:type="dxa"/>
          </w:tcPr>
          <w:p w14:paraId="58551B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0A341A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769B49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088E9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vAlign w:val="center"/>
          </w:tcPr>
          <w:p w14:paraId="5E1EED5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bCs/>
              </w:rPr>
              <w:t>2</w:t>
            </w:r>
          </w:p>
        </w:tc>
        <w:tc>
          <w:tcPr>
            <w:tcW w:w="1408" w:type="dxa"/>
          </w:tcPr>
          <w:p w14:paraId="01ED90C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116A1CF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szCs w:val="21"/>
              </w:rPr>
            </w:pPr>
            <w:r>
              <w:rPr>
                <w:rFonts w:hint="eastAsia" w:ascii="宋体" w:hAnsi="宋体" w:eastAsia="宋体" w:cs="宋体"/>
              </w:rPr>
              <w:t>（填写相关内容）</w:t>
            </w:r>
          </w:p>
        </w:tc>
        <w:tc>
          <w:tcPr>
            <w:tcW w:w="973" w:type="dxa"/>
          </w:tcPr>
          <w:p w14:paraId="6CDD3E9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76024D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01F91E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75D4B8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vAlign w:val="center"/>
          </w:tcPr>
          <w:p w14:paraId="1A4FC0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
              </w:rPr>
              <w:t>（二）免费保修期外售后服务要求</w:t>
            </w:r>
          </w:p>
        </w:tc>
      </w:tr>
      <w:tr w14:paraId="3F3009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150B920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rPr>
            </w:pPr>
            <w:r>
              <w:rPr>
                <w:rFonts w:hint="eastAsia" w:ascii="宋体" w:hAnsi="宋体" w:eastAsia="宋体" w:cs="宋体"/>
              </w:rPr>
              <w:t>1</w:t>
            </w:r>
          </w:p>
        </w:tc>
        <w:tc>
          <w:tcPr>
            <w:tcW w:w="1408" w:type="dxa"/>
          </w:tcPr>
          <w:p w14:paraId="669465B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1A55128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（填写相关内容）</w:t>
            </w:r>
          </w:p>
        </w:tc>
        <w:tc>
          <w:tcPr>
            <w:tcW w:w="973" w:type="dxa"/>
          </w:tcPr>
          <w:p w14:paraId="4762C4E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0E3A6FC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277082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r w14:paraId="4B7A06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9091" w:type="dxa"/>
            <w:gridSpan w:val="6"/>
          </w:tcPr>
          <w:p w14:paraId="5DB7CA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
              </w:rPr>
              <w:t>（三）其他商务要求</w:t>
            </w:r>
          </w:p>
        </w:tc>
      </w:tr>
      <w:tr w14:paraId="47DA1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610" w:type="dxa"/>
          </w:tcPr>
          <w:p w14:paraId="46FE408A">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1</w:t>
            </w:r>
          </w:p>
        </w:tc>
        <w:tc>
          <w:tcPr>
            <w:tcW w:w="1408" w:type="dxa"/>
          </w:tcPr>
          <w:p w14:paraId="77A34716">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w:t>
            </w:r>
          </w:p>
        </w:tc>
        <w:tc>
          <w:tcPr>
            <w:tcW w:w="4918" w:type="dxa"/>
          </w:tcPr>
          <w:p w14:paraId="7508D23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rPr>
              <w:t>（填写相关内容）</w:t>
            </w:r>
          </w:p>
        </w:tc>
        <w:tc>
          <w:tcPr>
            <w:tcW w:w="973" w:type="dxa"/>
          </w:tcPr>
          <w:p w14:paraId="283E9F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642" w:type="dxa"/>
          </w:tcPr>
          <w:p w14:paraId="0E0918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c>
          <w:tcPr>
            <w:tcW w:w="540" w:type="dxa"/>
          </w:tcPr>
          <w:p w14:paraId="453523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tc>
      </w:tr>
    </w:tbl>
    <w:p w14:paraId="7CEDAE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《商务要求偏离表》编制指引：</w:t>
      </w:r>
    </w:p>
    <w:p w14:paraId="503E37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1、商务要求偏离表的序号、商务需求项、招标商务要求等栏目对应“用户需求书”中的“商务要求”章节相关内容。</w:t>
      </w:r>
    </w:p>
    <w:p w14:paraId="076A57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2、“投标商务响应”一栏必须一一对照“招标商务要求”，详细填写自身响应情况，而不能不合理照搬照抄招标文件的商务要求，以体现具体响应情况。</w:t>
      </w:r>
    </w:p>
    <w:p w14:paraId="50BFF63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color w:val="FF0000"/>
          <w:sz w:val="21"/>
          <w:szCs w:val="21"/>
        </w:rPr>
      </w:pPr>
      <w:r>
        <w:rPr>
          <w:rFonts w:hint="eastAsia" w:ascii="宋体" w:hAnsi="宋体" w:eastAsia="宋体" w:cs="宋体"/>
          <w:b w:val="0"/>
          <w:bCs/>
          <w:sz w:val="21"/>
          <w:szCs w:val="21"/>
        </w:rPr>
        <w:t>3、“偏离情况”一栏填写如实填写“正偏离”、“负偏离”或“无偏离”，其中：“正偏离”表示“投标响应优于招标商务要求”，“负偏离”表示“投标响应不满足招标商务要求”，“无偏离”表示“投标响应与招标商务要求一致”。</w:t>
      </w:r>
    </w:p>
    <w:p w14:paraId="7DE5AEE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lang w:eastAsia="zh-CN"/>
        </w:rPr>
      </w:pPr>
      <w:r>
        <w:rPr>
          <w:rFonts w:hint="eastAsia" w:ascii="宋体" w:hAnsi="宋体" w:eastAsia="宋体" w:cs="宋体"/>
          <w:b w:val="0"/>
          <w:bCs/>
          <w:sz w:val="21"/>
          <w:szCs w:val="21"/>
        </w:rPr>
        <w:t>“投标商务响应”对比“招标商务要求”存在响应不全（包括未响应整项招标商务要求或者未响应一项招标商务要求的部分内容），均视为“负偏离”</w:t>
      </w:r>
      <w:r>
        <w:rPr>
          <w:rFonts w:hint="eastAsia" w:ascii="宋体" w:hAnsi="宋体" w:eastAsia="宋体" w:cs="宋体"/>
          <w:b w:val="0"/>
          <w:bCs/>
          <w:sz w:val="21"/>
          <w:szCs w:val="21"/>
          <w:lang w:eastAsia="zh-CN"/>
        </w:rPr>
        <w:t>。</w:t>
      </w:r>
    </w:p>
    <w:p w14:paraId="6B1B8C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sz w:val="21"/>
          <w:szCs w:val="21"/>
        </w:rPr>
      </w:pPr>
      <w:r>
        <w:rPr>
          <w:rFonts w:hint="eastAsia" w:ascii="宋体" w:hAnsi="宋体" w:eastAsia="宋体" w:cs="宋体"/>
          <w:b w:val="0"/>
          <w:bCs/>
          <w:sz w:val="21"/>
          <w:szCs w:val="21"/>
        </w:rPr>
        <w:t>4、带★号条款为不可偏离条款，如未响应或出现负偏离的，将作投标无效处理。</w:t>
      </w:r>
    </w:p>
    <w:p w14:paraId="39660D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6ADEE1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 w:val="24"/>
        </w:rPr>
      </w:pPr>
      <w:bookmarkStart w:id="83" w:name="_Hlk72260576"/>
    </w:p>
    <w:p w14:paraId="20D0AD1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w:t>
      </w:r>
      <w:bookmarkStart w:id="84" w:name="_Hlk72588611"/>
      <w:bookmarkStart w:id="85" w:name="_Hlk72260843"/>
      <w:r>
        <w:rPr>
          <w:rFonts w:hint="eastAsia" w:ascii="宋体" w:hAnsi="宋体" w:eastAsia="宋体" w:cs="宋体"/>
        </w:rPr>
        <w:t>………………</w:t>
      </w:r>
      <w:bookmarkEnd w:id="84"/>
      <w:r>
        <w:rPr>
          <w:rFonts w:hint="eastAsia" w:ascii="宋体" w:hAnsi="宋体" w:eastAsia="宋体" w:cs="宋体"/>
        </w:rPr>
        <w:t>（根据项目具体情况增加与技术、商务评审相关的节点）</w:t>
      </w:r>
      <w:bookmarkEnd w:id="85"/>
      <w:r>
        <w:rPr>
          <w:rFonts w:hint="eastAsia" w:ascii="宋体" w:hAnsi="宋体" w:eastAsia="宋体" w:cs="宋体"/>
        </w:rPr>
        <w:t>………………</w:t>
      </w:r>
    </w:p>
    <w:p w14:paraId="58AA9CF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6CEC860A">
      <w:pPr>
        <w:pStyle w:val="5"/>
        <w:pageBreakBefore w:val="0"/>
        <w:kinsoku/>
        <w:overflowPunct/>
        <w:topLinePunct w:val="0"/>
        <w:bidi w:val="0"/>
        <w:spacing w:before="0" w:beforeAutospacing="0" w:after="0" w:afterAutospacing="0" w:line="360" w:lineRule="auto"/>
        <w:ind w:left="0" w:leftChars="0" w:right="0" w:firstLine="0" w:firstLineChars="0"/>
        <w:jc w:val="center"/>
        <w:rPr>
          <w:rFonts w:hint="eastAsia" w:ascii="宋体" w:hAnsi="宋体" w:eastAsia="宋体" w:cs="宋体"/>
          <w:b w:val="0"/>
          <w:bCs w:val="0"/>
          <w:sz w:val="24"/>
          <w:szCs w:val="20"/>
        </w:rPr>
      </w:pPr>
      <w:r>
        <w:rPr>
          <w:rFonts w:hint="eastAsia" w:ascii="宋体" w:hAnsi="宋体" w:eastAsia="宋体" w:cs="宋体"/>
          <w:b w:val="0"/>
          <w:bCs w:val="0"/>
          <w:sz w:val="24"/>
          <w:szCs w:val="20"/>
          <w:lang w:val="en-US" w:eastAsia="zh-CN"/>
        </w:rPr>
        <w:t>六</w:t>
      </w:r>
      <w:r>
        <w:rPr>
          <w:rFonts w:hint="eastAsia" w:ascii="宋体" w:hAnsi="宋体" w:eastAsia="宋体" w:cs="宋体"/>
          <w:b w:val="0"/>
          <w:bCs w:val="0"/>
          <w:sz w:val="24"/>
          <w:szCs w:val="20"/>
        </w:rPr>
        <w:t>、</w:t>
      </w:r>
      <w:bookmarkStart w:id="86" w:name="_Hlk72062872"/>
      <w:r>
        <w:rPr>
          <w:rFonts w:hint="eastAsia" w:ascii="宋体" w:hAnsi="宋体" w:eastAsia="宋体" w:cs="宋体"/>
          <w:b w:val="0"/>
          <w:bCs w:val="0"/>
          <w:sz w:val="24"/>
          <w:szCs w:val="20"/>
        </w:rPr>
        <w:t>投标人认为需要加以说明的其他内容</w:t>
      </w:r>
      <w:bookmarkEnd w:id="86"/>
    </w:p>
    <w:bookmarkEnd w:id="83"/>
    <w:p w14:paraId="4267A459">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r>
        <w:rPr>
          <w:rFonts w:hint="eastAsia" w:ascii="宋体" w:hAnsi="宋体" w:eastAsia="宋体" w:cs="宋体"/>
          <w:kern w:val="0"/>
          <w:sz w:val="24"/>
          <w:szCs w:val="20"/>
        </w:rPr>
        <w:t>（一）</w:t>
      </w:r>
      <w:r>
        <w:rPr>
          <w:rFonts w:hint="eastAsia" w:ascii="宋体" w:hAnsi="宋体" w:eastAsia="宋体" w:cs="宋体"/>
          <w:kern w:val="0"/>
          <w:sz w:val="24"/>
          <w:szCs w:val="20"/>
          <w:highlight w:val="yellow"/>
        </w:rPr>
        <w:t>政府采购违法行为风险知悉确认书</w:t>
      </w:r>
    </w:p>
    <w:p w14:paraId="2B93CA2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p>
    <w:p w14:paraId="44C8C8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本公司在投标前已充分知悉以下情形为参与政府采购活动时的重大风险事项，并承诺已对下述风险提示事项重点排查，做到严谨、诚信、依法依规参与政府采购活动。</w:t>
      </w:r>
    </w:p>
    <w:p w14:paraId="227423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一、本公司已充分知悉“隐瞒真实情况，提供虚假资料”的法定情形，相关情形包括但不限于：</w:t>
      </w:r>
    </w:p>
    <w:p w14:paraId="06B2FF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（一）通过转让或者租借等方式从其他单位获取资格或者资质证书投标的。</w:t>
      </w:r>
    </w:p>
    <w:p w14:paraId="3F4C765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（二）由其他单位或者其他单位负责人在投标供应商编制的投标文件上加盖印章或者签字的。</w:t>
      </w:r>
    </w:p>
    <w:p w14:paraId="4D26E01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（三）项目负责人或者主要技术人员不是本单位人员的。</w:t>
      </w:r>
    </w:p>
    <w:p w14:paraId="5CB125D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（四）投标保证金不是从投标供应商基本账户转出的。</w:t>
      </w:r>
    </w:p>
    <w:p w14:paraId="6E2A6B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（五）其他隐瞒真实情况、提供虚假资料的行为。</w:t>
      </w:r>
    </w:p>
    <w:p w14:paraId="11BC1D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二、本公司已充分知悉“与其他采购参加人串通投标”的法定情形，相关情形包括但不限于：</w:t>
      </w:r>
    </w:p>
    <w:p w14:paraId="0919CB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（一）投标供应商之间相互约定给予未中标的供应商利益补偿。</w:t>
      </w:r>
    </w:p>
    <w:p w14:paraId="1858B82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（二）不同投标供应商的法定代表人、主要经营负责人、项目投标授权代表人、项目负责人、主要技术人员为同一人、属同一单位或者在同一单位缴纳社会保险。</w:t>
      </w:r>
    </w:p>
    <w:p w14:paraId="291606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（三）不同投标供应商的投标文件由同一单位或者同一人编制，或者由同一人分阶段参与编制的。</w:t>
      </w:r>
    </w:p>
    <w:p w14:paraId="4C1764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（四）不同投标供应商的投标文件或部分投标文件相互混装。</w:t>
      </w:r>
    </w:p>
    <w:p w14:paraId="3CE2FF8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（五）不同投标供应商的投标文件内容存在非正常一致。</w:t>
      </w:r>
    </w:p>
    <w:p w14:paraId="122F6AF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（六）由同一单位工作人员为两家以上（含两家）供应商进行同一项投标活动的。</w:t>
      </w:r>
    </w:p>
    <w:p w14:paraId="1CC840F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（七）不同投标人的投标报价呈规律性差异。</w:t>
      </w:r>
    </w:p>
    <w:p w14:paraId="5665A70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（八）不同投标人的投标保证金从同一单位或者个人的账户转出。</w:t>
      </w:r>
    </w:p>
    <w:p w14:paraId="325E5A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（九）主管部门依照法律、法规认定的其他情形。</w:t>
      </w:r>
    </w:p>
    <w:p w14:paraId="74B950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三、本公司已充分知悉下列情形所对应的法律风险，并在投标前已对相关风险事项进行排查。</w:t>
      </w:r>
    </w:p>
    <w:p w14:paraId="169C07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rPr>
        <w:t>（一）对于从其他主体获取的投标资料，供应商应审慎核查，确保投标资料的真实性。</w:t>
      </w:r>
      <w:r>
        <w:rPr>
          <w:rFonts w:hint="eastAsia" w:ascii="宋体" w:hAnsi="宋体" w:eastAsia="宋体" w:cs="宋体"/>
          <w:b/>
        </w:rPr>
        <w:t>如主管部门查实投标文件中存在虚假资料的，无论相关资料是否由第三方或本公司员工提供，均不影响主管部门对供应商存在“隐瞒真实情况，提供虚假资料”违法行为的认定。</w:t>
      </w:r>
    </w:p>
    <w:p w14:paraId="6E1EC74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（二）对于涉及国家机关出具的公文、证件、证明材料等文件，一旦涉嫌虚假，经查实，主管部门将依法从严处理，并移送有关部门追究法律责任；涉嫌犯罪的，主管部门将一并移送司法机关追究法律责任。</w:t>
      </w:r>
    </w:p>
    <w:p w14:paraId="2DE664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（三）对于涉及安全生产、特种作业、抢险救灾、防疫等政府采购项目，供应商实施提供虚假资料、串通投标等违法行为的，主管部门将依法从严处理。</w:t>
      </w:r>
    </w:p>
    <w:p w14:paraId="08FBFF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14:paraId="06BD05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14:paraId="5E5092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（六）单位负责人为同一人或者存在直接控股、管理关系的不同供应商，不得参加同一合同项下的政府采购活动。相关情形如查实，依法作投标无效处理；涉嫌串通投标等违法行为的，主管部门将依法调查处理。</w:t>
      </w:r>
    </w:p>
    <w:p w14:paraId="2BADA9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四、本公司已充分知悉政府采购违法、违规行为的法律后果。</w:t>
      </w:r>
    </w:p>
    <w:p w14:paraId="257D82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14:paraId="2A92CC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highlight w:val="yellow"/>
        </w:rPr>
        <w:t>以下文字请投标供应商抄写并确认：“本公司已仔细阅读《政府采购违法行为风险知悉确认书》，充分知悉违法行为的法律后果，并承诺将严谨、诚信、依法依规参与政府采购活动”。</w:t>
      </w:r>
    </w:p>
    <w:tbl>
      <w:tblPr>
        <w:tblStyle w:val="475"/>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40D4EA8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11B554FF">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66C8E79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000000" w:sz="8" w:space="0"/>
              <w:right w:val="nil"/>
            </w:tcBorders>
          </w:tcPr>
          <w:p w14:paraId="18C27BA0">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02EF4A9D">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000000" w:sz="8" w:space="0"/>
              <w:right w:val="nil"/>
            </w:tcBorders>
          </w:tcPr>
          <w:p w14:paraId="75F25A77">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r w14:paraId="7F61F760">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PrEx>
        <w:tc>
          <w:tcPr>
            <w:tcW w:w="8529" w:type="dxa"/>
            <w:tcBorders>
              <w:top w:val="single" w:color="000000" w:sz="8" w:space="0"/>
              <w:left w:val="nil"/>
              <w:bottom w:val="single" w:color="auto" w:sz="8" w:space="0"/>
              <w:right w:val="nil"/>
            </w:tcBorders>
          </w:tcPr>
          <w:p w14:paraId="112A356E">
            <w:pPr>
              <w:pageBreakBefore w:val="0"/>
              <w:kinsoku/>
              <w:overflowPunct/>
              <w:topLinePunct w:val="0"/>
              <w:autoSpaceDE w:val="0"/>
              <w:autoSpaceDN w:val="0"/>
              <w:bidi w:val="0"/>
              <w:spacing w:beforeAutospacing="0" w:afterAutospacing="0" w:line="360" w:lineRule="auto"/>
              <w:ind w:left="0" w:leftChars="0" w:right="0" w:firstLine="0" w:firstLineChars="0"/>
              <w:rPr>
                <w:rFonts w:hint="eastAsia" w:ascii="宋体" w:hAnsi="宋体" w:eastAsia="宋体" w:cs="宋体"/>
                <w:spacing w:val="-4"/>
                <w:kern w:val="0"/>
                <w:szCs w:val="21"/>
              </w:rPr>
            </w:pPr>
          </w:p>
        </w:tc>
      </w:tr>
    </w:tbl>
    <w:p w14:paraId="18344608">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负责人/投标授权代表签名：</w:t>
      </w:r>
      <w:r>
        <w:rPr>
          <w:rFonts w:hint="eastAsia" w:ascii="宋体" w:hAnsi="宋体" w:eastAsia="宋体" w:cs="宋体"/>
          <w:spacing w:val="-4"/>
          <w:kern w:val="0"/>
          <w:szCs w:val="21"/>
          <w:u w:val="single"/>
        </w:rPr>
        <w:t xml:space="preserve">              </w:t>
      </w:r>
    </w:p>
    <w:p w14:paraId="03D6644D">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知悉人（公章）：</w:t>
      </w:r>
      <w:r>
        <w:rPr>
          <w:rFonts w:hint="eastAsia" w:ascii="宋体" w:hAnsi="宋体" w:eastAsia="宋体" w:cs="宋体"/>
          <w:spacing w:val="-4"/>
          <w:kern w:val="0"/>
          <w:szCs w:val="21"/>
          <w:u w:val="single"/>
        </w:rPr>
        <w:t xml:space="preserve">              </w:t>
      </w:r>
    </w:p>
    <w:p w14:paraId="4DB0F4F3">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u w:val="single"/>
        </w:rPr>
      </w:pPr>
      <w:r>
        <w:rPr>
          <w:rFonts w:hint="eastAsia" w:ascii="宋体" w:hAnsi="宋体" w:eastAsia="宋体" w:cs="宋体"/>
          <w:spacing w:val="-4"/>
          <w:kern w:val="0"/>
          <w:szCs w:val="21"/>
        </w:rPr>
        <w:t xml:space="preserve">     日期：</w:t>
      </w:r>
      <w:r>
        <w:rPr>
          <w:rFonts w:hint="eastAsia" w:ascii="宋体" w:hAnsi="宋体" w:eastAsia="宋体" w:cs="宋体"/>
          <w:spacing w:val="-4"/>
          <w:kern w:val="0"/>
          <w:szCs w:val="21"/>
          <w:u w:val="single"/>
        </w:rPr>
        <w:t xml:space="preserve">              </w:t>
      </w:r>
    </w:p>
    <w:p w14:paraId="7C81A55C">
      <w:pPr>
        <w:pageBreakBefore w:val="0"/>
        <w:widowControl/>
        <w:kinsoku/>
        <w:wordWrap w:val="0"/>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spacing w:val="-4"/>
          <w:kern w:val="0"/>
          <w:szCs w:val="21"/>
        </w:rPr>
      </w:pPr>
      <w:r>
        <w:rPr>
          <w:rFonts w:hint="eastAsia" w:ascii="宋体" w:hAnsi="宋体" w:eastAsia="宋体" w:cs="宋体"/>
          <w:spacing w:val="-4"/>
          <w:kern w:val="0"/>
          <w:szCs w:val="21"/>
        </w:rPr>
        <w:t xml:space="preserve">     </w:t>
      </w:r>
    </w:p>
    <w:p w14:paraId="76803AD9">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b/>
          <w:bCs/>
          <w:color w:val="FF0000"/>
          <w:spacing w:val="-4"/>
          <w:kern w:val="0"/>
          <w:szCs w:val="21"/>
        </w:rPr>
      </w:pPr>
      <w:r>
        <w:rPr>
          <w:rFonts w:hint="eastAsia" w:ascii="宋体" w:hAnsi="宋体" w:eastAsia="宋体" w:cs="宋体"/>
          <w:b/>
          <w:bCs/>
          <w:color w:val="FF0000"/>
          <w:spacing w:val="-4"/>
          <w:kern w:val="0"/>
          <w:szCs w:val="21"/>
        </w:rPr>
        <w:t>注：</w:t>
      </w:r>
    </w:p>
    <w:p w14:paraId="7C237BEE">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b/>
          <w:bCs/>
          <w:color w:val="FF0000"/>
          <w:spacing w:val="-4"/>
          <w:kern w:val="0"/>
          <w:szCs w:val="21"/>
        </w:rPr>
      </w:pPr>
      <w:r>
        <w:rPr>
          <w:rFonts w:hint="eastAsia" w:ascii="宋体" w:hAnsi="宋体" w:eastAsia="宋体" w:cs="宋体"/>
          <w:b/>
          <w:bCs/>
          <w:color w:val="FF0000"/>
          <w:spacing w:val="-4"/>
          <w:kern w:val="0"/>
          <w:szCs w:val="21"/>
        </w:rPr>
        <w:t>1.</w:t>
      </w:r>
      <w:r>
        <w:rPr>
          <w:rFonts w:hint="eastAsia" w:ascii="宋体" w:hAnsi="宋体" w:eastAsia="宋体" w:cs="宋体"/>
        </w:rPr>
        <w:t xml:space="preserve"> </w:t>
      </w:r>
      <w:r>
        <w:rPr>
          <w:rFonts w:hint="eastAsia" w:ascii="宋体" w:hAnsi="宋体" w:eastAsia="宋体" w:cs="宋体"/>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14:paraId="38C0DC01">
      <w:pPr>
        <w:pageBreakBefore w:val="0"/>
        <w:widowControl/>
        <w:kinsoku/>
        <w:overflowPunct/>
        <w:topLinePunct w:val="0"/>
        <w:autoSpaceDE w:val="0"/>
        <w:autoSpaceDN w:val="0"/>
        <w:bidi w:val="0"/>
        <w:spacing w:beforeAutospacing="0" w:afterAutospacing="0" w:line="360" w:lineRule="auto"/>
        <w:ind w:left="0" w:leftChars="0" w:right="0" w:firstLine="0" w:firstLineChars="0"/>
        <w:jc w:val="left"/>
        <w:rPr>
          <w:rFonts w:hint="eastAsia" w:ascii="宋体" w:hAnsi="宋体" w:eastAsia="宋体" w:cs="宋体"/>
          <w:color w:val="FF0000"/>
          <w:spacing w:val="-4"/>
          <w:kern w:val="0"/>
          <w:szCs w:val="21"/>
        </w:rPr>
      </w:pPr>
      <w:r>
        <w:rPr>
          <w:rFonts w:hint="eastAsia" w:ascii="宋体" w:hAnsi="宋体" w:eastAsia="宋体" w:cs="宋体"/>
          <w:b/>
          <w:bCs/>
          <w:color w:val="FF0000"/>
          <w:spacing w:val="-4"/>
          <w:kern w:val="0"/>
          <w:szCs w:val="21"/>
        </w:rPr>
        <w:t>2.投标供应商负责人或投标授权代表签字</w:t>
      </w:r>
      <w:r>
        <w:rPr>
          <w:rFonts w:hint="eastAsia" w:ascii="宋体" w:hAnsi="宋体" w:eastAsia="宋体" w:cs="宋体"/>
          <w:b/>
          <w:bCs/>
          <w:color w:val="FF0000"/>
          <w:spacing w:val="-4"/>
          <w:kern w:val="0"/>
          <w:szCs w:val="21"/>
          <w:highlight w:val="yellow"/>
        </w:rPr>
        <w:t>并加盖单位公章</w:t>
      </w:r>
      <w:r>
        <w:rPr>
          <w:rFonts w:hint="eastAsia" w:ascii="宋体" w:hAnsi="宋体" w:eastAsia="宋体" w:cs="宋体"/>
          <w:b/>
          <w:bCs/>
          <w:color w:val="FF0000"/>
          <w:spacing w:val="-4"/>
          <w:kern w:val="0"/>
          <w:szCs w:val="21"/>
        </w:rPr>
        <w:t>后，扫描上传至投标文件一并提交。</w:t>
      </w:r>
    </w:p>
    <w:p w14:paraId="3B7143C7">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26D639B7">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565DAF0B">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797A3CD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val="0"/>
          <w:bCs w:val="0"/>
          <w:sz w:val="24"/>
          <w:szCs w:val="20"/>
          <w:lang w:val="en-US" w:eastAsia="zh-CN"/>
        </w:rPr>
      </w:pPr>
      <w:r>
        <w:rPr>
          <w:rFonts w:hint="eastAsia" w:ascii="宋体" w:hAnsi="宋体" w:eastAsia="宋体" w:cs="宋体"/>
          <w:b w:val="0"/>
          <w:bCs w:val="0"/>
          <w:sz w:val="24"/>
          <w:szCs w:val="20"/>
          <w:lang w:val="en-US" w:eastAsia="zh-CN"/>
        </w:rPr>
        <w:t>（二）订单融资情况</w:t>
      </w:r>
    </w:p>
    <w:p w14:paraId="4EFA1375">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rPr>
      </w:pPr>
      <w:r>
        <w:rPr>
          <w:rFonts w:hint="eastAsia" w:ascii="宋体" w:hAnsi="宋体" w:eastAsia="宋体" w:cs="宋体"/>
          <w:b/>
          <w:bCs/>
          <w:lang w:val="en-US" w:eastAsia="zh-CN"/>
        </w:rPr>
        <w:t>1</w:t>
      </w:r>
      <w:r>
        <w:rPr>
          <w:rFonts w:hint="eastAsia" w:ascii="宋体" w:hAnsi="宋体" w:eastAsia="宋体" w:cs="宋体"/>
          <w:b/>
          <w:bCs/>
          <w:lang w:eastAsia="zh-CN"/>
        </w:rPr>
        <w:t>、</w:t>
      </w:r>
      <w:r>
        <w:rPr>
          <w:rFonts w:hint="eastAsia" w:ascii="宋体" w:hAnsi="宋体" w:eastAsia="宋体" w:cs="宋体"/>
          <w:b/>
          <w:bCs/>
        </w:rPr>
        <w:t>关于政府采购订单融资政策</w:t>
      </w:r>
    </w:p>
    <w:p w14:paraId="096DE060">
      <w:pPr>
        <w:pStyle w:val="2"/>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011C9FDA">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lang w:val="en-US" w:eastAsia="zh-CN"/>
        </w:rPr>
      </w:pPr>
      <w:r>
        <w:rPr>
          <w:rFonts w:hint="eastAsia" w:ascii="宋体" w:hAnsi="宋体" w:eastAsia="宋体" w:cs="宋体"/>
          <w:b/>
          <w:bCs/>
          <w:lang w:val="en-US" w:eastAsia="zh-CN"/>
        </w:rPr>
        <w:t>2</w:t>
      </w:r>
      <w:r>
        <w:rPr>
          <w:rFonts w:hint="eastAsia" w:ascii="宋体" w:hAnsi="宋体" w:eastAsia="宋体" w:cs="宋体"/>
          <w:b/>
          <w:bCs/>
          <w:lang w:eastAsia="zh-CN"/>
        </w:rPr>
        <w:t>、</w:t>
      </w:r>
      <w:r>
        <w:rPr>
          <w:rFonts w:hint="eastAsia" w:ascii="宋体" w:hAnsi="宋体" w:eastAsia="宋体" w:cs="宋体"/>
          <w:b/>
          <w:bCs/>
          <w:lang w:val="en-US" w:eastAsia="zh-CN"/>
        </w:rPr>
        <w:t>供应商账户信息</w:t>
      </w:r>
    </w:p>
    <w:p w14:paraId="011932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投标人</w:t>
      </w:r>
      <w:r>
        <w:rPr>
          <w:rFonts w:hint="eastAsia" w:ascii="宋体" w:hAnsi="宋体" w:eastAsia="宋体" w:cs="宋体"/>
          <w:szCs w:val="21"/>
          <w:lang w:eastAsia="zh-CN"/>
        </w:rPr>
        <w:t>（</w:t>
      </w:r>
      <w:r>
        <w:rPr>
          <w:rFonts w:hint="eastAsia" w:ascii="宋体" w:hAnsi="宋体" w:eastAsia="宋体" w:cs="宋体"/>
          <w:szCs w:val="21"/>
          <w:lang w:val="en-US" w:eastAsia="zh-CN"/>
        </w:rPr>
        <w:t>单位全称</w:t>
      </w:r>
      <w:r>
        <w:rPr>
          <w:rFonts w:hint="eastAsia" w:ascii="宋体" w:hAnsi="宋体" w:eastAsia="宋体" w:cs="宋体"/>
          <w:szCs w:val="21"/>
          <w:lang w:eastAsia="zh-CN"/>
        </w:rPr>
        <w:t>）</w:t>
      </w:r>
      <w:r>
        <w:rPr>
          <w:rFonts w:hint="eastAsia" w:ascii="宋体" w:hAnsi="宋体" w:eastAsia="宋体" w:cs="宋体"/>
          <w:szCs w:val="21"/>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rPr>
        <w:t xml:space="preserve">  </w:t>
      </w:r>
    </w:p>
    <w:p w14:paraId="532C4D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lang w:val="en-US" w:eastAsia="zh-CN"/>
        </w:rPr>
        <w:t>投标人</w:t>
      </w:r>
      <w:r>
        <w:rPr>
          <w:rFonts w:hint="eastAsia" w:ascii="宋体" w:hAnsi="宋体" w:eastAsia="宋体" w:cs="宋体"/>
          <w:szCs w:val="21"/>
        </w:rPr>
        <w:t>单位地址：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252237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rPr>
        <w:t>法定代表人（负责人）或其</w:t>
      </w:r>
      <w:r>
        <w:rPr>
          <w:rFonts w:hint="eastAsia" w:ascii="宋体" w:hAnsi="宋体" w:eastAsia="宋体" w:cs="宋体"/>
          <w:szCs w:val="21"/>
          <w:lang w:val="en-US" w:eastAsia="zh-CN"/>
        </w:rPr>
        <w:t>授权</w:t>
      </w:r>
      <w:r>
        <w:rPr>
          <w:rFonts w:hint="eastAsia" w:ascii="宋体" w:hAnsi="宋体" w:eastAsia="宋体" w:cs="宋体"/>
          <w:szCs w:val="21"/>
        </w:rPr>
        <w:t>委托代理人：</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0A6DA4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thick"/>
        </w:rPr>
      </w:pPr>
      <w:r>
        <w:rPr>
          <w:rFonts w:hint="eastAsia" w:ascii="宋体" w:hAnsi="宋体" w:eastAsia="宋体" w:cs="宋体"/>
          <w:szCs w:val="21"/>
          <w:lang w:val="en-US" w:eastAsia="zh-CN"/>
        </w:rPr>
        <w:t>联系</w:t>
      </w:r>
      <w:r>
        <w:rPr>
          <w:rFonts w:hint="eastAsia" w:ascii="宋体" w:hAnsi="宋体" w:eastAsia="宋体" w:cs="宋体"/>
          <w:szCs w:val="21"/>
        </w:rPr>
        <w:t>电话</w:t>
      </w:r>
      <w:r>
        <w:rPr>
          <w:rFonts w:hint="eastAsia" w:ascii="宋体" w:hAnsi="宋体" w:eastAsia="宋体" w:cs="宋体"/>
          <w:szCs w:val="21"/>
          <w:u w:val="none"/>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p>
    <w:p w14:paraId="46DACE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lang w:val="en-US" w:eastAsia="zh-CN"/>
        </w:rPr>
        <w:t>开户银行名称：</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44B223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thick"/>
          <w:lang w:eastAsia="zh-CN"/>
        </w:rPr>
      </w:pPr>
      <w:r>
        <w:rPr>
          <w:rFonts w:hint="eastAsia" w:ascii="宋体" w:hAnsi="宋体" w:eastAsia="宋体" w:cs="宋体"/>
          <w:szCs w:val="21"/>
          <w:u w:val="none"/>
          <w:lang w:val="en-US" w:eastAsia="zh-CN"/>
        </w:rPr>
        <w:t>开户银行账号：</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none"/>
          <w:lang w:eastAsia="zh-CN"/>
        </w:rPr>
        <w:t>；</w:t>
      </w:r>
    </w:p>
    <w:p w14:paraId="05A7AD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lang w:eastAsia="zh-CN"/>
        </w:rPr>
      </w:pPr>
      <w:r>
        <w:rPr>
          <w:rFonts w:hint="eastAsia" w:ascii="宋体" w:hAnsi="宋体" w:eastAsia="宋体" w:cs="宋体"/>
          <w:szCs w:val="21"/>
          <w:u w:val="none"/>
          <w:lang w:val="en-US" w:eastAsia="zh-CN"/>
        </w:rPr>
        <w:t>开户银行地址：</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thick"/>
        </w:rPr>
        <w:t xml:space="preserve">      </w:t>
      </w:r>
      <w:r>
        <w:rPr>
          <w:rFonts w:hint="eastAsia" w:ascii="宋体" w:hAnsi="宋体" w:eastAsia="宋体" w:cs="宋体"/>
          <w:szCs w:val="21"/>
          <w:u w:val="thick"/>
          <w:lang w:val="en-US" w:eastAsia="zh-CN"/>
        </w:rPr>
        <w:t xml:space="preserve">                                    </w:t>
      </w:r>
      <w:r>
        <w:rPr>
          <w:rFonts w:hint="eastAsia" w:ascii="宋体" w:hAnsi="宋体" w:eastAsia="宋体" w:cs="宋体"/>
          <w:szCs w:val="21"/>
          <w:u w:val="none"/>
          <w:lang w:eastAsia="zh-CN"/>
        </w:rPr>
        <w:t>。</w:t>
      </w:r>
    </w:p>
    <w:p w14:paraId="199220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u w:val="none"/>
        </w:rPr>
      </w:pPr>
      <w:r>
        <w:rPr>
          <w:rFonts w:hint="eastAsia" w:ascii="宋体" w:hAnsi="宋体" w:eastAsia="宋体" w:cs="宋体"/>
          <w:szCs w:val="21"/>
          <w:u w:val="none"/>
        </w:rPr>
        <w:t xml:space="preserve"> </w:t>
      </w:r>
      <w:r>
        <w:rPr>
          <w:rFonts w:hint="eastAsia" w:ascii="宋体" w:hAnsi="宋体" w:eastAsia="宋体" w:cs="宋体"/>
          <w:b/>
          <w:bCs/>
          <w:color w:val="FF0000"/>
          <w:spacing w:val="-4"/>
          <w:kern w:val="0"/>
          <w:szCs w:val="21"/>
          <w:lang w:val="en-US" w:eastAsia="zh-CN"/>
        </w:rPr>
        <w:t>注：本项填写内容作为订单融资开展的参考信息，</w:t>
      </w:r>
      <w:r>
        <w:rPr>
          <w:rFonts w:hint="eastAsia" w:ascii="宋体" w:hAnsi="宋体" w:eastAsia="宋体" w:cs="宋体"/>
          <w:b/>
          <w:bCs/>
          <w:color w:val="FF0000"/>
          <w:spacing w:val="-4"/>
          <w:kern w:val="0"/>
          <w:szCs w:val="21"/>
        </w:rPr>
        <w:t>不作为供应商资格性审查及符合性审查条件。</w:t>
      </w:r>
    </w:p>
    <w:p w14:paraId="5592DCBB">
      <w:pPr>
        <w:pageBreakBefore w:val="0"/>
        <w:widowControl/>
        <w:tabs>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宋体" w:hAnsi="宋体" w:eastAsia="宋体" w:cs="宋体"/>
          <w:b/>
          <w:bCs/>
          <w:color w:val="FF0000"/>
          <w:spacing w:val="-4"/>
          <w:kern w:val="0"/>
          <w:szCs w:val="21"/>
          <w:lang w:val="en-US" w:eastAsia="zh-CN"/>
        </w:rPr>
      </w:pPr>
    </w:p>
    <w:p w14:paraId="272EB048">
      <w:pPr>
        <w:pageBreakBefore w:val="0"/>
        <w:widowControl/>
        <w:tabs>
          <w:tab w:val="left" w:pos="6930"/>
          <w:tab w:val="left" w:pos="8200"/>
        </w:tabs>
        <w:kinsoku/>
        <w:wordWrap/>
        <w:overflowPunct/>
        <w:topLinePunct w:val="0"/>
        <w:autoSpaceDE w:val="0"/>
        <w:autoSpaceDN w:val="0"/>
        <w:bidi w:val="0"/>
        <w:spacing w:beforeAutospacing="0" w:afterAutospacing="0" w:line="360" w:lineRule="auto"/>
        <w:ind w:left="0" w:leftChars="0" w:right="0" w:firstLine="0" w:firstLineChars="0"/>
        <w:jc w:val="both"/>
        <w:rPr>
          <w:rFonts w:hint="eastAsia" w:ascii="宋体" w:hAnsi="宋体" w:eastAsia="宋体" w:cs="宋体"/>
          <w:kern w:val="0"/>
          <w:sz w:val="24"/>
        </w:rPr>
      </w:pPr>
    </w:p>
    <w:p w14:paraId="216758C8">
      <w:pPr>
        <w:pageBreakBefore w:val="0"/>
        <w:widowControl/>
        <w:kinsoku/>
        <w:wordWrap/>
        <w:overflowPunct/>
        <w:topLinePunct w:val="0"/>
        <w:autoSpaceDE w:val="0"/>
        <w:autoSpaceDN w:val="0"/>
        <w:bidi w:val="0"/>
        <w:spacing w:beforeAutospacing="0" w:afterAutospacing="0" w:line="360" w:lineRule="auto"/>
        <w:ind w:left="0" w:leftChars="0" w:right="0" w:firstLine="0" w:firstLineChars="0"/>
        <w:jc w:val="right"/>
        <w:rPr>
          <w:rFonts w:hint="eastAsia" w:ascii="宋体" w:hAnsi="宋体" w:eastAsia="宋体" w:cs="宋体"/>
          <w:kern w:val="0"/>
          <w:sz w:val="24"/>
        </w:rPr>
      </w:pPr>
    </w:p>
    <w:p w14:paraId="784A791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  ………………（根据项目具体情况增加与综合实力评审相关的节点）</w:t>
      </w:r>
    </w:p>
    <w:p w14:paraId="30C07D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46458BE2">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b/>
          <w:bCs/>
          <w:kern w:val="0"/>
          <w:sz w:val="24"/>
        </w:rPr>
      </w:pPr>
    </w:p>
    <w:p w14:paraId="779286EF">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r>
        <w:rPr>
          <w:rFonts w:hint="eastAsia" w:ascii="宋体" w:hAnsi="宋体" w:eastAsia="宋体" w:cs="宋体"/>
          <w:kern w:val="0"/>
          <w:sz w:val="24"/>
          <w:szCs w:val="20"/>
        </w:rPr>
        <w:t>（</w:t>
      </w:r>
      <w:r>
        <w:rPr>
          <w:rFonts w:hint="eastAsia" w:ascii="宋体" w:hAnsi="宋体" w:eastAsia="宋体" w:cs="宋体"/>
          <w:kern w:val="0"/>
          <w:sz w:val="24"/>
          <w:szCs w:val="20"/>
          <w:lang w:val="en-US" w:eastAsia="zh-CN"/>
        </w:rPr>
        <w:t>三</w:t>
      </w:r>
      <w:r>
        <w:rPr>
          <w:rFonts w:hint="eastAsia" w:ascii="宋体" w:hAnsi="宋体" w:eastAsia="宋体" w:cs="宋体"/>
          <w:kern w:val="0"/>
          <w:sz w:val="24"/>
          <w:szCs w:val="20"/>
        </w:rPr>
        <w:t>）投标人认为需要加以说明的其他内容（格式自定）</w:t>
      </w:r>
    </w:p>
    <w:p w14:paraId="1C4BFCB4">
      <w:pPr>
        <w:pageBreakBefore w:val="0"/>
        <w:widowControl/>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kern w:val="0"/>
          <w:sz w:val="24"/>
          <w:szCs w:val="20"/>
        </w:rPr>
      </w:pPr>
    </w:p>
    <w:p w14:paraId="23315CD7">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sz w:val="32"/>
          <w:szCs w:val="32"/>
        </w:rPr>
      </w:pPr>
    </w:p>
    <w:p w14:paraId="6876D3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761B23EF">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2D11C2F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1FB4E13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1CA3B0CD">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3E19C9F5">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01BDD6C4">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0B8CDCBC">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05BD25E8">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4D7D677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088D3300">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pPr>
    </w:p>
    <w:p w14:paraId="3F3C224B">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Cs/>
          <w:kern w:val="0"/>
          <w:sz w:val="24"/>
        </w:rPr>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pPr>
    </w:p>
    <w:p w14:paraId="6E2C0A9C">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第五章  合同条款及格式</w:t>
      </w:r>
    </w:p>
    <w:p w14:paraId="3FFA63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B40D4AB">
      <w:pPr>
        <w:pageBreakBefore w:val="0"/>
        <w:kinsoku/>
        <w:overflowPunct/>
        <w:topLinePunct w:val="0"/>
        <w:bidi w:val="0"/>
        <w:spacing w:beforeAutospacing="0" w:afterAutospacing="0" w:line="360" w:lineRule="auto"/>
        <w:ind w:left="0" w:leftChars="0" w:right="0" w:firstLine="0" w:firstLineChars="0"/>
        <w:jc w:val="center"/>
        <w:outlineLvl w:val="0"/>
        <w:rPr>
          <w:rFonts w:hint="eastAsia" w:ascii="宋体" w:hAnsi="宋体" w:eastAsia="宋体" w:cs="宋体"/>
        </w:rPr>
      </w:pPr>
      <w:bookmarkStart w:id="87" w:name="_Toc3995"/>
      <w:r>
        <w:rPr>
          <w:rFonts w:hint="eastAsia" w:ascii="宋体" w:hAnsi="宋体" w:eastAsia="宋体" w:cs="宋体"/>
          <w:b/>
          <w:sz w:val="24"/>
        </w:rPr>
        <w:t>（仅供参考，具体以项目需求及采购结果为准）</w:t>
      </w:r>
    </w:p>
    <w:p w14:paraId="59FCE682">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p>
    <w:p w14:paraId="5C0392EE">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p>
    <w:p w14:paraId="563F2D21">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p>
    <w:p w14:paraId="561C7C9A">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政府采购货物买卖合同</w:t>
      </w:r>
    </w:p>
    <w:p w14:paraId="5B8CAD05">
      <w:pPr>
        <w:pageBreakBefore w:val="0"/>
        <w:widowControl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b/>
          <w:bCs/>
          <w:spacing w:val="-20"/>
          <w:kern w:val="44"/>
          <w:sz w:val="48"/>
          <w:szCs w:val="48"/>
          <w:lang w:val="en-US" w:eastAsia="zh-CN" w:bidi="ar-SA"/>
        </w:rPr>
      </w:pPr>
      <w:r>
        <w:rPr>
          <w:rFonts w:hint="eastAsia" w:ascii="宋体" w:hAnsi="宋体" w:eastAsia="宋体" w:cs="宋体"/>
          <w:b/>
          <w:bCs/>
          <w:spacing w:val="-20"/>
          <w:kern w:val="44"/>
          <w:sz w:val="48"/>
          <w:szCs w:val="48"/>
          <w:lang w:val="en-US" w:eastAsia="zh-CN" w:bidi="ar-SA"/>
        </w:rPr>
        <w:t>（试行）</w:t>
      </w:r>
    </w:p>
    <w:p w14:paraId="42496E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74C99B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459BD8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pacing w:val="-20"/>
          <w:kern w:val="44"/>
          <w:sz w:val="40"/>
          <w:szCs w:val="40"/>
        </w:rPr>
      </w:pPr>
    </w:p>
    <w:p w14:paraId="0DDA268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kern w:val="0"/>
          <w:sz w:val="32"/>
          <w:szCs w:val="32"/>
        </w:rPr>
        <w:t>项目名称：</w:t>
      </w:r>
      <w:r>
        <w:rPr>
          <w:rFonts w:hint="eastAsia" w:ascii="宋体" w:hAnsi="宋体" w:eastAsia="宋体" w:cs="宋体"/>
          <w:sz w:val="32"/>
          <w:szCs w:val="32"/>
          <w:u w:val="single"/>
        </w:rPr>
        <w:t xml:space="preserve">                             </w:t>
      </w:r>
    </w:p>
    <w:p w14:paraId="4D7D736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u w:val="single"/>
        </w:rPr>
      </w:pPr>
      <w:r>
        <w:rPr>
          <w:rFonts w:hint="eastAsia" w:ascii="宋体" w:hAnsi="宋体" w:eastAsia="宋体" w:cs="宋体"/>
          <w:sz w:val="32"/>
          <w:szCs w:val="32"/>
        </w:rPr>
        <w:t>合同编号：</w:t>
      </w:r>
      <w:r>
        <w:rPr>
          <w:rFonts w:hint="eastAsia" w:ascii="宋体" w:hAnsi="宋体" w:eastAsia="宋体" w:cs="宋体"/>
          <w:sz w:val="32"/>
          <w:szCs w:val="32"/>
          <w:u w:val="single"/>
        </w:rPr>
        <w:t xml:space="preserve">                             </w:t>
      </w:r>
    </w:p>
    <w:p w14:paraId="1CCD66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sz w:val="32"/>
          <w:szCs w:val="32"/>
        </w:rPr>
        <w:t>甲    方：</w:t>
      </w:r>
      <w:r>
        <w:rPr>
          <w:rFonts w:hint="eastAsia" w:ascii="宋体" w:hAnsi="宋体" w:eastAsia="宋体" w:cs="宋体"/>
          <w:sz w:val="32"/>
          <w:szCs w:val="32"/>
          <w:u w:val="single"/>
        </w:rPr>
        <w:t xml:space="preserve">                             </w:t>
      </w:r>
    </w:p>
    <w:p w14:paraId="26676E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u w:val="single"/>
        </w:rPr>
      </w:pPr>
      <w:r>
        <w:rPr>
          <w:rFonts w:hint="eastAsia" w:ascii="宋体" w:hAnsi="宋体" w:eastAsia="宋体" w:cs="宋体"/>
          <w:sz w:val="32"/>
          <w:szCs w:val="32"/>
        </w:rPr>
        <w:t>乙    方：</w:t>
      </w:r>
      <w:r>
        <w:rPr>
          <w:rFonts w:hint="eastAsia" w:ascii="宋体" w:hAnsi="宋体" w:eastAsia="宋体" w:cs="宋体"/>
          <w:sz w:val="32"/>
          <w:szCs w:val="32"/>
          <w:u w:val="single"/>
        </w:rPr>
        <w:t xml:space="preserve">                             </w:t>
      </w:r>
    </w:p>
    <w:p w14:paraId="0E46EF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rPr>
      </w:pPr>
      <w:r>
        <w:rPr>
          <w:rFonts w:hint="eastAsia" w:ascii="宋体" w:hAnsi="宋体" w:eastAsia="宋体" w:cs="宋体"/>
          <w:sz w:val="32"/>
          <w:szCs w:val="32"/>
        </w:rPr>
        <w:t>签订时间：</w:t>
      </w:r>
      <w:r>
        <w:rPr>
          <w:rFonts w:hint="eastAsia" w:ascii="宋体" w:hAnsi="宋体" w:eastAsia="宋体" w:cs="宋体"/>
          <w:sz w:val="32"/>
          <w:szCs w:val="32"/>
          <w:u w:val="single"/>
        </w:rPr>
        <w:t xml:space="preserve">                             </w:t>
      </w:r>
    </w:p>
    <w:p w14:paraId="1B92F7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1B817F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r>
        <w:rPr>
          <w:rFonts w:hint="eastAsia" w:ascii="宋体" w:hAnsi="宋体" w:eastAsia="宋体" w:cs="宋体"/>
          <w:sz w:val="44"/>
          <w:szCs w:val="44"/>
        </w:rPr>
        <w:br w:type="page"/>
      </w:r>
    </w:p>
    <w:p w14:paraId="152173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p>
    <w:p w14:paraId="360041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rPr>
      </w:pPr>
    </w:p>
    <w:p w14:paraId="16AE2E53">
      <w:pPr>
        <w:pageBreakBefore w:val="0"/>
        <w:kinsoku/>
        <w:overflowPunct/>
        <w:topLinePunct w:val="0"/>
        <w:bidi w:val="0"/>
        <w:spacing w:beforeAutospacing="0" w:afterAutospacing="0" w:line="360" w:lineRule="auto"/>
        <w:ind w:left="0" w:leftChars="0" w:right="0" w:firstLine="0" w:firstLineChars="0"/>
        <w:jc w:val="center"/>
        <w:rPr>
          <w:rFonts w:hint="eastAsia" w:ascii="宋体" w:hAnsi="宋体" w:eastAsia="宋体" w:cs="宋体"/>
          <w:sz w:val="44"/>
          <w:szCs w:val="44"/>
          <w:lang w:eastAsia="zh-CN"/>
        </w:rPr>
      </w:pPr>
      <w:r>
        <w:rPr>
          <w:rFonts w:hint="eastAsia" w:ascii="宋体" w:hAnsi="宋体" w:eastAsia="宋体" w:cs="宋体"/>
          <w:sz w:val="44"/>
          <w:szCs w:val="44"/>
          <w:lang w:eastAsia="zh-CN"/>
        </w:rPr>
        <w:t>使</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用</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说</w:t>
      </w:r>
      <w:r>
        <w:rPr>
          <w:rFonts w:hint="eastAsia" w:ascii="宋体" w:hAnsi="宋体" w:eastAsia="宋体" w:cs="宋体"/>
          <w:sz w:val="44"/>
          <w:szCs w:val="44"/>
          <w:lang w:val="en-US" w:eastAsia="zh-CN"/>
        </w:rPr>
        <w:t xml:space="preserve"> </w:t>
      </w:r>
      <w:r>
        <w:rPr>
          <w:rFonts w:hint="eastAsia" w:ascii="宋体" w:hAnsi="宋体" w:eastAsia="宋体" w:cs="宋体"/>
          <w:sz w:val="44"/>
          <w:szCs w:val="44"/>
          <w:lang w:eastAsia="zh-CN"/>
        </w:rPr>
        <w:t>明</w:t>
      </w:r>
    </w:p>
    <w:p w14:paraId="02272B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p>
    <w:p w14:paraId="26D4B9C0">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1.本合同标准文本适用于购买现成货物的采购项目，不包括需要供应商定制开发、创新研发的货物采购项目。</w:t>
      </w:r>
    </w:p>
    <w:p w14:paraId="708B0C58">
      <w:pPr>
        <w:pageBreakBefore w:val="0"/>
        <w:numPr>
          <w:ilvl w:val="0"/>
          <w:numId w:val="0"/>
        </w:numPr>
        <w:kinsoku/>
        <w:overflowPunct/>
        <w:topLinePunct w:val="0"/>
        <w:bidi w:val="0"/>
        <w:spacing w:beforeAutospacing="0" w:afterAutospacing="0" w:line="360" w:lineRule="auto"/>
        <w:ind w:left="0" w:leftChars="0" w:right="0" w:firstLine="0" w:firstLineChars="0"/>
        <w:rPr>
          <w:rFonts w:hint="eastAsia" w:ascii="宋体" w:hAnsi="宋体" w:eastAsia="宋体" w:cs="宋体"/>
          <w:sz w:val="44"/>
          <w:szCs w:val="44"/>
          <w:lang w:val="en-US" w:eastAsia="zh-CN"/>
        </w:rPr>
      </w:pPr>
      <w:r>
        <w:rPr>
          <w:rFonts w:hint="eastAsia" w:ascii="宋体" w:hAnsi="宋体" w:eastAsia="宋体" w:cs="宋体"/>
          <w:sz w:val="32"/>
          <w:szCs w:val="32"/>
          <w:lang w:val="en-US" w:eastAsia="zh-CN"/>
        </w:rPr>
        <w:t>2.本合同标准文本为政府采购货物买卖合同编制提供参考，可以结合采购项目具体情况，对文本作必要的调整修订后使用。</w:t>
      </w:r>
    </w:p>
    <w:p w14:paraId="5C6678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32"/>
          <w:szCs w:val="32"/>
          <w:lang w:val="en-US" w:eastAsia="zh-CN"/>
        </w:rPr>
      </w:pPr>
      <w:r>
        <w:rPr>
          <w:rFonts w:hint="eastAsia" w:ascii="宋体" w:hAnsi="宋体" w:eastAsia="宋体" w:cs="宋体"/>
          <w:sz w:val="32"/>
          <w:szCs w:val="32"/>
          <w:lang w:val="en-US" w:eastAsia="zh-CN"/>
        </w:rPr>
        <w:t>3.本合同标准文本各条款中，如涉及填写多家供应商、制造商，多种采购标的、分包主要内容等信息的，可根据采购项目具体情况添加信息项。</w:t>
      </w:r>
    </w:p>
    <w:p w14:paraId="75C8BEEC">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 w:val="44"/>
          <w:szCs w:val="44"/>
        </w:r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bookmarkEnd w:id="87"/>
    <w:p w14:paraId="6B63CE76">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bCs/>
          <w:kern w:val="2"/>
          <w:sz w:val="28"/>
          <w:szCs w:val="28"/>
          <w:lang w:val="en-US" w:eastAsia="zh-CN" w:bidi="ar-SA"/>
        </w:rPr>
      </w:pPr>
      <w:bookmarkStart w:id="88" w:name="_Toc22209"/>
    </w:p>
    <w:p w14:paraId="484139AD">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第一节 政府采购合同协议书</w:t>
      </w:r>
      <w:bookmarkEnd w:id="88"/>
    </w:p>
    <w:p w14:paraId="34056609">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p>
    <w:p w14:paraId="1B4D4B4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甲方（全称）：</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（采购人</w:t>
      </w:r>
      <w:r>
        <w:rPr>
          <w:rFonts w:hint="eastAsia" w:ascii="宋体" w:hAnsi="宋体" w:eastAsia="宋体" w:cs="宋体"/>
          <w:szCs w:val="21"/>
          <w:lang w:eastAsia="zh-CN"/>
        </w:rPr>
        <w:t>、受采购人委托签订合同的单位</w:t>
      </w:r>
      <w:r>
        <w:rPr>
          <w:rFonts w:hint="eastAsia" w:ascii="宋体" w:hAnsi="宋体" w:eastAsia="宋体" w:cs="宋体"/>
          <w:szCs w:val="21"/>
        </w:rPr>
        <w:t>或采购</w:t>
      </w:r>
      <w:r>
        <w:rPr>
          <w:rFonts w:hint="eastAsia" w:ascii="宋体" w:hAnsi="宋体" w:eastAsia="宋体" w:cs="宋体"/>
          <w:szCs w:val="21"/>
          <w:lang w:val="en-US" w:eastAsia="zh-CN"/>
        </w:rPr>
        <w:tab/>
      </w:r>
      <w:r>
        <w:rPr>
          <w:rFonts w:hint="eastAsia" w:ascii="宋体" w:hAnsi="宋体" w:eastAsia="宋体" w:cs="宋体"/>
          <w:szCs w:val="21"/>
          <w:lang w:val="en-US" w:eastAsia="zh-CN"/>
        </w:rPr>
        <w:t xml:space="preserve">                                   </w:t>
      </w:r>
      <w:r>
        <w:rPr>
          <w:rFonts w:hint="eastAsia" w:ascii="宋体" w:hAnsi="宋体" w:eastAsia="宋体" w:cs="宋体"/>
          <w:szCs w:val="21"/>
        </w:rPr>
        <w:t>文件约定的合同甲方）</w:t>
      </w:r>
    </w:p>
    <w:p w14:paraId="25620AC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乙方</w:t>
      </w:r>
      <w:r>
        <w:rPr>
          <w:rFonts w:hint="eastAsia" w:ascii="宋体" w:hAnsi="宋体" w:eastAsia="宋体" w:cs="宋体"/>
          <w:szCs w:val="21"/>
          <w:lang w:val="en-US" w:eastAsia="zh-CN"/>
        </w:rPr>
        <w:t>1</w:t>
      </w:r>
      <w:r>
        <w:rPr>
          <w:rFonts w:hint="eastAsia" w:ascii="宋体" w:hAnsi="宋体" w:eastAsia="宋体" w:cs="宋体"/>
          <w:szCs w:val="21"/>
        </w:rPr>
        <w:t>（全称）：</w:t>
      </w:r>
      <w:r>
        <w:rPr>
          <w:rFonts w:hint="eastAsia" w:ascii="宋体" w:hAnsi="宋体" w:eastAsia="宋体" w:cs="宋体"/>
          <w:szCs w:val="21"/>
          <w:u w:val="single"/>
        </w:rPr>
        <w:t xml:space="preserve">                       </w:t>
      </w:r>
      <w:r>
        <w:rPr>
          <w:rFonts w:hint="eastAsia" w:ascii="宋体" w:hAnsi="宋体" w:eastAsia="宋体" w:cs="宋体"/>
          <w:szCs w:val="21"/>
        </w:rPr>
        <w:t>（供应商）</w:t>
      </w:r>
    </w:p>
    <w:p w14:paraId="6E5A348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乙方2（全称）：</w:t>
      </w:r>
      <w:r>
        <w:rPr>
          <w:rFonts w:hint="eastAsia" w:ascii="宋体" w:hAnsi="宋体" w:eastAsia="宋体" w:cs="宋体"/>
          <w:szCs w:val="21"/>
          <w:u w:val="single"/>
        </w:rPr>
        <w:t xml:space="preserve">                        </w:t>
      </w:r>
      <w:r>
        <w:rPr>
          <w:rFonts w:hint="eastAsia" w:ascii="宋体" w:hAnsi="宋体" w:eastAsia="宋体" w:cs="宋体"/>
          <w:szCs w:val="21"/>
        </w:rPr>
        <w:t>（联合体成员供应商或其他合同主体）（如有）</w:t>
      </w:r>
    </w:p>
    <w:p w14:paraId="32729C6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lang w:eastAsia="zh-CN"/>
        </w:rPr>
        <w:t>乙方</w:t>
      </w:r>
      <w:r>
        <w:rPr>
          <w:rFonts w:hint="eastAsia" w:ascii="宋体" w:hAnsi="宋体" w:eastAsia="宋体" w:cs="宋体"/>
          <w:szCs w:val="21"/>
          <w:lang w:val="en-US" w:eastAsia="zh-CN"/>
        </w:rPr>
        <w:t>3</w:t>
      </w:r>
      <w:r>
        <w:rPr>
          <w:rFonts w:hint="eastAsia" w:ascii="宋体" w:hAnsi="宋体" w:eastAsia="宋体" w:cs="宋体"/>
          <w:lang w:val="en-US" w:eastAsia="zh-CN"/>
        </w:rPr>
        <w:t>（全称）</w:t>
      </w:r>
      <w:r>
        <w:rPr>
          <w:rFonts w:hint="eastAsia" w:ascii="宋体" w:hAnsi="宋体" w:eastAsia="宋体" w:cs="宋体"/>
          <w:szCs w:val="21"/>
          <w:u w:val="single"/>
        </w:rPr>
        <w:t xml:space="preserve">                          </w:t>
      </w:r>
      <w:r>
        <w:rPr>
          <w:rFonts w:hint="eastAsia" w:ascii="宋体" w:hAnsi="宋体" w:eastAsia="宋体" w:cs="宋体"/>
          <w:szCs w:val="21"/>
        </w:rPr>
        <w:t>（联合体成员供应商或其他合同主体）（如有）</w:t>
      </w:r>
    </w:p>
    <w:p w14:paraId="10B3723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p>
    <w:p w14:paraId="7B0D1DE9">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依据《中华人民共和国民法典》《中华人民共和国政府采购法》《深圳经济特区政府采购条例》等有关的法律法规，以及</w:t>
      </w:r>
      <w:r>
        <w:rPr>
          <w:rFonts w:hint="eastAsia" w:ascii="宋体" w:hAnsi="宋体" w:eastAsia="宋体" w:cs="宋体"/>
          <w:i w:val="0"/>
          <w:iCs w:val="0"/>
          <w:kern w:val="2"/>
          <w:sz w:val="21"/>
          <w:szCs w:val="21"/>
          <w:u w:val="none"/>
          <w:lang w:val="en-US" w:eastAsia="zh-CN" w:bidi="ar-SA"/>
        </w:rPr>
        <w:t>本采购项目</w:t>
      </w:r>
      <w:r>
        <w:rPr>
          <w:rFonts w:hint="eastAsia" w:ascii="宋体" w:hAnsi="宋体" w:eastAsia="宋体" w:cs="宋体"/>
          <w:kern w:val="2"/>
          <w:sz w:val="21"/>
          <w:szCs w:val="21"/>
          <w:lang w:val="en-US" w:eastAsia="zh-CN" w:bidi="ar-SA"/>
        </w:rPr>
        <w:t xml:space="preserve">的招标文件等采购文件、乙方的《投标（响应）文件》及《中标（成交）通知书》，甲乙双方同意签订本合同。具体情况及要求如下：     </w:t>
      </w:r>
    </w:p>
    <w:p w14:paraId="6FA4EB48">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项目信息</w:t>
      </w:r>
    </w:p>
    <w:p w14:paraId="650F1D06">
      <w:pPr>
        <w:pageBreakBefore w:val="0"/>
        <w:widowControl w:val="0"/>
        <w:numPr>
          <w:ilvl w:val="0"/>
          <w:numId w:val="10"/>
        </w:numPr>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u w:val="single"/>
          <w:lang w:val="en-US" w:eastAsia="zh-CN" w:bidi="ar-SA"/>
        </w:rPr>
      </w:pPr>
      <w:r>
        <w:rPr>
          <w:rFonts w:hint="eastAsia" w:ascii="宋体" w:hAnsi="宋体" w:eastAsia="宋体" w:cs="宋体"/>
          <w:kern w:val="2"/>
          <w:sz w:val="21"/>
          <w:szCs w:val="21"/>
          <w:lang w:val="en-US" w:eastAsia="zh-CN" w:bidi="ar-SA"/>
        </w:rPr>
        <w:t>采购项目名称：</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p>
    <w:p w14:paraId="138572E4">
      <w:pPr>
        <w:pageBreakBefore w:val="0"/>
        <w:widowControl w:val="0"/>
        <w:numPr>
          <w:ilvl w:val="-1"/>
          <w:numId w:val="0"/>
        </w:numPr>
        <w:tabs>
          <w:tab w:val="left" w:pos="999"/>
        </w:tabs>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u w:val="none"/>
          <w:lang w:val="en-US" w:eastAsia="zh-CN" w:bidi="ar-SA"/>
        </w:rPr>
      </w:pPr>
      <w:r>
        <w:rPr>
          <w:rFonts w:hint="eastAsia" w:ascii="宋体" w:hAnsi="宋体" w:eastAsia="宋体" w:cs="宋体"/>
          <w:kern w:val="2"/>
          <w:sz w:val="21"/>
          <w:szCs w:val="21"/>
          <w:u w:val="none"/>
          <w:lang w:val="en-US" w:eastAsia="zh-CN" w:bidi="ar-SA"/>
        </w:rPr>
        <w:t xml:space="preserve">         采购项目编号：</w:t>
      </w:r>
      <w:r>
        <w:rPr>
          <w:rFonts w:hint="eastAsia" w:ascii="宋体" w:hAnsi="宋体" w:eastAsia="宋体" w:cs="宋体"/>
          <w:kern w:val="2"/>
          <w:sz w:val="21"/>
          <w:szCs w:val="21"/>
          <w:u w:val="single"/>
          <w:lang w:val="en-US" w:eastAsia="zh-CN" w:bidi="ar-SA"/>
        </w:rPr>
        <w:t xml:space="preserve">                                          </w:t>
      </w:r>
    </w:p>
    <w:p w14:paraId="152892DC">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（2）采购计划编号：</w:t>
      </w:r>
      <w:r>
        <w:rPr>
          <w:rFonts w:hint="eastAsia" w:ascii="宋体" w:hAnsi="宋体" w:eastAsia="宋体" w:cs="宋体"/>
          <w:kern w:val="2"/>
          <w:sz w:val="21"/>
          <w:szCs w:val="21"/>
          <w:u w:val="single"/>
          <w:lang w:val="en-US" w:eastAsia="zh-CN" w:bidi="ar-SA"/>
        </w:rPr>
        <w:t xml:space="preserve">                                          </w:t>
      </w:r>
      <w:r>
        <w:rPr>
          <w:rFonts w:hint="eastAsia" w:ascii="宋体" w:hAnsi="宋体" w:eastAsia="宋体" w:cs="宋体"/>
          <w:kern w:val="2"/>
          <w:sz w:val="21"/>
          <w:szCs w:val="21"/>
          <w:lang w:val="en-US" w:eastAsia="zh-CN" w:bidi="ar-SA"/>
        </w:rPr>
        <w:t xml:space="preserve"> </w:t>
      </w:r>
    </w:p>
    <w:p w14:paraId="265125F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（3）项目内容：</w:t>
      </w:r>
    </w:p>
    <w:p w14:paraId="004B29D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w:t>
      </w:r>
      <w:r>
        <w:rPr>
          <w:rFonts w:hint="eastAsia" w:ascii="宋体" w:hAnsi="宋体" w:eastAsia="宋体" w:cs="宋体"/>
          <w:szCs w:val="21"/>
          <w:lang w:eastAsia="zh-CN"/>
        </w:rPr>
        <w:t>采购标的及数量</w:t>
      </w:r>
      <w:r>
        <w:rPr>
          <w:rFonts w:hint="eastAsia" w:ascii="宋体" w:hAnsi="宋体" w:eastAsia="宋体" w:cs="宋体"/>
          <w:szCs w:val="21"/>
          <w:lang w:val="en-US" w:eastAsia="zh-CN"/>
        </w:rPr>
        <w:t>（台/套</w:t>
      </w:r>
      <w:r>
        <w:rPr>
          <w:rFonts w:hint="eastAsia" w:ascii="宋体" w:hAnsi="宋体" w:eastAsia="宋体" w:cs="宋体"/>
          <w:szCs w:val="21"/>
          <w:lang w:val="en" w:eastAsia="zh-CN"/>
        </w:rPr>
        <w:t>/个/架/组等</w:t>
      </w:r>
      <w:r>
        <w:rPr>
          <w:rFonts w:hint="eastAsia" w:ascii="宋体" w:hAnsi="宋体" w:eastAsia="宋体" w:cs="宋体"/>
          <w:szCs w:val="21"/>
          <w:lang w:val="en-US" w:eastAsia="zh-CN"/>
        </w:rPr>
        <w:t>）</w:t>
      </w:r>
      <w:r>
        <w:rPr>
          <w:rFonts w:hint="eastAsia" w:ascii="宋体" w:hAnsi="宋体" w:eastAsia="宋体" w:cs="宋体"/>
          <w:szCs w:val="21"/>
          <w:lang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149E33D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 w:eastAsia="zh-CN"/>
        </w:rPr>
      </w:pP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 w:eastAsia="zh-CN"/>
        </w:rPr>
        <w:t xml:space="preserve">     </w:t>
      </w:r>
      <w:r>
        <w:rPr>
          <w:rFonts w:hint="eastAsia" w:ascii="宋体" w:hAnsi="宋体" w:eastAsia="宋体" w:cs="宋体"/>
          <w:szCs w:val="21"/>
          <w:lang w:val="en-US" w:eastAsia="zh-CN"/>
        </w:rPr>
        <w:t>规格型号：</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lang w:val="en" w:eastAsia="zh-CN"/>
        </w:rPr>
        <w:t xml:space="preserve">   </w:t>
      </w:r>
    </w:p>
    <w:p w14:paraId="0387ABD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none"/>
          <w:lang w:val="en-US" w:eastAsia="zh-CN"/>
        </w:rPr>
        <w:t>采购标的的技术要求、商务要求具体见附件。</w:t>
      </w:r>
    </w:p>
    <w:p w14:paraId="61DF2269">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①涉及信息类产品，请填写该产品关键部件的品牌、型号：</w:t>
      </w:r>
    </w:p>
    <w:p w14:paraId="7837A552">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kern w:val="0"/>
          <w:szCs w:val="21"/>
          <w:u w:val="single"/>
          <w:lang w:val="en-US" w:eastAsia="zh-CN"/>
        </w:rPr>
      </w:pPr>
      <w:r>
        <w:rPr>
          <w:rFonts w:hint="eastAsia" w:ascii="宋体" w:hAnsi="宋体" w:eastAsia="宋体" w:cs="宋体"/>
          <w:szCs w:val="21"/>
          <w:lang w:val="en-US" w:eastAsia="zh-CN"/>
        </w:rPr>
        <w:t xml:space="preserve">     标的名称：</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single"/>
          <w:lang w:val="en" w:eastAsia="zh-CN"/>
        </w:rPr>
        <w:t xml:space="preserve">               </w:t>
      </w:r>
      <w:r>
        <w:rPr>
          <w:rFonts w:hint="eastAsia" w:ascii="宋体" w:hAnsi="宋体" w:eastAsia="宋体" w:cs="宋体"/>
          <w:kern w:val="0"/>
          <w:szCs w:val="21"/>
          <w:u w:val="single"/>
          <w:lang w:val="en-US" w:eastAsia="zh-CN"/>
        </w:rPr>
        <w:t xml:space="preserve">    </w:t>
      </w:r>
    </w:p>
    <w:p w14:paraId="01B58224">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关键部件：</w:t>
      </w:r>
      <w:r>
        <w:rPr>
          <w:rFonts w:hint="eastAsia" w:ascii="宋体" w:hAnsi="宋体" w:eastAsia="宋体" w:cs="宋体"/>
          <w:kern w:val="0"/>
          <w:szCs w:val="21"/>
          <w:u w:val="single"/>
          <w:lang w:val="en-US" w:eastAsia="zh-CN"/>
        </w:rPr>
        <w:t xml:space="preserve">          </w:t>
      </w:r>
      <w:r>
        <w:rPr>
          <w:rFonts w:hint="eastAsia" w:ascii="宋体" w:hAnsi="宋体" w:eastAsia="宋体" w:cs="宋体"/>
          <w:kern w:val="0"/>
          <w:szCs w:val="21"/>
          <w:u w:val="none"/>
          <w:lang w:val="en-US" w:eastAsia="zh-CN"/>
        </w:rPr>
        <w:t xml:space="preserve"> </w:t>
      </w:r>
      <w:r>
        <w:rPr>
          <w:rFonts w:hint="eastAsia" w:ascii="宋体" w:hAnsi="宋体" w:eastAsia="宋体" w:cs="宋体"/>
          <w:szCs w:val="21"/>
          <w:lang w:val="en-US" w:eastAsia="zh-CN"/>
        </w:rPr>
        <w:t>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w:t>
      </w:r>
      <w:r>
        <w:rPr>
          <w:rFonts w:hint="eastAsia" w:ascii="宋体" w:hAnsi="宋体" w:eastAsia="宋体" w:cs="宋体"/>
          <w:szCs w:val="21"/>
          <w:lang w:val="en-US" w:eastAsia="zh-CN"/>
        </w:rPr>
        <w:t>型号：</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w:t>
      </w:r>
    </w:p>
    <w:p w14:paraId="5BBC2FF5">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kern w:val="2"/>
          <w:sz w:val="21"/>
          <w:szCs w:val="21"/>
          <w:lang w:val="en-US" w:eastAsia="zh-CN" w:bidi="ar-SA"/>
        </w:rPr>
        <w:t>关键部件</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w:t>
      </w:r>
    </w:p>
    <w:p w14:paraId="5C114B4F">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关键部件：</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品牌：</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u w:val="none"/>
          <w:lang w:val="en-US" w:eastAsia="zh-CN" w:bidi="ar-SA"/>
        </w:rPr>
        <w:t xml:space="preserve"> </w:t>
      </w:r>
      <w:r>
        <w:rPr>
          <w:rFonts w:hint="eastAsia" w:ascii="宋体" w:hAnsi="宋体" w:eastAsia="宋体" w:cs="宋体"/>
          <w:sz w:val="21"/>
          <w:szCs w:val="21"/>
          <w:lang w:val="en-US" w:eastAsia="zh-CN" w:bidi="ar-SA"/>
        </w:rPr>
        <w:t>型号：</w:t>
      </w:r>
      <w:r>
        <w:rPr>
          <w:rFonts w:hint="eastAsia" w:ascii="宋体" w:hAnsi="宋体" w:eastAsia="宋体" w:cs="宋体"/>
          <w:sz w:val="21"/>
          <w:szCs w:val="21"/>
          <w:u w:val="single"/>
          <w:lang w:val="en-US" w:eastAsia="zh-CN" w:bidi="ar-SA"/>
        </w:rPr>
        <w:t xml:space="preserve">       </w:t>
      </w:r>
    </w:p>
    <w:p w14:paraId="705FD4DE">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（注：关键部件是指财政部会同有关部门发布的政府采购需求标准规定的需要通过国家有关部门指定的测评机构开展的安全可靠测评的软硬件，如CPU芯片、操作系统、数据库等。）</w:t>
      </w:r>
    </w:p>
    <w:p w14:paraId="270CCD46">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②涉及车辆采购，请填写是否属于新能源汽车：</w:t>
      </w:r>
    </w:p>
    <w:p w14:paraId="03542115">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是，《政府采购品目分类目录》底级品目名称</w:t>
      </w:r>
      <w:r>
        <w:rPr>
          <w:rFonts w:hint="eastAsia" w:ascii="宋体" w:hAnsi="宋体" w:eastAsia="宋体" w:cs="宋体"/>
          <w:sz w:val="21"/>
          <w:szCs w:val="21"/>
          <w:lang w:val="en-US" w:eastAsia="zh-CN" w:bidi="ar-SA"/>
        </w:rPr>
        <w:t>：</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数量：</w:t>
      </w:r>
      <w:r>
        <w:rPr>
          <w:rFonts w:hint="eastAsia" w:ascii="宋体" w:hAnsi="宋体" w:eastAsia="宋体" w:cs="宋体"/>
          <w:sz w:val="21"/>
          <w:szCs w:val="21"/>
          <w:u w:val="single"/>
          <w:lang w:val="en-US" w:eastAsia="zh-CN" w:bidi="ar-SA"/>
        </w:rPr>
        <w:t xml:space="preserve">    </w:t>
      </w:r>
      <w:r>
        <w:rPr>
          <w:rFonts w:hint="eastAsia" w:ascii="宋体" w:hAnsi="宋体" w:eastAsia="宋体" w:cs="宋体"/>
          <w:sz w:val="21"/>
          <w:szCs w:val="21"/>
          <w:lang w:val="en-US" w:eastAsia="zh-CN" w:bidi="ar-SA"/>
        </w:rPr>
        <w:t xml:space="preserve"> 金额：</w:t>
      </w:r>
      <w:r>
        <w:rPr>
          <w:rFonts w:hint="eastAsia" w:ascii="宋体" w:hAnsi="宋体" w:eastAsia="宋体" w:cs="宋体"/>
          <w:sz w:val="21"/>
          <w:szCs w:val="21"/>
          <w:u w:val="single"/>
          <w:lang w:val="en-US" w:eastAsia="zh-CN" w:bidi="ar-SA"/>
        </w:rPr>
        <w:t xml:space="preserve">     </w:t>
      </w:r>
      <w:r>
        <w:rPr>
          <w:rFonts w:hint="eastAsia" w:ascii="宋体" w:hAnsi="宋体" w:eastAsia="宋体" w:cs="宋体"/>
          <w:iCs w:val="0"/>
          <w:sz w:val="21"/>
          <w:szCs w:val="21"/>
          <w:lang w:val="en-US" w:eastAsia="zh-CN" w:bidi="ar-SA"/>
        </w:rPr>
        <w:t xml:space="preserve"> </w:t>
      </w:r>
    </w:p>
    <w:p w14:paraId="3E2390DF">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否</w:t>
      </w:r>
    </w:p>
    <w:p w14:paraId="2A960CD3">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lang w:val="en-US" w:eastAsia="zh-CN" w:bidi="ar-SA"/>
        </w:rPr>
      </w:pPr>
      <w:r>
        <w:rPr>
          <w:rFonts w:hint="eastAsia" w:ascii="宋体" w:hAnsi="宋体" w:eastAsia="宋体" w:cs="宋体"/>
          <w:iCs w:val="0"/>
          <w:sz w:val="21"/>
          <w:szCs w:val="21"/>
          <w:lang w:val="en-US" w:eastAsia="zh-CN" w:bidi="ar-SA"/>
        </w:rPr>
        <w:t xml:space="preserve">    （</w:t>
      </w:r>
      <w:r>
        <w:rPr>
          <w:rFonts w:hint="eastAsia" w:ascii="宋体" w:hAnsi="宋体" w:eastAsia="宋体" w:cs="宋体"/>
          <w:iCs w:val="0"/>
          <w:sz w:val="21"/>
          <w:szCs w:val="21"/>
          <w:lang w:val="en" w:eastAsia="zh-CN" w:bidi="ar-SA"/>
        </w:rPr>
        <w:t>4</w:t>
      </w:r>
      <w:r>
        <w:rPr>
          <w:rFonts w:hint="eastAsia" w:ascii="宋体" w:hAnsi="宋体" w:eastAsia="宋体" w:cs="宋体"/>
          <w:iCs w:val="0"/>
          <w:sz w:val="21"/>
          <w:szCs w:val="21"/>
          <w:lang w:val="en-US" w:eastAsia="zh-CN" w:bidi="ar-SA"/>
        </w:rPr>
        <w:t>）政府采购组织形式：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集中采购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自行采购</w:t>
      </w:r>
    </w:p>
    <w:p w14:paraId="6CB5F220">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u w:val="single"/>
          <w:lang w:val="en-US" w:eastAsia="zh-CN" w:bidi="ar-SA"/>
        </w:rPr>
      </w:pPr>
      <w:r>
        <w:rPr>
          <w:rFonts w:hint="eastAsia" w:ascii="宋体" w:hAnsi="宋体" w:eastAsia="宋体" w:cs="宋体"/>
          <w:iCs w:val="0"/>
          <w:sz w:val="21"/>
          <w:szCs w:val="21"/>
          <w:lang w:val="en-US" w:eastAsia="zh-CN" w:bidi="ar-SA"/>
        </w:rPr>
        <w:t>（</w:t>
      </w:r>
      <w:r>
        <w:rPr>
          <w:rFonts w:hint="eastAsia" w:ascii="宋体" w:hAnsi="宋体" w:eastAsia="宋体" w:cs="宋体"/>
          <w:iCs w:val="0"/>
          <w:sz w:val="21"/>
          <w:szCs w:val="21"/>
          <w:lang w:val="en" w:eastAsia="zh-CN" w:bidi="ar-SA"/>
        </w:rPr>
        <w:t>5</w:t>
      </w:r>
      <w:r>
        <w:rPr>
          <w:rFonts w:hint="eastAsia" w:ascii="宋体" w:hAnsi="宋体" w:eastAsia="宋体" w:cs="宋体"/>
          <w:iCs w:val="0"/>
          <w:sz w:val="21"/>
          <w:szCs w:val="21"/>
          <w:lang w:val="en-US" w:eastAsia="zh-CN" w:bidi="ar-SA"/>
        </w:rPr>
        <w:t>）政府采购方式：</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公开招标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竞争性谈判</w:t>
      </w:r>
      <w:r>
        <w:rPr>
          <w:rFonts w:hint="eastAsia" w:ascii="宋体" w:hAnsi="宋体" w:eastAsia="宋体" w:cs="宋体"/>
          <w:sz w:val="22"/>
          <w:szCs w:val="21"/>
          <w:u w:val="none"/>
          <w:lang w:val="en-US" w:eastAsia="zh-CN" w:bidi="ar-SA"/>
        </w:rPr>
        <w:t xml:space="preserve">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单一来源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竞价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 xml:space="preserve">框架协议 </w:t>
      </w:r>
      <w:r>
        <w:rPr>
          <w:rFonts w:hint="eastAsia" w:ascii="宋体" w:hAnsi="宋体" w:eastAsia="宋体" w:cs="宋体"/>
          <w:iCs w:val="0"/>
          <w:sz w:val="21"/>
          <w:szCs w:val="21"/>
          <w:lang w:val="en-US" w:eastAsia="zh-CN" w:bidi="ar-SA"/>
        </w:rPr>
        <w:sym w:font="Wingdings" w:char="00A8"/>
      </w:r>
      <w:r>
        <w:rPr>
          <w:rFonts w:hint="eastAsia" w:ascii="宋体" w:hAnsi="宋体" w:eastAsia="宋体" w:cs="宋体"/>
          <w:iCs w:val="0"/>
          <w:sz w:val="21"/>
          <w:szCs w:val="21"/>
          <w:lang w:val="en-US" w:eastAsia="zh-CN" w:bidi="ar-SA"/>
        </w:rPr>
        <w:t>其他：</w:t>
      </w:r>
      <w:r>
        <w:rPr>
          <w:rFonts w:hint="eastAsia" w:ascii="宋体" w:hAnsi="宋体" w:eastAsia="宋体" w:cs="宋体"/>
          <w:iCs w:val="0"/>
          <w:sz w:val="21"/>
          <w:szCs w:val="21"/>
          <w:u w:val="single"/>
          <w:lang w:val="en-US" w:eastAsia="zh-CN" w:bidi="ar-SA"/>
        </w:rPr>
        <w:t xml:space="preserve">          </w:t>
      </w:r>
    </w:p>
    <w:p w14:paraId="712291E7">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 w:val="21"/>
          <w:szCs w:val="21"/>
          <w:u w:val="none"/>
          <w:lang w:val="en-US" w:eastAsia="zh-CN" w:bidi="ar-SA"/>
        </w:rPr>
      </w:pPr>
      <w:r>
        <w:rPr>
          <w:rFonts w:hint="eastAsia" w:ascii="宋体" w:hAnsi="宋体" w:eastAsia="宋体" w:cs="宋体"/>
          <w:iCs w:val="0"/>
          <w:sz w:val="21"/>
          <w:szCs w:val="21"/>
          <w:u w:val="none"/>
          <w:lang w:val="en-US" w:eastAsia="zh-CN" w:bidi="ar-SA"/>
        </w:rPr>
        <w:t>（注：在框架协议采购的第二阶段，可选择使用该合同文本）</w:t>
      </w:r>
    </w:p>
    <w:p w14:paraId="120A1290">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w w:val="100"/>
          <w:kern w:val="2"/>
          <w:sz w:val="21"/>
          <w:szCs w:val="21"/>
          <w:lang w:val="en-US" w:eastAsia="zh-CN" w:bidi="ar-SA"/>
        </w:rPr>
      </w:pPr>
      <w:r>
        <w:rPr>
          <w:rFonts w:hint="eastAsia" w:ascii="宋体" w:hAnsi="宋体" w:eastAsia="宋体" w:cs="宋体"/>
          <w:sz w:val="22"/>
          <w:szCs w:val="21"/>
          <w:lang w:val="en-US" w:eastAsia="zh-CN" w:bidi="ar-SA"/>
        </w:rPr>
        <w:t xml:space="preserve"> （</w:t>
      </w:r>
      <w:r>
        <w:rPr>
          <w:rFonts w:hint="eastAsia" w:ascii="宋体" w:hAnsi="宋体" w:eastAsia="宋体" w:cs="宋体"/>
          <w:sz w:val="22"/>
          <w:szCs w:val="21"/>
          <w:lang w:val="en" w:eastAsia="zh-CN" w:bidi="ar-SA"/>
        </w:rPr>
        <w:t>6</w:t>
      </w:r>
      <w:r>
        <w:rPr>
          <w:rFonts w:hint="eastAsia" w:ascii="宋体" w:hAnsi="宋体" w:eastAsia="宋体" w:cs="宋体"/>
          <w:sz w:val="22"/>
          <w:szCs w:val="21"/>
          <w:lang w:val="en-US" w:eastAsia="zh-CN" w:bidi="ar-SA"/>
        </w:rPr>
        <w:t>）</w:t>
      </w:r>
      <w:r>
        <w:rPr>
          <w:rFonts w:hint="eastAsia" w:ascii="宋体" w:hAnsi="宋体" w:eastAsia="宋体" w:cs="宋体"/>
          <w:w w:val="100"/>
          <w:kern w:val="2"/>
          <w:sz w:val="21"/>
          <w:szCs w:val="21"/>
          <w:lang w:val="en-US" w:eastAsia="zh-CN" w:bidi="ar-SA"/>
        </w:rPr>
        <w:t>中标（成交）采购标的制造商是否为中小企业：</w:t>
      </w:r>
      <w:r>
        <w:rPr>
          <w:rFonts w:hint="eastAsia" w:ascii="宋体" w:hAnsi="宋体" w:eastAsia="宋体" w:cs="宋体"/>
          <w:w w:val="100"/>
          <w:kern w:val="2"/>
          <w:sz w:val="21"/>
          <w:szCs w:val="21"/>
          <w:lang w:val="en-US" w:eastAsia="zh-CN" w:bidi="ar-SA"/>
        </w:rPr>
        <w:sym w:font="Wingdings" w:char="00A8"/>
      </w:r>
      <w:r>
        <w:rPr>
          <w:rFonts w:hint="eastAsia" w:ascii="宋体" w:hAnsi="宋体" w:eastAsia="宋体" w:cs="宋体"/>
          <w:w w:val="100"/>
          <w:kern w:val="2"/>
          <w:sz w:val="21"/>
          <w:szCs w:val="21"/>
          <w:lang w:val="en-US" w:eastAsia="zh-CN" w:bidi="ar-SA"/>
        </w:rPr>
        <w:t xml:space="preserve">是      </w:t>
      </w:r>
      <w:r>
        <w:rPr>
          <w:rFonts w:hint="eastAsia" w:ascii="宋体" w:hAnsi="宋体" w:eastAsia="宋体" w:cs="宋体"/>
          <w:w w:val="100"/>
          <w:kern w:val="2"/>
          <w:sz w:val="21"/>
          <w:szCs w:val="21"/>
          <w:lang w:val="en-US" w:eastAsia="zh-CN" w:bidi="ar-SA"/>
        </w:rPr>
        <w:sym w:font="Wingdings" w:char="00A8"/>
      </w:r>
      <w:r>
        <w:rPr>
          <w:rFonts w:hint="eastAsia" w:ascii="宋体" w:hAnsi="宋体" w:eastAsia="宋体" w:cs="宋体"/>
          <w:w w:val="100"/>
          <w:kern w:val="2"/>
          <w:sz w:val="21"/>
          <w:szCs w:val="21"/>
          <w:lang w:val="en-US" w:eastAsia="zh-CN" w:bidi="ar-SA"/>
        </w:rPr>
        <w:t>否</w:t>
      </w:r>
    </w:p>
    <w:p w14:paraId="1796B1A9">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w w:val="100"/>
          <w:szCs w:val="21"/>
          <w:lang w:val="en-US" w:eastAsia="zh-CN"/>
        </w:rPr>
        <w:t xml:space="preserve">         本合同</w:t>
      </w:r>
      <w:r>
        <w:rPr>
          <w:rFonts w:hint="eastAsia" w:ascii="宋体" w:hAnsi="宋体" w:eastAsia="宋体" w:cs="宋体"/>
          <w:w w:val="100"/>
          <w:szCs w:val="21"/>
        </w:rPr>
        <w:t>是否</w:t>
      </w:r>
      <w:r>
        <w:rPr>
          <w:rFonts w:hint="eastAsia" w:ascii="宋体" w:hAnsi="宋体" w:eastAsia="宋体" w:cs="宋体"/>
          <w:w w:val="100"/>
          <w:szCs w:val="21"/>
          <w:lang w:eastAsia="zh-CN"/>
        </w:rPr>
        <w:t>为专门面向</w:t>
      </w:r>
      <w:r>
        <w:rPr>
          <w:rFonts w:hint="eastAsia" w:ascii="宋体" w:hAnsi="宋体" w:eastAsia="宋体" w:cs="宋体"/>
          <w:w w:val="100"/>
          <w:szCs w:val="21"/>
        </w:rPr>
        <w:t>中小企业</w:t>
      </w:r>
      <w:r>
        <w:rPr>
          <w:rFonts w:hint="eastAsia" w:ascii="宋体" w:hAnsi="宋体" w:eastAsia="宋体" w:cs="宋体"/>
          <w:w w:val="100"/>
          <w:szCs w:val="21"/>
          <w:lang w:eastAsia="zh-CN"/>
        </w:rPr>
        <w:t>的采</w:t>
      </w:r>
      <w:r>
        <w:rPr>
          <w:rFonts w:hint="eastAsia" w:ascii="宋体" w:hAnsi="宋体" w:eastAsia="宋体" w:cs="宋体"/>
          <w:w w:val="100"/>
          <w:szCs w:val="21"/>
          <w:shd w:val="clear"/>
          <w:lang w:eastAsia="zh-CN"/>
        </w:rPr>
        <w:t>购</w:t>
      </w:r>
      <w:r>
        <w:rPr>
          <w:rFonts w:hint="eastAsia" w:ascii="宋体" w:hAnsi="宋体" w:eastAsia="宋体" w:cs="宋体"/>
          <w:w w:val="100"/>
          <w:szCs w:val="21"/>
          <w:shd w:val="clear"/>
        </w:rPr>
        <w:t>合同</w:t>
      </w:r>
      <w:r>
        <w:rPr>
          <w:rFonts w:hint="eastAsia" w:ascii="宋体" w:hAnsi="宋体" w:eastAsia="宋体" w:cs="宋体"/>
          <w:w w:val="100"/>
          <w:szCs w:val="21"/>
          <w:shd w:val="clear"/>
          <w:lang w:eastAsia="zh-CN"/>
        </w:rPr>
        <w:t>（中小企业预留合同）</w:t>
      </w:r>
      <w:r>
        <w:rPr>
          <w:rFonts w:hint="eastAsia" w:ascii="宋体" w:hAnsi="宋体" w:eastAsia="宋体" w:cs="宋体"/>
          <w:szCs w:val="21"/>
          <w:shd w:val="clear"/>
        </w:rPr>
        <w:t>：</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lang w:val="en-US" w:eastAsia="zh-CN"/>
        </w:rPr>
        <w:t xml:space="preserve">  </w:t>
      </w:r>
      <w:r>
        <w:rPr>
          <w:rFonts w:hint="eastAsia" w:ascii="宋体" w:hAnsi="宋体" w:eastAsia="宋体" w:cs="宋体"/>
          <w:iCs/>
          <w:szCs w:val="21"/>
        </w:rPr>
        <w:t xml:space="preserve"> </w:t>
      </w:r>
      <w:r>
        <w:rPr>
          <w:rFonts w:hint="eastAsia" w:ascii="宋体" w:hAnsi="宋体" w:eastAsia="宋体" w:cs="宋体"/>
          <w:iCs/>
          <w:szCs w:val="21"/>
        </w:rPr>
        <w:sym w:font="Wingdings" w:char="00A8"/>
      </w:r>
      <w:r>
        <w:rPr>
          <w:rFonts w:hint="eastAsia" w:ascii="宋体" w:hAnsi="宋体" w:eastAsia="宋体" w:cs="宋体"/>
          <w:iCs/>
          <w:szCs w:val="21"/>
        </w:rPr>
        <w:t>否</w:t>
      </w:r>
    </w:p>
    <w:p w14:paraId="793EF4F3">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lang w:val="en-US" w:eastAsia="zh-CN"/>
        </w:rPr>
        <w:t xml:space="preserve">         若本项目不专门面向中小企业采购，是否给予小微企业评审优惠：</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3EE8C53B">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rPr>
      </w:pPr>
      <w:r>
        <w:rPr>
          <w:rFonts w:hint="eastAsia" w:ascii="宋体" w:hAnsi="宋体" w:eastAsia="宋体" w:cs="宋体"/>
          <w:lang w:val="en-US" w:eastAsia="zh-CN"/>
        </w:rPr>
        <w:t xml:space="preserve">         中标（成交）采购标的制造商是否为残疾人福利性单位：</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7BDE88DC">
      <w:pPr>
        <w:pageBreakBefore w:val="0"/>
        <w:numPr>
          <w:ilvl w:val="0"/>
          <w:numId w:val="0"/>
        </w:numPr>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 xml:space="preserve">         中标（成交）采购标的制造商是否为监狱企业：</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2D5B571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 w:eastAsia="zh-CN"/>
        </w:rPr>
        <w:t>7</w:t>
      </w:r>
      <w:r>
        <w:rPr>
          <w:rFonts w:hint="eastAsia" w:ascii="宋体" w:hAnsi="宋体" w:eastAsia="宋体" w:cs="宋体"/>
          <w:szCs w:val="21"/>
        </w:rPr>
        <w:t>）合同是否分包：</w:t>
      </w:r>
      <w:r>
        <w:rPr>
          <w:rFonts w:hint="eastAsia" w:ascii="宋体" w:hAnsi="宋体" w:eastAsia="宋体" w:cs="宋体"/>
          <w:iCs/>
          <w:szCs w:val="21"/>
        </w:rPr>
        <w:sym w:font="Wingdings" w:char="00A8"/>
      </w:r>
      <w:r>
        <w:rPr>
          <w:rFonts w:hint="eastAsia" w:ascii="宋体" w:hAnsi="宋体" w:eastAsia="宋体" w:cs="宋体"/>
          <w:iCs/>
          <w:szCs w:val="21"/>
        </w:rPr>
        <w:t xml:space="preserve">是       </w:t>
      </w:r>
      <w:r>
        <w:rPr>
          <w:rFonts w:hint="eastAsia" w:ascii="宋体" w:hAnsi="宋体" w:eastAsia="宋体" w:cs="宋体"/>
          <w:iCs/>
          <w:szCs w:val="21"/>
        </w:rPr>
        <w:sym w:font="Wingdings" w:char="00A8"/>
      </w:r>
      <w:r>
        <w:rPr>
          <w:rFonts w:hint="eastAsia" w:ascii="宋体" w:hAnsi="宋体" w:eastAsia="宋体" w:cs="宋体"/>
          <w:iCs/>
          <w:szCs w:val="21"/>
        </w:rPr>
        <w:t>否</w:t>
      </w:r>
    </w:p>
    <w:p w14:paraId="456D6B5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分包主要内容：</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16097E1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u w:val="none"/>
          <w:lang w:val="en-US" w:eastAsia="zh-CN"/>
        </w:rPr>
        <w:t xml:space="preserve"> </w:t>
      </w:r>
      <w:r>
        <w:rPr>
          <w:rFonts w:hint="eastAsia" w:ascii="宋体" w:hAnsi="宋体" w:eastAsia="宋体" w:cs="宋体"/>
          <w:szCs w:val="21"/>
        </w:rPr>
        <w:t>分包</w:t>
      </w:r>
      <w:r>
        <w:rPr>
          <w:rFonts w:hint="eastAsia" w:ascii="宋体" w:hAnsi="宋体" w:eastAsia="宋体" w:cs="宋体"/>
          <w:szCs w:val="21"/>
          <w:highlight w:val="none"/>
        </w:rPr>
        <w:t>供应商</w:t>
      </w:r>
      <w:r>
        <w:rPr>
          <w:rFonts w:hint="eastAsia" w:ascii="宋体" w:hAnsi="宋体" w:eastAsia="宋体" w:cs="宋体"/>
          <w:szCs w:val="21"/>
          <w:highlight w:val="none"/>
          <w:lang w:eastAsia="zh-CN"/>
        </w:rPr>
        <w:t>/制造商</w:t>
      </w:r>
      <w:r>
        <w:rPr>
          <w:rFonts w:hint="eastAsia" w:ascii="宋体" w:hAnsi="宋体" w:eastAsia="宋体" w:cs="宋体"/>
          <w:szCs w:val="21"/>
          <w:highlight w:val="none"/>
        </w:rPr>
        <w:t>名称</w:t>
      </w:r>
      <w:r>
        <w:rPr>
          <w:rFonts w:hint="eastAsia" w:ascii="宋体" w:hAnsi="宋体" w:eastAsia="宋体" w:cs="宋体"/>
          <w:szCs w:val="21"/>
          <w:highlight w:val="none"/>
          <w:lang w:eastAsia="zh-CN"/>
        </w:rPr>
        <w:t>（如供应商和制造商不同，请分别填写）</w:t>
      </w:r>
      <w:r>
        <w:rPr>
          <w:rFonts w:hint="eastAsia" w:ascii="宋体" w:hAnsi="宋体" w:eastAsia="宋体" w:cs="宋体"/>
          <w:szCs w:val="21"/>
          <w:highlight w:val="none"/>
        </w:rPr>
        <w:t>：</w:t>
      </w:r>
    </w:p>
    <w:p w14:paraId="58C1F9B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highlight w:val="none"/>
          <w:u w:val="single"/>
        </w:rPr>
      </w:pPr>
      <w:r>
        <w:rPr>
          <w:rFonts w:hint="eastAsia" w:ascii="宋体" w:hAnsi="宋体" w:eastAsia="宋体" w:cs="宋体"/>
          <w:szCs w:val="21"/>
          <w:highlight w:val="none"/>
          <w:u w:val="none"/>
        </w:rPr>
        <w:t xml:space="preserve"> </w:t>
      </w:r>
      <w:r>
        <w:rPr>
          <w:rFonts w:hint="eastAsia" w:ascii="宋体" w:hAnsi="宋体" w:eastAsia="宋体" w:cs="宋体"/>
          <w:szCs w:val="21"/>
          <w:highlight w:val="none"/>
          <w:u w:val="single"/>
          <w:lang w:val="en-US" w:eastAsia="zh-CN"/>
        </w:rPr>
        <w:t xml:space="preserve">  </w:t>
      </w:r>
      <w:r>
        <w:rPr>
          <w:rFonts w:hint="eastAsia" w:ascii="宋体" w:hAnsi="宋体" w:eastAsia="宋体" w:cs="宋体"/>
          <w:szCs w:val="21"/>
          <w:highlight w:val="none"/>
          <w:u w:val="single"/>
        </w:rPr>
        <w:t xml:space="preserve">                                 </w:t>
      </w:r>
      <w:r>
        <w:rPr>
          <w:rFonts w:hint="eastAsia" w:ascii="宋体" w:hAnsi="宋体" w:eastAsia="宋体" w:cs="宋体"/>
          <w:szCs w:val="21"/>
          <w:highlight w:val="none"/>
          <w:u w:val="single"/>
          <w:lang w:val="en-US" w:eastAsia="zh-CN"/>
        </w:rPr>
        <w:t xml:space="preserve">                       </w:t>
      </w:r>
    </w:p>
    <w:p w14:paraId="09D4E05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highlight w:val="none"/>
          <w:lang w:val="en-US" w:eastAsia="zh-CN"/>
        </w:rPr>
        <w:t xml:space="preserve"> </w:t>
      </w:r>
      <w:r>
        <w:rPr>
          <w:rFonts w:hint="eastAsia" w:ascii="宋体" w:hAnsi="宋体" w:eastAsia="宋体" w:cs="宋体"/>
          <w:szCs w:val="21"/>
          <w:highlight w:val="none"/>
        </w:rPr>
        <w:t>分包供应商</w:t>
      </w:r>
      <w:r>
        <w:rPr>
          <w:rFonts w:hint="eastAsia" w:ascii="宋体" w:hAnsi="宋体" w:eastAsia="宋体" w:cs="宋体"/>
          <w:szCs w:val="21"/>
          <w:highlight w:val="none"/>
          <w:lang w:val="en-US" w:eastAsia="zh-CN"/>
        </w:rPr>
        <w:t>/</w:t>
      </w:r>
      <w:r>
        <w:rPr>
          <w:rFonts w:hint="eastAsia" w:ascii="宋体" w:hAnsi="宋体" w:eastAsia="宋体" w:cs="宋体"/>
          <w:szCs w:val="21"/>
          <w:highlight w:val="none"/>
          <w:lang w:eastAsia="zh-CN"/>
        </w:rPr>
        <w:t>制造商</w:t>
      </w:r>
      <w:r>
        <w:rPr>
          <w:rFonts w:hint="eastAsia" w:ascii="宋体" w:hAnsi="宋体" w:eastAsia="宋体" w:cs="宋体"/>
          <w:szCs w:val="21"/>
        </w:rPr>
        <w:t>类型</w:t>
      </w:r>
      <w:r>
        <w:rPr>
          <w:rFonts w:hint="eastAsia" w:ascii="宋体" w:hAnsi="宋体" w:eastAsia="宋体" w:cs="宋体"/>
          <w:szCs w:val="21"/>
          <w:highlight w:val="none"/>
          <w:lang w:eastAsia="zh-CN"/>
        </w:rPr>
        <w:t>（如果供应商和制造商不同，只填写制造商类型）</w:t>
      </w:r>
      <w:r>
        <w:rPr>
          <w:rFonts w:hint="eastAsia" w:ascii="宋体" w:hAnsi="宋体" w:eastAsia="宋体" w:cs="宋体"/>
          <w:szCs w:val="21"/>
        </w:rPr>
        <w:t>：</w:t>
      </w:r>
    </w:p>
    <w:p w14:paraId="70A1759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大型企业  </w:t>
      </w:r>
      <w:r>
        <w:rPr>
          <w:rFonts w:hint="eastAsia" w:ascii="宋体" w:hAnsi="宋体" w:eastAsia="宋体" w:cs="宋体"/>
          <w:iCs/>
          <w:szCs w:val="21"/>
        </w:rPr>
        <w:sym w:font="Wingdings" w:char="00A8"/>
      </w:r>
      <w:r>
        <w:rPr>
          <w:rFonts w:hint="eastAsia" w:ascii="宋体" w:hAnsi="宋体" w:eastAsia="宋体" w:cs="宋体"/>
          <w:iCs/>
          <w:szCs w:val="21"/>
        </w:rPr>
        <w:t xml:space="preserve">中型企业  </w:t>
      </w:r>
      <w:r>
        <w:rPr>
          <w:rFonts w:hint="eastAsia" w:ascii="宋体" w:hAnsi="宋体" w:eastAsia="宋体" w:cs="宋体"/>
          <w:iCs/>
          <w:szCs w:val="21"/>
        </w:rPr>
        <w:sym w:font="Wingdings" w:char="00A8"/>
      </w:r>
      <w:r>
        <w:rPr>
          <w:rFonts w:hint="eastAsia" w:ascii="宋体" w:hAnsi="宋体" w:eastAsia="宋体" w:cs="宋体"/>
          <w:iCs/>
          <w:szCs w:val="21"/>
        </w:rPr>
        <w:t>小微型企业</w:t>
      </w:r>
      <w:r>
        <w:rPr>
          <w:rFonts w:hint="eastAsia" w:ascii="宋体" w:hAnsi="宋体" w:eastAsia="宋体" w:cs="宋体"/>
          <w:iCs/>
          <w:szCs w:val="21"/>
          <w:lang w:val="en-US" w:eastAsia="zh-CN"/>
        </w:rPr>
        <w:t xml:space="preserve">  </w:t>
      </w:r>
    </w:p>
    <w:p w14:paraId="0F4143E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u w:val="none"/>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残疾人福利性单位</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监狱</w:t>
      </w:r>
      <w:r>
        <w:rPr>
          <w:rFonts w:hint="eastAsia" w:ascii="宋体" w:hAnsi="宋体" w:eastAsia="宋体" w:cs="宋体"/>
          <w:iCs/>
          <w:szCs w:val="21"/>
        </w:rPr>
        <w:t>企业</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其他</w:t>
      </w:r>
    </w:p>
    <w:p w14:paraId="3D12B5C5">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highlight w:val="none"/>
        </w:rPr>
      </w:pPr>
      <w:r>
        <w:rPr>
          <w:rFonts w:hint="eastAsia" w:ascii="宋体" w:hAnsi="宋体" w:eastAsia="宋体" w:cs="宋体"/>
          <w:szCs w:val="21"/>
          <w:highlight w:val="none"/>
          <w:u w:val="none"/>
          <w:lang w:val="en-US" w:eastAsia="zh-CN"/>
        </w:rPr>
        <w:t xml:space="preserve">    （</w:t>
      </w:r>
      <w:r>
        <w:rPr>
          <w:rFonts w:hint="eastAsia" w:ascii="宋体" w:hAnsi="宋体" w:eastAsia="宋体" w:cs="宋体"/>
          <w:szCs w:val="21"/>
          <w:highlight w:val="none"/>
          <w:u w:val="none"/>
          <w:lang w:val="en" w:eastAsia="zh-CN"/>
        </w:rPr>
        <w:t>8</w:t>
      </w:r>
      <w:r>
        <w:rPr>
          <w:rFonts w:hint="eastAsia" w:ascii="宋体" w:hAnsi="宋体" w:eastAsia="宋体" w:cs="宋体"/>
          <w:szCs w:val="21"/>
          <w:highlight w:val="none"/>
          <w:u w:val="none"/>
          <w:lang w:val="en-US" w:eastAsia="zh-CN"/>
        </w:rPr>
        <w:t>）中标（成交）供应商是否为外商投资企业：</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 xml:space="preserve">是       </w:t>
      </w:r>
      <w:r>
        <w:rPr>
          <w:rFonts w:hint="eastAsia" w:ascii="宋体" w:hAnsi="宋体" w:eastAsia="宋体" w:cs="宋体"/>
          <w:iCs/>
          <w:szCs w:val="21"/>
          <w:highlight w:val="none"/>
        </w:rPr>
        <w:sym w:font="Wingdings" w:char="00A8"/>
      </w:r>
      <w:r>
        <w:rPr>
          <w:rFonts w:hint="eastAsia" w:ascii="宋体" w:hAnsi="宋体" w:eastAsia="宋体" w:cs="宋体"/>
          <w:iCs/>
          <w:szCs w:val="21"/>
          <w:highlight w:val="none"/>
        </w:rPr>
        <w:t>否</w:t>
      </w:r>
    </w:p>
    <w:p w14:paraId="2A2F2844">
      <w:pPr>
        <w:pageBreakBefore w:val="0"/>
        <w:tabs>
          <w:tab w:val="left" w:pos="1340"/>
        </w:tabs>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highlight w:val="none"/>
          <w:u w:val="single"/>
          <w:lang w:val="en-US" w:eastAsia="zh-CN" w:bidi="ar-SA"/>
        </w:rPr>
      </w:pPr>
      <w:r>
        <w:rPr>
          <w:rFonts w:hint="eastAsia" w:ascii="宋体" w:hAnsi="宋体" w:eastAsia="宋体" w:cs="宋体"/>
          <w:sz w:val="21"/>
          <w:szCs w:val="21"/>
          <w:highlight w:val="none"/>
          <w:u w:val="none"/>
          <w:lang w:val="en-US" w:eastAsia="zh-CN" w:bidi="ar-SA"/>
        </w:rPr>
        <w:t xml:space="preserve">     外商投资企业类型：</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sz w:val="21"/>
          <w:szCs w:val="21"/>
          <w:highlight w:val="none"/>
          <w:u w:val="none"/>
          <w:lang w:val="en-US" w:eastAsia="zh-CN" w:bidi="ar-SA"/>
        </w:rPr>
        <w:t xml:space="preserve">全部由外国投资者投资  </w:t>
      </w:r>
      <w:r>
        <w:rPr>
          <w:rFonts w:hint="eastAsia" w:ascii="宋体" w:hAnsi="宋体" w:eastAsia="宋体" w:cs="宋体"/>
          <w:iCs/>
          <w:sz w:val="21"/>
          <w:szCs w:val="21"/>
          <w:highlight w:val="none"/>
          <w:lang w:val="en-US" w:eastAsia="zh-CN" w:bidi="ar-SA"/>
        </w:rPr>
        <w:sym w:font="Wingdings" w:char="00A8"/>
      </w:r>
      <w:r>
        <w:rPr>
          <w:rFonts w:hint="eastAsia" w:ascii="宋体" w:hAnsi="宋体" w:eastAsia="宋体" w:cs="宋体"/>
          <w:iCs/>
          <w:sz w:val="21"/>
          <w:szCs w:val="21"/>
          <w:highlight w:val="none"/>
          <w:lang w:val="en-US" w:eastAsia="zh-CN" w:bidi="ar-SA"/>
        </w:rPr>
        <w:t>部分由外国投资者投资</w:t>
      </w:r>
    </w:p>
    <w:p w14:paraId="67F18D48">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w:t>
      </w:r>
      <w:r>
        <w:rPr>
          <w:rFonts w:hint="eastAsia" w:ascii="宋体" w:hAnsi="宋体" w:eastAsia="宋体" w:cs="宋体"/>
          <w:b w:val="0"/>
          <w:bCs w:val="0"/>
          <w:sz w:val="21"/>
          <w:szCs w:val="21"/>
          <w:u w:val="none"/>
          <w:lang w:val="en" w:eastAsia="zh-CN"/>
        </w:rPr>
        <w:t>9</w:t>
      </w:r>
      <w:r>
        <w:rPr>
          <w:rFonts w:hint="eastAsia" w:ascii="宋体" w:hAnsi="宋体" w:eastAsia="宋体" w:cs="宋体"/>
          <w:b w:val="0"/>
          <w:bCs w:val="0"/>
          <w:sz w:val="21"/>
          <w:szCs w:val="21"/>
          <w:u w:val="none"/>
          <w:lang w:val="en-US" w:eastAsia="zh-CN"/>
        </w:rPr>
        <w:t>）是否涉及进口产品：</w:t>
      </w:r>
    </w:p>
    <w:p w14:paraId="0815479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，《政府采购品目分类目录》底级品目名称</w:t>
      </w:r>
      <w:r>
        <w:rPr>
          <w:rFonts w:hint="eastAsia" w:ascii="宋体" w:hAnsi="宋体" w:eastAsia="宋体" w:cs="宋体"/>
          <w:szCs w:val="21"/>
          <w:lang w:val="en-US" w:eastAsia="zh-CN"/>
        </w:rPr>
        <w:t>：</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金额：</w:t>
      </w:r>
      <w:r>
        <w:rPr>
          <w:rFonts w:hint="eastAsia" w:ascii="宋体" w:hAnsi="宋体" w:eastAsia="宋体" w:cs="宋体"/>
          <w:szCs w:val="21"/>
          <w:u w:val="single"/>
          <w:lang w:val="en-US" w:eastAsia="zh-CN"/>
        </w:rPr>
        <w:t xml:space="preserve">        </w:t>
      </w:r>
    </w:p>
    <w:p w14:paraId="5EB5D1F7">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rPr>
      </w:pPr>
      <w:r>
        <w:rPr>
          <w:rFonts w:hint="eastAsia" w:ascii="宋体" w:hAnsi="宋体" w:eastAsia="宋体" w:cs="宋体"/>
          <w:szCs w:val="21"/>
          <w:lang w:val="en-US" w:eastAsia="zh-CN"/>
        </w:rPr>
        <w:t xml:space="preserve">        国别：</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 xml:space="preserve"> 品牌：</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val="en-US" w:eastAsia="zh-CN"/>
        </w:rPr>
        <w:t xml:space="preserve"> 规格型号：</w:t>
      </w:r>
      <w:r>
        <w:rPr>
          <w:rFonts w:hint="eastAsia" w:ascii="宋体" w:hAnsi="宋体" w:eastAsia="宋体" w:cs="宋体"/>
          <w:szCs w:val="21"/>
          <w:u w:val="single"/>
          <w:lang w:val="en-US" w:eastAsia="zh-CN"/>
        </w:rPr>
        <w:t xml:space="preserve">        </w:t>
      </w:r>
      <w:r>
        <w:rPr>
          <w:rFonts w:hint="eastAsia" w:ascii="宋体" w:hAnsi="宋体" w:eastAsia="宋体" w:cs="宋体"/>
          <w:iCs w:val="0"/>
          <w:szCs w:val="21"/>
        </w:rPr>
        <w:t xml:space="preserve">      </w:t>
      </w:r>
    </w:p>
    <w:p w14:paraId="5733793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none"/>
          <w:lang w:val="en-US" w:eastAsia="zh-CN"/>
        </w:rPr>
      </w:pP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lang w:eastAsia="zh-CN"/>
        </w:rPr>
        <w:t>否</w:t>
      </w:r>
    </w:p>
    <w:p w14:paraId="73652AFC">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 xml:space="preserve">    （1</w:t>
      </w:r>
      <w:r>
        <w:rPr>
          <w:rFonts w:hint="eastAsia" w:ascii="宋体" w:hAnsi="宋体" w:eastAsia="宋体" w:cs="宋体"/>
          <w:b w:val="0"/>
          <w:bCs w:val="0"/>
          <w:sz w:val="21"/>
          <w:szCs w:val="21"/>
          <w:u w:val="none"/>
          <w:lang w:val="en" w:eastAsia="zh-CN"/>
        </w:rPr>
        <w:t>0</w:t>
      </w:r>
      <w:r>
        <w:rPr>
          <w:rFonts w:hint="eastAsia" w:ascii="宋体" w:hAnsi="宋体" w:eastAsia="宋体" w:cs="宋体"/>
          <w:b w:val="0"/>
          <w:bCs w:val="0"/>
          <w:sz w:val="21"/>
          <w:szCs w:val="21"/>
          <w:u w:val="none"/>
          <w:lang w:val="en-US" w:eastAsia="zh-CN"/>
        </w:rPr>
        <w:t>）是否涉及节能产品：</w:t>
      </w:r>
    </w:p>
    <w:p w14:paraId="21272C8D">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，《节能产品政府采购品目清单》的底级品目名称：</w:t>
      </w:r>
      <w:r>
        <w:rPr>
          <w:rFonts w:hint="eastAsia" w:ascii="宋体" w:hAnsi="宋体" w:eastAsia="宋体" w:cs="宋体"/>
          <w:szCs w:val="21"/>
          <w:u w:val="single"/>
          <w:lang w:val="en-US" w:eastAsia="zh-CN"/>
        </w:rPr>
        <w:t xml:space="preserve">         </w:t>
      </w:r>
      <w:r>
        <w:rPr>
          <w:rFonts w:hint="eastAsia" w:ascii="宋体" w:hAnsi="宋体" w:eastAsia="宋体" w:cs="宋体"/>
          <w:iCs/>
          <w:szCs w:val="21"/>
          <w:lang w:val="en-US" w:eastAsia="zh-CN"/>
        </w:rPr>
        <w:t xml:space="preserve">     </w:t>
      </w:r>
    </w:p>
    <w:p w14:paraId="38B52337">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00BA60FA">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rPr>
      </w:pPr>
      <w:r>
        <w:rPr>
          <w:rFonts w:hint="eastAsia" w:ascii="宋体" w:hAnsi="宋体" w:eastAsia="宋体" w:cs="宋体"/>
          <w:iCs/>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否</w:t>
      </w:r>
    </w:p>
    <w:p w14:paraId="79FAC8B8">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b w:val="0"/>
          <w:bCs w:val="0"/>
          <w:sz w:val="21"/>
          <w:szCs w:val="21"/>
          <w:u w:val="none"/>
          <w:lang w:val="en-US" w:eastAsia="zh-CN"/>
        </w:rPr>
        <w:t xml:space="preserve">          是否涉及环境标志产品：</w:t>
      </w:r>
    </w:p>
    <w:p w14:paraId="4DB5E514">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lang w:eastAsia="zh-CN"/>
        </w:rPr>
      </w:pPr>
      <w:r>
        <w:rPr>
          <w:rFonts w:hint="eastAsia" w:ascii="宋体" w:hAnsi="宋体" w:eastAsia="宋体" w:cs="宋体"/>
          <w:b w:val="0"/>
          <w:bCs w:val="0"/>
          <w:sz w:val="21"/>
          <w:szCs w:val="21"/>
          <w:u w:val="none"/>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是</w:t>
      </w:r>
      <w:r>
        <w:rPr>
          <w:rFonts w:hint="eastAsia" w:ascii="宋体" w:hAnsi="宋体" w:eastAsia="宋体" w:cs="宋体"/>
          <w:iCs w:val="0"/>
          <w:szCs w:val="21"/>
          <w:lang w:eastAsia="zh-CN"/>
        </w:rPr>
        <w:t>，《环境标志产品政府采购品目清单》的底级品目名称：</w:t>
      </w:r>
      <w:r>
        <w:rPr>
          <w:rFonts w:hint="eastAsia" w:ascii="宋体" w:hAnsi="宋体" w:eastAsia="宋体" w:cs="宋体"/>
          <w:szCs w:val="21"/>
          <w:u w:val="single"/>
          <w:lang w:val="en-US" w:eastAsia="zh-CN"/>
        </w:rPr>
        <w:t xml:space="preserve">         </w:t>
      </w:r>
      <w:r>
        <w:rPr>
          <w:rFonts w:hint="eastAsia" w:ascii="宋体" w:hAnsi="宋体" w:eastAsia="宋体" w:cs="宋体"/>
          <w:iCs/>
          <w:szCs w:val="21"/>
          <w:lang w:val="en-US" w:eastAsia="zh-CN"/>
        </w:rPr>
        <w:t xml:space="preserve"> </w:t>
      </w:r>
    </w:p>
    <w:p w14:paraId="6D566B4E">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5A1DE1E0">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rPr>
        <w:t>否</w:t>
      </w:r>
    </w:p>
    <w:p w14:paraId="2E92439C">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kern w:val="2"/>
          <w:sz w:val="21"/>
          <w:szCs w:val="21"/>
          <w:u w:val="none"/>
          <w:lang w:val="en-US" w:eastAsia="zh-CN" w:bidi="ar-SA"/>
        </w:rPr>
      </w:pPr>
      <w:r>
        <w:rPr>
          <w:rFonts w:hint="eastAsia" w:ascii="宋体" w:hAnsi="宋体" w:eastAsia="宋体" w:cs="宋体"/>
          <w:b w:val="0"/>
          <w:bCs w:val="0"/>
          <w:sz w:val="21"/>
          <w:szCs w:val="21"/>
          <w:u w:val="none"/>
          <w:lang w:val="en-US" w:eastAsia="zh-CN" w:bidi="ar-SA"/>
        </w:rPr>
        <w:t xml:space="preserve">          </w:t>
      </w:r>
      <w:r>
        <w:rPr>
          <w:rFonts w:hint="eastAsia" w:ascii="宋体" w:hAnsi="宋体" w:eastAsia="宋体" w:cs="宋体"/>
          <w:b w:val="0"/>
          <w:bCs w:val="0"/>
          <w:kern w:val="2"/>
          <w:sz w:val="21"/>
          <w:szCs w:val="21"/>
          <w:u w:val="none"/>
          <w:lang w:val="en-US" w:eastAsia="zh-CN" w:bidi="ar-SA"/>
        </w:rPr>
        <w:t>是否涉及绿色产品：</w:t>
      </w:r>
      <w:r>
        <w:rPr>
          <w:rFonts w:hint="eastAsia" w:ascii="宋体" w:hAnsi="宋体" w:eastAsia="宋体" w:cs="宋体"/>
          <w:iCs w:val="0"/>
          <w:kern w:val="2"/>
          <w:sz w:val="21"/>
          <w:szCs w:val="21"/>
          <w:u w:val="none"/>
          <w:lang w:val="en-US" w:eastAsia="zh-CN" w:bidi="ar-SA"/>
        </w:rPr>
        <w:t xml:space="preserve"> </w:t>
      </w:r>
    </w:p>
    <w:p w14:paraId="64D0FF14">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2"/>
          <w:szCs w:val="21"/>
          <w:u w:val="single"/>
          <w:lang w:val="en-US" w:eastAsia="zh-CN" w:bidi="ar-SA"/>
        </w:rPr>
      </w:pPr>
      <w:r>
        <w:rPr>
          <w:rFonts w:hint="eastAsia" w:ascii="宋体" w:hAnsi="宋体" w:eastAsia="宋体" w:cs="宋体"/>
          <w:iCs w:val="0"/>
          <w:kern w:val="2"/>
          <w:sz w:val="21"/>
          <w:szCs w:val="21"/>
          <w:u w:val="none"/>
          <w:lang w:val="en-US" w:eastAsia="zh-CN" w:bidi="ar-SA"/>
        </w:rPr>
        <w:t xml:space="preserve">     </w:t>
      </w:r>
      <w:r>
        <w:rPr>
          <w:rFonts w:hint="eastAsia" w:ascii="宋体" w:hAnsi="宋体" w:eastAsia="宋体" w:cs="宋体"/>
          <w:iCs w:val="0"/>
          <w:kern w:val="2"/>
          <w:sz w:val="21"/>
          <w:szCs w:val="21"/>
          <w:u w:val="none"/>
          <w:lang w:val="en-US" w:eastAsia="zh-CN" w:bidi="ar-SA"/>
        </w:rPr>
        <w:sym w:font="Wingdings" w:char="00A8"/>
      </w:r>
      <w:r>
        <w:rPr>
          <w:rFonts w:hint="eastAsia" w:ascii="宋体" w:hAnsi="宋体" w:eastAsia="宋体" w:cs="宋体"/>
          <w:iCs w:val="0"/>
          <w:kern w:val="2"/>
          <w:sz w:val="21"/>
          <w:szCs w:val="21"/>
          <w:u w:val="none"/>
          <w:lang w:val="en-US" w:eastAsia="zh-CN" w:bidi="ar-SA"/>
        </w:rPr>
        <w:t>是，绿色产品政府采购相关政策确定的底级品目名称：</w:t>
      </w:r>
      <w:r>
        <w:rPr>
          <w:rFonts w:hint="eastAsia" w:ascii="宋体" w:hAnsi="宋体" w:eastAsia="宋体" w:cs="宋体"/>
          <w:sz w:val="22"/>
          <w:szCs w:val="21"/>
          <w:u w:val="single"/>
          <w:lang w:val="en-US" w:eastAsia="zh-CN" w:bidi="ar-SA"/>
        </w:rPr>
        <w:t xml:space="preserve">         </w:t>
      </w:r>
    </w:p>
    <w:p w14:paraId="06154FA3">
      <w:pPr>
        <w:pageBreakBefore w:val="0"/>
        <w:numPr>
          <w:ilvl w:val="-1"/>
          <w:numId w:val="0"/>
        </w:numPr>
        <w:tabs>
          <w:tab w:val="left" w:pos="740"/>
        </w:tabs>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szCs w:val="21"/>
          <w:lang w:val="en-US"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强制采购</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优先采购</w:t>
      </w:r>
      <w:r>
        <w:rPr>
          <w:rFonts w:hint="eastAsia" w:ascii="宋体" w:hAnsi="宋体" w:eastAsia="宋体" w:cs="宋体"/>
          <w:iCs/>
          <w:szCs w:val="21"/>
          <w:lang w:val="en-US" w:eastAsia="zh-CN"/>
        </w:rPr>
        <w:t xml:space="preserve">    </w:t>
      </w:r>
    </w:p>
    <w:p w14:paraId="75FE61FA">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b w:val="0"/>
          <w:bCs w:val="0"/>
          <w:sz w:val="21"/>
          <w:szCs w:val="21"/>
          <w:u w:val="none"/>
          <w:lang w:val="en-US" w:eastAsia="zh-CN" w:bidi="ar-SA"/>
        </w:rPr>
      </w:pPr>
      <w:r>
        <w:rPr>
          <w:rFonts w:hint="eastAsia" w:ascii="宋体" w:hAnsi="宋体" w:eastAsia="宋体" w:cs="宋体"/>
          <w:iCs w:val="0"/>
          <w:kern w:val="2"/>
          <w:sz w:val="21"/>
          <w:szCs w:val="21"/>
          <w:u w:val="none"/>
          <w:lang w:val="en-US" w:eastAsia="zh-CN" w:bidi="ar-SA"/>
        </w:rPr>
        <w:t xml:space="preserve">     </w:t>
      </w:r>
      <w:r>
        <w:rPr>
          <w:rFonts w:hint="eastAsia" w:ascii="宋体" w:hAnsi="宋体" w:eastAsia="宋体" w:cs="宋体"/>
          <w:iCs w:val="0"/>
          <w:kern w:val="2"/>
          <w:sz w:val="21"/>
          <w:szCs w:val="21"/>
          <w:u w:val="none"/>
          <w:lang w:val="en-US" w:eastAsia="zh-CN" w:bidi="ar-SA"/>
        </w:rPr>
        <w:sym w:font="Wingdings" w:char="00A8"/>
      </w:r>
      <w:r>
        <w:rPr>
          <w:rFonts w:hint="eastAsia" w:ascii="宋体" w:hAnsi="宋体" w:eastAsia="宋体" w:cs="宋体"/>
          <w:iCs w:val="0"/>
          <w:kern w:val="2"/>
          <w:sz w:val="21"/>
          <w:szCs w:val="21"/>
          <w:u w:val="none"/>
          <w:lang w:val="en-US" w:eastAsia="zh-CN" w:bidi="ar-SA"/>
        </w:rPr>
        <w:t>否</w:t>
      </w:r>
    </w:p>
    <w:p w14:paraId="742FEC2E">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（1</w:t>
      </w:r>
      <w:r>
        <w:rPr>
          <w:rFonts w:hint="eastAsia" w:ascii="宋体" w:hAnsi="宋体" w:eastAsia="宋体" w:cs="宋体"/>
          <w:szCs w:val="21"/>
          <w:lang w:val="en" w:eastAsia="zh-CN"/>
        </w:rPr>
        <w:t>1</w:t>
      </w:r>
      <w:r>
        <w:rPr>
          <w:rFonts w:hint="eastAsia" w:ascii="宋体" w:hAnsi="宋体" w:eastAsia="宋体" w:cs="宋体"/>
          <w:szCs w:val="21"/>
          <w:lang w:val="en-US" w:eastAsia="zh-CN"/>
        </w:rPr>
        <w:t>）涉及商品包装和快递包装的，是否参考</w:t>
      </w:r>
      <w:r>
        <w:rPr>
          <w:rFonts w:hint="eastAsia" w:ascii="宋体" w:hAnsi="宋体" w:eastAsia="宋体" w:cs="宋体"/>
          <w:szCs w:val="21"/>
        </w:rPr>
        <w:t>《商品包装政府采购需求标准（试行）》、《快递包装政府采购需求标准（试行）》</w:t>
      </w:r>
      <w:r>
        <w:rPr>
          <w:rFonts w:hint="eastAsia" w:ascii="宋体" w:hAnsi="宋体" w:eastAsia="宋体" w:cs="宋体"/>
          <w:szCs w:val="21"/>
          <w:lang w:eastAsia="zh-CN"/>
        </w:rPr>
        <w:t>明确产品及相关快递服务的具体包装要求：</w:t>
      </w:r>
    </w:p>
    <w:p w14:paraId="3DC475BF">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iCs w:val="0"/>
          <w:szCs w:val="21"/>
          <w:lang w:val="en-US" w:eastAsia="zh-CN"/>
        </w:rPr>
      </w:pPr>
      <w:r>
        <w:rPr>
          <w:rFonts w:hint="eastAsia" w:ascii="宋体" w:hAnsi="宋体" w:eastAsia="宋体" w:cs="宋体"/>
          <w:iCs w:val="0"/>
          <w:szCs w:val="21"/>
        </w:rPr>
        <w:sym w:font="Wingdings" w:char="00A8"/>
      </w:r>
      <w:r>
        <w:rPr>
          <w:rFonts w:hint="eastAsia" w:ascii="宋体" w:hAnsi="宋体" w:eastAsia="宋体" w:cs="宋体"/>
          <w:iCs w:val="0"/>
          <w:szCs w:val="21"/>
        </w:rPr>
        <w:t xml:space="preserve">是       </w:t>
      </w:r>
      <w:r>
        <w:rPr>
          <w:rFonts w:hint="eastAsia" w:ascii="宋体" w:hAnsi="宋体" w:eastAsia="宋体" w:cs="宋体"/>
          <w:iCs w:val="0"/>
          <w:szCs w:val="21"/>
        </w:rPr>
        <w:sym w:font="Wingdings" w:char="00A8"/>
      </w:r>
      <w:r>
        <w:rPr>
          <w:rFonts w:hint="eastAsia" w:ascii="宋体" w:hAnsi="宋体" w:eastAsia="宋体" w:cs="宋体"/>
          <w:iCs w:val="0"/>
          <w:szCs w:val="21"/>
        </w:rPr>
        <w:t>否</w:t>
      </w:r>
      <w:r>
        <w:rPr>
          <w:rFonts w:hint="eastAsia" w:ascii="宋体" w:hAnsi="宋体" w:eastAsia="宋体" w:cs="宋体"/>
          <w:iCs w:val="0"/>
          <w:szCs w:val="21"/>
          <w:lang w:val="en-US" w:eastAsia="zh-CN"/>
        </w:rPr>
        <w:t xml:space="preserve">      </w:t>
      </w:r>
      <w:r>
        <w:rPr>
          <w:rFonts w:hint="eastAsia" w:ascii="宋体" w:hAnsi="宋体" w:eastAsia="宋体" w:cs="宋体"/>
          <w:iCs w:val="0"/>
          <w:szCs w:val="21"/>
        </w:rPr>
        <w:sym w:font="Wingdings" w:char="00A8"/>
      </w:r>
      <w:r>
        <w:rPr>
          <w:rFonts w:hint="eastAsia" w:ascii="宋体" w:hAnsi="宋体" w:eastAsia="宋体" w:cs="宋体"/>
          <w:iCs w:val="0"/>
          <w:szCs w:val="21"/>
          <w:lang w:eastAsia="zh-CN"/>
        </w:rPr>
        <w:t>不涉及</w:t>
      </w:r>
    </w:p>
    <w:p w14:paraId="3991BC10">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highlight w:val="none"/>
        </w:rPr>
      </w:pPr>
      <w:r>
        <w:rPr>
          <w:rFonts w:hint="eastAsia" w:ascii="宋体" w:hAnsi="宋体" w:eastAsia="宋体" w:cs="宋体"/>
          <w:b/>
          <w:szCs w:val="21"/>
          <w:highlight w:val="none"/>
        </w:rPr>
        <w:t>合同金额</w:t>
      </w:r>
    </w:p>
    <w:p w14:paraId="4DFE386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（1）合同金额小写：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1905416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大写：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64E5572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rPr>
        <w:t>分包金额</w:t>
      </w:r>
      <w:r>
        <w:rPr>
          <w:rFonts w:hint="eastAsia" w:ascii="宋体" w:hAnsi="宋体" w:eastAsia="宋体" w:cs="宋体"/>
          <w:szCs w:val="21"/>
          <w:lang w:eastAsia="zh-CN"/>
        </w:rPr>
        <w:t>（如有）</w:t>
      </w:r>
      <w:r>
        <w:rPr>
          <w:rFonts w:hint="eastAsia" w:ascii="宋体" w:hAnsi="宋体" w:eastAsia="宋体" w:cs="宋体"/>
          <w:szCs w:val="21"/>
        </w:rPr>
        <w:t>小写：</w:t>
      </w:r>
      <w:r>
        <w:rPr>
          <w:rFonts w:hint="eastAsia" w:ascii="宋体" w:hAnsi="宋体" w:eastAsia="宋体" w:cs="宋体"/>
          <w:szCs w:val="21"/>
          <w:u w:val="single"/>
        </w:rPr>
        <w:t xml:space="preserve">                   </w:t>
      </w:r>
    </w:p>
    <w:p w14:paraId="7A2EF1C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lang w:val="en-US" w:eastAsia="zh-CN"/>
        </w:rPr>
        <w:t xml:space="preserve">                     </w:t>
      </w:r>
      <w:r>
        <w:rPr>
          <w:rFonts w:hint="eastAsia" w:ascii="宋体" w:hAnsi="宋体" w:eastAsia="宋体" w:cs="宋体"/>
          <w:szCs w:val="21"/>
        </w:rPr>
        <w:t>大写：</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p>
    <w:p w14:paraId="00271E0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val="en-US" w:eastAsia="zh-CN"/>
        </w:rPr>
      </w:pPr>
      <w:r>
        <w:rPr>
          <w:rFonts w:hint="eastAsia" w:ascii="宋体" w:hAnsi="宋体" w:eastAsia="宋体" w:cs="宋体"/>
          <w:szCs w:val="21"/>
          <w:lang w:val="en-US" w:eastAsia="zh-CN"/>
        </w:rPr>
        <w:t xml:space="preserve">    （注：固定单价合同应填写单价和最高限价）</w:t>
      </w:r>
    </w:p>
    <w:p w14:paraId="0E123433">
      <w:pPr>
        <w:pageBreakBefore w:val="0"/>
        <w:numPr>
          <w:ilvl w:val="-1"/>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lang w:val="en-US" w:eastAsia="zh-CN"/>
        </w:rPr>
        <w:t xml:space="preserve">    </w:t>
      </w:r>
      <w:r>
        <w:rPr>
          <w:rFonts w:hint="eastAsia" w:ascii="宋体" w:hAnsi="宋体" w:eastAsia="宋体" w:cs="宋体"/>
          <w:szCs w:val="21"/>
          <w:lang w:eastAsia="zh-CN"/>
        </w:rPr>
        <w:t>（</w:t>
      </w:r>
      <w:r>
        <w:rPr>
          <w:rFonts w:hint="eastAsia" w:ascii="宋体" w:hAnsi="宋体" w:eastAsia="宋体" w:cs="宋体"/>
          <w:szCs w:val="21"/>
          <w:lang w:val="en-US" w:eastAsia="zh-CN"/>
        </w:rPr>
        <w:t>2</w:t>
      </w:r>
      <w:r>
        <w:rPr>
          <w:rFonts w:hint="eastAsia" w:ascii="宋体" w:hAnsi="宋体" w:eastAsia="宋体" w:cs="宋体"/>
          <w:szCs w:val="21"/>
          <w:lang w:eastAsia="zh-CN"/>
        </w:rPr>
        <w:t>）</w:t>
      </w:r>
      <w:r>
        <w:rPr>
          <w:rFonts w:hint="eastAsia" w:ascii="宋体" w:hAnsi="宋体" w:eastAsia="宋体" w:cs="宋体"/>
          <w:szCs w:val="21"/>
        </w:rPr>
        <w:t>合同定价方式</w:t>
      </w:r>
      <w:r>
        <w:rPr>
          <w:rFonts w:hint="eastAsia" w:ascii="宋体" w:hAnsi="宋体" w:eastAsia="宋体" w:cs="宋体"/>
          <w:szCs w:val="21"/>
          <w:lang w:eastAsia="zh-CN"/>
        </w:rPr>
        <w:t>（采用组合定价方式的，可以勾选多项）</w:t>
      </w:r>
      <w:r>
        <w:rPr>
          <w:rFonts w:hint="eastAsia" w:ascii="宋体" w:hAnsi="宋体" w:eastAsia="宋体" w:cs="宋体"/>
          <w:szCs w:val="21"/>
        </w:rPr>
        <w:t>：</w:t>
      </w:r>
    </w:p>
    <w:p w14:paraId="260C592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固定总价 </w:t>
      </w:r>
      <w:r>
        <w:rPr>
          <w:rFonts w:hint="eastAsia" w:ascii="宋体" w:hAnsi="宋体" w:eastAsia="宋体" w:cs="宋体"/>
          <w:iCs/>
          <w:szCs w:val="21"/>
        </w:rPr>
        <w:sym w:font="Wingdings" w:char="00A8"/>
      </w:r>
      <w:r>
        <w:rPr>
          <w:rFonts w:hint="eastAsia" w:ascii="宋体" w:hAnsi="宋体" w:eastAsia="宋体" w:cs="宋体"/>
          <w:iCs/>
          <w:szCs w:val="21"/>
        </w:rPr>
        <w:t>固定单价</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固定费率</w:t>
      </w:r>
      <w:r>
        <w:rPr>
          <w:rFonts w:hint="eastAsia" w:ascii="宋体" w:hAnsi="宋体" w:eastAsia="宋体" w:cs="宋体"/>
          <w:iCs/>
          <w:szCs w:val="21"/>
        </w:rPr>
        <w:t xml:space="preserve"> </w:t>
      </w:r>
      <w:r>
        <w:rPr>
          <w:rFonts w:hint="eastAsia" w:ascii="宋体" w:hAnsi="宋体" w:eastAsia="宋体" w:cs="宋体"/>
          <w:iCs/>
          <w:szCs w:val="21"/>
        </w:rPr>
        <w:sym w:font="Wingdings" w:char="00A8"/>
      </w:r>
      <w:r>
        <w:rPr>
          <w:rFonts w:hint="eastAsia" w:ascii="宋体" w:hAnsi="宋体" w:eastAsia="宋体" w:cs="宋体"/>
          <w:iCs/>
          <w:szCs w:val="21"/>
        </w:rPr>
        <w:t xml:space="preserve">成本补偿 </w:t>
      </w:r>
      <w:r>
        <w:rPr>
          <w:rFonts w:hint="eastAsia" w:ascii="宋体" w:hAnsi="宋体" w:eastAsia="宋体" w:cs="宋体"/>
          <w:iCs/>
          <w:szCs w:val="21"/>
        </w:rPr>
        <w:sym w:font="Wingdings" w:char="00A8"/>
      </w:r>
      <w:r>
        <w:rPr>
          <w:rFonts w:hint="eastAsia" w:ascii="宋体" w:hAnsi="宋体" w:eastAsia="宋体" w:cs="宋体"/>
          <w:iCs/>
          <w:szCs w:val="21"/>
        </w:rPr>
        <w:t>绩效激励</w:t>
      </w:r>
      <w:r>
        <w:rPr>
          <w:rFonts w:hint="eastAsia" w:ascii="宋体" w:hAnsi="宋体" w:eastAsia="宋体" w:cs="宋体"/>
          <w:iCs/>
          <w:szCs w:val="21"/>
          <w:lang w:val="en-US" w:eastAsia="zh-CN"/>
        </w:rPr>
        <w:t xml:space="preserve"> </w:t>
      </w:r>
      <w:r>
        <w:rPr>
          <w:rFonts w:hint="eastAsia" w:ascii="宋体" w:hAnsi="宋体" w:eastAsia="宋体" w:cs="宋体"/>
          <w:iCs/>
          <w:szCs w:val="21"/>
        </w:rPr>
        <w:sym w:font="Wingdings" w:char="00A8"/>
      </w:r>
      <w:r>
        <w:rPr>
          <w:rFonts w:hint="eastAsia" w:ascii="宋体" w:hAnsi="宋体" w:eastAsia="宋体" w:cs="宋体"/>
          <w:iCs/>
          <w:szCs w:val="21"/>
          <w:lang w:eastAsia="zh-CN"/>
        </w:rPr>
        <w:t>其他</w:t>
      </w:r>
      <w:r>
        <w:rPr>
          <w:rFonts w:hint="eastAsia" w:ascii="宋体" w:hAnsi="宋体" w:eastAsia="宋体" w:cs="宋体"/>
          <w:szCs w:val="21"/>
          <w:u w:val="single"/>
        </w:rPr>
        <w:t xml:space="preserve">       </w:t>
      </w:r>
    </w:p>
    <w:p w14:paraId="32712D1B">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（3）付款方式（按项目实际勾选填写）：</w:t>
      </w:r>
    </w:p>
    <w:p w14:paraId="4F8B11AA">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sym w:font="Wingdings" w:char="00A8"/>
      </w:r>
      <w:r>
        <w:rPr>
          <w:rFonts w:hint="eastAsia" w:ascii="宋体" w:hAnsi="宋体" w:eastAsia="宋体" w:cs="宋体"/>
          <w:szCs w:val="21"/>
        </w:rPr>
        <w:t>全额付款：</w:t>
      </w:r>
      <w:r>
        <w:rPr>
          <w:rFonts w:hint="eastAsia" w:ascii="宋体" w:hAnsi="宋体" w:eastAsia="宋体" w:cs="宋体"/>
          <w:szCs w:val="21"/>
          <w:u w:val="single"/>
        </w:rPr>
        <w:t xml:space="preserve">     （应</w:t>
      </w:r>
      <w:r>
        <w:rPr>
          <w:rFonts w:hint="eastAsia" w:ascii="宋体" w:hAnsi="宋体" w:eastAsia="宋体" w:cs="宋体"/>
          <w:szCs w:val="21"/>
          <w:u w:val="single"/>
          <w:lang w:eastAsia="zh-CN"/>
        </w:rPr>
        <w:t>明确</w:t>
      </w:r>
      <w:r>
        <w:rPr>
          <w:rFonts w:hint="eastAsia" w:ascii="宋体" w:hAnsi="宋体" w:eastAsia="宋体" w:cs="宋体"/>
          <w:szCs w:val="21"/>
          <w:u w:val="single"/>
        </w:rPr>
        <w:t>一次性支付合同款项</w:t>
      </w:r>
      <w:r>
        <w:rPr>
          <w:rFonts w:hint="eastAsia" w:ascii="宋体" w:hAnsi="宋体" w:eastAsia="宋体" w:cs="宋体"/>
          <w:szCs w:val="21"/>
          <w:u w:val="single"/>
          <w:lang w:eastAsia="zh-CN"/>
        </w:rPr>
        <w:t>的条件</w:t>
      </w:r>
      <w:r>
        <w:rPr>
          <w:rFonts w:hint="eastAsia" w:ascii="宋体" w:hAnsi="宋体" w:eastAsia="宋体" w:cs="宋体"/>
          <w:szCs w:val="21"/>
          <w:u w:val="single"/>
        </w:rPr>
        <w:t xml:space="preserve">）                    </w:t>
      </w:r>
    </w:p>
    <w:p w14:paraId="4B50804D">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sym w:font="Wingdings" w:char="00A8"/>
      </w:r>
      <w:r>
        <w:rPr>
          <w:rFonts w:hint="eastAsia" w:ascii="宋体" w:hAnsi="宋体" w:eastAsia="宋体" w:cs="宋体"/>
          <w:szCs w:val="21"/>
        </w:rPr>
        <w:t>分期付款：</w:t>
      </w:r>
      <w:r>
        <w:rPr>
          <w:rFonts w:hint="eastAsia" w:ascii="宋体" w:hAnsi="宋体" w:eastAsia="宋体" w:cs="宋体"/>
          <w:szCs w:val="21"/>
          <w:u w:val="single"/>
        </w:rPr>
        <w:t xml:space="preserve">  （应明确分期支付合同款项的各期比例和支付条件</w:t>
      </w:r>
      <w:r>
        <w:rPr>
          <w:rFonts w:hint="eastAsia" w:ascii="宋体" w:hAnsi="宋体" w:eastAsia="宋体" w:cs="宋体"/>
          <w:szCs w:val="21"/>
          <w:u w:val="single"/>
          <w:lang w:eastAsia="zh-CN"/>
        </w:rPr>
        <w:t>，各期支付条件应与分期履约验收情况挂钩</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lang w:eastAsia="zh-CN"/>
        </w:rPr>
        <w:t>其中涉及预付款的</w:t>
      </w:r>
      <w:r>
        <w:rPr>
          <w:rFonts w:hint="eastAsia" w:ascii="宋体" w:hAnsi="宋体" w:eastAsia="宋体" w:cs="宋体"/>
          <w:szCs w:val="21"/>
        </w:rPr>
        <w:t>：</w:t>
      </w:r>
      <w:r>
        <w:rPr>
          <w:rFonts w:hint="eastAsia" w:ascii="宋体" w:hAnsi="宋体" w:eastAsia="宋体" w:cs="宋体"/>
          <w:szCs w:val="21"/>
          <w:u w:val="single"/>
        </w:rPr>
        <w:t xml:space="preserve"> （应明确预付款的支付比例和支付条件） </w:t>
      </w:r>
    </w:p>
    <w:p w14:paraId="3E429FB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sym w:font="Wingdings" w:char="00A8"/>
      </w:r>
      <w:r>
        <w:rPr>
          <w:rFonts w:hint="eastAsia" w:ascii="宋体" w:hAnsi="宋体" w:eastAsia="宋体" w:cs="宋体"/>
          <w:szCs w:val="21"/>
        </w:rPr>
        <w:t>成本补偿：</w:t>
      </w:r>
      <w:r>
        <w:rPr>
          <w:rFonts w:hint="eastAsia" w:ascii="宋体" w:hAnsi="宋体" w:eastAsia="宋体" w:cs="宋体"/>
          <w:szCs w:val="21"/>
          <w:u w:val="single"/>
        </w:rPr>
        <w:t xml:space="preserve">      （应明确按照成本补偿方式的支付方式和支付条件）   </w:t>
      </w:r>
    </w:p>
    <w:p w14:paraId="3FD0A14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sym w:font="Wingdings" w:char="00A8"/>
      </w:r>
      <w:r>
        <w:rPr>
          <w:rFonts w:hint="eastAsia" w:ascii="宋体" w:hAnsi="宋体" w:eastAsia="宋体" w:cs="宋体"/>
          <w:szCs w:val="21"/>
        </w:rPr>
        <w:t>绩效激励：</w:t>
      </w:r>
      <w:r>
        <w:rPr>
          <w:rFonts w:hint="eastAsia" w:ascii="宋体" w:hAnsi="宋体" w:eastAsia="宋体" w:cs="宋体"/>
          <w:szCs w:val="21"/>
          <w:u w:val="single"/>
        </w:rPr>
        <w:t xml:space="preserve">      （应明确按照绩效激励方式的支付方式和支付条件）   </w:t>
      </w:r>
    </w:p>
    <w:p w14:paraId="5EB38188">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bCs w:val="0"/>
          <w:szCs w:val="21"/>
          <w:u w:val="single"/>
        </w:rPr>
      </w:pPr>
      <w:r>
        <w:rPr>
          <w:rFonts w:hint="eastAsia" w:ascii="宋体" w:hAnsi="宋体" w:eastAsia="宋体" w:cs="宋体"/>
          <w:b/>
          <w:bCs w:val="0"/>
          <w:szCs w:val="21"/>
        </w:rPr>
        <w:t>合同履行</w:t>
      </w:r>
    </w:p>
    <w:p w14:paraId="79BD1BC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（1）起始日期：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日，完成日期：</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3FF06AB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szCs w:val="21"/>
        </w:rPr>
        <w:t>（2）</w:t>
      </w:r>
      <w:r>
        <w:rPr>
          <w:rFonts w:hint="eastAsia" w:ascii="宋体" w:hAnsi="宋体" w:eastAsia="宋体" w:cs="宋体"/>
          <w:szCs w:val="21"/>
          <w:lang w:eastAsia="zh-CN"/>
        </w:rPr>
        <w:t>履约</w:t>
      </w:r>
      <w:r>
        <w:rPr>
          <w:rFonts w:hint="eastAsia" w:ascii="宋体" w:hAnsi="宋体" w:eastAsia="宋体" w:cs="宋体"/>
          <w:szCs w:val="21"/>
        </w:rPr>
        <w:t>地点</w:t>
      </w:r>
      <w:r>
        <w:rPr>
          <w:rFonts w:hint="eastAsia" w:ascii="宋体" w:hAnsi="宋体" w:eastAsia="宋体" w:cs="宋体"/>
          <w:b w:val="0"/>
          <w:bCs/>
          <w:szCs w:val="21"/>
        </w:rPr>
        <w:t>：</w:t>
      </w:r>
      <w:r>
        <w:rPr>
          <w:rFonts w:hint="eastAsia" w:ascii="宋体" w:hAnsi="宋体" w:eastAsia="宋体" w:cs="宋体"/>
          <w:szCs w:val="21"/>
          <w:u w:val="single"/>
        </w:rPr>
        <w:t xml:space="preserve">                             </w:t>
      </w:r>
    </w:p>
    <w:p w14:paraId="6C02AB7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 w:val="21"/>
          <w:szCs w:val="21"/>
          <w:lang w:eastAsia="zh-CN"/>
        </w:rPr>
      </w:pPr>
      <w:r>
        <w:rPr>
          <w:rFonts w:hint="eastAsia" w:ascii="宋体" w:hAnsi="宋体" w:eastAsia="宋体" w:cs="宋体"/>
          <w:bCs/>
          <w:szCs w:val="21"/>
        </w:rPr>
        <w:t>（3）履约担保：</w:t>
      </w:r>
      <w:r>
        <w:rPr>
          <w:rFonts w:hint="eastAsia" w:ascii="宋体" w:hAnsi="宋体" w:eastAsia="宋体" w:cs="宋体"/>
          <w:sz w:val="21"/>
          <w:lang w:val="en-US" w:eastAsia="zh-CN"/>
        </w:rPr>
        <w:t>是否收取履约保证金：</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是</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sz w:val="21"/>
          <w:szCs w:val="21"/>
          <w:lang w:eastAsia="zh-CN"/>
        </w:rPr>
        <w:t>否</w:t>
      </w:r>
    </w:p>
    <w:p w14:paraId="344DCD7B">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bCs/>
          <w:sz w:val="22"/>
          <w:szCs w:val="21"/>
          <w:u w:val="none"/>
          <w:lang w:val="en-US" w:eastAsia="zh-CN" w:bidi="ar-SA"/>
        </w:rPr>
        <w:t xml:space="preserve">  </w:t>
      </w:r>
      <w:r>
        <w:rPr>
          <w:rFonts w:hint="eastAsia" w:ascii="宋体" w:hAnsi="宋体" w:eastAsia="宋体" w:cs="宋体"/>
          <w:sz w:val="21"/>
          <w:szCs w:val="21"/>
          <w:lang w:val="en-US" w:eastAsia="zh-CN" w:bidi="ar-SA"/>
        </w:rPr>
        <w:t xml:space="preserve">  收取履约保证金形式：</w:t>
      </w:r>
      <w:r>
        <w:rPr>
          <w:rFonts w:hint="eastAsia" w:ascii="宋体" w:hAnsi="宋体" w:eastAsia="宋体" w:cs="宋体"/>
          <w:bCs/>
          <w:sz w:val="21"/>
          <w:szCs w:val="21"/>
          <w:u w:val="single"/>
          <w:lang w:val="en-US" w:eastAsia="zh-CN" w:bidi="ar-SA"/>
        </w:rPr>
        <w:t xml:space="preserve">                            </w:t>
      </w:r>
    </w:p>
    <w:p w14:paraId="2B4C00BA">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收取履约保证金金额：</w:t>
      </w:r>
      <w:r>
        <w:rPr>
          <w:rFonts w:hint="eastAsia" w:ascii="宋体" w:hAnsi="宋体" w:eastAsia="宋体" w:cs="宋体"/>
          <w:bCs/>
          <w:sz w:val="21"/>
          <w:szCs w:val="21"/>
          <w:u w:val="single"/>
          <w:lang w:val="en-US" w:eastAsia="zh-CN" w:bidi="ar-SA"/>
        </w:rPr>
        <w:t xml:space="preserve">                            </w:t>
      </w:r>
    </w:p>
    <w:p w14:paraId="5F3897A6">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 w:val="21"/>
          <w:lang w:val="en-US" w:eastAsia="zh-CN"/>
        </w:rPr>
      </w:pPr>
      <w:r>
        <w:rPr>
          <w:rFonts w:hint="eastAsia" w:ascii="宋体" w:hAnsi="宋体" w:eastAsia="宋体" w:cs="宋体"/>
          <w:bCs/>
          <w:szCs w:val="21"/>
          <w:u w:val="none"/>
          <w:lang w:val="en-US" w:eastAsia="zh-CN"/>
        </w:rPr>
        <w:t xml:space="preserve">    履约担保期限</w:t>
      </w:r>
      <w:r>
        <w:rPr>
          <w:rFonts w:hint="eastAsia" w:ascii="宋体" w:hAnsi="宋体" w:eastAsia="宋体" w:cs="宋体"/>
          <w:bCs/>
          <w:szCs w:val="21"/>
          <w:u w:val="none"/>
          <w:lang w:eastAsia="zh-CN"/>
        </w:rPr>
        <w:t>：</w:t>
      </w:r>
      <w:r>
        <w:rPr>
          <w:rFonts w:hint="eastAsia" w:ascii="宋体" w:hAnsi="宋体" w:eastAsia="宋体" w:cs="宋体"/>
          <w:bCs/>
          <w:sz w:val="21"/>
          <w:szCs w:val="21"/>
          <w:u w:val="single"/>
        </w:rPr>
        <w:t xml:space="preserve">      </w:t>
      </w:r>
      <w:r>
        <w:rPr>
          <w:rFonts w:hint="eastAsia" w:ascii="宋体" w:hAnsi="宋体" w:eastAsia="宋体" w:cs="宋体"/>
          <w:bCs/>
          <w:sz w:val="21"/>
          <w:szCs w:val="21"/>
          <w:u w:val="single"/>
          <w:lang w:val="en-US" w:eastAsia="zh-CN"/>
        </w:rPr>
        <w:t xml:space="preserve">                     </w:t>
      </w:r>
      <w:r>
        <w:rPr>
          <w:rFonts w:hint="eastAsia" w:ascii="宋体" w:hAnsi="宋体" w:eastAsia="宋体" w:cs="宋体"/>
          <w:bCs/>
          <w:sz w:val="21"/>
          <w:szCs w:val="21"/>
          <w:u w:val="single"/>
        </w:rPr>
        <w:t xml:space="preserve">       </w:t>
      </w:r>
    </w:p>
    <w:p w14:paraId="7EE60CF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（4）分期履行要求：</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u w:val="single"/>
        </w:rPr>
        <w:t xml:space="preserve"> </w:t>
      </w:r>
    </w:p>
    <w:p w14:paraId="7D5FBAD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u w:val="single"/>
        </w:rPr>
      </w:pPr>
      <w:r>
        <w:rPr>
          <w:rFonts w:hint="eastAsia" w:ascii="宋体" w:hAnsi="宋体" w:eastAsia="宋体" w:cs="宋体"/>
          <w:bCs/>
          <w:szCs w:val="21"/>
        </w:rPr>
        <w:t>（5）</w:t>
      </w:r>
      <w:r>
        <w:rPr>
          <w:rFonts w:hint="eastAsia" w:ascii="宋体" w:hAnsi="宋体" w:eastAsia="宋体" w:cs="宋体"/>
          <w:bCs/>
          <w:szCs w:val="21"/>
          <w:lang w:eastAsia="zh-CN"/>
        </w:rPr>
        <w:t>风险处置措施和替代方案</w:t>
      </w:r>
      <w:r>
        <w:rPr>
          <w:rFonts w:hint="eastAsia" w:ascii="宋体" w:hAnsi="宋体" w:eastAsia="宋体" w:cs="宋体"/>
          <w:bCs/>
          <w:szCs w:val="21"/>
        </w:rPr>
        <w:t>：</w:t>
      </w:r>
      <w:r>
        <w:rPr>
          <w:rFonts w:hint="eastAsia" w:ascii="宋体" w:hAnsi="宋体" w:eastAsia="宋体" w:cs="宋体"/>
          <w:color w:val="0000FF"/>
          <w:szCs w:val="21"/>
          <w:u w:val="single"/>
        </w:rPr>
        <w:t xml:space="preserve"> </w:t>
      </w:r>
      <w:r>
        <w:rPr>
          <w:rFonts w:hint="eastAsia" w:ascii="宋体" w:hAnsi="宋体" w:eastAsia="宋体" w:cs="宋体"/>
          <w:color w:val="000000"/>
          <w:szCs w:val="21"/>
          <w:u w:val="single"/>
        </w:rPr>
        <w:t xml:space="preserve">              </w:t>
      </w:r>
      <w:r>
        <w:rPr>
          <w:rFonts w:hint="eastAsia" w:ascii="宋体" w:hAnsi="宋体" w:eastAsia="宋体" w:cs="宋体"/>
          <w:szCs w:val="21"/>
          <w:u w:val="single"/>
        </w:rPr>
        <w:t xml:space="preserve">                                                </w:t>
      </w:r>
    </w:p>
    <w:p w14:paraId="3DEBAC34">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合同验收</w:t>
      </w:r>
    </w:p>
    <w:p w14:paraId="0E1A7EDF">
      <w:pPr>
        <w:pageBreakBefore w:val="0"/>
        <w:numPr>
          <w:ilvl w:val="0"/>
          <w:numId w:val="11"/>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验收组织方式：</w:t>
      </w:r>
      <w:r>
        <w:rPr>
          <w:rFonts w:hint="eastAsia" w:ascii="宋体" w:hAnsi="宋体" w:eastAsia="宋体" w:cs="宋体"/>
          <w:sz w:val="21"/>
          <w:szCs w:val="21"/>
        </w:rPr>
        <w:sym w:font="Wingdings" w:char="00A8"/>
      </w:r>
      <w:r>
        <w:rPr>
          <w:rFonts w:hint="eastAsia" w:ascii="宋体" w:hAnsi="宋体" w:eastAsia="宋体" w:cs="宋体"/>
          <w:bCs/>
          <w:szCs w:val="21"/>
        </w:rPr>
        <w:t xml:space="preserve">自行组织 </w:t>
      </w:r>
      <w:r>
        <w:rPr>
          <w:rFonts w:hint="eastAsia" w:ascii="宋体" w:hAnsi="宋体" w:eastAsia="宋体" w:cs="宋体"/>
          <w:sz w:val="21"/>
          <w:szCs w:val="21"/>
        </w:rPr>
        <w:sym w:font="Wingdings" w:char="00A8"/>
      </w:r>
      <w:r>
        <w:rPr>
          <w:rFonts w:hint="eastAsia" w:ascii="宋体" w:hAnsi="宋体" w:eastAsia="宋体" w:cs="宋体"/>
          <w:bCs/>
          <w:szCs w:val="21"/>
        </w:rPr>
        <w:t>委托第三方组织</w:t>
      </w:r>
    </w:p>
    <w:p w14:paraId="41CB5741">
      <w:pPr>
        <w:pageBreakBefore w:val="0"/>
        <w:numPr>
          <w:ilvl w:val="0"/>
          <w:numId w:val="0"/>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 xml:space="preserve">         </w:t>
      </w:r>
      <w:r>
        <w:rPr>
          <w:rFonts w:hint="eastAsia" w:ascii="宋体" w:hAnsi="宋体" w:eastAsia="宋体" w:cs="宋体"/>
          <w:bCs/>
          <w:szCs w:val="21"/>
        </w:rPr>
        <w:t>验收主体：</w:t>
      </w:r>
      <w:r>
        <w:rPr>
          <w:rFonts w:hint="eastAsia" w:ascii="宋体" w:hAnsi="宋体" w:eastAsia="宋体" w:cs="宋体"/>
          <w:bCs/>
          <w:szCs w:val="21"/>
          <w:u w:val="single"/>
        </w:rPr>
        <w:t xml:space="preserve">                  </w:t>
      </w:r>
    </w:p>
    <w:p w14:paraId="1A9521FB">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val="en-US" w:eastAsia="zh-CN"/>
        </w:rPr>
        <w:t xml:space="preserve">        </w:t>
      </w:r>
      <w:r>
        <w:rPr>
          <w:rFonts w:hint="eastAsia" w:ascii="宋体" w:hAnsi="宋体" w:eastAsia="宋体" w:cs="宋体"/>
          <w:bCs/>
          <w:szCs w:val="21"/>
        </w:rPr>
        <w:t>是否邀请本项目的其他供应商</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2F44208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是否邀请专家</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6A22E250">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是否邀请服务对象</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006DC72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是否邀请第三方检测机构</w:t>
      </w:r>
      <w:r>
        <w:rPr>
          <w:rFonts w:hint="eastAsia" w:ascii="宋体" w:hAnsi="宋体" w:eastAsia="宋体" w:cs="宋体"/>
          <w:bCs/>
          <w:szCs w:val="21"/>
          <w:lang w:eastAsia="zh-CN"/>
        </w:rPr>
        <w:t>参加验收</w:t>
      </w:r>
      <w:r>
        <w:rPr>
          <w:rFonts w:hint="eastAsia" w:ascii="宋体" w:hAnsi="宋体" w:eastAsia="宋体" w:cs="宋体"/>
          <w:bCs/>
          <w:szCs w:val="21"/>
        </w:rPr>
        <w:t>：</w:t>
      </w:r>
      <w:r>
        <w:rPr>
          <w:rFonts w:hint="eastAsia" w:ascii="宋体" w:hAnsi="宋体" w:eastAsia="宋体" w:cs="宋体"/>
          <w:sz w:val="21"/>
          <w:szCs w:val="21"/>
        </w:rPr>
        <w:sym w:font="Wingdings" w:char="00A8"/>
      </w:r>
      <w:r>
        <w:rPr>
          <w:rFonts w:hint="eastAsia" w:ascii="宋体" w:hAnsi="宋体" w:eastAsia="宋体" w:cs="宋体"/>
          <w:bCs/>
          <w:szCs w:val="21"/>
        </w:rPr>
        <w:t xml:space="preserve">是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773315A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lang w:eastAsia="zh-CN"/>
        </w:rPr>
        <w:t>是否进行抽查检测：</w:t>
      </w:r>
      <w:r>
        <w:rPr>
          <w:rFonts w:hint="eastAsia" w:ascii="宋体" w:hAnsi="宋体" w:eastAsia="宋体" w:cs="宋体"/>
          <w:sz w:val="21"/>
          <w:szCs w:val="21"/>
        </w:rPr>
        <w:sym w:font="Wingdings" w:char="00A8"/>
      </w:r>
      <w:r>
        <w:rPr>
          <w:rFonts w:hint="eastAsia" w:ascii="宋体" w:hAnsi="宋体" w:eastAsia="宋体" w:cs="宋体"/>
          <w:bCs/>
          <w:szCs w:val="21"/>
        </w:rPr>
        <w:t>是</w:t>
      </w:r>
      <w:r>
        <w:rPr>
          <w:rFonts w:hint="eastAsia" w:ascii="宋体" w:hAnsi="宋体" w:eastAsia="宋体" w:cs="宋体"/>
          <w:bCs/>
          <w:szCs w:val="21"/>
          <w:lang w:eastAsia="zh-CN"/>
        </w:rPr>
        <w:t>，抽查比例：</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r>
        <w:rPr>
          <w:rFonts w:hint="eastAsia" w:ascii="宋体" w:hAnsi="宋体" w:eastAsia="宋体" w:cs="宋体"/>
          <w:bCs/>
          <w:szCs w:val="21"/>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3C7F283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lang w:eastAsia="zh-CN"/>
        </w:rPr>
      </w:pPr>
      <w:r>
        <w:rPr>
          <w:rFonts w:hint="eastAsia" w:ascii="宋体" w:hAnsi="宋体" w:eastAsia="宋体" w:cs="宋体"/>
          <w:bCs/>
          <w:szCs w:val="21"/>
          <w:lang w:val="en-US" w:eastAsia="zh-CN"/>
        </w:rPr>
        <w:t>是否存在破坏性检测：</w:t>
      </w:r>
      <w:r>
        <w:rPr>
          <w:rFonts w:hint="eastAsia" w:ascii="宋体" w:hAnsi="宋体" w:eastAsia="宋体" w:cs="宋体"/>
          <w:sz w:val="21"/>
          <w:szCs w:val="21"/>
        </w:rPr>
        <w:sym w:font="Wingdings" w:char="00A8"/>
      </w:r>
      <w:r>
        <w:rPr>
          <w:rFonts w:hint="eastAsia" w:ascii="宋体" w:hAnsi="宋体" w:eastAsia="宋体" w:cs="宋体"/>
          <w:bCs/>
          <w:szCs w:val="21"/>
        </w:rPr>
        <w:t>是</w:t>
      </w:r>
      <w:r>
        <w:rPr>
          <w:rFonts w:hint="eastAsia" w:ascii="宋体" w:hAnsi="宋体" w:eastAsia="宋体" w:cs="宋体"/>
          <w:bCs/>
          <w:szCs w:val="21"/>
          <w:lang w:eastAsia="zh-CN"/>
        </w:rPr>
        <w:t>，</w:t>
      </w:r>
      <w:r>
        <w:rPr>
          <w:rFonts w:hint="eastAsia" w:ascii="宋体" w:hAnsi="宋体" w:eastAsia="宋体" w:cs="宋体"/>
          <w:bCs/>
          <w:szCs w:val="21"/>
          <w:u w:val="single"/>
          <w:lang w:eastAsia="zh-CN"/>
        </w:rPr>
        <w:t>（应明确对被破坏的检测产品的处理方式）</w:t>
      </w:r>
    </w:p>
    <w:p w14:paraId="2A3F9B8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lang w:eastAsia="zh-CN"/>
        </w:rPr>
      </w:pPr>
      <w:r>
        <w:rPr>
          <w:rFonts w:hint="eastAsia" w:ascii="宋体" w:hAnsi="宋体" w:eastAsia="宋体" w:cs="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否</w:t>
      </w:r>
    </w:p>
    <w:p w14:paraId="737AEFE9">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验收组织的其他事项：</w:t>
      </w:r>
      <w:r>
        <w:rPr>
          <w:rFonts w:hint="eastAsia" w:ascii="宋体" w:hAnsi="宋体" w:eastAsia="宋体" w:cs="宋体"/>
          <w:bCs/>
          <w:szCs w:val="21"/>
          <w:u w:val="single"/>
        </w:rPr>
        <w:t xml:space="preserve">                </w:t>
      </w:r>
    </w:p>
    <w:p w14:paraId="0BC89D9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（2）履约验收时间：</w:t>
      </w:r>
      <w:r>
        <w:rPr>
          <w:rFonts w:hint="eastAsia" w:ascii="宋体" w:hAnsi="宋体" w:eastAsia="宋体" w:cs="宋体"/>
          <w:bCs/>
          <w:szCs w:val="21"/>
          <w:u w:val="single"/>
        </w:rPr>
        <w:t>（计划于何时验收/供应商提出验收申请之日起   日内组织验收）</w:t>
      </w:r>
      <w:r>
        <w:rPr>
          <w:rFonts w:hint="eastAsia" w:ascii="宋体" w:hAnsi="宋体" w:eastAsia="宋体" w:cs="宋体"/>
          <w:bCs/>
          <w:szCs w:val="21"/>
          <w:u w:val="single"/>
          <w:lang w:val="en-US" w:eastAsia="zh-CN"/>
        </w:rPr>
        <w:t xml:space="preserve"> </w:t>
      </w:r>
    </w:p>
    <w:p w14:paraId="0B9A4B2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（3）履约验收方式：</w:t>
      </w:r>
      <w:r>
        <w:rPr>
          <w:rFonts w:hint="eastAsia" w:ascii="宋体" w:hAnsi="宋体" w:eastAsia="宋体" w:cs="宋体"/>
          <w:sz w:val="21"/>
          <w:szCs w:val="21"/>
        </w:rPr>
        <w:sym w:font="Wingdings" w:char="00A8"/>
      </w:r>
      <w:r>
        <w:rPr>
          <w:rFonts w:hint="eastAsia" w:ascii="宋体" w:hAnsi="宋体" w:eastAsia="宋体" w:cs="宋体"/>
          <w:bCs/>
          <w:szCs w:val="21"/>
        </w:rPr>
        <w:t xml:space="preserve">一次性验收         </w:t>
      </w:r>
    </w:p>
    <w:p w14:paraId="26F678C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lang w:val="en-US" w:eastAsia="zh-CN"/>
        </w:rPr>
      </w:pPr>
      <w:r>
        <w:rPr>
          <w:rFonts w:hint="eastAsia" w:ascii="宋体" w:hAnsi="宋体" w:eastAsia="宋体" w:cs="宋体"/>
          <w:bCs/>
          <w:szCs w:val="21"/>
          <w:lang w:val="en-US" w:eastAsia="zh-CN"/>
        </w:rPr>
        <w:t xml:space="preserve">                       </w:t>
      </w:r>
      <w:r>
        <w:rPr>
          <w:rFonts w:hint="eastAsia" w:ascii="宋体" w:hAnsi="宋体" w:eastAsia="宋体" w:cs="宋体"/>
          <w:sz w:val="21"/>
          <w:szCs w:val="21"/>
        </w:rPr>
        <w:sym w:font="Wingdings" w:char="00A8"/>
      </w:r>
      <w:r>
        <w:rPr>
          <w:rFonts w:hint="eastAsia" w:ascii="宋体" w:hAnsi="宋体" w:eastAsia="宋体" w:cs="宋体"/>
          <w:bCs/>
          <w:szCs w:val="21"/>
        </w:rPr>
        <w:t>分期/分项验收</w:t>
      </w:r>
      <w:r>
        <w:rPr>
          <w:rFonts w:hint="eastAsia" w:ascii="宋体" w:hAnsi="宋体" w:eastAsia="宋体" w:cs="宋体"/>
          <w:bCs/>
          <w:szCs w:val="21"/>
          <w:lang w:eastAsia="zh-CN"/>
        </w:rPr>
        <w:t>：</w:t>
      </w:r>
      <w:r>
        <w:rPr>
          <w:rFonts w:hint="eastAsia" w:ascii="宋体" w:hAnsi="宋体" w:eastAsia="宋体" w:cs="宋体"/>
          <w:bCs/>
          <w:szCs w:val="21"/>
          <w:u w:val="single"/>
        </w:rPr>
        <w:t xml:space="preserve"> </w:t>
      </w:r>
      <w:r>
        <w:rPr>
          <w:rFonts w:hint="eastAsia" w:ascii="宋体" w:hAnsi="宋体" w:eastAsia="宋体" w:cs="宋体"/>
          <w:bCs/>
          <w:szCs w:val="21"/>
          <w:u w:val="single"/>
          <w:lang w:eastAsia="zh-CN"/>
        </w:rPr>
        <w:t>（应明确分期</w:t>
      </w:r>
      <w:r>
        <w:rPr>
          <w:rFonts w:hint="eastAsia" w:ascii="宋体" w:hAnsi="宋体" w:eastAsia="宋体" w:cs="宋体"/>
          <w:bCs/>
          <w:szCs w:val="21"/>
          <w:u w:val="single"/>
          <w:lang w:val="en" w:eastAsia="zh-CN"/>
        </w:rPr>
        <w:t>/分项验收的工作安排</w:t>
      </w:r>
      <w:r>
        <w:rPr>
          <w:rFonts w:hint="eastAsia" w:ascii="宋体" w:hAnsi="宋体" w:eastAsia="宋体" w:cs="宋体"/>
          <w:bCs/>
          <w:szCs w:val="21"/>
          <w:u w:val="single"/>
          <w:lang w:eastAsia="zh-CN"/>
        </w:rPr>
        <w:t>）</w:t>
      </w:r>
      <w:r>
        <w:rPr>
          <w:rFonts w:hint="eastAsia" w:ascii="宋体" w:hAnsi="宋体" w:eastAsia="宋体" w:cs="宋体"/>
          <w:bCs/>
          <w:szCs w:val="21"/>
          <w:u w:val="single"/>
        </w:rPr>
        <w:t xml:space="preserve"> </w:t>
      </w:r>
      <w:r>
        <w:rPr>
          <w:rFonts w:hint="eastAsia" w:ascii="宋体" w:hAnsi="宋体" w:eastAsia="宋体" w:cs="宋体"/>
          <w:bCs/>
          <w:szCs w:val="21"/>
          <w:u w:val="single"/>
          <w:lang w:val="en-US" w:eastAsia="zh-CN"/>
        </w:rPr>
        <w:t xml:space="preserve"> </w:t>
      </w:r>
    </w:p>
    <w:p w14:paraId="3DC3799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rPr>
      </w:pPr>
      <w:r>
        <w:rPr>
          <w:rFonts w:hint="eastAsia" w:ascii="宋体" w:hAnsi="宋体" w:eastAsia="宋体" w:cs="宋体"/>
          <w:bCs/>
          <w:szCs w:val="21"/>
        </w:rPr>
        <w:t>（4）履约验收程序：</w:t>
      </w:r>
      <w:r>
        <w:rPr>
          <w:rFonts w:hint="eastAsia" w:ascii="宋体" w:hAnsi="宋体" w:eastAsia="宋体" w:cs="宋体"/>
          <w:bCs/>
          <w:szCs w:val="21"/>
          <w:u w:val="single"/>
        </w:rPr>
        <w:t xml:space="preserve">                                         </w:t>
      </w:r>
    </w:p>
    <w:p w14:paraId="57DF9BF2">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（5）履约验收的内容：</w:t>
      </w:r>
      <w:r>
        <w:rPr>
          <w:rFonts w:hint="eastAsia" w:ascii="宋体" w:hAnsi="宋体" w:eastAsia="宋体" w:cs="宋体"/>
          <w:bCs/>
          <w:szCs w:val="21"/>
          <w:u w:val="single"/>
        </w:rPr>
        <w:t xml:space="preserve"> </w:t>
      </w:r>
      <w:r>
        <w:rPr>
          <w:rFonts w:hint="eastAsia" w:ascii="宋体" w:hAnsi="宋体" w:eastAsia="宋体" w:cs="宋体"/>
          <w:bCs/>
          <w:szCs w:val="21"/>
          <w:u w:val="single"/>
          <w:lang w:eastAsia="zh-CN"/>
        </w:rPr>
        <w:t>（应当包括每一项技术和商务要求的履约情况，特别是落实政府采购扶持中小企业，支持绿色发展和乡村振兴等政策情况）</w:t>
      </w:r>
      <w:r>
        <w:rPr>
          <w:rFonts w:hint="eastAsia" w:ascii="宋体" w:hAnsi="宋体" w:eastAsia="宋体" w:cs="宋体"/>
          <w:bCs/>
          <w:szCs w:val="21"/>
          <w:u w:val="single"/>
        </w:rPr>
        <w:t xml:space="preserve">                                      </w:t>
      </w:r>
    </w:p>
    <w:p w14:paraId="4A32F82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（6）履约验收标准：</w:t>
      </w:r>
      <w:r>
        <w:rPr>
          <w:rFonts w:hint="eastAsia" w:ascii="宋体" w:hAnsi="宋体" w:eastAsia="宋体" w:cs="宋体"/>
          <w:bCs/>
          <w:szCs w:val="21"/>
          <w:u w:val="single"/>
        </w:rPr>
        <w:t xml:space="preserve">                                         </w:t>
      </w:r>
    </w:p>
    <w:p w14:paraId="510BA39F">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bCs/>
          <w:sz w:val="21"/>
          <w:szCs w:val="21"/>
          <w:u w:val="none"/>
          <w:lang w:val="en-US" w:eastAsia="zh-CN" w:bidi="ar-SA"/>
        </w:rPr>
        <w:t>（7）是否以采购活动中供应商提供的样品作为参考：</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 xml:space="preserve">是  </w:t>
      </w:r>
      <w:r>
        <w:rPr>
          <w:rFonts w:hint="eastAsia" w:ascii="宋体" w:hAnsi="宋体" w:eastAsia="宋体" w:cs="宋体"/>
          <w:sz w:val="21"/>
          <w:szCs w:val="21"/>
          <w:lang w:val="en-US" w:eastAsia="zh-CN" w:bidi="ar-SA"/>
        </w:rPr>
        <w:sym w:font="Wingdings" w:char="00A8"/>
      </w:r>
      <w:r>
        <w:rPr>
          <w:rFonts w:hint="eastAsia" w:ascii="宋体" w:hAnsi="宋体" w:eastAsia="宋体" w:cs="宋体"/>
          <w:bCs/>
          <w:sz w:val="21"/>
          <w:szCs w:val="21"/>
          <w:lang w:val="en-US" w:eastAsia="zh-CN" w:bidi="ar-SA"/>
        </w:rPr>
        <w:t>否</w:t>
      </w:r>
    </w:p>
    <w:p w14:paraId="24BAF464">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Cs/>
          <w:szCs w:val="21"/>
          <w:u w:val="single"/>
        </w:rPr>
      </w:pPr>
      <w:r>
        <w:rPr>
          <w:rFonts w:hint="eastAsia" w:ascii="宋体" w:hAnsi="宋体" w:eastAsia="宋体" w:cs="宋体"/>
          <w:bCs/>
          <w:szCs w:val="21"/>
        </w:rPr>
        <w:t>（8）履约验收其他事项：</w:t>
      </w:r>
      <w:r>
        <w:rPr>
          <w:rFonts w:hint="eastAsia" w:ascii="宋体" w:hAnsi="宋体" w:eastAsia="宋体" w:cs="宋体"/>
          <w:bCs/>
          <w:szCs w:val="21"/>
          <w:u w:val="single"/>
        </w:rPr>
        <w:t xml:space="preserve">      </w:t>
      </w:r>
      <w:r>
        <w:rPr>
          <w:rFonts w:hint="eastAsia" w:ascii="宋体" w:hAnsi="宋体" w:eastAsia="宋体" w:cs="宋体"/>
          <w:bCs/>
          <w:i w:val="0"/>
          <w:iCs w:val="0"/>
          <w:szCs w:val="21"/>
          <w:u w:val="single"/>
        </w:rPr>
        <w:t>（产权过户登记等）</w:t>
      </w:r>
      <w:r>
        <w:rPr>
          <w:rFonts w:hint="eastAsia" w:ascii="宋体" w:hAnsi="宋体" w:eastAsia="宋体" w:cs="宋体"/>
          <w:bCs/>
          <w:szCs w:val="21"/>
          <w:u w:val="single"/>
        </w:rPr>
        <w:t xml:space="preserve">          </w:t>
      </w:r>
    </w:p>
    <w:p w14:paraId="0D1F8CAC">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组成合同的文件</w:t>
      </w:r>
    </w:p>
    <w:p w14:paraId="22476C0E">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本协议书与下列文件一起构成合同文件，如下述文件之间有任何抵触、矛盾或歧义，应按以下顺序解释：</w:t>
      </w:r>
    </w:p>
    <w:p w14:paraId="7E6B1B7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color w:val="auto"/>
          <w:szCs w:val="21"/>
          <w:lang w:eastAsia="zh-CN"/>
        </w:rPr>
      </w:pPr>
      <w:r>
        <w:rPr>
          <w:rFonts w:hint="eastAsia" w:ascii="宋体" w:hAnsi="宋体" w:eastAsia="宋体" w:cs="宋体"/>
          <w:color w:val="auto"/>
          <w:szCs w:val="21"/>
        </w:rPr>
        <w:t>（1）</w:t>
      </w:r>
      <w:r>
        <w:rPr>
          <w:rFonts w:hint="eastAsia" w:ascii="宋体" w:hAnsi="宋体" w:eastAsia="宋体" w:cs="宋体"/>
          <w:color w:val="auto"/>
          <w:szCs w:val="21"/>
          <w:lang w:eastAsia="zh-CN"/>
        </w:rPr>
        <w:t>政府采购</w:t>
      </w:r>
      <w:r>
        <w:rPr>
          <w:rFonts w:hint="eastAsia" w:ascii="宋体" w:hAnsi="宋体" w:eastAsia="宋体" w:cs="宋体"/>
          <w:color w:val="auto"/>
          <w:szCs w:val="21"/>
        </w:rPr>
        <w:t>合同协议书及其变更、补充</w:t>
      </w:r>
      <w:r>
        <w:rPr>
          <w:rFonts w:hint="eastAsia" w:ascii="宋体" w:hAnsi="宋体" w:eastAsia="宋体" w:cs="宋体"/>
          <w:color w:val="auto"/>
          <w:szCs w:val="21"/>
          <w:lang w:eastAsia="zh-CN"/>
        </w:rPr>
        <w:t>协议</w:t>
      </w:r>
    </w:p>
    <w:p w14:paraId="1AA2AF5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2</w:t>
      </w:r>
      <w:r>
        <w:rPr>
          <w:rFonts w:hint="eastAsia" w:ascii="宋体" w:hAnsi="宋体" w:eastAsia="宋体" w:cs="宋体"/>
          <w:szCs w:val="21"/>
        </w:rPr>
        <w:t>）政府采购合同专用条款</w:t>
      </w:r>
    </w:p>
    <w:p w14:paraId="521D0C28">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3</w:t>
      </w:r>
      <w:r>
        <w:rPr>
          <w:rFonts w:hint="eastAsia" w:ascii="宋体" w:hAnsi="宋体" w:eastAsia="宋体" w:cs="宋体"/>
          <w:szCs w:val="21"/>
        </w:rPr>
        <w:t>）政府采购合同通用条款</w:t>
      </w:r>
    </w:p>
    <w:p w14:paraId="1475E133">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color w:val="auto"/>
          <w:szCs w:val="21"/>
        </w:rPr>
      </w:pPr>
      <w:r>
        <w:rPr>
          <w:rFonts w:hint="eastAsia" w:ascii="宋体" w:hAnsi="宋体" w:eastAsia="宋体" w:cs="宋体"/>
          <w:color w:val="auto"/>
          <w:szCs w:val="21"/>
        </w:rPr>
        <w:t>（</w:t>
      </w:r>
      <w:r>
        <w:rPr>
          <w:rFonts w:hint="eastAsia" w:ascii="宋体" w:hAnsi="宋体" w:eastAsia="宋体" w:cs="宋体"/>
          <w:color w:val="auto"/>
          <w:szCs w:val="21"/>
          <w:lang w:val="en-US" w:eastAsia="zh-CN"/>
        </w:rPr>
        <w:t>4</w:t>
      </w:r>
      <w:r>
        <w:rPr>
          <w:rFonts w:hint="eastAsia" w:ascii="宋体" w:hAnsi="宋体" w:eastAsia="宋体" w:cs="宋体"/>
          <w:color w:val="auto"/>
          <w:szCs w:val="21"/>
        </w:rPr>
        <w:t>）中标</w:t>
      </w:r>
      <w:r>
        <w:rPr>
          <w:rFonts w:hint="eastAsia" w:ascii="宋体" w:hAnsi="宋体" w:eastAsia="宋体" w:cs="宋体"/>
          <w:color w:val="auto"/>
          <w:szCs w:val="21"/>
          <w:lang w:eastAsia="zh-CN"/>
        </w:rPr>
        <w:t>（成交）</w:t>
      </w:r>
      <w:r>
        <w:rPr>
          <w:rFonts w:hint="eastAsia" w:ascii="宋体" w:hAnsi="宋体" w:eastAsia="宋体" w:cs="宋体"/>
          <w:color w:val="auto"/>
          <w:szCs w:val="21"/>
        </w:rPr>
        <w:t>通知书</w:t>
      </w:r>
    </w:p>
    <w:p w14:paraId="7E8DABF7">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w:t>
      </w:r>
      <w:r>
        <w:rPr>
          <w:rFonts w:hint="eastAsia" w:ascii="宋体" w:hAnsi="宋体" w:eastAsia="宋体" w:cs="宋体"/>
          <w:szCs w:val="21"/>
          <w:lang w:val="en-US" w:eastAsia="zh-CN"/>
        </w:rPr>
        <w:t>5</w:t>
      </w:r>
      <w:r>
        <w:rPr>
          <w:rFonts w:hint="eastAsia" w:ascii="宋体" w:hAnsi="宋体" w:eastAsia="宋体" w:cs="宋体"/>
          <w:szCs w:val="21"/>
        </w:rPr>
        <w:t>）投标（响应）文件</w:t>
      </w:r>
    </w:p>
    <w:p w14:paraId="57F2FBE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（6）采购文件</w:t>
      </w:r>
    </w:p>
    <w:p w14:paraId="0F8D6471">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（7）有关技术文件，图纸</w:t>
      </w:r>
    </w:p>
    <w:p w14:paraId="3D1B6A8C">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kern w:val="2"/>
          <w:sz w:val="21"/>
          <w:szCs w:val="21"/>
          <w:highlight w:val="none"/>
          <w:lang w:val="en-US" w:eastAsia="zh-CN" w:bidi="ar-SA"/>
        </w:rPr>
      </w:pPr>
      <w:r>
        <w:rPr>
          <w:rFonts w:hint="eastAsia" w:ascii="宋体" w:hAnsi="宋体" w:eastAsia="宋体" w:cs="宋体"/>
          <w:sz w:val="21"/>
          <w:szCs w:val="21"/>
          <w:highlight w:val="none"/>
          <w:lang w:val="en-US" w:eastAsia="zh-CN" w:bidi="ar-SA"/>
        </w:rPr>
        <w:t>（8）</w:t>
      </w:r>
      <w:r>
        <w:rPr>
          <w:rFonts w:hint="eastAsia" w:ascii="宋体" w:hAnsi="宋体" w:eastAsia="宋体" w:cs="宋体"/>
          <w:bCs w:val="0"/>
          <w:color w:val="000000"/>
          <w:kern w:val="2"/>
          <w:sz w:val="21"/>
          <w:szCs w:val="21"/>
          <w:highlight w:val="none"/>
          <w:lang w:val="en-US" w:eastAsia="zh-CN" w:bidi="ar-SA"/>
        </w:rPr>
        <w:t>国家法律、行政法规和规章制度规定或合同约定的作为合同组成部分的其他文件</w:t>
      </w:r>
    </w:p>
    <w:p w14:paraId="34563543">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合同生效</w:t>
      </w:r>
    </w:p>
    <w:p w14:paraId="652B8ACD">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本合同自</w:t>
      </w:r>
      <w:r>
        <w:rPr>
          <w:rFonts w:hint="eastAsia" w:ascii="宋体" w:hAnsi="宋体" w:eastAsia="宋体" w:cs="宋体"/>
          <w:szCs w:val="21"/>
          <w:u w:val="single"/>
        </w:rPr>
        <w:t xml:space="preserve">                             </w:t>
      </w:r>
      <w:r>
        <w:rPr>
          <w:rFonts w:hint="eastAsia" w:ascii="宋体" w:hAnsi="宋体" w:eastAsia="宋体" w:cs="宋体"/>
          <w:szCs w:val="21"/>
        </w:rPr>
        <w:t>生效。</w:t>
      </w:r>
    </w:p>
    <w:p w14:paraId="7FD17BC6">
      <w:pPr>
        <w:pageBreakBefore w:val="0"/>
        <w:numPr>
          <w:ilvl w:val="0"/>
          <w:numId w:val="9"/>
        </w:numPr>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合同份数</w:t>
      </w:r>
    </w:p>
    <w:p w14:paraId="57F93FC6">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本合同一式</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1"/>
          <w:lang w:eastAsia="zh-CN"/>
        </w:rPr>
        <w:t>甲方</w:t>
      </w:r>
      <w:r>
        <w:rPr>
          <w:rFonts w:hint="eastAsia" w:ascii="宋体" w:hAnsi="宋体" w:eastAsia="宋体" w:cs="宋体"/>
          <w:szCs w:val="21"/>
        </w:rPr>
        <w:t>执</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份，</w:t>
      </w:r>
      <w:r>
        <w:rPr>
          <w:rFonts w:hint="eastAsia" w:ascii="宋体" w:hAnsi="宋体" w:eastAsia="宋体" w:cs="宋体"/>
          <w:szCs w:val="21"/>
          <w:lang w:eastAsia="zh-CN"/>
        </w:rPr>
        <w:t>乙方</w:t>
      </w:r>
      <w:r>
        <w:rPr>
          <w:rFonts w:hint="eastAsia" w:ascii="宋体" w:hAnsi="宋体" w:eastAsia="宋体" w:cs="宋体"/>
          <w:szCs w:val="21"/>
        </w:rPr>
        <w:t>执</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份，均具有同等法律效力。</w:t>
      </w:r>
    </w:p>
    <w:p w14:paraId="24316E15">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合同订立时间：</w:t>
      </w:r>
      <w:r>
        <w:rPr>
          <w:rFonts w:hint="eastAsia" w:ascii="宋体" w:hAnsi="宋体" w:eastAsia="宋体" w:cs="宋体"/>
          <w:szCs w:val="21"/>
          <w:u w:val="single"/>
        </w:rPr>
        <w:t xml:space="preserve">         </w:t>
      </w:r>
      <w:r>
        <w:rPr>
          <w:rFonts w:hint="eastAsia" w:ascii="宋体" w:hAnsi="宋体" w:eastAsia="宋体" w:cs="宋体"/>
          <w:szCs w:val="21"/>
        </w:rPr>
        <w:t>年</w:t>
      </w:r>
      <w:r>
        <w:rPr>
          <w:rFonts w:hint="eastAsia" w:ascii="宋体" w:hAnsi="宋体" w:eastAsia="宋体" w:cs="宋体"/>
          <w:szCs w:val="21"/>
          <w:u w:val="single"/>
        </w:rPr>
        <w:t xml:space="preserve">      </w:t>
      </w:r>
      <w:r>
        <w:rPr>
          <w:rFonts w:hint="eastAsia" w:ascii="宋体" w:hAnsi="宋体" w:eastAsia="宋体" w:cs="宋体"/>
          <w:szCs w:val="21"/>
        </w:rPr>
        <w:t>月</w:t>
      </w:r>
      <w:r>
        <w:rPr>
          <w:rFonts w:hint="eastAsia" w:ascii="宋体" w:hAnsi="宋体" w:eastAsia="宋体" w:cs="宋体"/>
          <w:szCs w:val="21"/>
          <w:u w:val="single"/>
        </w:rPr>
        <w:t xml:space="preserve">      </w:t>
      </w:r>
      <w:r>
        <w:rPr>
          <w:rFonts w:hint="eastAsia" w:ascii="宋体" w:hAnsi="宋体" w:eastAsia="宋体" w:cs="宋体"/>
          <w:szCs w:val="21"/>
        </w:rPr>
        <w:t>日</w:t>
      </w:r>
    </w:p>
    <w:p w14:paraId="6C18876F">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合同订立地点：</w:t>
      </w:r>
      <w:r>
        <w:rPr>
          <w:rFonts w:hint="eastAsia" w:ascii="宋体" w:hAnsi="宋体" w:eastAsia="宋体" w:cs="宋体"/>
          <w:szCs w:val="21"/>
          <w:u w:val="single"/>
        </w:rPr>
        <w:t xml:space="preserve">                           </w:t>
      </w:r>
    </w:p>
    <w:p w14:paraId="156A179C">
      <w:pPr>
        <w:pageBreakBefore w:val="0"/>
        <w:kinsoku/>
        <w:overflowPunct/>
        <w:topLinePunct w:val="0"/>
        <w:bidi w:val="0"/>
        <w:adjustRightInd w:val="0"/>
        <w:snapToGrid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附件：具体标</w:t>
      </w:r>
      <w:r>
        <w:rPr>
          <w:rFonts w:hint="eastAsia" w:ascii="宋体" w:hAnsi="宋体" w:eastAsia="宋体" w:cs="宋体"/>
          <w:szCs w:val="21"/>
          <w:lang w:eastAsia="zh-CN"/>
        </w:rPr>
        <w:t>的及其</w:t>
      </w:r>
      <w:r>
        <w:rPr>
          <w:rFonts w:hint="eastAsia" w:ascii="宋体" w:hAnsi="宋体" w:eastAsia="宋体" w:cs="宋体"/>
          <w:szCs w:val="21"/>
          <w:highlight w:val="none"/>
          <w:u w:val="none"/>
          <w:lang w:val="en-US" w:eastAsia="zh-CN"/>
        </w:rPr>
        <w:t>技术要求和商务要求</w:t>
      </w:r>
      <w:r>
        <w:rPr>
          <w:rFonts w:hint="eastAsia" w:ascii="宋体" w:hAnsi="宋体" w:eastAsia="宋体" w:cs="宋体"/>
          <w:szCs w:val="21"/>
        </w:rPr>
        <w:t>、联合协议、分包</w:t>
      </w:r>
      <w:r>
        <w:rPr>
          <w:rFonts w:hint="eastAsia" w:ascii="宋体" w:hAnsi="宋体" w:eastAsia="宋体" w:cs="宋体"/>
          <w:szCs w:val="21"/>
          <w:lang w:eastAsia="zh-CN"/>
        </w:rPr>
        <w:t>意向</w:t>
      </w:r>
      <w:r>
        <w:rPr>
          <w:rFonts w:hint="eastAsia" w:ascii="宋体" w:hAnsi="宋体" w:eastAsia="宋体" w:cs="宋体"/>
          <w:szCs w:val="21"/>
        </w:rPr>
        <w:t>协议等。</w:t>
      </w:r>
    </w:p>
    <w:p w14:paraId="4159FA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br w:type="page"/>
      </w:r>
    </w:p>
    <w:p w14:paraId="6F717376">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kern w:val="2"/>
          <w:sz w:val="21"/>
          <w:szCs w:val="21"/>
          <w:lang w:val="en-US" w:eastAsia="zh-CN" w:bidi="ar-SA"/>
        </w:rPr>
      </w:pPr>
    </w:p>
    <w:tbl>
      <w:tblPr>
        <w:tblStyle w:val="43"/>
        <w:tblW w:w="8398" w:type="dxa"/>
        <w:tblInd w:w="0" w:type="dxa"/>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Layout w:type="fixed"/>
        <w:tblCellMar>
          <w:top w:w="0" w:type="dxa"/>
          <w:left w:w="108" w:type="dxa"/>
          <w:bottom w:w="0" w:type="dxa"/>
          <w:right w:w="108" w:type="dxa"/>
        </w:tblCellMar>
      </w:tblPr>
      <w:tblGrid>
        <w:gridCol w:w="1891"/>
        <w:gridCol w:w="2412"/>
        <w:gridCol w:w="1979"/>
        <w:gridCol w:w="2116"/>
      </w:tblGrid>
      <w:tr w14:paraId="3B1674F5">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90" w:hRule="atLeast"/>
        </w:trPr>
        <w:tc>
          <w:tcPr>
            <w:tcW w:w="4303" w:type="dxa"/>
            <w:gridSpan w:val="2"/>
            <w:tcBorders>
              <w:bottom w:val="single" w:color="auto" w:sz="2" w:space="0"/>
              <w:right w:val="single" w:color="auto" w:sz="2" w:space="0"/>
            </w:tcBorders>
            <w:vAlign w:val="center"/>
          </w:tcPr>
          <w:p w14:paraId="23489D4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szCs w:val="21"/>
              </w:rPr>
              <w:t>甲方（采购人</w:t>
            </w:r>
            <w:r>
              <w:rPr>
                <w:rFonts w:hint="eastAsia" w:ascii="宋体" w:hAnsi="宋体" w:eastAsia="宋体" w:cs="宋体"/>
                <w:szCs w:val="21"/>
                <w:lang w:eastAsia="zh-CN"/>
              </w:rPr>
              <w:t>、受采购人委托签订合同的单位</w:t>
            </w:r>
            <w:r>
              <w:rPr>
                <w:rFonts w:hint="eastAsia" w:ascii="宋体" w:hAnsi="宋体" w:eastAsia="宋体" w:cs="宋体"/>
                <w:szCs w:val="21"/>
              </w:rPr>
              <w:t>或采购文件约定的合同甲方）</w:t>
            </w:r>
          </w:p>
        </w:tc>
        <w:tc>
          <w:tcPr>
            <w:tcW w:w="4095" w:type="dxa"/>
            <w:gridSpan w:val="2"/>
            <w:tcBorders>
              <w:left w:val="single" w:color="auto" w:sz="2" w:space="0"/>
              <w:bottom w:val="single" w:color="auto" w:sz="2" w:space="0"/>
            </w:tcBorders>
            <w:vAlign w:val="center"/>
          </w:tcPr>
          <w:p w14:paraId="51E6910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rPr>
            </w:pPr>
            <w:r>
              <w:rPr>
                <w:rFonts w:hint="eastAsia" w:ascii="宋体" w:hAnsi="宋体" w:eastAsia="宋体" w:cs="宋体"/>
                <w:szCs w:val="21"/>
              </w:rPr>
              <w:t>乙方（供应商）</w:t>
            </w:r>
          </w:p>
        </w:tc>
      </w:tr>
      <w:tr w14:paraId="7E232806">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917" w:hRule="atLeast"/>
        </w:trPr>
        <w:tc>
          <w:tcPr>
            <w:tcW w:w="1891" w:type="dxa"/>
            <w:tcBorders>
              <w:top w:val="single" w:color="auto" w:sz="2" w:space="0"/>
              <w:bottom w:val="single" w:color="auto" w:sz="2" w:space="0"/>
              <w:right w:val="single" w:color="auto" w:sz="2" w:space="0"/>
            </w:tcBorders>
            <w:vAlign w:val="center"/>
          </w:tcPr>
          <w:p w14:paraId="249DCE1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单位名称（公章</w:t>
            </w:r>
            <w:r>
              <w:rPr>
                <w:rFonts w:hint="eastAsia" w:ascii="宋体" w:hAnsi="宋体" w:eastAsia="宋体" w:cs="宋体"/>
                <w:szCs w:val="21"/>
                <w:lang w:eastAsia="zh-CN"/>
              </w:rPr>
              <w:t>或合同章</w:t>
            </w:r>
            <w:r>
              <w:rPr>
                <w:rFonts w:hint="eastAsia" w:ascii="宋体" w:hAnsi="宋体" w:eastAsia="宋体" w:cs="宋体"/>
                <w:szCs w:val="21"/>
              </w:rPr>
              <w:t>）</w:t>
            </w:r>
          </w:p>
        </w:tc>
        <w:tc>
          <w:tcPr>
            <w:tcW w:w="2412" w:type="dxa"/>
            <w:tcBorders>
              <w:top w:val="single" w:color="auto" w:sz="2" w:space="0"/>
              <w:left w:val="single" w:color="auto" w:sz="2" w:space="0"/>
              <w:bottom w:val="single" w:color="auto" w:sz="2" w:space="0"/>
              <w:right w:val="single" w:color="auto" w:sz="2" w:space="0"/>
            </w:tcBorders>
            <w:vAlign w:val="center"/>
          </w:tcPr>
          <w:p w14:paraId="16B93BD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28680F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单位名称（公章</w:t>
            </w:r>
            <w:r>
              <w:rPr>
                <w:rFonts w:hint="eastAsia" w:ascii="宋体" w:hAnsi="宋体" w:eastAsia="宋体" w:cs="宋体"/>
                <w:szCs w:val="21"/>
                <w:lang w:eastAsia="zh-CN"/>
              </w:rPr>
              <w:t>或合同章</w:t>
            </w:r>
            <w:r>
              <w:rPr>
                <w:rFonts w:hint="eastAsia" w:ascii="宋体" w:hAnsi="宋体" w:eastAsia="宋体" w:cs="宋体"/>
                <w:szCs w:val="21"/>
              </w:rPr>
              <w:t>）</w:t>
            </w:r>
          </w:p>
        </w:tc>
        <w:tc>
          <w:tcPr>
            <w:tcW w:w="2116" w:type="dxa"/>
            <w:tcBorders>
              <w:top w:val="single" w:color="auto" w:sz="2" w:space="0"/>
              <w:left w:val="single" w:color="auto" w:sz="2" w:space="0"/>
              <w:bottom w:val="single" w:color="auto" w:sz="2" w:space="0"/>
            </w:tcBorders>
            <w:vAlign w:val="center"/>
          </w:tcPr>
          <w:p w14:paraId="42282E1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6DEBCE88">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1171" w:hRule="atLeast"/>
        </w:trPr>
        <w:tc>
          <w:tcPr>
            <w:tcW w:w="1891" w:type="dxa"/>
            <w:vMerge w:val="restart"/>
            <w:tcBorders>
              <w:top w:val="single" w:color="auto" w:sz="2" w:space="0"/>
              <w:right w:val="single" w:color="auto" w:sz="2" w:space="0"/>
            </w:tcBorders>
            <w:vAlign w:val="center"/>
          </w:tcPr>
          <w:p w14:paraId="240D17B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法定代表人</w:t>
            </w:r>
          </w:p>
          <w:p w14:paraId="56B5DB7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或其委托代理人（签章）</w:t>
            </w:r>
          </w:p>
        </w:tc>
        <w:tc>
          <w:tcPr>
            <w:tcW w:w="2412" w:type="dxa"/>
            <w:vMerge w:val="restart"/>
            <w:tcBorders>
              <w:top w:val="single" w:color="auto" w:sz="2" w:space="0"/>
              <w:left w:val="single" w:color="auto" w:sz="2" w:space="0"/>
              <w:right w:val="single" w:color="auto" w:sz="2" w:space="0"/>
            </w:tcBorders>
            <w:vAlign w:val="center"/>
          </w:tcPr>
          <w:p w14:paraId="36BF94B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right w:val="single" w:color="auto" w:sz="2" w:space="0"/>
            </w:tcBorders>
            <w:vAlign w:val="center"/>
          </w:tcPr>
          <w:p w14:paraId="4A2D706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法定代表人</w:t>
            </w:r>
          </w:p>
          <w:p w14:paraId="3ED3D4B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或其委托代理人（签章）</w:t>
            </w:r>
          </w:p>
        </w:tc>
        <w:tc>
          <w:tcPr>
            <w:tcW w:w="2116" w:type="dxa"/>
            <w:tcBorders>
              <w:top w:val="single" w:color="auto" w:sz="2" w:space="0"/>
              <w:left w:val="single" w:color="auto" w:sz="2" w:space="0"/>
              <w:bottom w:val="single" w:color="auto" w:sz="2" w:space="0"/>
            </w:tcBorders>
            <w:vAlign w:val="center"/>
          </w:tcPr>
          <w:p w14:paraId="704B7E1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r>
      <w:tr w14:paraId="4E2944B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vMerge w:val="continue"/>
            <w:tcBorders>
              <w:bottom w:val="single" w:color="auto" w:sz="2" w:space="0"/>
              <w:right w:val="single" w:color="auto" w:sz="2" w:space="0"/>
            </w:tcBorders>
            <w:vAlign w:val="center"/>
          </w:tcPr>
          <w:p w14:paraId="6E0C3E2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vMerge w:val="continue"/>
            <w:tcBorders>
              <w:left w:val="single" w:color="auto" w:sz="2" w:space="0"/>
              <w:bottom w:val="single" w:color="auto" w:sz="2" w:space="0"/>
              <w:right w:val="single" w:color="auto" w:sz="2" w:space="0"/>
            </w:tcBorders>
            <w:vAlign w:val="center"/>
          </w:tcPr>
          <w:p w14:paraId="7417C2D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500FBC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拥有者性别</w:t>
            </w:r>
          </w:p>
        </w:tc>
        <w:tc>
          <w:tcPr>
            <w:tcW w:w="2116" w:type="dxa"/>
            <w:tcBorders>
              <w:top w:val="single" w:color="auto" w:sz="2" w:space="0"/>
              <w:left w:val="single" w:color="auto" w:sz="2" w:space="0"/>
              <w:bottom w:val="single" w:color="auto" w:sz="2" w:space="0"/>
            </w:tcBorders>
            <w:vAlign w:val="center"/>
          </w:tcPr>
          <w:p w14:paraId="63B9A2F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6AF375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C661BE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住</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所</w:t>
            </w:r>
          </w:p>
        </w:tc>
        <w:tc>
          <w:tcPr>
            <w:tcW w:w="2412" w:type="dxa"/>
            <w:tcBorders>
              <w:top w:val="single" w:color="auto" w:sz="2" w:space="0"/>
              <w:left w:val="single" w:color="auto" w:sz="2" w:space="0"/>
              <w:bottom w:val="single" w:color="auto" w:sz="2" w:space="0"/>
              <w:right w:val="single" w:color="auto" w:sz="2" w:space="0"/>
            </w:tcBorders>
            <w:vAlign w:val="center"/>
          </w:tcPr>
          <w:p w14:paraId="6545529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4D52F01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住</w:t>
            </w:r>
            <w:r>
              <w:rPr>
                <w:rFonts w:hint="eastAsia" w:ascii="宋体" w:hAnsi="宋体" w:eastAsia="宋体" w:cs="宋体"/>
                <w:szCs w:val="21"/>
                <w:lang w:val="en-US" w:eastAsia="zh-CN"/>
              </w:rPr>
              <w:t xml:space="preserve">  </w:t>
            </w:r>
            <w:r>
              <w:rPr>
                <w:rFonts w:hint="eastAsia" w:ascii="宋体" w:hAnsi="宋体" w:eastAsia="宋体" w:cs="宋体"/>
                <w:szCs w:val="21"/>
                <w:lang w:eastAsia="zh-CN"/>
              </w:rPr>
              <w:t>所</w:t>
            </w:r>
          </w:p>
        </w:tc>
        <w:tc>
          <w:tcPr>
            <w:tcW w:w="2116" w:type="dxa"/>
            <w:tcBorders>
              <w:top w:val="single" w:color="auto" w:sz="2" w:space="0"/>
              <w:left w:val="single" w:color="auto" w:sz="2" w:space="0"/>
              <w:bottom w:val="single" w:color="auto" w:sz="2" w:space="0"/>
            </w:tcBorders>
            <w:vAlign w:val="center"/>
          </w:tcPr>
          <w:p w14:paraId="5D1D134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7957FD0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0FEC00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 系 人</w:t>
            </w:r>
          </w:p>
        </w:tc>
        <w:tc>
          <w:tcPr>
            <w:tcW w:w="2412" w:type="dxa"/>
            <w:tcBorders>
              <w:top w:val="single" w:color="auto" w:sz="2" w:space="0"/>
              <w:left w:val="single" w:color="auto" w:sz="2" w:space="0"/>
              <w:bottom w:val="single" w:color="auto" w:sz="2" w:space="0"/>
              <w:right w:val="single" w:color="auto" w:sz="2" w:space="0"/>
            </w:tcBorders>
            <w:vAlign w:val="center"/>
          </w:tcPr>
          <w:p w14:paraId="6ECA906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B51864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 系 人</w:t>
            </w:r>
          </w:p>
        </w:tc>
        <w:tc>
          <w:tcPr>
            <w:tcW w:w="2116" w:type="dxa"/>
            <w:tcBorders>
              <w:top w:val="single" w:color="auto" w:sz="2" w:space="0"/>
              <w:left w:val="single" w:color="auto" w:sz="2" w:space="0"/>
              <w:bottom w:val="single" w:color="auto" w:sz="2" w:space="0"/>
            </w:tcBorders>
            <w:vAlign w:val="center"/>
          </w:tcPr>
          <w:p w14:paraId="3168790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56CEE7A9">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41B9E1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联系电话</w:t>
            </w:r>
          </w:p>
        </w:tc>
        <w:tc>
          <w:tcPr>
            <w:tcW w:w="2412" w:type="dxa"/>
            <w:tcBorders>
              <w:top w:val="single" w:color="auto" w:sz="2" w:space="0"/>
              <w:left w:val="single" w:color="auto" w:sz="2" w:space="0"/>
              <w:bottom w:val="single" w:color="auto" w:sz="2" w:space="0"/>
              <w:right w:val="single" w:color="auto" w:sz="2" w:space="0"/>
            </w:tcBorders>
            <w:vAlign w:val="center"/>
          </w:tcPr>
          <w:p w14:paraId="60F408D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6CF1E3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联系电话</w:t>
            </w:r>
          </w:p>
        </w:tc>
        <w:tc>
          <w:tcPr>
            <w:tcW w:w="2116" w:type="dxa"/>
            <w:tcBorders>
              <w:top w:val="single" w:color="auto" w:sz="2" w:space="0"/>
              <w:left w:val="single" w:color="auto" w:sz="2" w:space="0"/>
              <w:bottom w:val="single" w:color="auto" w:sz="2" w:space="0"/>
            </w:tcBorders>
            <w:vAlign w:val="center"/>
          </w:tcPr>
          <w:p w14:paraId="6EEBD5C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0A1CE2D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EDAE89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通信地址</w:t>
            </w:r>
          </w:p>
        </w:tc>
        <w:tc>
          <w:tcPr>
            <w:tcW w:w="2412" w:type="dxa"/>
            <w:tcBorders>
              <w:top w:val="single" w:color="auto" w:sz="2" w:space="0"/>
              <w:left w:val="single" w:color="auto" w:sz="2" w:space="0"/>
              <w:bottom w:val="single" w:color="auto" w:sz="2" w:space="0"/>
              <w:right w:val="single" w:color="auto" w:sz="2" w:space="0"/>
            </w:tcBorders>
            <w:vAlign w:val="center"/>
          </w:tcPr>
          <w:p w14:paraId="3CFF56D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6ABCF00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lang w:eastAsia="zh-CN"/>
              </w:rPr>
              <w:t>通信地址</w:t>
            </w:r>
          </w:p>
        </w:tc>
        <w:tc>
          <w:tcPr>
            <w:tcW w:w="2116" w:type="dxa"/>
            <w:tcBorders>
              <w:top w:val="single" w:color="auto" w:sz="2" w:space="0"/>
              <w:left w:val="single" w:color="auto" w:sz="2" w:space="0"/>
              <w:bottom w:val="single" w:color="auto" w:sz="2" w:space="0"/>
            </w:tcBorders>
            <w:vAlign w:val="center"/>
          </w:tcPr>
          <w:p w14:paraId="6F5DA7D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2963D5A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7405054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邮政编码</w:t>
            </w:r>
          </w:p>
        </w:tc>
        <w:tc>
          <w:tcPr>
            <w:tcW w:w="2412" w:type="dxa"/>
            <w:tcBorders>
              <w:top w:val="single" w:color="auto" w:sz="2" w:space="0"/>
              <w:left w:val="single" w:color="auto" w:sz="2" w:space="0"/>
              <w:bottom w:val="single" w:color="auto" w:sz="2" w:space="0"/>
              <w:right w:val="single" w:color="auto" w:sz="2" w:space="0"/>
            </w:tcBorders>
            <w:vAlign w:val="center"/>
          </w:tcPr>
          <w:p w14:paraId="17C71C5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FC96DD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邮政编码</w:t>
            </w:r>
          </w:p>
        </w:tc>
        <w:tc>
          <w:tcPr>
            <w:tcW w:w="2116" w:type="dxa"/>
            <w:tcBorders>
              <w:top w:val="single" w:color="auto" w:sz="2" w:space="0"/>
              <w:left w:val="single" w:color="auto" w:sz="2" w:space="0"/>
              <w:bottom w:val="single" w:color="auto" w:sz="2" w:space="0"/>
            </w:tcBorders>
            <w:vAlign w:val="center"/>
          </w:tcPr>
          <w:p w14:paraId="5B5022B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DAB63B1">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5833DA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电子邮箱</w:t>
            </w:r>
          </w:p>
        </w:tc>
        <w:tc>
          <w:tcPr>
            <w:tcW w:w="2412" w:type="dxa"/>
            <w:tcBorders>
              <w:top w:val="single" w:color="auto" w:sz="2" w:space="0"/>
              <w:left w:val="single" w:color="auto" w:sz="2" w:space="0"/>
              <w:bottom w:val="single" w:color="auto" w:sz="2" w:space="0"/>
              <w:right w:val="single" w:color="auto" w:sz="2" w:space="0"/>
            </w:tcBorders>
            <w:vAlign w:val="center"/>
          </w:tcPr>
          <w:p w14:paraId="237CA55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562E1AD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电子邮箱</w:t>
            </w:r>
          </w:p>
        </w:tc>
        <w:tc>
          <w:tcPr>
            <w:tcW w:w="2116" w:type="dxa"/>
            <w:tcBorders>
              <w:top w:val="single" w:color="auto" w:sz="2" w:space="0"/>
              <w:left w:val="single" w:color="auto" w:sz="2" w:space="0"/>
              <w:bottom w:val="single" w:color="auto" w:sz="2" w:space="0"/>
            </w:tcBorders>
            <w:vAlign w:val="center"/>
          </w:tcPr>
          <w:p w14:paraId="6F08CA3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4B4804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3318031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统一社会信用代码</w:t>
            </w:r>
          </w:p>
        </w:tc>
        <w:tc>
          <w:tcPr>
            <w:tcW w:w="2412" w:type="dxa"/>
            <w:tcBorders>
              <w:top w:val="single" w:color="auto" w:sz="2" w:space="0"/>
              <w:left w:val="single" w:color="auto" w:sz="2" w:space="0"/>
              <w:bottom w:val="single" w:color="auto" w:sz="2" w:space="0"/>
              <w:right w:val="single" w:color="auto" w:sz="2" w:space="0"/>
            </w:tcBorders>
            <w:vAlign w:val="center"/>
          </w:tcPr>
          <w:p w14:paraId="2638BD45">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11973EB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统一社会信用代码</w:t>
            </w:r>
          </w:p>
        </w:tc>
        <w:tc>
          <w:tcPr>
            <w:tcW w:w="2116" w:type="dxa"/>
            <w:tcBorders>
              <w:top w:val="single" w:color="auto" w:sz="2" w:space="0"/>
              <w:left w:val="single" w:color="auto" w:sz="2" w:space="0"/>
              <w:bottom w:val="single" w:color="auto" w:sz="2" w:space="0"/>
            </w:tcBorders>
            <w:vAlign w:val="center"/>
          </w:tcPr>
          <w:p w14:paraId="1156817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679E2DC7">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04DFCDB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2FA9F65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4BBE004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开户名称</w:t>
            </w:r>
          </w:p>
        </w:tc>
        <w:tc>
          <w:tcPr>
            <w:tcW w:w="2116" w:type="dxa"/>
            <w:tcBorders>
              <w:top w:val="single" w:color="auto" w:sz="2" w:space="0"/>
              <w:left w:val="single" w:color="auto" w:sz="2" w:space="0"/>
              <w:bottom w:val="single" w:color="auto" w:sz="2" w:space="0"/>
            </w:tcBorders>
            <w:vAlign w:val="center"/>
          </w:tcPr>
          <w:p w14:paraId="50818B8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7E72A4E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1704264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107B70EB">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238D1D1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开户银行</w:t>
            </w:r>
          </w:p>
        </w:tc>
        <w:tc>
          <w:tcPr>
            <w:tcW w:w="2116" w:type="dxa"/>
            <w:tcBorders>
              <w:top w:val="single" w:color="auto" w:sz="2" w:space="0"/>
              <w:left w:val="single" w:color="auto" w:sz="2" w:space="0"/>
              <w:bottom w:val="single" w:color="auto" w:sz="2" w:space="0"/>
            </w:tcBorders>
            <w:vAlign w:val="center"/>
          </w:tcPr>
          <w:p w14:paraId="57684D1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1738B4FF">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483" w:hRule="atLeast"/>
        </w:trPr>
        <w:tc>
          <w:tcPr>
            <w:tcW w:w="1891" w:type="dxa"/>
            <w:tcBorders>
              <w:top w:val="single" w:color="auto" w:sz="2" w:space="0"/>
              <w:bottom w:val="single" w:color="auto" w:sz="2" w:space="0"/>
              <w:right w:val="single" w:color="auto" w:sz="2" w:space="0"/>
            </w:tcBorders>
            <w:vAlign w:val="center"/>
          </w:tcPr>
          <w:p w14:paraId="5597B58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2412" w:type="dxa"/>
            <w:tcBorders>
              <w:top w:val="single" w:color="auto" w:sz="2" w:space="0"/>
              <w:left w:val="single" w:color="auto" w:sz="2" w:space="0"/>
              <w:bottom w:val="single" w:color="auto" w:sz="2" w:space="0"/>
              <w:right w:val="single" w:color="auto" w:sz="2" w:space="0"/>
            </w:tcBorders>
            <w:vAlign w:val="center"/>
          </w:tcPr>
          <w:p w14:paraId="6792A2F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979" w:type="dxa"/>
            <w:tcBorders>
              <w:top w:val="single" w:color="auto" w:sz="2" w:space="0"/>
              <w:left w:val="single" w:color="auto" w:sz="2" w:space="0"/>
              <w:bottom w:val="single" w:color="auto" w:sz="2" w:space="0"/>
              <w:right w:val="single" w:color="auto" w:sz="2" w:space="0"/>
            </w:tcBorders>
            <w:vAlign w:val="center"/>
          </w:tcPr>
          <w:p w14:paraId="0274B5A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银行账号</w:t>
            </w:r>
          </w:p>
        </w:tc>
        <w:tc>
          <w:tcPr>
            <w:tcW w:w="2116" w:type="dxa"/>
            <w:tcBorders>
              <w:top w:val="single" w:color="auto" w:sz="2" w:space="0"/>
              <w:left w:val="single" w:color="auto" w:sz="2" w:space="0"/>
              <w:bottom w:val="single" w:color="auto" w:sz="2" w:space="0"/>
            </w:tcBorders>
            <w:vAlign w:val="center"/>
          </w:tcPr>
          <w:p w14:paraId="57BC947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pacing w:val="20"/>
                <w:szCs w:val="21"/>
              </w:rPr>
            </w:pPr>
          </w:p>
        </w:tc>
      </w:tr>
      <w:tr w14:paraId="790046FC">
        <w:tblPrEx>
          <w:tblBorders>
            <w:top w:val="single" w:color="auto" w:sz="4" w:space="0"/>
            <w:left w:val="single" w:color="auto" w:sz="4" w:space="0"/>
            <w:bottom w:val="single" w:color="auto" w:sz="4" w:space="0"/>
            <w:right w:val="single" w:color="auto" w:sz="4" w:space="0"/>
            <w:insideH w:val="single" w:color="auto" w:sz="2" w:space="0"/>
            <w:insideV w:val="single" w:color="auto" w:sz="2" w:space="0"/>
          </w:tblBorders>
          <w:tblCellMar>
            <w:top w:w="0" w:type="dxa"/>
            <w:left w:w="108" w:type="dxa"/>
            <w:bottom w:w="0" w:type="dxa"/>
            <w:right w:w="108" w:type="dxa"/>
          </w:tblCellMar>
        </w:tblPrEx>
        <w:trPr>
          <w:trHeight w:val="586" w:hRule="atLeast"/>
        </w:trPr>
        <w:tc>
          <w:tcPr>
            <w:tcW w:w="8398" w:type="dxa"/>
            <w:gridSpan w:val="4"/>
            <w:tcBorders>
              <w:top w:val="single" w:color="auto" w:sz="2" w:space="0"/>
            </w:tcBorders>
            <w:vAlign w:val="center"/>
          </w:tcPr>
          <w:p w14:paraId="4A896DAC">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pacing w:val="20"/>
                <w:kern w:val="2"/>
                <w:sz w:val="21"/>
                <w:szCs w:val="21"/>
                <w:lang w:val="en-US" w:eastAsia="zh-CN" w:bidi="ar-SA"/>
              </w:rPr>
            </w:pPr>
            <w:r>
              <w:rPr>
                <w:rFonts w:hint="eastAsia" w:ascii="宋体" w:hAnsi="宋体" w:eastAsia="宋体" w:cs="宋体"/>
                <w:kern w:val="2"/>
                <w:sz w:val="21"/>
                <w:szCs w:val="21"/>
                <w:lang w:val="en-US" w:eastAsia="zh-CN" w:bidi="ar-SA"/>
              </w:rPr>
              <w:t>注：涉及联合体或其他合同主体的信息应按上表格式加列。</w:t>
            </w:r>
          </w:p>
        </w:tc>
      </w:tr>
    </w:tbl>
    <w:p w14:paraId="1C47EF82">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bCs/>
          <w:kern w:val="2"/>
          <w:sz w:val="28"/>
          <w:szCs w:val="28"/>
          <w:lang w:val="en-US" w:eastAsia="zh-CN" w:bidi="ar-SA"/>
        </w:rPr>
      </w:pPr>
      <w:r>
        <w:rPr>
          <w:rFonts w:hint="eastAsia" w:ascii="宋体" w:hAnsi="宋体" w:eastAsia="宋体" w:cs="宋体"/>
          <w:b/>
          <w:bCs/>
          <w:kern w:val="2"/>
          <w:sz w:val="21"/>
          <w:szCs w:val="21"/>
          <w:u w:val="single"/>
          <w:lang w:val="en-US" w:eastAsia="zh-CN" w:bidi="ar-SA"/>
        </w:rPr>
        <w:br w:type="page"/>
      </w:r>
      <w:bookmarkStart w:id="89" w:name="_Toc27624"/>
      <w:r>
        <w:rPr>
          <w:rFonts w:hint="eastAsia" w:ascii="宋体" w:hAnsi="宋体" w:eastAsia="宋体" w:cs="宋体"/>
          <w:b w:val="0"/>
          <w:bCs w:val="0"/>
          <w:kern w:val="2"/>
          <w:sz w:val="28"/>
          <w:szCs w:val="28"/>
          <w:lang w:val="en-US" w:eastAsia="zh-CN" w:bidi="ar-SA"/>
        </w:rPr>
        <w:t>第二节 政府采购合同通用条款</w:t>
      </w:r>
      <w:bookmarkEnd w:id="89"/>
    </w:p>
    <w:p w14:paraId="638A571E">
      <w:pPr>
        <w:pageBreakBefore w:val="0"/>
        <w:tabs>
          <w:tab w:val="left" w:pos="8820"/>
          <w:tab w:val="left" w:pos="9345"/>
          <w:tab w:val="left" w:pos="976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sz w:val="24"/>
        </w:rPr>
      </w:pPr>
      <w:r>
        <w:rPr>
          <w:rFonts w:hint="eastAsia" w:ascii="宋体" w:hAnsi="宋体" w:eastAsia="宋体" w:cs="宋体"/>
          <w:b/>
          <w:sz w:val="24"/>
        </w:rPr>
        <w:t>1.</w:t>
      </w:r>
      <w:r>
        <w:rPr>
          <w:rFonts w:hint="eastAsia" w:ascii="宋体" w:hAnsi="宋体" w:eastAsia="宋体" w:cs="宋体"/>
          <w:b/>
          <w:sz w:val="24"/>
          <w:lang w:val="en-US" w:eastAsia="zh-CN"/>
        </w:rPr>
        <w:t xml:space="preserve"> </w:t>
      </w:r>
      <w:r>
        <w:rPr>
          <w:rFonts w:hint="eastAsia" w:ascii="宋体" w:hAnsi="宋体" w:eastAsia="宋体" w:cs="宋体"/>
          <w:b/>
          <w:bCs/>
          <w:sz w:val="24"/>
        </w:rPr>
        <w:t>定义</w:t>
      </w:r>
    </w:p>
    <w:p w14:paraId="5195488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1.1合同当事人</w:t>
      </w:r>
    </w:p>
    <w:p w14:paraId="3BDD8A6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（1）采购人（以下称甲方）是指使用财政性资金，通过政府采购方式向供应商购买货物</w:t>
      </w:r>
      <w:r>
        <w:rPr>
          <w:rFonts w:hint="eastAsia" w:ascii="宋体" w:hAnsi="宋体" w:eastAsia="宋体" w:cs="宋体"/>
          <w:color w:val="auto"/>
          <w:szCs w:val="21"/>
          <w:highlight w:val="none"/>
          <w:lang w:val="en-US" w:eastAsia="zh-CN"/>
        </w:rPr>
        <w:t>及其相关服务的</w:t>
      </w:r>
      <w:r>
        <w:rPr>
          <w:rFonts w:hint="eastAsia" w:ascii="宋体" w:hAnsi="宋体" w:eastAsia="宋体" w:cs="宋体"/>
          <w:color w:val="auto"/>
          <w:szCs w:val="21"/>
          <w:highlight w:val="none"/>
        </w:rPr>
        <w:t>国家机关、事业单位、团体组织。</w:t>
      </w:r>
    </w:p>
    <w:p w14:paraId="0B0699E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（2）供应商（以下称</w:t>
      </w:r>
      <w:r>
        <w:rPr>
          <w:rFonts w:hint="eastAsia" w:ascii="宋体" w:hAnsi="宋体" w:eastAsia="宋体" w:cs="宋体"/>
          <w:color w:val="auto"/>
          <w:szCs w:val="21"/>
          <w:highlight w:val="none"/>
          <w:lang w:eastAsia="zh-CN"/>
        </w:rPr>
        <w:t>乙</w:t>
      </w:r>
      <w:r>
        <w:rPr>
          <w:rFonts w:hint="eastAsia" w:ascii="宋体" w:hAnsi="宋体" w:eastAsia="宋体" w:cs="宋体"/>
          <w:color w:val="auto"/>
          <w:szCs w:val="21"/>
          <w:highlight w:val="none"/>
        </w:rPr>
        <w:t>方）是指参加政府采购活动并且中标（成交），向采购人提供</w:t>
      </w:r>
      <w:r>
        <w:rPr>
          <w:rFonts w:hint="eastAsia" w:ascii="宋体" w:hAnsi="宋体" w:eastAsia="宋体" w:cs="宋体"/>
          <w:color w:val="auto"/>
          <w:szCs w:val="21"/>
          <w:highlight w:val="none"/>
          <w:lang w:val="en-US" w:eastAsia="zh-CN"/>
        </w:rPr>
        <w:t>合同约定的货物及其相关服务的法人、非法人组织或者自然人</w:t>
      </w:r>
      <w:r>
        <w:rPr>
          <w:rFonts w:hint="eastAsia" w:ascii="宋体" w:hAnsi="宋体" w:eastAsia="宋体" w:cs="宋体"/>
          <w:color w:val="auto"/>
          <w:szCs w:val="21"/>
          <w:highlight w:val="none"/>
        </w:rPr>
        <w:t>。</w:t>
      </w:r>
    </w:p>
    <w:p w14:paraId="58D7900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（3）其他合同主体是指除采购人和供应商以外，</w:t>
      </w:r>
      <w:r>
        <w:rPr>
          <w:rFonts w:hint="eastAsia" w:ascii="宋体" w:hAnsi="宋体" w:eastAsia="宋体" w:cs="宋体"/>
          <w:bCs/>
          <w:color w:val="000000"/>
          <w:szCs w:val="21"/>
        </w:rPr>
        <w:t>依法参与合同缔结或履行，享有权利、承担义务的合同当事人</w:t>
      </w:r>
      <w:r>
        <w:rPr>
          <w:rFonts w:hint="eastAsia" w:ascii="宋体" w:hAnsi="宋体" w:eastAsia="宋体" w:cs="宋体"/>
          <w:color w:val="auto"/>
          <w:szCs w:val="21"/>
          <w:highlight w:val="none"/>
        </w:rPr>
        <w:t>。</w:t>
      </w:r>
    </w:p>
    <w:p w14:paraId="4E4E8A55">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1.2本合同下列术语应解释为：</w:t>
      </w:r>
    </w:p>
    <w:p w14:paraId="34EEC65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（1）“合同”系指</w:t>
      </w:r>
      <w:r>
        <w:rPr>
          <w:rFonts w:hint="eastAsia" w:ascii="宋体" w:hAnsi="宋体" w:eastAsia="宋体" w:cs="宋体"/>
          <w:bCs/>
          <w:color w:val="000000"/>
          <w:szCs w:val="21"/>
        </w:rPr>
        <w:t>合同当事人意思表示达成一致的任何协议，包括签署的</w:t>
      </w:r>
      <w:r>
        <w:rPr>
          <w:rFonts w:hint="eastAsia" w:ascii="宋体" w:hAnsi="宋体" w:eastAsia="宋体" w:cs="宋体"/>
          <w:color w:val="auto"/>
          <w:szCs w:val="21"/>
          <w:lang w:eastAsia="zh-CN"/>
        </w:rPr>
        <w:t>政府采购</w:t>
      </w:r>
      <w:r>
        <w:rPr>
          <w:rFonts w:hint="eastAsia" w:ascii="宋体" w:hAnsi="宋体" w:eastAsia="宋体" w:cs="宋体"/>
          <w:color w:val="auto"/>
          <w:szCs w:val="21"/>
        </w:rPr>
        <w:t>合同协议书及其变更、补充</w:t>
      </w:r>
      <w:r>
        <w:rPr>
          <w:rFonts w:hint="eastAsia" w:ascii="宋体" w:hAnsi="宋体" w:eastAsia="宋体" w:cs="宋体"/>
          <w:color w:val="auto"/>
          <w:szCs w:val="21"/>
          <w:lang w:eastAsia="zh-CN"/>
        </w:rPr>
        <w:t>协议，</w:t>
      </w:r>
      <w:r>
        <w:rPr>
          <w:rFonts w:hint="eastAsia" w:ascii="宋体" w:hAnsi="宋体" w:eastAsia="宋体" w:cs="宋体"/>
          <w:szCs w:val="21"/>
        </w:rPr>
        <w:t>政府采购合同专用条款</w:t>
      </w:r>
      <w:r>
        <w:rPr>
          <w:rFonts w:hint="eastAsia" w:ascii="宋体" w:hAnsi="宋体" w:eastAsia="宋体" w:cs="宋体"/>
          <w:szCs w:val="21"/>
          <w:lang w:eastAsia="zh-CN"/>
        </w:rPr>
        <w:t>，</w:t>
      </w:r>
      <w:r>
        <w:rPr>
          <w:rFonts w:hint="eastAsia" w:ascii="宋体" w:hAnsi="宋体" w:eastAsia="宋体" w:cs="宋体"/>
          <w:szCs w:val="21"/>
        </w:rPr>
        <w:t>政府采购合同通用条款</w:t>
      </w:r>
      <w:r>
        <w:rPr>
          <w:rFonts w:hint="eastAsia" w:ascii="宋体" w:hAnsi="宋体" w:eastAsia="宋体" w:cs="宋体"/>
          <w:szCs w:val="21"/>
          <w:lang w:eastAsia="zh-CN"/>
        </w:rPr>
        <w:t>，</w:t>
      </w:r>
      <w:r>
        <w:rPr>
          <w:rFonts w:hint="eastAsia" w:ascii="宋体" w:hAnsi="宋体" w:eastAsia="宋体" w:cs="宋体"/>
          <w:color w:val="auto"/>
          <w:szCs w:val="21"/>
        </w:rPr>
        <w:t>中标</w:t>
      </w:r>
      <w:r>
        <w:rPr>
          <w:rFonts w:hint="eastAsia" w:ascii="宋体" w:hAnsi="宋体" w:eastAsia="宋体" w:cs="宋体"/>
          <w:color w:val="auto"/>
          <w:szCs w:val="21"/>
          <w:lang w:eastAsia="zh-CN"/>
        </w:rPr>
        <w:t>（成交）</w:t>
      </w:r>
      <w:r>
        <w:rPr>
          <w:rFonts w:hint="eastAsia" w:ascii="宋体" w:hAnsi="宋体" w:eastAsia="宋体" w:cs="宋体"/>
          <w:color w:val="auto"/>
          <w:szCs w:val="21"/>
        </w:rPr>
        <w:t>通知书</w:t>
      </w:r>
      <w:r>
        <w:rPr>
          <w:rFonts w:hint="eastAsia" w:ascii="宋体" w:hAnsi="宋体" w:eastAsia="宋体" w:cs="宋体"/>
          <w:color w:val="auto"/>
          <w:szCs w:val="21"/>
          <w:lang w:eastAsia="zh-CN"/>
        </w:rPr>
        <w:t>，</w:t>
      </w:r>
      <w:r>
        <w:rPr>
          <w:rFonts w:hint="eastAsia" w:ascii="宋体" w:hAnsi="宋体" w:eastAsia="宋体" w:cs="宋体"/>
          <w:szCs w:val="21"/>
        </w:rPr>
        <w:t>投标（响应）文件</w:t>
      </w:r>
      <w:r>
        <w:rPr>
          <w:rFonts w:hint="eastAsia" w:ascii="宋体" w:hAnsi="宋体" w:eastAsia="宋体" w:cs="宋体"/>
          <w:szCs w:val="21"/>
          <w:lang w:eastAsia="zh-CN"/>
        </w:rPr>
        <w:t>，</w:t>
      </w:r>
      <w:r>
        <w:rPr>
          <w:rFonts w:hint="eastAsia" w:ascii="宋体" w:hAnsi="宋体" w:eastAsia="宋体" w:cs="宋体"/>
          <w:szCs w:val="21"/>
        </w:rPr>
        <w:t>采购文件</w:t>
      </w:r>
      <w:r>
        <w:rPr>
          <w:rFonts w:hint="eastAsia" w:ascii="宋体" w:hAnsi="宋体" w:eastAsia="宋体" w:cs="宋体"/>
          <w:szCs w:val="21"/>
          <w:lang w:eastAsia="zh-CN"/>
        </w:rPr>
        <w:t>，</w:t>
      </w:r>
      <w:r>
        <w:rPr>
          <w:rFonts w:hint="eastAsia" w:ascii="宋体" w:hAnsi="宋体" w:eastAsia="宋体" w:cs="宋体"/>
          <w:szCs w:val="21"/>
        </w:rPr>
        <w:t>有关技术文件</w:t>
      </w:r>
      <w:r>
        <w:rPr>
          <w:rFonts w:hint="eastAsia" w:ascii="宋体" w:hAnsi="宋体" w:eastAsia="宋体" w:cs="宋体"/>
          <w:szCs w:val="21"/>
          <w:lang w:eastAsia="zh-CN"/>
        </w:rPr>
        <w:t>和</w:t>
      </w:r>
      <w:r>
        <w:rPr>
          <w:rFonts w:hint="eastAsia" w:ascii="宋体" w:hAnsi="宋体" w:eastAsia="宋体" w:cs="宋体"/>
          <w:szCs w:val="21"/>
        </w:rPr>
        <w:t>图纸</w:t>
      </w:r>
      <w:r>
        <w:rPr>
          <w:rFonts w:hint="eastAsia" w:ascii="宋体" w:hAnsi="宋体" w:eastAsia="宋体" w:cs="宋体"/>
          <w:szCs w:val="21"/>
          <w:lang w:eastAsia="zh-CN"/>
        </w:rPr>
        <w:t>，以及</w:t>
      </w:r>
      <w:r>
        <w:rPr>
          <w:rFonts w:hint="eastAsia" w:ascii="宋体" w:hAnsi="宋体" w:eastAsia="宋体" w:cs="宋体"/>
          <w:bCs w:val="0"/>
          <w:color w:val="000000"/>
          <w:kern w:val="2"/>
          <w:sz w:val="21"/>
          <w:szCs w:val="21"/>
          <w:highlight w:val="none"/>
          <w:lang w:eastAsia="zh-CN"/>
        </w:rPr>
        <w:t>国家法律、行政法规和规章制度规定或合同约定的作为合同组成部分的其他文件</w:t>
      </w:r>
      <w:r>
        <w:rPr>
          <w:rFonts w:hint="eastAsia" w:ascii="宋体" w:hAnsi="宋体" w:eastAsia="宋体" w:cs="宋体"/>
          <w:color w:val="auto"/>
          <w:szCs w:val="21"/>
          <w:highlight w:val="none"/>
        </w:rPr>
        <w:t>。</w:t>
      </w:r>
    </w:p>
    <w:p w14:paraId="4BECD6AF">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）“合同价</w:t>
      </w:r>
      <w:r>
        <w:rPr>
          <w:rFonts w:hint="eastAsia" w:ascii="宋体" w:hAnsi="宋体" w:eastAsia="宋体" w:cs="宋体"/>
          <w:color w:val="auto"/>
          <w:szCs w:val="21"/>
          <w:highlight w:val="none"/>
          <w:lang w:val="en-US" w:eastAsia="zh-CN"/>
        </w:rPr>
        <w:t>款</w:t>
      </w:r>
      <w:r>
        <w:rPr>
          <w:rFonts w:hint="eastAsia" w:ascii="宋体" w:hAnsi="宋体" w:eastAsia="宋体" w:cs="宋体"/>
          <w:color w:val="auto"/>
          <w:szCs w:val="21"/>
          <w:highlight w:val="none"/>
        </w:rPr>
        <w:t>”系指根据本合同规定乙方在全面履行合同义务后甲方应支付给乙方的价款。</w:t>
      </w:r>
    </w:p>
    <w:p w14:paraId="6407608C">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lang w:eastAsia="zh-CN"/>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）“货物”系指乙方根据本合同规定须向甲方提供的各种形态和种类的物品，包括原材料、设备、产品（</w:t>
      </w:r>
      <w:r>
        <w:rPr>
          <w:rFonts w:hint="eastAsia" w:ascii="宋体" w:hAnsi="宋体" w:eastAsia="宋体" w:cs="宋体"/>
          <w:color w:val="000000"/>
          <w:szCs w:val="21"/>
          <w:highlight w:val="none"/>
        </w:rPr>
        <w:t>包括软件）及相关的其备品备件、工具、手册及</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技术资料和材料</w:t>
      </w:r>
      <w:r>
        <w:rPr>
          <w:rFonts w:hint="eastAsia" w:ascii="宋体" w:hAnsi="宋体" w:eastAsia="宋体" w:cs="宋体"/>
          <w:color w:val="000000"/>
          <w:szCs w:val="21"/>
          <w:highlight w:val="none"/>
          <w:lang w:eastAsia="zh-CN"/>
        </w:rPr>
        <w:t>等</w:t>
      </w:r>
      <w:r>
        <w:rPr>
          <w:rFonts w:hint="eastAsia" w:ascii="宋体" w:hAnsi="宋体" w:eastAsia="宋体" w:cs="宋体"/>
          <w:color w:val="000000"/>
          <w:szCs w:val="21"/>
          <w:highlight w:val="none"/>
        </w:rPr>
        <w:t>。</w:t>
      </w:r>
    </w:p>
    <w:p w14:paraId="6FB763D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yellow"/>
          <w:lang w:eastAsia="zh-CN"/>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4</w:t>
      </w:r>
      <w:r>
        <w:rPr>
          <w:rFonts w:hint="eastAsia" w:ascii="宋体" w:hAnsi="宋体" w:eastAsia="宋体" w:cs="宋体"/>
          <w:color w:val="000000"/>
          <w:szCs w:val="21"/>
          <w:highlight w:val="none"/>
        </w:rPr>
        <w:t>）“</w:t>
      </w:r>
      <w:r>
        <w:rPr>
          <w:rFonts w:hint="eastAsia" w:ascii="宋体" w:hAnsi="宋体" w:eastAsia="宋体" w:cs="宋体"/>
          <w:color w:val="auto"/>
          <w:szCs w:val="21"/>
          <w:highlight w:val="none"/>
          <w:lang w:val="en-US" w:eastAsia="zh-CN"/>
        </w:rPr>
        <w:t>相关</w:t>
      </w:r>
      <w:r>
        <w:rPr>
          <w:rFonts w:hint="eastAsia" w:ascii="宋体" w:hAnsi="宋体" w:eastAsia="宋体" w:cs="宋体"/>
          <w:color w:val="000000"/>
          <w:szCs w:val="21"/>
          <w:highlight w:val="none"/>
        </w:rPr>
        <w:t>服务”系指根据合同规定，乙方应提供的</w:t>
      </w:r>
      <w:r>
        <w:rPr>
          <w:rFonts w:hint="eastAsia" w:ascii="宋体" w:hAnsi="宋体" w:eastAsia="宋体" w:cs="宋体"/>
          <w:color w:val="000000"/>
          <w:szCs w:val="21"/>
          <w:highlight w:val="none"/>
          <w:lang w:val="en-US" w:eastAsia="zh-CN"/>
        </w:rPr>
        <w:t>与货物有关的</w:t>
      </w:r>
      <w:r>
        <w:rPr>
          <w:rFonts w:hint="eastAsia" w:ascii="宋体" w:hAnsi="宋体" w:eastAsia="宋体" w:cs="宋体"/>
          <w:color w:val="000000"/>
          <w:szCs w:val="21"/>
          <w:highlight w:val="none"/>
        </w:rPr>
        <w:t>技术、管理和</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服务，包括但不限于：管理和质量保证、运输、保险、检验、现场准备、安装、集成、调试、培训、维修、</w:t>
      </w:r>
      <w:r>
        <w:rPr>
          <w:rFonts w:hint="eastAsia" w:ascii="宋体" w:hAnsi="宋体" w:eastAsia="宋体" w:cs="宋体"/>
          <w:color w:val="000000"/>
          <w:szCs w:val="21"/>
          <w:highlight w:val="none"/>
          <w:lang w:eastAsia="zh-CN"/>
        </w:rPr>
        <w:t>废弃处置、</w:t>
      </w:r>
      <w:r>
        <w:rPr>
          <w:rFonts w:hint="eastAsia" w:ascii="宋体" w:hAnsi="宋体" w:eastAsia="宋体" w:cs="宋体"/>
          <w:color w:val="000000"/>
          <w:szCs w:val="21"/>
          <w:highlight w:val="none"/>
        </w:rPr>
        <w:t>技术支持等以及合同中规定乙方应承担的</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义务。</w:t>
      </w:r>
    </w:p>
    <w:p w14:paraId="4F699D6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yellow"/>
          <w:lang w:eastAsia="zh-CN"/>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5</w:t>
      </w:r>
      <w:r>
        <w:rPr>
          <w:rFonts w:hint="eastAsia" w:ascii="宋体" w:hAnsi="宋体" w:eastAsia="宋体" w:cs="宋体"/>
          <w:color w:val="000000"/>
          <w:szCs w:val="21"/>
          <w:highlight w:val="none"/>
        </w:rPr>
        <w:t>）“分包”系指中标</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成交</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供应商按采购文件、投标（响应）文件的规定，根据分包意向协议，将中标</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成交</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项目中的部分履约内容，分给具有相应资质条件的供应商履行合同的行为。</w:t>
      </w:r>
    </w:p>
    <w:p w14:paraId="2E48A846">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6</w:t>
      </w:r>
      <w:r>
        <w:rPr>
          <w:rFonts w:hint="eastAsia" w:ascii="宋体" w:hAnsi="宋体" w:eastAsia="宋体" w:cs="宋体"/>
          <w:color w:val="000000"/>
          <w:szCs w:val="21"/>
          <w:highlight w:val="none"/>
        </w:rPr>
        <w:t>）</w:t>
      </w:r>
      <w:r>
        <w:rPr>
          <w:rFonts w:hint="eastAsia" w:ascii="宋体" w:hAnsi="宋体" w:eastAsia="宋体" w:cs="宋体"/>
          <w:szCs w:val="21"/>
        </w:rPr>
        <w:t>“联合体”系指</w:t>
      </w:r>
      <w:r>
        <w:rPr>
          <w:rFonts w:hint="eastAsia" w:ascii="宋体" w:hAnsi="宋体" w:eastAsia="宋体" w:cs="宋体"/>
          <w:szCs w:val="21"/>
          <w:lang w:eastAsia="zh-CN"/>
        </w:rPr>
        <w:t>由</w:t>
      </w:r>
      <w:r>
        <w:rPr>
          <w:rFonts w:hint="eastAsia" w:ascii="宋体" w:hAnsi="宋体" w:eastAsia="宋体" w:cs="宋体"/>
          <w:szCs w:val="21"/>
        </w:rPr>
        <w:t>两个以上的自然人、法人或者</w:t>
      </w:r>
      <w:r>
        <w:rPr>
          <w:rFonts w:hint="eastAsia" w:ascii="宋体" w:hAnsi="宋体" w:eastAsia="宋体" w:cs="宋体"/>
          <w:szCs w:val="21"/>
          <w:lang w:val="en-US" w:eastAsia="zh-CN"/>
        </w:rPr>
        <w:t>非法人</w:t>
      </w:r>
      <w:r>
        <w:rPr>
          <w:rFonts w:hint="eastAsia" w:ascii="宋体" w:hAnsi="宋体" w:eastAsia="宋体" w:cs="宋体"/>
          <w:szCs w:val="21"/>
        </w:rPr>
        <w:t>组织组成，</w:t>
      </w:r>
      <w:r>
        <w:rPr>
          <w:rFonts w:hint="eastAsia" w:ascii="宋体" w:hAnsi="宋体" w:eastAsia="宋体" w:cs="宋体"/>
          <w:szCs w:val="21"/>
          <w:lang w:eastAsia="zh-CN"/>
        </w:rPr>
        <w:t>以一个供应商的身份共同参加政府采购的主体</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联合体各方应在签订合同协议书前向甲方提交联合协议，且明确牵头人及各成员单位的工作分工、权利、义务、责任，联合体各方应共同与甲方签订合同，就合同约定的事项对</w:t>
      </w:r>
      <w:r>
        <w:rPr>
          <w:rFonts w:hint="eastAsia" w:ascii="宋体" w:hAnsi="宋体" w:eastAsia="宋体" w:cs="宋体"/>
          <w:color w:val="000000"/>
          <w:szCs w:val="21"/>
          <w:highlight w:val="none"/>
          <w:lang w:eastAsia="zh-CN"/>
        </w:rPr>
        <w:t>甲方</w:t>
      </w:r>
      <w:r>
        <w:rPr>
          <w:rFonts w:hint="eastAsia" w:ascii="宋体" w:hAnsi="宋体" w:eastAsia="宋体" w:cs="宋体"/>
          <w:color w:val="000000"/>
          <w:szCs w:val="21"/>
          <w:highlight w:val="none"/>
        </w:rPr>
        <w:t>承担连带责任。联合体具体要求见【</w:t>
      </w:r>
      <w:r>
        <w:rPr>
          <w:rFonts w:hint="eastAsia" w:ascii="宋体" w:hAnsi="宋体" w:eastAsia="宋体" w:cs="宋体"/>
          <w:b/>
          <w:bCs/>
          <w:color w:val="000000"/>
          <w:szCs w:val="21"/>
          <w:highlight w:val="none"/>
        </w:rPr>
        <w:t>政府采购合同专用条款</w:t>
      </w:r>
      <w:r>
        <w:rPr>
          <w:rFonts w:hint="eastAsia" w:ascii="宋体" w:hAnsi="宋体" w:eastAsia="宋体" w:cs="宋体"/>
          <w:color w:val="000000"/>
          <w:szCs w:val="21"/>
          <w:highlight w:val="none"/>
        </w:rPr>
        <w:t>】。</w:t>
      </w:r>
    </w:p>
    <w:p w14:paraId="6A640D6E">
      <w:pPr>
        <w:pageBreakBefore w:val="0"/>
        <w:tabs>
          <w:tab w:val="left" w:pos="570"/>
          <w:tab w:val="left" w:pos="9240"/>
          <w:tab w:val="left" w:pos="9555"/>
        </w:tabs>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7</w:t>
      </w:r>
      <w:r>
        <w:rPr>
          <w:rFonts w:hint="eastAsia" w:ascii="宋体" w:hAnsi="宋体" w:eastAsia="宋体" w:cs="宋体"/>
          <w:color w:val="000000"/>
          <w:szCs w:val="21"/>
          <w:highlight w:val="none"/>
        </w:rPr>
        <w:t>）其他术语解释，见【</w:t>
      </w:r>
      <w:r>
        <w:rPr>
          <w:rFonts w:hint="eastAsia" w:ascii="宋体" w:hAnsi="宋体" w:eastAsia="宋体" w:cs="宋体"/>
          <w:b/>
          <w:bCs/>
          <w:color w:val="000000"/>
          <w:szCs w:val="21"/>
          <w:highlight w:val="none"/>
        </w:rPr>
        <w:t>政府采购合同专用条款</w:t>
      </w:r>
      <w:r>
        <w:rPr>
          <w:rFonts w:hint="eastAsia" w:ascii="宋体" w:hAnsi="宋体" w:eastAsia="宋体" w:cs="宋体"/>
          <w:color w:val="000000"/>
          <w:szCs w:val="21"/>
          <w:highlight w:val="none"/>
        </w:rPr>
        <w:t>】。</w:t>
      </w:r>
    </w:p>
    <w:p w14:paraId="7885DB2F">
      <w:pPr>
        <w:pageBreakBefore w:val="0"/>
        <w:numPr>
          <w:ilvl w:val="0"/>
          <w:numId w:val="12"/>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color w:val="000000"/>
          <w:sz w:val="24"/>
          <w:highlight w:val="none"/>
        </w:rPr>
        <w:t>合同标的及金额</w:t>
      </w:r>
    </w:p>
    <w:p w14:paraId="4CD172C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i/>
          <w:iCs/>
          <w:color w:val="000000"/>
          <w:szCs w:val="21"/>
          <w:highlight w:val="none"/>
        </w:rPr>
      </w:pPr>
      <w:r>
        <w:rPr>
          <w:rFonts w:hint="eastAsia" w:ascii="宋体" w:hAnsi="宋体" w:eastAsia="宋体" w:cs="宋体"/>
          <w:color w:val="000000"/>
          <w:szCs w:val="21"/>
          <w:highlight w:val="none"/>
          <w:lang w:eastAsia="zh-CN"/>
        </w:rPr>
        <w:t>2</w:t>
      </w:r>
      <w:r>
        <w:rPr>
          <w:rFonts w:hint="eastAsia" w:ascii="宋体" w:hAnsi="宋体" w:eastAsia="宋体" w:cs="宋体"/>
          <w:color w:val="000000"/>
          <w:szCs w:val="21"/>
          <w:highlight w:val="none"/>
        </w:rPr>
        <w:t>.1 合同标的及金额应与中标（成交）结果一致。乙方为履行本合同而发生的所有费用均应包含在合同</w:t>
      </w:r>
      <w:r>
        <w:rPr>
          <w:rFonts w:hint="eastAsia" w:ascii="宋体" w:hAnsi="宋体" w:eastAsia="宋体" w:cs="宋体"/>
          <w:color w:val="000000"/>
          <w:szCs w:val="21"/>
          <w:highlight w:val="none"/>
          <w:lang w:eastAsia="zh-CN"/>
        </w:rPr>
        <w:t>价款</w:t>
      </w:r>
      <w:r>
        <w:rPr>
          <w:rFonts w:hint="eastAsia" w:ascii="宋体" w:hAnsi="宋体" w:eastAsia="宋体" w:cs="宋体"/>
          <w:color w:val="000000"/>
          <w:szCs w:val="21"/>
          <w:highlight w:val="none"/>
        </w:rPr>
        <w:t>中，甲方不再另行支付</w:t>
      </w:r>
      <w:r>
        <w:rPr>
          <w:rFonts w:hint="eastAsia" w:ascii="宋体" w:hAnsi="宋体" w:eastAsia="宋体" w:cs="宋体"/>
          <w:color w:val="000000"/>
          <w:szCs w:val="21"/>
          <w:highlight w:val="none"/>
          <w:lang w:val="en"/>
        </w:rPr>
        <w:t>其他</w:t>
      </w:r>
      <w:r>
        <w:rPr>
          <w:rFonts w:hint="eastAsia" w:ascii="宋体" w:hAnsi="宋体" w:eastAsia="宋体" w:cs="宋体"/>
          <w:color w:val="000000"/>
          <w:szCs w:val="21"/>
          <w:highlight w:val="none"/>
        </w:rPr>
        <w:t>任何费用。</w:t>
      </w:r>
    </w:p>
    <w:p w14:paraId="6F54502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000000"/>
          <w:sz w:val="24"/>
          <w:highlight w:val="none"/>
        </w:rPr>
      </w:pPr>
      <w:r>
        <w:rPr>
          <w:rFonts w:hint="eastAsia" w:ascii="宋体" w:hAnsi="宋体" w:eastAsia="宋体" w:cs="宋体"/>
          <w:b/>
          <w:color w:val="000000"/>
          <w:sz w:val="24"/>
          <w:highlight w:val="none"/>
          <w:lang w:eastAsia="zh-CN"/>
        </w:rPr>
        <w:t>3</w:t>
      </w:r>
      <w:r>
        <w:rPr>
          <w:rFonts w:hint="eastAsia" w:ascii="宋体" w:hAnsi="宋体" w:eastAsia="宋体" w:cs="宋体"/>
          <w:b/>
          <w:color w:val="000000"/>
          <w:sz w:val="24"/>
          <w:highlight w:val="none"/>
          <w:lang w:val="en-US" w:eastAsia="zh-CN"/>
        </w:rPr>
        <w:t xml:space="preserve">. </w:t>
      </w:r>
      <w:r>
        <w:rPr>
          <w:rFonts w:hint="eastAsia" w:ascii="宋体" w:hAnsi="宋体" w:eastAsia="宋体" w:cs="宋体"/>
          <w:b/>
          <w:color w:val="000000"/>
          <w:sz w:val="24"/>
          <w:highlight w:val="none"/>
        </w:rPr>
        <w:t>履行合同的时间、地点和方式</w:t>
      </w:r>
    </w:p>
    <w:p w14:paraId="49337CD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3</w:t>
      </w:r>
      <w:r>
        <w:rPr>
          <w:rFonts w:hint="eastAsia" w:ascii="宋体" w:hAnsi="宋体" w:eastAsia="宋体" w:cs="宋体"/>
          <w:color w:val="000000"/>
          <w:szCs w:val="21"/>
          <w:highlight w:val="none"/>
        </w:rPr>
        <w:t xml:space="preserve">.1 </w:t>
      </w:r>
      <w:r>
        <w:rPr>
          <w:rFonts w:hint="eastAsia" w:ascii="宋体" w:hAnsi="宋体" w:eastAsia="宋体" w:cs="宋体"/>
          <w:szCs w:val="21"/>
        </w:rPr>
        <w:t>乙方应当在约定的时间、地点</w:t>
      </w:r>
      <w:r>
        <w:rPr>
          <w:rFonts w:hint="eastAsia" w:ascii="宋体" w:hAnsi="宋体" w:eastAsia="宋体" w:cs="宋体"/>
          <w:szCs w:val="21"/>
          <w:lang w:eastAsia="zh-CN"/>
        </w:rPr>
        <w:t>，按照约定</w:t>
      </w:r>
      <w:r>
        <w:rPr>
          <w:rFonts w:hint="eastAsia" w:ascii="宋体" w:hAnsi="宋体" w:eastAsia="宋体" w:cs="宋体"/>
          <w:szCs w:val="21"/>
        </w:rPr>
        <w:t>方式履行合同。</w:t>
      </w:r>
    </w:p>
    <w:p w14:paraId="466C464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4</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甲方的权利和义务</w:t>
      </w:r>
    </w:p>
    <w:p w14:paraId="6A7487A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.1 签署合同后，甲方</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确定</w:t>
      </w:r>
      <w:r>
        <w:rPr>
          <w:rFonts w:hint="eastAsia" w:ascii="宋体" w:hAnsi="宋体" w:eastAsia="宋体" w:cs="宋体"/>
          <w:color w:val="000000"/>
          <w:szCs w:val="21"/>
          <w:highlight w:val="none"/>
          <w:lang w:val="en-US" w:eastAsia="zh-CN"/>
        </w:rPr>
        <w:t>项目负责人（或项目联系人）</w:t>
      </w:r>
      <w:r>
        <w:rPr>
          <w:rFonts w:hint="eastAsia" w:ascii="宋体" w:hAnsi="宋体" w:eastAsia="宋体" w:cs="宋体"/>
          <w:color w:val="000000"/>
          <w:szCs w:val="21"/>
          <w:highlight w:val="none"/>
        </w:rPr>
        <w:t>，负责与本合同有关的事务。甲方有权对乙方的履约行为进行检查，并及时确认乙方提交的事项。甲方应当配合乙方完成相关项目实施工作。</w:t>
      </w:r>
    </w:p>
    <w:p w14:paraId="5673146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.2 甲方有权要求乙方按时提交各阶段有关安排计划，并有权定期核对乙方提供货物数量、规格、质量等内容。甲方有权督促乙方工作并要求乙方更换不符合要求的货物。</w:t>
      </w:r>
    </w:p>
    <w:p w14:paraId="65DEDBA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.3 甲方有权要求乙方对缺陷部分予以修复，并按合同约定享有货物保修及其他合同约定的权利。</w:t>
      </w:r>
    </w:p>
    <w:p w14:paraId="0DB08F93">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color w:val="000000"/>
          <w:szCs w:val="21"/>
          <w:highlight w:val="none"/>
          <w:lang w:val="en-US" w:eastAsia="zh-CN"/>
        </w:rPr>
        <w:t>4.4 甲方应当按照合同约定及时对交付的货物进行验收，</w:t>
      </w:r>
      <w:r>
        <w:rPr>
          <w:rFonts w:hint="eastAsia" w:ascii="宋体" w:hAnsi="宋体" w:eastAsia="宋体" w:cs="宋体"/>
          <w:b w:val="0"/>
          <w:bCs w:val="0"/>
          <w:szCs w:val="21"/>
          <w:highlight w:val="none"/>
          <w:lang w:eastAsia="zh-CN"/>
        </w:rPr>
        <w:t>未</w:t>
      </w:r>
      <w:r>
        <w:rPr>
          <w:rFonts w:hint="eastAsia" w:ascii="宋体" w:hAnsi="宋体" w:eastAsia="宋体" w:cs="宋体"/>
          <w:color w:val="000000"/>
          <w:szCs w:val="21"/>
          <w:highlight w:val="none"/>
          <w:lang w:val="en-US" w:eastAsia="zh-CN"/>
        </w:rPr>
        <w:t>在</w:t>
      </w:r>
      <w:r>
        <w:rPr>
          <w:rFonts w:hint="eastAsia" w:ascii="宋体" w:hAnsi="宋体" w:eastAsia="宋体" w:cs="宋体"/>
          <w:b/>
          <w:bCs/>
          <w:szCs w:val="21"/>
          <w:highlight w:val="none"/>
        </w:rPr>
        <w:t>【政府采购合同专用条款】</w:t>
      </w:r>
      <w:r>
        <w:rPr>
          <w:rFonts w:hint="eastAsia" w:ascii="宋体" w:hAnsi="宋体" w:eastAsia="宋体" w:cs="宋体"/>
          <w:b w:val="0"/>
          <w:bCs w:val="0"/>
          <w:szCs w:val="21"/>
          <w:highlight w:val="none"/>
          <w:lang w:eastAsia="zh-CN"/>
        </w:rPr>
        <w:t>约定的期限内对乙方履约提出任何异议或者向乙方作出任何说明的，</w:t>
      </w:r>
      <w:r>
        <w:rPr>
          <w:rFonts w:hint="eastAsia" w:ascii="宋体" w:hAnsi="宋体" w:eastAsia="宋体" w:cs="宋体"/>
          <w:color w:val="000000"/>
          <w:szCs w:val="21"/>
          <w:highlight w:val="none"/>
          <w:lang w:val="en-US" w:eastAsia="zh-CN"/>
        </w:rPr>
        <w:t>视为验收通过。</w:t>
      </w:r>
    </w:p>
    <w:p w14:paraId="0F26DAE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5</w:t>
      </w:r>
      <w:r>
        <w:rPr>
          <w:rFonts w:hint="eastAsia" w:ascii="宋体" w:hAnsi="宋体" w:eastAsia="宋体" w:cs="宋体"/>
          <w:color w:val="000000"/>
          <w:szCs w:val="21"/>
          <w:highlight w:val="none"/>
        </w:rPr>
        <w:t xml:space="preserve"> 甲方应当根据合同约定</w:t>
      </w:r>
      <w:r>
        <w:rPr>
          <w:rFonts w:hint="eastAsia" w:ascii="宋体" w:hAnsi="宋体" w:eastAsia="宋体" w:cs="宋体"/>
          <w:color w:val="000000"/>
          <w:szCs w:val="21"/>
          <w:highlight w:val="none"/>
          <w:lang w:eastAsia="zh-CN"/>
        </w:rPr>
        <w:t>及</w:t>
      </w:r>
      <w:r>
        <w:rPr>
          <w:rFonts w:hint="eastAsia" w:ascii="宋体" w:hAnsi="宋体" w:eastAsia="宋体" w:cs="宋体"/>
          <w:color w:val="000000"/>
          <w:szCs w:val="21"/>
          <w:highlight w:val="none"/>
        </w:rPr>
        <w:t>时向乙方支付</w:t>
      </w:r>
      <w:r>
        <w:rPr>
          <w:rFonts w:hint="eastAsia" w:ascii="宋体" w:hAnsi="宋体" w:eastAsia="宋体" w:cs="宋体"/>
          <w:color w:val="000000"/>
          <w:szCs w:val="21"/>
          <w:highlight w:val="none"/>
          <w:lang w:eastAsia="zh-CN"/>
        </w:rPr>
        <w:t>合同价款，不得以内部人员变更、履行内部付款流程等为由，拒绝或迟延支付。</w:t>
      </w:r>
    </w:p>
    <w:p w14:paraId="45311C1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4</w:t>
      </w:r>
      <w:r>
        <w:rPr>
          <w:rFonts w:hint="eastAsia" w:ascii="宋体" w:hAnsi="宋体" w:eastAsia="宋体" w:cs="宋体"/>
          <w:color w:val="000000"/>
          <w:szCs w:val="21"/>
          <w:highlight w:val="none"/>
        </w:rPr>
        <w:t>.</w:t>
      </w:r>
      <w:r>
        <w:rPr>
          <w:rFonts w:hint="eastAsia" w:ascii="宋体" w:hAnsi="宋体" w:eastAsia="宋体" w:cs="宋体"/>
          <w:color w:val="000000"/>
          <w:szCs w:val="21"/>
          <w:highlight w:val="none"/>
          <w:lang w:val="en-US" w:eastAsia="zh-CN"/>
        </w:rPr>
        <w:t>6</w:t>
      </w:r>
      <w:r>
        <w:rPr>
          <w:rFonts w:hint="eastAsia" w:ascii="宋体" w:hAnsi="宋体" w:eastAsia="宋体" w:cs="宋体"/>
          <w:color w:val="000000"/>
          <w:szCs w:val="21"/>
          <w:highlight w:val="none"/>
        </w:rPr>
        <w:t xml:space="preserve"> 国家法律法规规定</w:t>
      </w:r>
      <w:r>
        <w:rPr>
          <w:rFonts w:hint="eastAsia" w:ascii="宋体" w:hAnsi="宋体" w:eastAsia="宋体" w:cs="宋体"/>
          <w:color w:val="000000"/>
          <w:szCs w:val="21"/>
          <w:highlight w:val="none"/>
          <w:lang w:eastAsia="zh-CN"/>
        </w:rPr>
        <w:t>及</w:t>
      </w:r>
      <w:r>
        <w:rPr>
          <w:rFonts w:hint="eastAsia" w:ascii="宋体" w:hAnsi="宋体" w:eastAsia="宋体" w:cs="宋体"/>
          <w:b/>
          <w:bCs/>
          <w:szCs w:val="21"/>
          <w:highlight w:val="none"/>
        </w:rPr>
        <w:t>【政府采购合同专用条款】</w:t>
      </w:r>
      <w:r>
        <w:rPr>
          <w:rFonts w:hint="eastAsia" w:ascii="宋体" w:hAnsi="宋体" w:eastAsia="宋体" w:cs="宋体"/>
          <w:color w:val="000000"/>
          <w:szCs w:val="21"/>
          <w:highlight w:val="none"/>
          <w:lang w:eastAsia="zh-CN"/>
        </w:rPr>
        <w:t>约定应</w:t>
      </w:r>
      <w:r>
        <w:rPr>
          <w:rFonts w:hint="eastAsia" w:ascii="宋体" w:hAnsi="宋体" w:eastAsia="宋体" w:cs="宋体"/>
          <w:color w:val="000000"/>
          <w:szCs w:val="21"/>
          <w:highlight w:val="none"/>
        </w:rPr>
        <w:t>由甲方承担的其他义务和责任。</w:t>
      </w:r>
    </w:p>
    <w:p w14:paraId="5F653DD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5</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乙方的权利和义务</w:t>
      </w:r>
    </w:p>
    <w:p w14:paraId="302E12C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5</w:t>
      </w:r>
      <w:r>
        <w:rPr>
          <w:rFonts w:hint="eastAsia" w:ascii="宋体" w:hAnsi="宋体" w:eastAsia="宋体" w:cs="宋体"/>
          <w:color w:val="000000"/>
          <w:szCs w:val="21"/>
          <w:highlight w:val="none"/>
        </w:rPr>
        <w:t>.1 签署合同后，乙方</w:t>
      </w:r>
      <w:r>
        <w:rPr>
          <w:rFonts w:hint="eastAsia" w:ascii="宋体" w:hAnsi="宋体" w:eastAsia="宋体" w:cs="宋体"/>
          <w:color w:val="000000"/>
          <w:szCs w:val="21"/>
          <w:highlight w:val="none"/>
          <w:lang w:eastAsia="zh-CN"/>
        </w:rPr>
        <w:t>应</w:t>
      </w:r>
      <w:r>
        <w:rPr>
          <w:rFonts w:hint="eastAsia" w:ascii="宋体" w:hAnsi="宋体" w:eastAsia="宋体" w:cs="宋体"/>
          <w:color w:val="000000"/>
          <w:szCs w:val="21"/>
          <w:highlight w:val="none"/>
        </w:rPr>
        <w:t>确定</w:t>
      </w:r>
      <w:r>
        <w:rPr>
          <w:rFonts w:hint="eastAsia" w:ascii="宋体" w:hAnsi="宋体" w:eastAsia="宋体" w:cs="宋体"/>
          <w:color w:val="000000"/>
          <w:szCs w:val="21"/>
          <w:highlight w:val="none"/>
          <w:lang w:val="en-US" w:eastAsia="zh-CN"/>
        </w:rPr>
        <w:t>项目负责人（或项目联系人）</w:t>
      </w:r>
      <w:r>
        <w:rPr>
          <w:rFonts w:hint="eastAsia" w:ascii="宋体" w:hAnsi="宋体" w:eastAsia="宋体" w:cs="宋体"/>
          <w:color w:val="000000"/>
          <w:szCs w:val="21"/>
          <w:highlight w:val="none"/>
        </w:rPr>
        <w:t>，负责与本合同有关的事务。</w:t>
      </w:r>
    </w:p>
    <w:p w14:paraId="60817CD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5</w:t>
      </w:r>
      <w:r>
        <w:rPr>
          <w:rFonts w:hint="eastAsia" w:ascii="宋体" w:hAnsi="宋体" w:eastAsia="宋体" w:cs="宋体"/>
          <w:color w:val="000000"/>
          <w:szCs w:val="21"/>
          <w:highlight w:val="none"/>
        </w:rPr>
        <w:t>.2 乙方应按照合同要求履约，充分合理安排，确保提供的货物</w:t>
      </w:r>
      <w:r>
        <w:rPr>
          <w:rFonts w:hint="eastAsia" w:ascii="宋体" w:hAnsi="宋体" w:eastAsia="宋体" w:cs="宋体"/>
          <w:color w:val="000000"/>
          <w:szCs w:val="21"/>
          <w:highlight w:val="none"/>
          <w:lang w:eastAsia="zh-CN"/>
        </w:rPr>
        <w:t>及相关</w:t>
      </w:r>
      <w:r>
        <w:rPr>
          <w:rFonts w:hint="eastAsia" w:ascii="宋体" w:hAnsi="宋体" w:eastAsia="宋体" w:cs="宋体"/>
          <w:color w:val="000000"/>
          <w:szCs w:val="21"/>
          <w:highlight w:val="none"/>
        </w:rPr>
        <w:t>服务符合合同</w:t>
      </w:r>
      <w:r>
        <w:rPr>
          <w:rFonts w:hint="eastAsia" w:ascii="宋体" w:hAnsi="宋体" w:eastAsia="宋体" w:cs="宋体"/>
          <w:color w:val="000000"/>
          <w:szCs w:val="21"/>
          <w:highlight w:val="none"/>
          <w:lang w:eastAsia="zh-CN"/>
        </w:rPr>
        <w:t>有关</w:t>
      </w:r>
      <w:r>
        <w:rPr>
          <w:rFonts w:hint="eastAsia" w:ascii="宋体" w:hAnsi="宋体" w:eastAsia="宋体" w:cs="宋体"/>
          <w:color w:val="000000"/>
          <w:szCs w:val="21"/>
          <w:highlight w:val="none"/>
        </w:rPr>
        <w:t>要求。接受项目行业管理部门及政府有关部门的指导，配合甲方的履约检查</w:t>
      </w:r>
      <w:r>
        <w:rPr>
          <w:rFonts w:hint="eastAsia" w:ascii="宋体" w:hAnsi="宋体" w:eastAsia="宋体" w:cs="宋体"/>
          <w:color w:val="000000"/>
          <w:szCs w:val="21"/>
          <w:highlight w:val="none"/>
          <w:lang w:eastAsia="zh-CN"/>
        </w:rPr>
        <w:t>及验收</w:t>
      </w:r>
      <w:r>
        <w:rPr>
          <w:rFonts w:hint="eastAsia" w:ascii="宋体" w:hAnsi="宋体" w:eastAsia="宋体" w:cs="宋体"/>
          <w:color w:val="000000"/>
          <w:szCs w:val="21"/>
          <w:highlight w:val="none"/>
        </w:rPr>
        <w:t>，并负责项目实施过程中的所有协调工作。</w:t>
      </w:r>
    </w:p>
    <w:p w14:paraId="3ABA3538">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5.3乙方有权根据合同约定向甲方收取合同价款。</w:t>
      </w:r>
    </w:p>
    <w:p w14:paraId="607BB5B3">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000000"/>
          <w:kern w:val="2"/>
          <w:sz w:val="21"/>
          <w:szCs w:val="21"/>
          <w:highlight w:val="none"/>
          <w:lang w:val="en-US" w:eastAsia="zh-CN" w:bidi="ar-SA"/>
        </w:rPr>
      </w:pPr>
      <w:r>
        <w:rPr>
          <w:rFonts w:hint="eastAsia" w:ascii="宋体" w:hAnsi="宋体" w:eastAsia="宋体" w:cs="宋体"/>
          <w:color w:val="000000"/>
          <w:kern w:val="2"/>
          <w:sz w:val="21"/>
          <w:szCs w:val="21"/>
          <w:highlight w:val="none"/>
          <w:lang w:val="en-US" w:eastAsia="zh-CN" w:bidi="ar-SA"/>
        </w:rPr>
        <w:t>5.4国家法律法规规定及</w:t>
      </w:r>
      <w:r>
        <w:rPr>
          <w:rFonts w:hint="eastAsia" w:ascii="宋体" w:hAnsi="宋体" w:eastAsia="宋体" w:cs="宋体"/>
          <w:b/>
          <w:bCs/>
          <w:kern w:val="2"/>
          <w:sz w:val="21"/>
          <w:szCs w:val="21"/>
          <w:highlight w:val="none"/>
          <w:lang w:val="en-US" w:eastAsia="zh-CN" w:bidi="ar-SA"/>
        </w:rPr>
        <w:t>【政府采购合同专用条款】</w:t>
      </w:r>
      <w:r>
        <w:rPr>
          <w:rFonts w:hint="eastAsia" w:ascii="宋体" w:hAnsi="宋体" w:eastAsia="宋体" w:cs="宋体"/>
          <w:b w:val="0"/>
          <w:bCs w:val="0"/>
          <w:kern w:val="2"/>
          <w:sz w:val="21"/>
          <w:szCs w:val="21"/>
          <w:highlight w:val="none"/>
          <w:lang w:val="en-US" w:eastAsia="zh-CN" w:bidi="ar-SA"/>
        </w:rPr>
        <w:t>约定应</w:t>
      </w:r>
      <w:r>
        <w:rPr>
          <w:rFonts w:hint="eastAsia" w:ascii="宋体" w:hAnsi="宋体" w:eastAsia="宋体" w:cs="宋体"/>
          <w:color w:val="000000"/>
          <w:kern w:val="2"/>
          <w:sz w:val="21"/>
          <w:szCs w:val="21"/>
          <w:highlight w:val="none"/>
          <w:lang w:val="en-US" w:eastAsia="zh-CN" w:bidi="ar-SA"/>
        </w:rPr>
        <w:t>由乙方承担的其他义务和责任。</w:t>
      </w:r>
    </w:p>
    <w:p w14:paraId="5A25B9AC">
      <w:pPr>
        <w:pageBreakBefore w:val="0"/>
        <w:numPr>
          <w:ilvl w:val="0"/>
          <w:numId w:val="13"/>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rPr>
        <w:t>合同履</w:t>
      </w:r>
      <w:r>
        <w:rPr>
          <w:rFonts w:hint="eastAsia" w:ascii="宋体" w:hAnsi="宋体" w:eastAsia="宋体" w:cs="宋体"/>
          <w:b/>
          <w:bCs/>
          <w:color w:val="000000"/>
          <w:sz w:val="24"/>
          <w:highlight w:val="none"/>
          <w:lang w:val="en-US" w:eastAsia="zh-CN"/>
        </w:rPr>
        <w:t>行</w:t>
      </w:r>
    </w:p>
    <w:p w14:paraId="01A7ACB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6</w:t>
      </w:r>
      <w:r>
        <w:rPr>
          <w:rFonts w:hint="eastAsia" w:ascii="宋体" w:hAnsi="宋体" w:eastAsia="宋体" w:cs="宋体"/>
          <w:color w:val="000000"/>
          <w:szCs w:val="21"/>
          <w:highlight w:val="none"/>
        </w:rPr>
        <w:t>.1 甲乙双方应当按照</w:t>
      </w:r>
      <w:r>
        <w:rPr>
          <w:rFonts w:hint="eastAsia" w:ascii="宋体" w:hAnsi="宋体" w:eastAsia="宋体" w:cs="宋体"/>
          <w:b/>
          <w:bCs/>
          <w:szCs w:val="21"/>
          <w:highlight w:val="none"/>
        </w:rPr>
        <w:t>【政府采购合同专用条款】</w:t>
      </w:r>
      <w:r>
        <w:rPr>
          <w:rFonts w:hint="eastAsia" w:ascii="宋体" w:hAnsi="宋体" w:eastAsia="宋体" w:cs="宋体"/>
          <w:color w:val="000000"/>
          <w:szCs w:val="21"/>
          <w:highlight w:val="none"/>
        </w:rPr>
        <w:t>约定顺序履行合同义务；如果没有先后顺序的，应当同时履行。</w:t>
      </w:r>
    </w:p>
    <w:p w14:paraId="40C3CE5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rPr>
      </w:pPr>
      <w:r>
        <w:rPr>
          <w:rFonts w:hint="eastAsia" w:ascii="宋体" w:hAnsi="宋体" w:eastAsia="宋体" w:cs="宋体"/>
          <w:color w:val="000000"/>
          <w:szCs w:val="21"/>
          <w:highlight w:val="none"/>
          <w:lang w:eastAsia="zh-CN"/>
        </w:rPr>
        <w:t>6</w:t>
      </w:r>
      <w:r>
        <w:rPr>
          <w:rFonts w:hint="eastAsia" w:ascii="宋体" w:hAnsi="宋体" w:eastAsia="宋体" w:cs="宋体"/>
          <w:color w:val="000000"/>
          <w:szCs w:val="21"/>
          <w:highlight w:val="none"/>
        </w:rPr>
        <w:t>.2 甲乙双方按照合同约定顺序履行合同义务时，应当先履行一方未履行的，后履行一方有权拒绝其履行请求。先履行一方履行不符合约定的，后履行一方有权拒绝其相应的履行请求。</w:t>
      </w:r>
    </w:p>
    <w:p w14:paraId="13B93AF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lang w:eastAsia="zh-CN"/>
        </w:rPr>
        <w:t>7</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货物包装、运输</w:t>
      </w:r>
      <w:r>
        <w:rPr>
          <w:rFonts w:hint="eastAsia" w:ascii="宋体" w:hAnsi="宋体" w:eastAsia="宋体" w:cs="宋体"/>
          <w:b/>
          <w:bCs/>
          <w:color w:val="000000"/>
          <w:sz w:val="24"/>
          <w:highlight w:val="none"/>
          <w:lang w:eastAsia="zh-CN"/>
        </w:rPr>
        <w:t>、</w:t>
      </w:r>
      <w:r>
        <w:rPr>
          <w:rFonts w:hint="eastAsia" w:ascii="宋体" w:hAnsi="宋体" w:eastAsia="宋体" w:cs="宋体"/>
          <w:b/>
          <w:bCs/>
          <w:color w:val="000000"/>
          <w:sz w:val="24"/>
          <w:highlight w:val="none"/>
        </w:rPr>
        <w:t>保险</w:t>
      </w:r>
      <w:r>
        <w:rPr>
          <w:rFonts w:hint="eastAsia" w:ascii="宋体" w:hAnsi="宋体" w:eastAsia="宋体" w:cs="宋体"/>
          <w:b/>
          <w:bCs/>
          <w:color w:val="000000"/>
          <w:sz w:val="24"/>
          <w:highlight w:val="none"/>
          <w:lang w:eastAsia="zh-CN"/>
        </w:rPr>
        <w:t>和交付</w:t>
      </w:r>
      <w:r>
        <w:rPr>
          <w:rFonts w:hint="eastAsia" w:ascii="宋体" w:hAnsi="宋体" w:eastAsia="宋体" w:cs="宋体"/>
          <w:b/>
          <w:bCs/>
          <w:color w:val="000000"/>
          <w:sz w:val="24"/>
          <w:highlight w:val="none"/>
        </w:rPr>
        <w:t>要求</w:t>
      </w:r>
    </w:p>
    <w:p w14:paraId="47D44BF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.1 本合同</w:t>
      </w:r>
      <w:r>
        <w:rPr>
          <w:rFonts w:hint="eastAsia" w:ascii="宋体" w:hAnsi="宋体" w:eastAsia="宋体" w:cs="宋体"/>
          <w:bCs/>
          <w:color w:val="000000"/>
          <w:szCs w:val="21"/>
          <w:highlight w:val="none"/>
        </w:rPr>
        <w:t>涉及商品包装</w:t>
      </w:r>
      <w:r>
        <w:rPr>
          <w:rFonts w:hint="eastAsia" w:ascii="宋体" w:hAnsi="宋体" w:eastAsia="宋体" w:cs="宋体"/>
          <w:bCs/>
          <w:color w:val="000000"/>
          <w:szCs w:val="21"/>
          <w:highlight w:val="none"/>
          <w:lang w:eastAsia="zh-CN"/>
        </w:rPr>
        <w:t>、</w:t>
      </w:r>
      <w:r>
        <w:rPr>
          <w:rFonts w:hint="eastAsia" w:ascii="宋体" w:hAnsi="宋体" w:eastAsia="宋体" w:cs="宋体"/>
          <w:bCs/>
          <w:color w:val="000000"/>
          <w:szCs w:val="21"/>
          <w:highlight w:val="none"/>
        </w:rPr>
        <w:t>快递包装的，</w:t>
      </w:r>
      <w:r>
        <w:rPr>
          <w:rFonts w:hint="eastAsia" w:ascii="宋体" w:hAnsi="宋体" w:eastAsia="宋体" w:cs="宋体"/>
          <w:color w:val="000000"/>
          <w:szCs w:val="21"/>
          <w:highlight w:val="none"/>
        </w:rPr>
        <w:t>除</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另有</w:t>
      </w:r>
      <w:r>
        <w:rPr>
          <w:rFonts w:hint="eastAsia" w:ascii="宋体" w:hAnsi="宋体" w:eastAsia="宋体" w:cs="宋体"/>
          <w:bCs/>
          <w:color w:val="000000"/>
          <w:szCs w:val="21"/>
          <w:highlight w:val="none"/>
          <w:lang w:eastAsia="zh-CN"/>
        </w:rPr>
        <w:t>约</w:t>
      </w:r>
      <w:r>
        <w:rPr>
          <w:rFonts w:hint="eastAsia" w:ascii="宋体" w:hAnsi="宋体" w:eastAsia="宋体" w:cs="宋体"/>
          <w:bCs/>
          <w:color w:val="000000"/>
          <w:szCs w:val="21"/>
          <w:highlight w:val="none"/>
        </w:rPr>
        <w:t>定</w:t>
      </w:r>
      <w:r>
        <w:rPr>
          <w:rFonts w:hint="eastAsia" w:ascii="宋体" w:hAnsi="宋体" w:eastAsia="宋体" w:cs="宋体"/>
          <w:bCs/>
          <w:color w:val="000000"/>
          <w:szCs w:val="21"/>
          <w:highlight w:val="none"/>
          <w:lang w:eastAsia="zh-CN"/>
        </w:rPr>
        <w:t>外</w:t>
      </w:r>
      <w:r>
        <w:rPr>
          <w:rFonts w:hint="eastAsia" w:ascii="宋体" w:hAnsi="宋体" w:eastAsia="宋体" w:cs="宋体"/>
          <w:bCs/>
          <w:color w:val="000000"/>
          <w:szCs w:val="21"/>
          <w:highlight w:val="none"/>
        </w:rPr>
        <w:t>，</w:t>
      </w:r>
      <w:r>
        <w:rPr>
          <w:rFonts w:hint="eastAsia" w:ascii="宋体" w:hAnsi="宋体" w:eastAsia="宋体" w:cs="宋体"/>
          <w:color w:val="000000"/>
          <w:szCs w:val="21"/>
          <w:highlight w:val="none"/>
        </w:rPr>
        <w:t>包装应适应远距离运输、防潮、防震、防锈和防野蛮装卸等要求，确保货物安全无损地运抵</w:t>
      </w:r>
      <w:r>
        <w:rPr>
          <w:rFonts w:hint="eastAsia" w:ascii="宋体" w:hAnsi="宋体" w:eastAsia="宋体" w:cs="宋体"/>
          <w:b/>
          <w:color w:val="000000"/>
          <w:szCs w:val="21"/>
          <w:highlight w:val="none"/>
        </w:rPr>
        <w:t>【政府采购合同专用条款】</w:t>
      </w:r>
      <w:r>
        <w:rPr>
          <w:rFonts w:hint="eastAsia" w:ascii="宋体" w:hAnsi="宋体" w:eastAsia="宋体" w:cs="宋体"/>
          <w:b w:val="0"/>
          <w:bCs/>
          <w:color w:val="000000"/>
          <w:szCs w:val="21"/>
          <w:highlight w:val="none"/>
          <w:lang w:eastAsia="zh-CN"/>
        </w:rPr>
        <w:t>约定的</w:t>
      </w:r>
      <w:r>
        <w:rPr>
          <w:rFonts w:hint="eastAsia" w:ascii="宋体" w:hAnsi="宋体" w:eastAsia="宋体" w:cs="宋体"/>
          <w:color w:val="000000"/>
          <w:szCs w:val="21"/>
          <w:highlight w:val="none"/>
        </w:rPr>
        <w:t>指定现场。</w:t>
      </w:r>
    </w:p>
    <w:p w14:paraId="3A6F2EA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.2 除</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另有</w:t>
      </w:r>
      <w:r>
        <w:rPr>
          <w:rFonts w:hint="eastAsia" w:ascii="宋体" w:hAnsi="宋体" w:eastAsia="宋体" w:cs="宋体"/>
          <w:bCs/>
          <w:color w:val="000000"/>
          <w:szCs w:val="21"/>
          <w:highlight w:val="none"/>
          <w:lang w:eastAsia="zh-CN"/>
        </w:rPr>
        <w:t>约</w:t>
      </w:r>
      <w:r>
        <w:rPr>
          <w:rFonts w:hint="eastAsia" w:ascii="宋体" w:hAnsi="宋体" w:eastAsia="宋体" w:cs="宋体"/>
          <w:bCs/>
          <w:color w:val="000000"/>
          <w:szCs w:val="21"/>
          <w:highlight w:val="none"/>
        </w:rPr>
        <w:t>定</w:t>
      </w:r>
      <w:r>
        <w:rPr>
          <w:rFonts w:hint="eastAsia" w:ascii="宋体" w:hAnsi="宋体" w:eastAsia="宋体" w:cs="宋体"/>
          <w:bCs/>
          <w:color w:val="000000"/>
          <w:szCs w:val="21"/>
          <w:highlight w:val="none"/>
          <w:lang w:eastAsia="zh-CN"/>
        </w:rPr>
        <w:t>外</w:t>
      </w:r>
      <w:r>
        <w:rPr>
          <w:rFonts w:hint="eastAsia" w:ascii="宋体" w:hAnsi="宋体" w:eastAsia="宋体" w:cs="宋体"/>
          <w:bCs/>
          <w:color w:val="000000"/>
          <w:szCs w:val="21"/>
          <w:highlight w:val="none"/>
        </w:rPr>
        <w:t>，</w:t>
      </w:r>
      <w:r>
        <w:rPr>
          <w:rFonts w:hint="eastAsia" w:ascii="宋体" w:hAnsi="宋体" w:eastAsia="宋体" w:cs="宋体"/>
          <w:color w:val="000000"/>
          <w:szCs w:val="21"/>
          <w:highlight w:val="none"/>
        </w:rPr>
        <w:t>乙方负责办理将货物运抵本合同规定的交货地点</w:t>
      </w:r>
      <w:r>
        <w:rPr>
          <w:rFonts w:hint="eastAsia" w:ascii="宋体" w:hAnsi="宋体" w:eastAsia="宋体" w:cs="宋体"/>
          <w:color w:val="000000"/>
          <w:szCs w:val="21"/>
          <w:highlight w:val="none"/>
          <w:lang w:eastAsia="zh-CN"/>
        </w:rPr>
        <w:t>，并装卸、交付至甲方</w:t>
      </w:r>
      <w:r>
        <w:rPr>
          <w:rFonts w:hint="eastAsia" w:ascii="宋体" w:hAnsi="宋体" w:eastAsia="宋体" w:cs="宋体"/>
          <w:color w:val="000000"/>
          <w:szCs w:val="21"/>
          <w:highlight w:val="none"/>
        </w:rPr>
        <w:t>的一切运输事项，相关费用应</w:t>
      </w:r>
      <w:r>
        <w:rPr>
          <w:rFonts w:hint="eastAsia" w:ascii="宋体" w:hAnsi="宋体" w:eastAsia="宋体" w:cs="宋体"/>
          <w:color w:val="000000"/>
          <w:szCs w:val="21"/>
          <w:highlight w:val="none"/>
          <w:lang w:eastAsia="zh-CN"/>
        </w:rPr>
        <w:t>包含</w:t>
      </w:r>
      <w:r>
        <w:rPr>
          <w:rFonts w:hint="eastAsia" w:ascii="宋体" w:hAnsi="宋体" w:eastAsia="宋体" w:cs="宋体"/>
          <w:color w:val="000000"/>
          <w:szCs w:val="21"/>
          <w:highlight w:val="none"/>
        </w:rPr>
        <w:t>在合同</w:t>
      </w:r>
      <w:r>
        <w:rPr>
          <w:rFonts w:hint="eastAsia" w:ascii="宋体" w:hAnsi="宋体" w:eastAsia="宋体" w:cs="宋体"/>
          <w:color w:val="000000"/>
          <w:szCs w:val="21"/>
          <w:highlight w:val="none"/>
          <w:lang w:eastAsia="zh-CN"/>
        </w:rPr>
        <w:t>价款</w:t>
      </w:r>
      <w:r>
        <w:rPr>
          <w:rFonts w:hint="eastAsia" w:ascii="宋体" w:hAnsi="宋体" w:eastAsia="宋体" w:cs="宋体"/>
          <w:color w:val="000000"/>
          <w:szCs w:val="21"/>
          <w:highlight w:val="none"/>
        </w:rPr>
        <w:t>中。</w:t>
      </w:r>
    </w:p>
    <w:p w14:paraId="235564B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.3 货物保险要求按</w:t>
      </w:r>
      <w:r>
        <w:rPr>
          <w:rFonts w:hint="eastAsia" w:ascii="宋体" w:hAnsi="宋体" w:eastAsia="宋体" w:cs="宋体"/>
          <w:b/>
          <w:color w:val="000000"/>
          <w:szCs w:val="21"/>
          <w:highlight w:val="none"/>
        </w:rPr>
        <w:t>【政府采购合同专用条款】</w:t>
      </w:r>
      <w:r>
        <w:rPr>
          <w:rFonts w:hint="eastAsia" w:ascii="宋体" w:hAnsi="宋体" w:eastAsia="宋体" w:cs="宋体"/>
          <w:bCs/>
          <w:color w:val="000000"/>
          <w:szCs w:val="21"/>
          <w:highlight w:val="none"/>
        </w:rPr>
        <w:t>规定执行</w:t>
      </w:r>
      <w:r>
        <w:rPr>
          <w:rFonts w:hint="eastAsia" w:ascii="宋体" w:hAnsi="宋体" w:eastAsia="宋体" w:cs="宋体"/>
          <w:color w:val="000000"/>
          <w:szCs w:val="21"/>
          <w:highlight w:val="none"/>
        </w:rPr>
        <w:t>。</w:t>
      </w:r>
    </w:p>
    <w:p w14:paraId="08145900">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7</w:t>
      </w:r>
      <w:r>
        <w:rPr>
          <w:rFonts w:hint="eastAsia" w:ascii="宋体" w:hAnsi="宋体" w:eastAsia="宋体" w:cs="宋体"/>
          <w:color w:val="000000"/>
          <w:szCs w:val="21"/>
          <w:highlight w:val="none"/>
        </w:rPr>
        <w:t xml:space="preserve">.4 </w:t>
      </w:r>
      <w:r>
        <w:rPr>
          <w:rFonts w:hint="eastAsia" w:ascii="宋体" w:hAnsi="宋体" w:eastAsia="宋体" w:cs="宋体"/>
          <w:color w:val="000000"/>
          <w:szCs w:val="21"/>
          <w:highlight w:val="none"/>
          <w:lang w:val="en-US" w:eastAsia="zh-CN"/>
        </w:rPr>
        <w:t>除采购活动</w:t>
      </w:r>
      <w:r>
        <w:rPr>
          <w:rFonts w:hint="eastAsia" w:ascii="宋体" w:hAnsi="宋体" w:eastAsia="宋体" w:cs="宋体"/>
          <w:color w:val="000000"/>
          <w:szCs w:val="21"/>
          <w:highlight w:val="none"/>
        </w:rPr>
        <w:t>对商品包装</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快递包装</w:t>
      </w:r>
      <w:r>
        <w:rPr>
          <w:rFonts w:hint="eastAsia" w:ascii="宋体" w:hAnsi="宋体" w:eastAsia="宋体" w:cs="宋体"/>
          <w:color w:val="000000"/>
          <w:szCs w:val="21"/>
          <w:highlight w:val="none"/>
          <w:lang w:val="en-US" w:eastAsia="zh-CN"/>
        </w:rPr>
        <w:t>达成具体约定外</w:t>
      </w:r>
      <w:r>
        <w:rPr>
          <w:rFonts w:hint="eastAsia" w:ascii="宋体" w:hAnsi="宋体" w:eastAsia="宋体" w:cs="宋体"/>
          <w:color w:val="000000"/>
          <w:szCs w:val="21"/>
          <w:highlight w:val="none"/>
        </w:rPr>
        <w:t>，乙方提供产品及相关快递服务</w:t>
      </w:r>
      <w:r>
        <w:rPr>
          <w:rFonts w:hint="eastAsia" w:ascii="宋体" w:hAnsi="宋体" w:eastAsia="宋体" w:cs="宋体"/>
          <w:color w:val="000000"/>
          <w:szCs w:val="21"/>
          <w:highlight w:val="none"/>
          <w:lang w:val="en-US" w:eastAsia="zh-CN"/>
        </w:rPr>
        <w:t>涉及到</w:t>
      </w:r>
      <w:r>
        <w:rPr>
          <w:rFonts w:hint="eastAsia" w:ascii="宋体" w:hAnsi="宋体" w:eastAsia="宋体" w:cs="宋体"/>
          <w:color w:val="000000"/>
          <w:szCs w:val="21"/>
          <w:highlight w:val="none"/>
        </w:rPr>
        <w:t>具体包装要求</w:t>
      </w:r>
      <w:r>
        <w:rPr>
          <w:rFonts w:hint="eastAsia" w:ascii="宋体" w:hAnsi="宋体" w:eastAsia="宋体" w:cs="宋体"/>
          <w:color w:val="000000"/>
          <w:szCs w:val="21"/>
          <w:highlight w:val="none"/>
          <w:lang w:val="en-US" w:eastAsia="zh-CN"/>
        </w:rPr>
        <w:t>的，</w:t>
      </w:r>
      <w:r>
        <w:rPr>
          <w:rFonts w:hint="eastAsia" w:ascii="宋体" w:hAnsi="宋体" w:eastAsia="宋体" w:cs="宋体"/>
          <w:color w:val="000000"/>
          <w:szCs w:val="21"/>
          <w:highlight w:val="none"/>
        </w:rPr>
        <w:t>应</w:t>
      </w:r>
      <w:r>
        <w:rPr>
          <w:rFonts w:hint="eastAsia" w:ascii="宋体" w:hAnsi="宋体" w:eastAsia="宋体" w:cs="宋体"/>
          <w:color w:val="000000"/>
          <w:szCs w:val="21"/>
          <w:highlight w:val="none"/>
          <w:lang w:val="en-US" w:eastAsia="zh-CN"/>
        </w:rPr>
        <w:t>不低于</w:t>
      </w:r>
      <w:r>
        <w:rPr>
          <w:rFonts w:hint="eastAsia" w:ascii="宋体" w:hAnsi="宋体" w:eastAsia="宋体" w:cs="宋体"/>
          <w:color w:val="000000"/>
          <w:szCs w:val="21"/>
          <w:highlight w:val="none"/>
        </w:rPr>
        <w:t>《商品包装政府采购需求标准（试行）</w:t>
      </w:r>
      <w:r>
        <w:rPr>
          <w:rFonts w:hint="eastAsia" w:ascii="宋体" w:hAnsi="宋体" w:eastAsia="宋体" w:cs="宋体"/>
          <w:color w:val="000000"/>
          <w:szCs w:val="21"/>
          <w:highlight w:val="none"/>
          <w:lang w:eastAsia="zh-CN"/>
        </w:rPr>
        <w:t>》《</w:t>
      </w:r>
      <w:r>
        <w:rPr>
          <w:rFonts w:hint="eastAsia" w:ascii="宋体" w:hAnsi="宋体" w:eastAsia="宋体" w:cs="宋体"/>
          <w:color w:val="000000"/>
          <w:szCs w:val="21"/>
          <w:highlight w:val="none"/>
        </w:rPr>
        <w:t>快递包装政府采购需求标准（试行）》</w:t>
      </w:r>
      <w:r>
        <w:rPr>
          <w:rFonts w:hint="eastAsia" w:ascii="宋体" w:hAnsi="宋体" w:eastAsia="宋体" w:cs="宋体"/>
          <w:color w:val="000000"/>
          <w:szCs w:val="21"/>
          <w:highlight w:val="none"/>
          <w:lang w:val="en-US" w:eastAsia="zh-CN"/>
        </w:rPr>
        <w:t>标准</w:t>
      </w:r>
      <w:r>
        <w:rPr>
          <w:rFonts w:hint="eastAsia" w:ascii="宋体" w:hAnsi="宋体" w:eastAsia="宋体" w:cs="宋体"/>
          <w:color w:val="000000"/>
          <w:szCs w:val="21"/>
          <w:highlight w:val="none"/>
        </w:rPr>
        <w:t>，并作为履约验收的内容，必要时甲方可以要求乙方在履约验收环节出具检测报告。</w:t>
      </w:r>
    </w:p>
    <w:p w14:paraId="2EA0AA4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val="en-US" w:eastAsia="zh-CN"/>
        </w:rPr>
        <w:t xml:space="preserve">7.5 </w:t>
      </w:r>
      <w:r>
        <w:rPr>
          <w:rFonts w:hint="eastAsia" w:ascii="宋体" w:hAnsi="宋体" w:eastAsia="宋体" w:cs="宋体"/>
          <w:color w:val="000000"/>
          <w:szCs w:val="21"/>
        </w:rPr>
        <w:t>乙方在运输到达之前</w:t>
      </w:r>
      <w:r>
        <w:rPr>
          <w:rFonts w:hint="eastAsia" w:ascii="宋体" w:hAnsi="宋体" w:eastAsia="宋体" w:cs="宋体"/>
          <w:color w:val="000000"/>
          <w:szCs w:val="21"/>
          <w:lang w:eastAsia="zh-CN"/>
        </w:rPr>
        <w:t>应</w:t>
      </w:r>
      <w:r>
        <w:rPr>
          <w:rFonts w:hint="eastAsia" w:ascii="宋体" w:hAnsi="宋体" w:eastAsia="宋体" w:cs="宋体"/>
          <w:color w:val="000000"/>
          <w:szCs w:val="21"/>
        </w:rPr>
        <w:t>提前通知</w:t>
      </w:r>
      <w:r>
        <w:rPr>
          <w:rFonts w:hint="eastAsia" w:ascii="宋体" w:hAnsi="宋体" w:eastAsia="宋体" w:cs="宋体"/>
          <w:color w:val="000000"/>
          <w:szCs w:val="21"/>
          <w:lang w:eastAsia="zh-CN"/>
        </w:rPr>
        <w:t>甲方</w:t>
      </w:r>
      <w:r>
        <w:rPr>
          <w:rFonts w:hint="eastAsia" w:ascii="宋体" w:hAnsi="宋体" w:eastAsia="宋体" w:cs="宋体"/>
          <w:color w:val="000000"/>
          <w:szCs w:val="21"/>
        </w:rPr>
        <w:t>，并提示货物运输装卸的注意事项</w:t>
      </w:r>
      <w:r>
        <w:rPr>
          <w:rFonts w:hint="eastAsia" w:ascii="宋体" w:hAnsi="宋体" w:eastAsia="宋体" w:cs="宋体"/>
          <w:color w:val="000000"/>
          <w:szCs w:val="21"/>
          <w:lang w:eastAsia="zh-CN"/>
        </w:rPr>
        <w:t>，甲方配合乙方做好货物的接收工作。</w:t>
      </w:r>
    </w:p>
    <w:p w14:paraId="09C10D90">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color w:val="000000"/>
          <w:kern w:val="2"/>
          <w:sz w:val="21"/>
          <w:szCs w:val="21"/>
          <w:highlight w:val="none"/>
          <w:lang w:val="en-US" w:eastAsia="zh-CN" w:bidi="ar-SA"/>
        </w:rPr>
        <w:t>7.6 如因包装、运输问题导致货物损毁、丢失或者品质下降，甲方有权要求降价、换货、拒收部分或整批货物，由此产生的费用和损失，均由乙方承担。</w:t>
      </w:r>
    </w:p>
    <w:p w14:paraId="0D2053E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000000"/>
          <w:sz w:val="24"/>
          <w:highlight w:val="none"/>
          <w:lang w:eastAsia="zh-CN"/>
        </w:rPr>
        <w:t>8</w:t>
      </w:r>
      <w:r>
        <w:rPr>
          <w:rFonts w:hint="eastAsia" w:ascii="宋体" w:hAnsi="宋体" w:eastAsia="宋体" w:cs="宋体"/>
          <w:b/>
          <w:color w:val="000000"/>
          <w:sz w:val="24"/>
          <w:highlight w:val="none"/>
          <w:lang w:val="en-US" w:eastAsia="zh-CN"/>
        </w:rPr>
        <w:t xml:space="preserve">. </w:t>
      </w:r>
      <w:r>
        <w:rPr>
          <w:rFonts w:hint="eastAsia" w:ascii="宋体" w:hAnsi="宋体" w:eastAsia="宋体" w:cs="宋体"/>
          <w:b/>
          <w:color w:val="auto"/>
          <w:sz w:val="24"/>
          <w:highlight w:val="none"/>
        </w:rPr>
        <w:t>质量标准和保证</w:t>
      </w:r>
    </w:p>
    <w:p w14:paraId="65A886F9">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8.1 质量标准</w:t>
      </w:r>
    </w:p>
    <w:p w14:paraId="0862423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（1）本合同下</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的货物应符合</w:t>
      </w:r>
      <w:r>
        <w:rPr>
          <w:rFonts w:hint="eastAsia" w:ascii="宋体" w:hAnsi="宋体" w:eastAsia="宋体" w:cs="宋体"/>
          <w:color w:val="auto"/>
          <w:szCs w:val="21"/>
          <w:highlight w:val="none"/>
          <w:lang w:eastAsia="zh-CN"/>
        </w:rPr>
        <w:t>合同</w:t>
      </w:r>
      <w:r>
        <w:rPr>
          <w:rFonts w:hint="eastAsia" w:ascii="宋体" w:hAnsi="宋体" w:eastAsia="宋体" w:cs="宋体"/>
          <w:color w:val="000000"/>
          <w:szCs w:val="21"/>
          <w:lang w:eastAsia="zh-CN"/>
        </w:rPr>
        <w:t>约</w:t>
      </w:r>
      <w:r>
        <w:rPr>
          <w:rFonts w:hint="eastAsia" w:ascii="宋体" w:hAnsi="宋体" w:eastAsia="宋体" w:cs="宋体"/>
          <w:color w:val="000000"/>
          <w:szCs w:val="21"/>
        </w:rPr>
        <w:t>定的</w:t>
      </w:r>
      <w:r>
        <w:rPr>
          <w:rFonts w:hint="eastAsia" w:ascii="宋体" w:hAnsi="宋体" w:eastAsia="宋体" w:cs="宋体"/>
          <w:szCs w:val="21"/>
        </w:rPr>
        <w:t>品牌、规格型号、技术性能、配置、质量、数量等要求。</w:t>
      </w:r>
      <w:r>
        <w:rPr>
          <w:rFonts w:hint="eastAsia" w:ascii="宋体" w:hAnsi="宋体" w:eastAsia="宋体" w:cs="宋体"/>
          <w:color w:val="auto"/>
          <w:szCs w:val="21"/>
          <w:highlight w:val="none"/>
        </w:rPr>
        <w:t>质量要求不明确的，按照强制性国家标准履行；没有强制性国家标准的，按照推荐性国家标准履行；没有推荐性国家标准的，按照行业标准履行；没有国家标准、行业标准的，按照通常标准或者符合合同目的的特定标准履行</w:t>
      </w:r>
      <w:r>
        <w:rPr>
          <w:rFonts w:hint="eastAsia" w:ascii="宋体" w:hAnsi="宋体" w:eastAsia="宋体" w:cs="宋体"/>
          <w:color w:val="auto"/>
          <w:szCs w:val="21"/>
          <w:highlight w:val="none"/>
          <w:lang w:eastAsia="zh-CN"/>
        </w:rPr>
        <w:t>。</w:t>
      </w:r>
    </w:p>
    <w:p w14:paraId="6151A8A4">
      <w:pPr>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kern w:val="2"/>
          <w:sz w:val="21"/>
          <w:szCs w:val="21"/>
          <w:highlight w:val="none"/>
          <w:lang w:val="en-US" w:eastAsia="zh-CN" w:bidi="ar-SA"/>
        </w:rPr>
      </w:pPr>
      <w:r>
        <w:rPr>
          <w:rFonts w:hint="eastAsia" w:ascii="宋体" w:hAnsi="宋体" w:eastAsia="宋体" w:cs="宋体"/>
          <w:color w:val="auto"/>
          <w:kern w:val="2"/>
          <w:sz w:val="21"/>
          <w:szCs w:val="21"/>
          <w:highlight w:val="none"/>
          <w:lang w:val="en-US" w:eastAsia="zh-CN" w:bidi="ar-SA"/>
        </w:rPr>
        <w:t>（2）采用中华人民共和国法定计量单位。</w:t>
      </w:r>
    </w:p>
    <w:p w14:paraId="0C955D5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（3）乙方所</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的货物应符合国家有关安全、环保、卫生</w:t>
      </w:r>
      <w:r>
        <w:rPr>
          <w:rFonts w:hint="eastAsia" w:ascii="宋体" w:hAnsi="宋体" w:eastAsia="宋体" w:cs="宋体"/>
          <w:color w:val="auto"/>
          <w:szCs w:val="21"/>
          <w:highlight w:val="none"/>
          <w:lang w:eastAsia="zh-CN"/>
        </w:rPr>
        <w:t>的</w:t>
      </w:r>
      <w:r>
        <w:rPr>
          <w:rFonts w:hint="eastAsia" w:ascii="宋体" w:hAnsi="宋体" w:eastAsia="宋体" w:cs="宋体"/>
          <w:color w:val="auto"/>
          <w:szCs w:val="21"/>
          <w:highlight w:val="none"/>
        </w:rPr>
        <w:t>规定。</w:t>
      </w:r>
    </w:p>
    <w:p w14:paraId="6A25ACA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（4）乙方应向甲方提交所</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货物的技术文件，包括相应的中文技术文件，如：产品目录、图纸、操作手册、使用说明、维护手册或服务指南</w:t>
      </w:r>
      <w:r>
        <w:rPr>
          <w:rFonts w:hint="eastAsia" w:ascii="宋体" w:hAnsi="宋体" w:eastAsia="宋体" w:cs="宋体"/>
          <w:color w:val="auto"/>
          <w:szCs w:val="21"/>
          <w:highlight w:val="none"/>
          <w:lang w:eastAsia="zh-CN"/>
        </w:rPr>
        <w:t>等</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eastAsia="zh-CN"/>
        </w:rPr>
        <w:t>上述</w:t>
      </w:r>
      <w:r>
        <w:rPr>
          <w:rFonts w:hint="eastAsia" w:ascii="宋体" w:hAnsi="宋体" w:eastAsia="宋体" w:cs="宋体"/>
          <w:color w:val="auto"/>
          <w:szCs w:val="21"/>
          <w:highlight w:val="none"/>
        </w:rPr>
        <w:t>文件应包装好随货物一同发运。</w:t>
      </w:r>
    </w:p>
    <w:p w14:paraId="4C1C4C9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8</w:t>
      </w:r>
      <w:r>
        <w:rPr>
          <w:rFonts w:hint="eastAsia" w:ascii="宋体" w:hAnsi="宋体" w:eastAsia="宋体" w:cs="宋体"/>
          <w:color w:val="auto"/>
          <w:szCs w:val="21"/>
          <w:highlight w:val="none"/>
        </w:rPr>
        <w:t>.2 保证</w:t>
      </w:r>
    </w:p>
    <w:p w14:paraId="09ABE88A">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（1）乙方应保证</w:t>
      </w:r>
      <w:r>
        <w:rPr>
          <w:rFonts w:hint="eastAsia" w:ascii="宋体" w:hAnsi="宋体" w:eastAsia="宋体" w:cs="宋体"/>
          <w:color w:val="auto"/>
          <w:szCs w:val="21"/>
          <w:highlight w:val="none"/>
          <w:lang w:eastAsia="zh-CN"/>
        </w:rPr>
        <w:t>提供的货物</w:t>
      </w:r>
      <w:r>
        <w:rPr>
          <w:rFonts w:hint="eastAsia" w:ascii="宋体" w:hAnsi="宋体" w:eastAsia="宋体" w:cs="宋体"/>
          <w:color w:val="auto"/>
          <w:szCs w:val="21"/>
          <w:highlight w:val="none"/>
        </w:rPr>
        <w:t>完全符合合同规定的质量、规格和性能要求。乙方应保证货物在正确安装、正常使用和保养条件下，</w:t>
      </w:r>
      <w:r>
        <w:rPr>
          <w:rFonts w:hint="eastAsia" w:ascii="宋体" w:hAnsi="宋体" w:eastAsia="宋体" w:cs="宋体"/>
          <w:szCs w:val="21"/>
        </w:rPr>
        <w:t>在其使用寿命期内具</w:t>
      </w:r>
      <w:r>
        <w:rPr>
          <w:rFonts w:hint="eastAsia" w:ascii="宋体" w:hAnsi="宋体" w:eastAsia="宋体" w:cs="宋体"/>
          <w:szCs w:val="21"/>
          <w:lang w:eastAsia="zh-CN"/>
        </w:rPr>
        <w:t>备合同约定</w:t>
      </w:r>
      <w:r>
        <w:rPr>
          <w:rFonts w:hint="eastAsia" w:ascii="宋体" w:hAnsi="宋体" w:eastAsia="宋体" w:cs="宋体"/>
          <w:szCs w:val="21"/>
        </w:rPr>
        <w:t>的性能</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eastAsia="zh-CN"/>
        </w:rPr>
        <w:t>存在</w:t>
      </w:r>
      <w:r>
        <w:rPr>
          <w:rFonts w:hint="eastAsia" w:ascii="宋体" w:hAnsi="宋体" w:eastAsia="宋体" w:cs="宋体"/>
          <w:color w:val="auto"/>
          <w:szCs w:val="21"/>
          <w:highlight w:val="none"/>
        </w:rPr>
        <w:t>质量保证期的，货物最终交付验收</w:t>
      </w:r>
      <w:r>
        <w:rPr>
          <w:rFonts w:hint="eastAsia" w:ascii="宋体" w:hAnsi="宋体" w:eastAsia="宋体" w:cs="宋体"/>
          <w:color w:val="auto"/>
          <w:szCs w:val="21"/>
          <w:highlight w:val="none"/>
          <w:lang w:eastAsia="zh-CN"/>
        </w:rPr>
        <w:t>合格</w:t>
      </w:r>
      <w:r>
        <w:rPr>
          <w:rFonts w:hint="eastAsia" w:ascii="宋体" w:hAnsi="宋体" w:eastAsia="宋体" w:cs="宋体"/>
          <w:color w:val="auto"/>
          <w:szCs w:val="21"/>
          <w:highlight w:val="none"/>
        </w:rPr>
        <w:t>后</w:t>
      </w:r>
      <w:r>
        <w:rPr>
          <w:rFonts w:hint="eastAsia" w:ascii="宋体" w:hAnsi="宋体" w:eastAsia="宋体" w:cs="宋体"/>
          <w:color w:val="auto"/>
          <w:szCs w:val="21"/>
          <w:highlight w:val="none"/>
          <w:lang w:eastAsia="zh-CN"/>
        </w:rPr>
        <w:t>在</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规定或乙方</w:t>
      </w:r>
      <w:r>
        <w:rPr>
          <w:rFonts w:hint="eastAsia" w:ascii="宋体" w:hAnsi="宋体" w:eastAsia="宋体" w:cs="宋体"/>
          <w:color w:val="auto"/>
          <w:szCs w:val="21"/>
          <w:highlight w:val="none"/>
          <w:lang w:eastAsia="zh-CN"/>
        </w:rPr>
        <w:t>书面</w:t>
      </w:r>
      <w:r>
        <w:rPr>
          <w:rFonts w:hint="eastAsia" w:ascii="宋体" w:hAnsi="宋体" w:eastAsia="宋体" w:cs="宋体"/>
          <w:color w:val="auto"/>
          <w:szCs w:val="21"/>
          <w:highlight w:val="none"/>
        </w:rPr>
        <w:t>承诺（两者以较长的为准）的质量保证期内，本保证保持有效。</w:t>
      </w:r>
    </w:p>
    <w:p w14:paraId="2B63C19F">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（2）在质量保证期内所发现的缺陷，甲方应尽快以书面形式通知乙方。</w:t>
      </w:r>
    </w:p>
    <w:p w14:paraId="41275B3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（3）乙方收到通知后</w:t>
      </w: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应在</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规定的响应时间内以合理的速度免费维修或更换有缺陷的货物或部件。</w:t>
      </w:r>
    </w:p>
    <w:p w14:paraId="180F73E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（4）在质量保证期内，如果货物的质量或规格与合同不符，或证实货物是有缺陷的，包括潜在的缺陷或使用不符合要求的材料等，甲方可以根据本合同第1</w:t>
      </w:r>
      <w:r>
        <w:rPr>
          <w:rFonts w:hint="eastAsia" w:ascii="宋体" w:hAnsi="宋体" w:eastAsia="宋体" w:cs="宋体"/>
          <w:color w:val="000000"/>
          <w:szCs w:val="21"/>
          <w:highlight w:val="none"/>
          <w:lang w:val="en-US" w:eastAsia="zh-CN"/>
        </w:rPr>
        <w:t>5</w:t>
      </w:r>
      <w:r>
        <w:rPr>
          <w:rFonts w:hint="eastAsia" w:ascii="宋体" w:hAnsi="宋体" w:eastAsia="宋体" w:cs="宋体"/>
          <w:color w:val="auto"/>
          <w:szCs w:val="21"/>
          <w:highlight w:val="none"/>
        </w:rPr>
        <w:t>.1条规定以书面形式</w:t>
      </w:r>
      <w:r>
        <w:rPr>
          <w:rFonts w:hint="eastAsia" w:ascii="宋体" w:hAnsi="宋体" w:eastAsia="宋体" w:cs="宋体"/>
          <w:color w:val="000000"/>
          <w:szCs w:val="21"/>
          <w:highlight w:val="none"/>
          <w:lang w:eastAsia="zh-CN"/>
        </w:rPr>
        <w:t>追究</w:t>
      </w:r>
      <w:r>
        <w:rPr>
          <w:rFonts w:hint="eastAsia" w:ascii="宋体" w:hAnsi="宋体" w:eastAsia="宋体" w:cs="宋体"/>
          <w:color w:val="auto"/>
          <w:szCs w:val="21"/>
          <w:highlight w:val="none"/>
        </w:rPr>
        <w:t>乙方</w:t>
      </w:r>
      <w:r>
        <w:rPr>
          <w:rFonts w:hint="eastAsia" w:ascii="宋体" w:hAnsi="宋体" w:eastAsia="宋体" w:cs="宋体"/>
          <w:color w:val="000000"/>
          <w:szCs w:val="21"/>
          <w:highlight w:val="none"/>
          <w:lang w:eastAsia="zh-CN"/>
        </w:rPr>
        <w:t>的违约责任</w:t>
      </w:r>
      <w:r>
        <w:rPr>
          <w:rFonts w:hint="eastAsia" w:ascii="宋体" w:hAnsi="宋体" w:eastAsia="宋体" w:cs="宋体"/>
          <w:color w:val="auto"/>
          <w:szCs w:val="21"/>
          <w:highlight w:val="none"/>
        </w:rPr>
        <w:t>。</w:t>
      </w:r>
    </w:p>
    <w:p w14:paraId="034E637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highlight w:val="none"/>
        </w:rPr>
      </w:pPr>
      <w:r>
        <w:rPr>
          <w:rFonts w:hint="eastAsia" w:ascii="宋体" w:hAnsi="宋体" w:eastAsia="宋体" w:cs="宋体"/>
          <w:color w:val="auto"/>
          <w:szCs w:val="21"/>
          <w:highlight w:val="none"/>
        </w:rPr>
        <w:t>（5）乙方在约定的时间内未能弥补缺陷，甲方可采取必要的补救措施，但其风险和费用将由乙方承担，甲方根据合同</w:t>
      </w:r>
      <w:r>
        <w:rPr>
          <w:rFonts w:hint="eastAsia" w:ascii="宋体" w:hAnsi="宋体" w:eastAsia="宋体" w:cs="宋体"/>
          <w:color w:val="auto"/>
          <w:szCs w:val="21"/>
          <w:highlight w:val="none"/>
          <w:lang w:eastAsia="zh-CN"/>
        </w:rPr>
        <w:t>约定</w:t>
      </w:r>
      <w:r>
        <w:rPr>
          <w:rFonts w:hint="eastAsia" w:ascii="宋体" w:hAnsi="宋体" w:eastAsia="宋体" w:cs="宋体"/>
          <w:color w:val="auto"/>
          <w:szCs w:val="21"/>
          <w:highlight w:val="none"/>
        </w:rPr>
        <w:t>对乙方行使的其他权利不受影响。</w:t>
      </w:r>
    </w:p>
    <w:p w14:paraId="3B803C6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000000"/>
          <w:sz w:val="24"/>
          <w:highlight w:val="none"/>
          <w:lang w:eastAsia="zh-CN"/>
        </w:rPr>
        <w:t>9</w:t>
      </w:r>
      <w:r>
        <w:rPr>
          <w:rFonts w:hint="eastAsia" w:ascii="宋体" w:hAnsi="宋体" w:eastAsia="宋体" w:cs="宋体"/>
          <w:b/>
          <w:bCs/>
          <w:color w:val="auto"/>
          <w:sz w:val="24"/>
          <w:highlight w:val="none"/>
        </w:rPr>
        <w:t>.</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auto"/>
          <w:sz w:val="24"/>
          <w:highlight w:val="none"/>
        </w:rPr>
        <w:t>权利瑕疵担保</w:t>
      </w:r>
    </w:p>
    <w:p w14:paraId="14F73DE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.1 乙方保证对其出售的货物享有合法的权利。</w:t>
      </w:r>
    </w:p>
    <w:p w14:paraId="4D2A365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 xml:space="preserve">.2 </w:t>
      </w:r>
      <w:r>
        <w:rPr>
          <w:rFonts w:hint="eastAsia" w:ascii="宋体" w:hAnsi="宋体" w:eastAsia="宋体" w:cs="宋体"/>
          <w:szCs w:val="15"/>
        </w:rPr>
        <w:t>乙方保证在交付的货物上不存在抵押权等担保物权。</w:t>
      </w:r>
    </w:p>
    <w:p w14:paraId="3D1B7A3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000000"/>
          <w:szCs w:val="21"/>
          <w:highlight w:val="none"/>
        </w:rPr>
      </w:pPr>
      <w:r>
        <w:rPr>
          <w:rFonts w:hint="eastAsia" w:ascii="宋体" w:hAnsi="宋体" w:eastAsia="宋体" w:cs="宋体"/>
          <w:color w:val="000000"/>
          <w:szCs w:val="21"/>
          <w:highlight w:val="none"/>
          <w:lang w:eastAsia="zh-CN"/>
        </w:rPr>
        <w:t>9</w:t>
      </w:r>
      <w:r>
        <w:rPr>
          <w:rFonts w:hint="eastAsia" w:ascii="宋体" w:hAnsi="宋体" w:eastAsia="宋体" w:cs="宋体"/>
          <w:color w:val="000000"/>
          <w:szCs w:val="21"/>
          <w:highlight w:val="none"/>
        </w:rPr>
        <w:t>.3 如甲方使用</w:t>
      </w:r>
      <w:r>
        <w:rPr>
          <w:rFonts w:hint="eastAsia" w:ascii="宋体" w:hAnsi="宋体" w:eastAsia="宋体" w:cs="宋体"/>
          <w:color w:val="000000"/>
          <w:szCs w:val="21"/>
          <w:highlight w:val="none"/>
          <w:lang w:val="en-US" w:eastAsia="zh-CN"/>
        </w:rPr>
        <w:t>上述</w:t>
      </w:r>
      <w:r>
        <w:rPr>
          <w:rFonts w:hint="eastAsia" w:ascii="宋体" w:hAnsi="宋体" w:eastAsia="宋体" w:cs="宋体"/>
          <w:color w:val="000000"/>
          <w:szCs w:val="21"/>
          <w:highlight w:val="none"/>
        </w:rPr>
        <w:t>货物构成</w:t>
      </w:r>
      <w:r>
        <w:rPr>
          <w:rFonts w:hint="eastAsia" w:ascii="宋体" w:hAnsi="宋体" w:eastAsia="宋体" w:cs="宋体"/>
          <w:color w:val="000000"/>
          <w:szCs w:val="21"/>
          <w:highlight w:val="none"/>
          <w:lang w:val="en-US" w:eastAsia="zh-CN"/>
        </w:rPr>
        <w:t>对第三人</w:t>
      </w:r>
      <w:r>
        <w:rPr>
          <w:rFonts w:hint="eastAsia" w:ascii="宋体" w:hAnsi="宋体" w:eastAsia="宋体" w:cs="宋体"/>
          <w:color w:val="000000"/>
          <w:szCs w:val="21"/>
          <w:highlight w:val="none"/>
        </w:rPr>
        <w:t>侵权的，则由乙方承担全部责任。</w:t>
      </w:r>
    </w:p>
    <w:p w14:paraId="561CE2A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000000"/>
          <w:sz w:val="24"/>
          <w:highlight w:val="none"/>
        </w:rPr>
      </w:pPr>
      <w:r>
        <w:rPr>
          <w:rFonts w:hint="eastAsia" w:ascii="宋体" w:hAnsi="宋体" w:eastAsia="宋体" w:cs="宋体"/>
          <w:b/>
          <w:bCs/>
          <w:color w:val="000000"/>
          <w:sz w:val="24"/>
          <w:highlight w:val="none"/>
        </w:rPr>
        <w:t>1</w:t>
      </w:r>
      <w:r>
        <w:rPr>
          <w:rFonts w:hint="eastAsia" w:ascii="宋体" w:hAnsi="宋体" w:eastAsia="宋体" w:cs="宋体"/>
          <w:b/>
          <w:bCs/>
          <w:color w:val="000000"/>
          <w:sz w:val="24"/>
          <w:highlight w:val="none"/>
          <w:lang w:eastAsia="zh-CN"/>
        </w:rPr>
        <w:t>0</w:t>
      </w:r>
      <w:r>
        <w:rPr>
          <w:rFonts w:hint="eastAsia" w:ascii="宋体" w:hAnsi="宋体" w:eastAsia="宋体" w:cs="宋体"/>
          <w:b/>
          <w:bCs/>
          <w:color w:val="000000"/>
          <w:sz w:val="24"/>
          <w:highlight w:val="none"/>
        </w:rPr>
        <w:t>.</w:t>
      </w:r>
      <w:r>
        <w:rPr>
          <w:rFonts w:hint="eastAsia" w:ascii="宋体" w:hAnsi="宋体" w:eastAsia="宋体" w:cs="宋体"/>
          <w:b/>
          <w:bCs/>
          <w:color w:val="000000"/>
          <w:sz w:val="24"/>
          <w:highlight w:val="none"/>
          <w:lang w:val="en-US" w:eastAsia="zh-CN"/>
        </w:rPr>
        <w:t xml:space="preserve"> </w:t>
      </w:r>
      <w:r>
        <w:rPr>
          <w:rFonts w:hint="eastAsia" w:ascii="宋体" w:hAnsi="宋体" w:eastAsia="宋体" w:cs="宋体"/>
          <w:b/>
          <w:bCs/>
          <w:color w:val="000000"/>
          <w:sz w:val="24"/>
          <w:highlight w:val="none"/>
        </w:rPr>
        <w:t>知识产权保护</w:t>
      </w:r>
    </w:p>
    <w:p w14:paraId="6DD272A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000000"/>
          <w:szCs w:val="21"/>
          <w:highlight w:val="none"/>
        </w:rPr>
        <w:t>1</w:t>
      </w:r>
      <w:r>
        <w:rPr>
          <w:rFonts w:hint="eastAsia" w:ascii="宋体" w:hAnsi="宋体" w:eastAsia="宋体" w:cs="宋体"/>
          <w:color w:val="000000"/>
          <w:szCs w:val="21"/>
          <w:highlight w:val="none"/>
          <w:lang w:eastAsia="zh-CN"/>
        </w:rPr>
        <w:t>0</w:t>
      </w:r>
      <w:r>
        <w:rPr>
          <w:rFonts w:hint="eastAsia" w:ascii="宋体" w:hAnsi="宋体" w:eastAsia="宋体" w:cs="宋体"/>
          <w:color w:val="000000"/>
          <w:szCs w:val="21"/>
          <w:highlight w:val="none"/>
        </w:rPr>
        <w:t>.1 乙方对其所销售的货物应当享有知识产权或经权利人合法授权，保证没有侵犯任</w:t>
      </w:r>
      <w:r>
        <w:rPr>
          <w:rFonts w:hint="eastAsia" w:ascii="宋体" w:hAnsi="宋体" w:eastAsia="宋体" w:cs="宋体"/>
          <w:color w:val="auto"/>
          <w:szCs w:val="21"/>
          <w:highlight w:val="none"/>
        </w:rPr>
        <w:t>何第三人的知识产权等权利。</w:t>
      </w:r>
      <w:bookmarkStart w:id="90" w:name="_Hlk163047038"/>
      <w:r>
        <w:rPr>
          <w:rFonts w:hint="eastAsia" w:ascii="宋体" w:hAnsi="宋体" w:eastAsia="宋体" w:cs="宋体"/>
          <w:szCs w:val="15"/>
        </w:rPr>
        <w:t>因违反前述约定对第三人构成侵权的，应当由乙方向第三人承担法律责任；甲方依法向第三人赔偿后，有权向乙方追偿。甲方有其他损失的，乙方应当赔偿</w:t>
      </w:r>
      <w:bookmarkEnd w:id="90"/>
      <w:r>
        <w:rPr>
          <w:rFonts w:hint="eastAsia" w:ascii="宋体" w:hAnsi="宋体" w:eastAsia="宋体" w:cs="宋体"/>
          <w:color w:val="auto"/>
          <w:szCs w:val="21"/>
          <w:highlight w:val="none"/>
        </w:rPr>
        <w:t>。</w:t>
      </w:r>
    </w:p>
    <w:p w14:paraId="72CD3AD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1</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保密义务</w:t>
      </w:r>
    </w:p>
    <w:p w14:paraId="3677173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15"/>
        </w:rPr>
      </w:pPr>
      <w:r>
        <w:rPr>
          <w:rFonts w:hint="eastAsia" w:ascii="宋体" w:hAnsi="宋体" w:eastAsia="宋体" w:cs="宋体"/>
          <w:szCs w:val="15"/>
          <w:lang w:val="en-US" w:eastAsia="zh-CN"/>
        </w:rPr>
        <w:t xml:space="preserve">11.1 </w:t>
      </w:r>
      <w:r>
        <w:rPr>
          <w:rFonts w:hint="eastAsia" w:ascii="宋体" w:hAnsi="宋体" w:eastAsia="宋体" w:cs="宋体"/>
          <w:szCs w:val="15"/>
        </w:rPr>
        <w:t>甲、乙双方</w:t>
      </w:r>
      <w:r>
        <w:rPr>
          <w:rFonts w:hint="eastAsia" w:ascii="宋体" w:hAnsi="宋体" w:eastAsia="宋体" w:cs="宋体"/>
          <w:szCs w:val="15"/>
          <w:lang w:eastAsia="zh-CN"/>
        </w:rPr>
        <w:t>对</w:t>
      </w:r>
      <w:r>
        <w:rPr>
          <w:rFonts w:hint="eastAsia" w:ascii="宋体" w:hAnsi="宋体" w:eastAsia="宋体" w:cs="宋体"/>
          <w:szCs w:val="15"/>
        </w:rPr>
        <w:t>采购和合同履行过程中所获悉的</w:t>
      </w:r>
      <w:r>
        <w:rPr>
          <w:rFonts w:hint="eastAsia" w:ascii="宋体" w:hAnsi="宋体" w:eastAsia="宋体" w:cs="宋体"/>
          <w:szCs w:val="15"/>
          <w:lang w:eastAsia="zh-CN"/>
        </w:rPr>
        <w:t>国家秘密、工作秘密、</w:t>
      </w:r>
      <w:r>
        <w:rPr>
          <w:rFonts w:hint="eastAsia" w:ascii="宋体" w:hAnsi="宋体" w:eastAsia="宋体" w:cs="宋体"/>
          <w:szCs w:val="15"/>
        </w:rPr>
        <w:t>商业秘密或者其他应当保密的信息，均有保密义务</w:t>
      </w:r>
      <w:r>
        <w:rPr>
          <w:rFonts w:hint="eastAsia" w:ascii="宋体" w:hAnsi="宋体" w:eastAsia="宋体" w:cs="宋体"/>
          <w:szCs w:val="15"/>
          <w:lang w:eastAsia="zh-CN"/>
        </w:rPr>
        <w:t>且不受合同有效期所限，直至该信息成为公开信息</w:t>
      </w:r>
      <w:r>
        <w:rPr>
          <w:rFonts w:hint="eastAsia" w:ascii="宋体" w:hAnsi="宋体" w:eastAsia="宋体" w:cs="宋体"/>
          <w:szCs w:val="15"/>
        </w:rPr>
        <w:t>。泄露、不正当地使用</w:t>
      </w:r>
      <w:r>
        <w:rPr>
          <w:rFonts w:hint="eastAsia" w:ascii="宋体" w:hAnsi="宋体" w:eastAsia="宋体" w:cs="宋体"/>
          <w:szCs w:val="15"/>
          <w:lang w:eastAsia="zh-CN"/>
        </w:rPr>
        <w:t>国家秘密、工作秘密、</w:t>
      </w:r>
      <w:r>
        <w:rPr>
          <w:rFonts w:hint="eastAsia" w:ascii="宋体" w:hAnsi="宋体" w:eastAsia="宋体" w:cs="宋体"/>
          <w:szCs w:val="15"/>
        </w:rPr>
        <w:t>商业秘密或者</w:t>
      </w:r>
      <w:r>
        <w:rPr>
          <w:rFonts w:hint="eastAsia" w:ascii="宋体" w:hAnsi="宋体" w:eastAsia="宋体" w:cs="宋体"/>
          <w:szCs w:val="15"/>
          <w:lang w:eastAsia="zh-CN"/>
        </w:rPr>
        <w:t>其他应当保密的</w:t>
      </w:r>
      <w:r>
        <w:rPr>
          <w:rFonts w:hint="eastAsia" w:ascii="宋体" w:hAnsi="宋体" w:eastAsia="宋体" w:cs="宋体"/>
          <w:szCs w:val="15"/>
        </w:rPr>
        <w:t>信息，应当承担</w:t>
      </w:r>
      <w:r>
        <w:rPr>
          <w:rFonts w:hint="eastAsia" w:ascii="宋体" w:hAnsi="宋体" w:eastAsia="宋体" w:cs="宋体"/>
          <w:szCs w:val="15"/>
          <w:lang w:eastAsia="zh-CN"/>
        </w:rPr>
        <w:t>相应</w:t>
      </w:r>
      <w:r>
        <w:rPr>
          <w:rFonts w:hint="eastAsia" w:ascii="宋体" w:hAnsi="宋体" w:eastAsia="宋体" w:cs="宋体"/>
          <w:szCs w:val="15"/>
        </w:rPr>
        <w:t>责任。其他应当保密的信息由双方在</w:t>
      </w:r>
      <w:r>
        <w:rPr>
          <w:rFonts w:hint="eastAsia" w:ascii="宋体" w:hAnsi="宋体" w:eastAsia="宋体" w:cs="宋体"/>
          <w:b/>
          <w:bCs/>
          <w:szCs w:val="15"/>
        </w:rPr>
        <w:t>【政府采购合同专用条款】</w:t>
      </w:r>
      <w:r>
        <w:rPr>
          <w:rFonts w:hint="eastAsia" w:ascii="宋体" w:hAnsi="宋体" w:eastAsia="宋体" w:cs="宋体"/>
          <w:szCs w:val="15"/>
        </w:rPr>
        <w:t>中约定。</w:t>
      </w:r>
    </w:p>
    <w:p w14:paraId="33683826">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2</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合同价款支付</w:t>
      </w:r>
    </w:p>
    <w:p w14:paraId="4FFA91E4">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2</w:t>
      </w:r>
      <w:r>
        <w:rPr>
          <w:rFonts w:hint="eastAsia" w:ascii="宋体" w:hAnsi="宋体" w:eastAsia="宋体" w:cs="宋体"/>
          <w:color w:val="auto"/>
          <w:szCs w:val="21"/>
          <w:highlight w:val="none"/>
        </w:rPr>
        <w:t xml:space="preserve">.1 </w:t>
      </w:r>
      <w:r>
        <w:rPr>
          <w:rFonts w:hint="eastAsia" w:ascii="宋体" w:hAnsi="宋体" w:eastAsia="宋体" w:cs="宋体"/>
          <w:color w:val="auto"/>
          <w:szCs w:val="21"/>
          <w:highlight w:val="none"/>
          <w:lang w:eastAsia="zh-CN"/>
        </w:rPr>
        <w:t>合同价款支付</w:t>
      </w:r>
      <w:r>
        <w:rPr>
          <w:rFonts w:hint="eastAsia" w:ascii="宋体" w:hAnsi="宋体" w:eastAsia="宋体" w:cs="宋体"/>
          <w:color w:val="auto"/>
          <w:szCs w:val="21"/>
          <w:highlight w:val="none"/>
        </w:rPr>
        <w:t>按照国库集中支付</w:t>
      </w:r>
      <w:r>
        <w:rPr>
          <w:rFonts w:hint="eastAsia" w:ascii="宋体" w:hAnsi="宋体" w:eastAsia="宋体" w:cs="宋体"/>
          <w:color w:val="auto"/>
          <w:szCs w:val="21"/>
          <w:highlight w:val="none"/>
          <w:lang w:eastAsia="zh-CN"/>
        </w:rPr>
        <w:t>制度及财政管理相关</w:t>
      </w:r>
      <w:r>
        <w:rPr>
          <w:rFonts w:hint="eastAsia" w:ascii="宋体" w:hAnsi="宋体" w:eastAsia="宋体" w:cs="宋体"/>
          <w:color w:val="auto"/>
          <w:szCs w:val="21"/>
          <w:highlight w:val="none"/>
        </w:rPr>
        <w:t>规定执行。</w:t>
      </w:r>
    </w:p>
    <w:p w14:paraId="687A97D7">
      <w:pPr>
        <w:keepNext/>
        <w:keepLines/>
        <w:pageBreakBefore w:val="0"/>
        <w:widowControl w:val="0"/>
        <w:kinsoku/>
        <w:overflowPunct/>
        <w:topLinePunct w:val="0"/>
        <w:bidi w:val="0"/>
        <w:spacing w:beforeAutospacing="0" w:afterAutospacing="0" w:line="360" w:lineRule="auto"/>
        <w:ind w:left="0" w:leftChars="0" w:right="0" w:firstLine="0" w:firstLineChars="0"/>
        <w:jc w:val="both"/>
        <w:outlineLvl w:val="1"/>
        <w:rPr>
          <w:rFonts w:hint="eastAsia" w:ascii="宋体" w:hAnsi="宋体" w:eastAsia="宋体" w:cs="宋体"/>
          <w:b/>
          <w:bCs/>
          <w:color w:val="auto"/>
          <w:kern w:val="2"/>
          <w:sz w:val="24"/>
          <w:szCs w:val="32"/>
          <w:highlight w:val="none"/>
          <w:lang w:val="en-US" w:eastAsia="zh-CN" w:bidi="ar-SA"/>
        </w:rPr>
      </w:pPr>
      <w:r>
        <w:rPr>
          <w:rFonts w:hint="eastAsia" w:ascii="宋体" w:hAnsi="宋体" w:eastAsia="宋体" w:cs="宋体"/>
          <w:b w:val="0"/>
          <w:bCs w:val="0"/>
          <w:color w:val="auto"/>
          <w:kern w:val="2"/>
          <w:sz w:val="21"/>
          <w:szCs w:val="21"/>
          <w:highlight w:val="none"/>
          <w:lang w:val="en-US" w:eastAsia="zh-CN" w:bidi="ar-SA"/>
        </w:rPr>
        <w:t>12.2 对于满足合同约定支付条件的，甲方</w:t>
      </w:r>
      <w:r>
        <w:rPr>
          <w:rFonts w:hint="eastAsia" w:ascii="宋体" w:hAnsi="宋体" w:eastAsia="宋体" w:cs="宋体"/>
          <w:b w:val="0"/>
          <w:bCs w:val="0"/>
          <w:i w:val="0"/>
          <w:iCs w:val="0"/>
          <w:caps w:val="0"/>
          <w:color w:val="auto"/>
          <w:spacing w:val="0"/>
          <w:kern w:val="2"/>
          <w:sz w:val="21"/>
          <w:szCs w:val="21"/>
          <w:highlight w:val="none"/>
          <w:shd w:val="clear"/>
          <w:vertAlign w:val="baseline"/>
          <w:lang w:val="en-US" w:eastAsia="zh-CN" w:bidi="ar-SA"/>
        </w:rPr>
        <w:t>原则上应当自收到发票后10个工作日内</w:t>
      </w:r>
      <w:r>
        <w:rPr>
          <w:rFonts w:hint="eastAsia" w:ascii="宋体" w:hAnsi="宋体" w:eastAsia="宋体" w:cs="宋体"/>
          <w:b w:val="0"/>
          <w:bCs w:val="0"/>
          <w:color w:val="auto"/>
          <w:kern w:val="2"/>
          <w:sz w:val="21"/>
          <w:szCs w:val="21"/>
          <w:highlight w:val="none"/>
          <w:lang w:val="en-US" w:eastAsia="zh-CN" w:bidi="ar-SA"/>
        </w:rPr>
        <w:t>将资金支付到合同约定的乙方账户，不得以机构变动、人员更替、政策调整等为由迟延付款，不得将采购文件和合同中未规定的义务作为向乙方付款的条件。具体合同价款支付时间在【</w:t>
      </w:r>
      <w:r>
        <w:rPr>
          <w:rFonts w:hint="eastAsia" w:ascii="宋体" w:hAnsi="宋体" w:eastAsia="宋体" w:cs="宋体"/>
          <w:b/>
          <w:bCs/>
          <w:color w:val="auto"/>
          <w:kern w:val="2"/>
          <w:sz w:val="21"/>
          <w:szCs w:val="21"/>
          <w:highlight w:val="none"/>
          <w:lang w:val="en-US" w:eastAsia="zh-CN" w:bidi="ar-SA"/>
        </w:rPr>
        <w:t>政府采购合同专用条款</w:t>
      </w:r>
      <w:r>
        <w:rPr>
          <w:rFonts w:hint="eastAsia" w:ascii="宋体" w:hAnsi="宋体" w:eastAsia="宋体" w:cs="宋体"/>
          <w:b w:val="0"/>
          <w:bCs w:val="0"/>
          <w:color w:val="auto"/>
          <w:kern w:val="2"/>
          <w:sz w:val="21"/>
          <w:szCs w:val="21"/>
          <w:highlight w:val="none"/>
          <w:lang w:val="en-US" w:eastAsia="zh-CN" w:bidi="ar-SA"/>
        </w:rPr>
        <w:t>】中约定。</w:t>
      </w:r>
    </w:p>
    <w:p w14:paraId="2942C5CF">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b/>
          <w:bCs/>
          <w:color w:val="auto"/>
          <w:kern w:val="2"/>
          <w:sz w:val="24"/>
          <w:szCs w:val="24"/>
          <w:highlight w:val="none"/>
          <w:lang w:val="en-US" w:eastAsia="zh-CN" w:bidi="ar-SA"/>
        </w:rPr>
      </w:pPr>
      <w:r>
        <w:rPr>
          <w:rFonts w:hint="eastAsia" w:ascii="宋体" w:hAnsi="宋体" w:eastAsia="宋体" w:cs="宋体"/>
          <w:b/>
          <w:bCs/>
          <w:color w:val="auto"/>
          <w:kern w:val="2"/>
          <w:sz w:val="24"/>
          <w:szCs w:val="24"/>
          <w:highlight w:val="none"/>
          <w:lang w:val="en-US" w:eastAsia="zh-CN" w:bidi="ar-SA"/>
        </w:rPr>
        <w:t>13. 履约保证金</w:t>
      </w:r>
    </w:p>
    <w:p w14:paraId="2F36FF8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 xml:space="preserve">.1 </w:t>
      </w:r>
      <w:r>
        <w:rPr>
          <w:rFonts w:hint="eastAsia" w:ascii="宋体" w:hAnsi="宋体" w:eastAsia="宋体" w:cs="宋体"/>
          <w:szCs w:val="15"/>
        </w:rPr>
        <w:t>乙方应当以支票、汇票、本票或者金融机构、担保机构出具的保函等非现金形式提交。</w:t>
      </w:r>
    </w:p>
    <w:p w14:paraId="5FA3005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.2 如果乙方</w:t>
      </w:r>
      <w:r>
        <w:rPr>
          <w:rFonts w:hint="eastAsia" w:ascii="宋体" w:hAnsi="宋体" w:eastAsia="宋体" w:cs="宋体"/>
          <w:color w:val="auto"/>
          <w:szCs w:val="21"/>
          <w:highlight w:val="none"/>
          <w:lang w:eastAsia="zh-CN"/>
        </w:rPr>
        <w:t>出现</w:t>
      </w:r>
      <w:r>
        <w:rPr>
          <w:rFonts w:hint="eastAsia" w:ascii="宋体" w:hAnsi="宋体" w:eastAsia="宋体" w:cs="宋体"/>
          <w:b/>
          <w:bCs/>
          <w:szCs w:val="15"/>
          <w:highlight w:val="none"/>
        </w:rPr>
        <w:t>【政府采购合同专用条款】</w:t>
      </w:r>
      <w:r>
        <w:rPr>
          <w:rFonts w:hint="eastAsia" w:ascii="宋体" w:hAnsi="宋体" w:eastAsia="宋体" w:cs="宋体"/>
          <w:b w:val="0"/>
          <w:bCs w:val="0"/>
          <w:szCs w:val="15"/>
          <w:highlight w:val="none"/>
          <w:lang w:eastAsia="zh-CN"/>
        </w:rPr>
        <w:t>约定</w:t>
      </w:r>
      <w:r>
        <w:rPr>
          <w:rFonts w:hint="eastAsia" w:ascii="宋体" w:hAnsi="宋体" w:eastAsia="宋体" w:cs="宋体"/>
          <w:b w:val="0"/>
          <w:bCs w:val="0"/>
          <w:szCs w:val="15"/>
          <w:lang w:eastAsia="zh-CN"/>
        </w:rPr>
        <w:t>情形的</w:t>
      </w:r>
      <w:r>
        <w:rPr>
          <w:rFonts w:hint="eastAsia" w:ascii="宋体" w:hAnsi="宋体" w:eastAsia="宋体" w:cs="宋体"/>
          <w:color w:val="auto"/>
          <w:szCs w:val="21"/>
          <w:highlight w:val="none"/>
        </w:rPr>
        <w:t>，履约保证金不予退还；如果乙方未能按合同约定全面履行义务，甲方有权从履约保证金中取得补偿或赔偿，</w:t>
      </w:r>
      <w:r>
        <w:rPr>
          <w:rFonts w:hint="eastAsia" w:ascii="宋体" w:hAnsi="宋体" w:eastAsia="宋体" w:cs="宋体"/>
          <w:color w:val="auto"/>
          <w:szCs w:val="21"/>
          <w:highlight w:val="none"/>
          <w:lang w:eastAsia="zh-CN"/>
        </w:rPr>
        <w:t>且</w:t>
      </w:r>
      <w:r>
        <w:rPr>
          <w:rFonts w:hint="eastAsia" w:ascii="宋体" w:hAnsi="宋体" w:eastAsia="宋体" w:cs="宋体"/>
          <w:color w:val="auto"/>
          <w:szCs w:val="21"/>
          <w:highlight w:val="none"/>
        </w:rPr>
        <w:t>不影响甲方要求乙方承担合同约定的超过履约保证金的违约责任的权利。</w:t>
      </w:r>
    </w:p>
    <w:p w14:paraId="1A38038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auto"/>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3</w:t>
      </w:r>
      <w:r>
        <w:rPr>
          <w:rFonts w:hint="eastAsia" w:ascii="宋体" w:hAnsi="宋体" w:eastAsia="宋体" w:cs="宋体"/>
          <w:color w:val="auto"/>
          <w:szCs w:val="21"/>
          <w:highlight w:val="none"/>
        </w:rPr>
        <w:t>.3 甲方在项目通过验收后按照</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规定的时间内将履约保证金退还乙方；逾期退还的，乙方可要求甲方支付违约金，违约金按照</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规定支付。</w:t>
      </w:r>
    </w:p>
    <w:p w14:paraId="64FBA08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4</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color w:val="auto"/>
          <w:sz w:val="24"/>
          <w:highlight w:val="none"/>
        </w:rPr>
        <w:t>售后服务</w:t>
      </w:r>
    </w:p>
    <w:p w14:paraId="15C29E6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4</w:t>
      </w:r>
      <w:r>
        <w:rPr>
          <w:rFonts w:hint="eastAsia" w:ascii="宋体" w:hAnsi="宋体" w:eastAsia="宋体" w:cs="宋体"/>
          <w:color w:val="auto"/>
          <w:szCs w:val="21"/>
          <w:highlight w:val="none"/>
        </w:rPr>
        <w:t>.1 除项目不涉及或采购活动中明确约定无须承担外，乙方还应提供下列服务：</w:t>
      </w:r>
    </w:p>
    <w:p w14:paraId="37CB2B6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（1）货物的现场移动、安装、调试、启动监督及技术支持；</w:t>
      </w:r>
    </w:p>
    <w:p w14:paraId="62E9965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（2）提供货物组装和维修所需的专用工具和辅助材料；</w:t>
      </w:r>
    </w:p>
    <w:p w14:paraId="5D649AAC">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（3）在</w:t>
      </w:r>
      <w:r>
        <w:rPr>
          <w:rFonts w:hint="eastAsia" w:ascii="宋体" w:hAnsi="宋体" w:eastAsia="宋体" w:cs="宋体"/>
          <w:b/>
          <w:bCs/>
          <w:szCs w:val="15"/>
          <w:highlight w:val="none"/>
        </w:rPr>
        <w:t>【政府采购合同专用条款】</w:t>
      </w:r>
      <w:r>
        <w:rPr>
          <w:rFonts w:hint="eastAsia" w:ascii="宋体" w:hAnsi="宋体" w:eastAsia="宋体" w:cs="宋体"/>
          <w:color w:val="auto"/>
          <w:szCs w:val="21"/>
          <w:highlight w:val="none"/>
          <w:lang w:eastAsia="zh-CN"/>
        </w:rPr>
        <w:t>约定</w:t>
      </w:r>
      <w:r>
        <w:rPr>
          <w:rFonts w:hint="eastAsia" w:ascii="宋体" w:hAnsi="宋体" w:eastAsia="宋体" w:cs="宋体"/>
          <w:color w:val="auto"/>
          <w:szCs w:val="21"/>
          <w:highlight w:val="none"/>
        </w:rPr>
        <w:t>的期限内对所有的货物实施运行监督、维修，但前提条件是该服务并不能免除乙方在质量保证期内所承担的义务；</w:t>
      </w:r>
    </w:p>
    <w:p w14:paraId="0F0FF4D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（4）在制造商</w:t>
      </w:r>
      <w:r>
        <w:rPr>
          <w:rFonts w:hint="eastAsia" w:ascii="宋体" w:hAnsi="宋体" w:eastAsia="宋体" w:cs="宋体"/>
          <w:color w:val="auto"/>
          <w:szCs w:val="21"/>
          <w:highlight w:val="none"/>
          <w:lang w:eastAsia="zh-CN"/>
        </w:rPr>
        <w:t>所在地</w:t>
      </w:r>
      <w:r>
        <w:rPr>
          <w:rFonts w:hint="eastAsia" w:ascii="宋体" w:hAnsi="宋体" w:eastAsia="宋体" w:cs="宋体"/>
          <w:color w:val="auto"/>
          <w:szCs w:val="21"/>
          <w:highlight w:val="none"/>
        </w:rPr>
        <w:t>或</w:t>
      </w:r>
      <w:r>
        <w:rPr>
          <w:rFonts w:hint="eastAsia" w:ascii="宋体" w:hAnsi="宋体" w:eastAsia="宋体" w:cs="宋体"/>
          <w:color w:val="auto"/>
          <w:szCs w:val="21"/>
          <w:highlight w:val="none"/>
          <w:lang w:eastAsia="zh-CN"/>
        </w:rPr>
        <w:t>指定</w:t>
      </w:r>
      <w:r>
        <w:rPr>
          <w:rFonts w:hint="eastAsia" w:ascii="宋体" w:hAnsi="宋体" w:eastAsia="宋体" w:cs="宋体"/>
          <w:color w:val="auto"/>
          <w:szCs w:val="21"/>
          <w:highlight w:val="none"/>
        </w:rPr>
        <w:t>现场就货物的安装、启动、运营、维护</w:t>
      </w:r>
      <w:r>
        <w:rPr>
          <w:rFonts w:hint="eastAsia" w:ascii="宋体" w:hAnsi="宋体" w:eastAsia="宋体" w:cs="宋体"/>
          <w:color w:val="auto"/>
          <w:szCs w:val="21"/>
          <w:highlight w:val="none"/>
          <w:lang w:eastAsia="zh-CN"/>
        </w:rPr>
        <w:t>、废弃处置等</w:t>
      </w:r>
      <w:r>
        <w:rPr>
          <w:rFonts w:hint="eastAsia" w:ascii="宋体" w:hAnsi="宋体" w:eastAsia="宋体" w:cs="宋体"/>
          <w:color w:val="auto"/>
          <w:szCs w:val="21"/>
          <w:highlight w:val="none"/>
        </w:rPr>
        <w:t>对甲方操作人员进行培训</w:t>
      </w:r>
      <w:r>
        <w:rPr>
          <w:rFonts w:hint="eastAsia" w:ascii="宋体" w:hAnsi="宋体" w:eastAsia="宋体" w:cs="宋体"/>
          <w:szCs w:val="15"/>
          <w:lang w:eastAsia="zh-CN"/>
        </w:rPr>
        <w:t>；</w:t>
      </w:r>
    </w:p>
    <w:p w14:paraId="01D9BBA4">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（5）依照法律、行政法规的规定或者按照</w:t>
      </w:r>
      <w:r>
        <w:rPr>
          <w:rFonts w:hint="eastAsia" w:ascii="宋体" w:hAnsi="宋体" w:eastAsia="宋体" w:cs="宋体"/>
          <w:b/>
          <w:bCs/>
          <w:sz w:val="21"/>
          <w:szCs w:val="21"/>
          <w:lang w:val="en-US" w:eastAsia="zh-CN" w:bidi="ar-SA"/>
        </w:rPr>
        <w:t>【政府采购合同专用条款】</w:t>
      </w:r>
      <w:r>
        <w:rPr>
          <w:rFonts w:hint="eastAsia" w:ascii="宋体" w:hAnsi="宋体" w:eastAsia="宋体" w:cs="宋体"/>
          <w:sz w:val="21"/>
          <w:szCs w:val="21"/>
          <w:lang w:val="en-US" w:eastAsia="zh-CN" w:bidi="ar-SA"/>
        </w:rPr>
        <w:t>约定，货物在有效使用年限届满后应予回收的，乙方负有自行或者委托第三人对货物予以回收的义务；</w:t>
      </w:r>
    </w:p>
    <w:p w14:paraId="7FCA986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规定由乙方提供的其他服务。</w:t>
      </w:r>
    </w:p>
    <w:p w14:paraId="4D2437B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.2 乙方提供的</w:t>
      </w:r>
      <w:r>
        <w:rPr>
          <w:rFonts w:hint="eastAsia" w:ascii="宋体" w:hAnsi="宋体" w:eastAsia="宋体" w:cs="宋体"/>
          <w:color w:val="auto"/>
          <w:szCs w:val="21"/>
          <w:highlight w:val="none"/>
          <w:lang w:eastAsia="zh-CN"/>
        </w:rPr>
        <w:t>售后</w:t>
      </w:r>
      <w:r>
        <w:rPr>
          <w:rFonts w:hint="eastAsia" w:ascii="宋体" w:hAnsi="宋体" w:eastAsia="宋体" w:cs="宋体"/>
          <w:color w:val="auto"/>
          <w:szCs w:val="21"/>
          <w:highlight w:val="none"/>
        </w:rPr>
        <w:t>服务的费用</w:t>
      </w:r>
      <w:r>
        <w:rPr>
          <w:rFonts w:hint="eastAsia" w:ascii="宋体" w:hAnsi="宋体" w:eastAsia="宋体" w:cs="宋体"/>
          <w:color w:val="auto"/>
          <w:szCs w:val="21"/>
          <w:highlight w:val="none"/>
          <w:lang w:val="en-US" w:eastAsia="zh-CN"/>
        </w:rPr>
        <w:t>已</w:t>
      </w:r>
      <w:r>
        <w:rPr>
          <w:rFonts w:hint="eastAsia" w:ascii="宋体" w:hAnsi="宋体" w:eastAsia="宋体" w:cs="宋体"/>
          <w:color w:val="auto"/>
          <w:szCs w:val="21"/>
          <w:highlight w:val="none"/>
        </w:rPr>
        <w:t>包含在合同价款中，甲方不再另行支付。</w:t>
      </w:r>
    </w:p>
    <w:p w14:paraId="0D903F3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eastAsia="zh-CN"/>
        </w:rPr>
        <w:t>5</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违约责任</w:t>
      </w:r>
    </w:p>
    <w:p w14:paraId="6E53C66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.1质量瑕疵的</w:t>
      </w:r>
      <w:r>
        <w:rPr>
          <w:rFonts w:hint="eastAsia" w:ascii="宋体" w:hAnsi="宋体" w:eastAsia="宋体" w:cs="宋体"/>
          <w:bCs/>
          <w:color w:val="auto"/>
          <w:szCs w:val="21"/>
          <w:highlight w:val="none"/>
          <w:lang w:eastAsia="zh-CN"/>
        </w:rPr>
        <w:t>违约责任</w:t>
      </w:r>
    </w:p>
    <w:p w14:paraId="1D1AB38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乙方</w:t>
      </w:r>
      <w:r>
        <w:rPr>
          <w:rFonts w:hint="eastAsia" w:ascii="宋体" w:hAnsi="宋体" w:eastAsia="宋体" w:cs="宋体"/>
          <w:color w:val="auto"/>
          <w:szCs w:val="21"/>
          <w:highlight w:val="none"/>
          <w:lang w:eastAsia="zh-CN"/>
        </w:rPr>
        <w:t>提供</w:t>
      </w:r>
      <w:r>
        <w:rPr>
          <w:rFonts w:hint="eastAsia" w:ascii="宋体" w:hAnsi="宋体" w:eastAsia="宋体" w:cs="宋体"/>
          <w:color w:val="auto"/>
          <w:szCs w:val="21"/>
          <w:highlight w:val="none"/>
        </w:rPr>
        <w:t>的产品不符合</w:t>
      </w:r>
      <w:r>
        <w:rPr>
          <w:rFonts w:hint="eastAsia" w:ascii="宋体" w:hAnsi="宋体" w:eastAsia="宋体" w:cs="宋体"/>
          <w:color w:val="auto"/>
          <w:szCs w:val="21"/>
          <w:highlight w:val="none"/>
          <w:lang w:eastAsia="zh-CN"/>
        </w:rPr>
        <w:t>合同约定的</w:t>
      </w:r>
      <w:r>
        <w:rPr>
          <w:rFonts w:hint="eastAsia" w:ascii="宋体" w:hAnsi="宋体" w:eastAsia="宋体" w:cs="宋体"/>
          <w:color w:val="auto"/>
          <w:szCs w:val="21"/>
          <w:highlight w:val="none"/>
        </w:rPr>
        <w:t>质量标准或存在产品质量缺陷，</w:t>
      </w:r>
      <w:r>
        <w:rPr>
          <w:rFonts w:hint="eastAsia" w:ascii="宋体" w:hAnsi="宋体" w:eastAsia="宋体" w:cs="宋体"/>
          <w:color w:val="auto"/>
          <w:szCs w:val="21"/>
          <w:highlight w:val="none"/>
          <w:lang w:eastAsia="zh-CN"/>
        </w:rPr>
        <w:t>甲方有权要求乙方根据</w:t>
      </w:r>
      <w:r>
        <w:rPr>
          <w:rFonts w:hint="eastAsia" w:ascii="宋体" w:hAnsi="宋体" w:eastAsia="宋体" w:cs="宋体"/>
          <w:b/>
          <w:color w:val="auto"/>
          <w:szCs w:val="21"/>
          <w:highlight w:val="none"/>
        </w:rPr>
        <w:t>【政府采购合同专用条款】</w:t>
      </w:r>
      <w:r>
        <w:rPr>
          <w:rFonts w:hint="eastAsia" w:ascii="宋体" w:hAnsi="宋体" w:eastAsia="宋体" w:cs="宋体"/>
          <w:b w:val="0"/>
          <w:bCs/>
          <w:color w:val="auto"/>
          <w:szCs w:val="21"/>
          <w:highlight w:val="none"/>
          <w:lang w:eastAsia="zh-CN"/>
        </w:rPr>
        <w:t>要求</w:t>
      </w:r>
      <w:r>
        <w:rPr>
          <w:rFonts w:hint="eastAsia" w:ascii="宋体" w:hAnsi="宋体" w:eastAsia="宋体" w:cs="宋体"/>
          <w:color w:val="auto"/>
          <w:szCs w:val="21"/>
          <w:highlight w:val="none"/>
          <w:lang w:eastAsia="zh-CN"/>
        </w:rPr>
        <w:t>及时修理、重作、更换，并承担由此给甲</w:t>
      </w:r>
      <w:r>
        <w:rPr>
          <w:rFonts w:hint="eastAsia" w:ascii="宋体" w:hAnsi="宋体" w:eastAsia="宋体" w:cs="宋体"/>
          <w:color w:val="auto"/>
          <w:szCs w:val="21"/>
          <w:highlight w:val="none"/>
        </w:rPr>
        <w:t>方</w:t>
      </w:r>
      <w:r>
        <w:rPr>
          <w:rFonts w:hint="eastAsia" w:ascii="宋体" w:hAnsi="宋体" w:eastAsia="宋体" w:cs="宋体"/>
          <w:color w:val="auto"/>
          <w:szCs w:val="21"/>
          <w:highlight w:val="none"/>
          <w:lang w:eastAsia="zh-CN"/>
        </w:rPr>
        <w:t>造成的损失</w:t>
      </w:r>
      <w:r>
        <w:rPr>
          <w:rFonts w:hint="eastAsia" w:ascii="宋体" w:hAnsi="宋体" w:eastAsia="宋体" w:cs="宋体"/>
          <w:color w:val="auto"/>
          <w:szCs w:val="21"/>
          <w:highlight w:val="none"/>
        </w:rPr>
        <w:t>。</w:t>
      </w:r>
    </w:p>
    <w:p w14:paraId="2F83AFE8">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.2 迟延交货的违约责任</w:t>
      </w:r>
    </w:p>
    <w:p w14:paraId="410139A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（1）乙方应按照本合同规定的时间、地点交货和提供</w:t>
      </w:r>
      <w:r>
        <w:rPr>
          <w:rFonts w:hint="eastAsia" w:ascii="宋体" w:hAnsi="宋体" w:eastAsia="宋体" w:cs="宋体"/>
          <w:color w:val="auto"/>
          <w:szCs w:val="21"/>
          <w:highlight w:val="none"/>
          <w:lang w:eastAsia="zh-CN"/>
        </w:rPr>
        <w:t>相关</w:t>
      </w:r>
      <w:r>
        <w:rPr>
          <w:rFonts w:hint="eastAsia" w:ascii="宋体" w:hAnsi="宋体" w:eastAsia="宋体" w:cs="宋体"/>
          <w:color w:val="auto"/>
          <w:szCs w:val="21"/>
          <w:highlight w:val="none"/>
        </w:rPr>
        <w:t>服务。在履行合同过程中，如果乙方遇到可能</w:t>
      </w:r>
      <w:r>
        <w:rPr>
          <w:rFonts w:hint="eastAsia" w:ascii="宋体" w:hAnsi="宋体" w:eastAsia="宋体" w:cs="宋体"/>
          <w:color w:val="auto"/>
          <w:szCs w:val="21"/>
          <w:highlight w:val="none"/>
          <w:lang w:eastAsia="zh-CN"/>
        </w:rPr>
        <w:t>影响</w:t>
      </w:r>
      <w:r>
        <w:rPr>
          <w:rFonts w:hint="eastAsia" w:ascii="宋体" w:hAnsi="宋体" w:eastAsia="宋体" w:cs="宋体"/>
          <w:color w:val="auto"/>
          <w:szCs w:val="21"/>
          <w:highlight w:val="none"/>
        </w:rPr>
        <w:t>按时交货和提供服务的情形时，应及时以书面形式将迟延的事实、可能迟延的期限和理由通知甲方。甲方在收到乙方通知后，应尽快对情况进行评价，并确定是否同意延</w:t>
      </w:r>
      <w:r>
        <w:rPr>
          <w:rFonts w:hint="eastAsia" w:ascii="宋体" w:hAnsi="宋体" w:eastAsia="宋体" w:cs="宋体"/>
          <w:color w:val="auto"/>
          <w:szCs w:val="21"/>
          <w:highlight w:val="none"/>
          <w:lang w:eastAsia="zh-CN"/>
        </w:rPr>
        <w:t>长</w:t>
      </w:r>
      <w:r>
        <w:rPr>
          <w:rFonts w:hint="eastAsia" w:ascii="宋体" w:hAnsi="宋体" w:eastAsia="宋体" w:cs="宋体"/>
          <w:color w:val="auto"/>
          <w:szCs w:val="21"/>
          <w:highlight w:val="none"/>
        </w:rPr>
        <w:t>交货时间或延期提供服务。</w:t>
      </w:r>
    </w:p>
    <w:p w14:paraId="184F3A6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eastAsia="zh-CN"/>
        </w:rPr>
      </w:pPr>
      <w:r>
        <w:rPr>
          <w:rFonts w:hint="eastAsia" w:ascii="宋体" w:hAnsi="宋体" w:eastAsia="宋体" w:cs="宋体"/>
          <w:color w:val="auto"/>
          <w:szCs w:val="21"/>
          <w:highlight w:val="none"/>
        </w:rPr>
        <w:t>（2）如果乙方没有按照合同规定的时间交货和提供</w:t>
      </w:r>
      <w:r>
        <w:rPr>
          <w:rFonts w:hint="eastAsia" w:ascii="宋体" w:hAnsi="宋体" w:eastAsia="宋体" w:cs="宋体"/>
          <w:color w:val="auto"/>
          <w:szCs w:val="21"/>
          <w:highlight w:val="none"/>
          <w:lang w:eastAsia="zh-CN"/>
        </w:rPr>
        <w:t>相关</w:t>
      </w:r>
      <w:r>
        <w:rPr>
          <w:rFonts w:hint="eastAsia" w:ascii="宋体" w:hAnsi="宋体" w:eastAsia="宋体" w:cs="宋体"/>
          <w:color w:val="auto"/>
          <w:szCs w:val="21"/>
          <w:highlight w:val="none"/>
        </w:rPr>
        <w:t>服务，甲方有权从货款中扣除误期赔偿费而不影响合同项下的其他补救方法，赔偿费按</w:t>
      </w:r>
      <w:r>
        <w:rPr>
          <w:rFonts w:hint="eastAsia" w:ascii="宋体" w:hAnsi="宋体" w:eastAsia="宋体" w:cs="宋体"/>
          <w:b/>
          <w:color w:val="auto"/>
          <w:szCs w:val="21"/>
          <w:highlight w:val="none"/>
        </w:rPr>
        <w:t>【政府采购合同专用条款】</w:t>
      </w:r>
      <w:r>
        <w:rPr>
          <w:rFonts w:hint="eastAsia" w:ascii="宋体" w:hAnsi="宋体" w:eastAsia="宋体" w:cs="宋体"/>
          <w:color w:val="auto"/>
          <w:szCs w:val="21"/>
          <w:highlight w:val="none"/>
        </w:rPr>
        <w:t>规定执行。如果涉及公共利益，且赔偿金额无法弥补公共利益损失，</w:t>
      </w:r>
      <w:r>
        <w:rPr>
          <w:rFonts w:hint="eastAsia" w:ascii="宋体" w:hAnsi="宋体" w:eastAsia="宋体" w:cs="宋体"/>
          <w:color w:val="auto"/>
          <w:szCs w:val="21"/>
          <w:highlight w:val="none"/>
          <w:lang w:eastAsia="zh-CN"/>
        </w:rPr>
        <w:t>甲方</w:t>
      </w:r>
      <w:r>
        <w:rPr>
          <w:rFonts w:hint="eastAsia" w:ascii="宋体" w:hAnsi="宋体" w:eastAsia="宋体" w:cs="宋体"/>
          <w:color w:val="auto"/>
          <w:szCs w:val="21"/>
          <w:highlight w:val="none"/>
        </w:rPr>
        <w:t>可要求继续履行或者</w:t>
      </w:r>
      <w:r>
        <w:rPr>
          <w:rFonts w:hint="eastAsia" w:ascii="宋体" w:hAnsi="宋体" w:eastAsia="宋体" w:cs="宋体"/>
          <w:color w:val="auto"/>
          <w:szCs w:val="21"/>
          <w:highlight w:val="none"/>
          <w:lang w:eastAsia="zh-CN"/>
        </w:rPr>
        <w:t>采取其他补救措施</w:t>
      </w:r>
      <w:r>
        <w:rPr>
          <w:rFonts w:hint="eastAsia" w:ascii="宋体" w:hAnsi="宋体" w:eastAsia="宋体" w:cs="宋体"/>
          <w:color w:val="auto"/>
          <w:szCs w:val="21"/>
          <w:highlight w:val="none"/>
        </w:rPr>
        <w:t>。</w:t>
      </w:r>
    </w:p>
    <w:p w14:paraId="528AC37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eastAsia="zh-CN"/>
        </w:rPr>
        <w:t>5</w:t>
      </w:r>
      <w:r>
        <w:rPr>
          <w:rFonts w:hint="eastAsia" w:ascii="宋体" w:hAnsi="宋体" w:eastAsia="宋体" w:cs="宋体"/>
          <w:color w:val="auto"/>
          <w:szCs w:val="21"/>
          <w:highlight w:val="none"/>
        </w:rPr>
        <w:t>.3 迟延支付的违约责任</w:t>
      </w:r>
    </w:p>
    <w:p w14:paraId="7683574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甲方存在迟延支付乙方合同款项的，应当承担</w:t>
      </w:r>
      <w:r>
        <w:rPr>
          <w:rFonts w:hint="eastAsia" w:ascii="宋体" w:hAnsi="宋体" w:eastAsia="宋体" w:cs="宋体"/>
          <w:b/>
          <w:bCs/>
          <w:color w:val="auto"/>
          <w:szCs w:val="21"/>
          <w:highlight w:val="none"/>
        </w:rPr>
        <w:t>【政府采购合同专用条款】</w:t>
      </w:r>
      <w:r>
        <w:rPr>
          <w:rFonts w:hint="eastAsia" w:ascii="宋体" w:hAnsi="宋体" w:eastAsia="宋体" w:cs="宋体"/>
          <w:color w:val="auto"/>
          <w:szCs w:val="21"/>
          <w:highlight w:val="none"/>
        </w:rPr>
        <w:t>规定的逾期付款利息。</w:t>
      </w:r>
    </w:p>
    <w:p w14:paraId="273CB0D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bCs/>
          <w:color w:val="auto"/>
          <w:szCs w:val="21"/>
          <w:highlight w:val="none"/>
        </w:rPr>
        <w:t>1</w:t>
      </w:r>
      <w:r>
        <w:rPr>
          <w:rFonts w:hint="eastAsia" w:ascii="宋体" w:hAnsi="宋体" w:eastAsia="宋体" w:cs="宋体"/>
          <w:bCs/>
          <w:color w:val="auto"/>
          <w:szCs w:val="21"/>
          <w:highlight w:val="none"/>
          <w:lang w:eastAsia="zh-CN"/>
        </w:rPr>
        <w:t>5</w:t>
      </w:r>
      <w:r>
        <w:rPr>
          <w:rFonts w:hint="eastAsia" w:ascii="宋体" w:hAnsi="宋体" w:eastAsia="宋体" w:cs="宋体"/>
          <w:bCs/>
          <w:color w:val="auto"/>
          <w:szCs w:val="21"/>
          <w:highlight w:val="none"/>
        </w:rPr>
        <w:t>.4其他违约责任根据项目实际需要按</w:t>
      </w:r>
      <w:r>
        <w:rPr>
          <w:rFonts w:hint="eastAsia" w:ascii="宋体" w:hAnsi="宋体" w:eastAsia="宋体" w:cs="宋体"/>
          <w:b/>
          <w:bCs/>
          <w:color w:val="auto"/>
          <w:szCs w:val="21"/>
          <w:highlight w:val="none"/>
        </w:rPr>
        <w:t>【政府采购合同专用条款】</w:t>
      </w:r>
      <w:r>
        <w:rPr>
          <w:rFonts w:hint="eastAsia" w:ascii="宋体" w:hAnsi="宋体" w:eastAsia="宋体" w:cs="宋体"/>
          <w:color w:val="auto"/>
          <w:szCs w:val="21"/>
          <w:highlight w:val="none"/>
        </w:rPr>
        <w:t>规定执行。</w:t>
      </w:r>
    </w:p>
    <w:p w14:paraId="53862CF2">
      <w:pPr>
        <w:pageBreakBefore w:val="0"/>
        <w:numPr>
          <w:ilvl w:val="0"/>
          <w:numId w:val="14"/>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合同变更</w:t>
      </w:r>
      <w:r>
        <w:rPr>
          <w:rFonts w:hint="eastAsia" w:ascii="宋体" w:hAnsi="宋体" w:eastAsia="宋体" w:cs="宋体"/>
          <w:b/>
          <w:color w:val="auto"/>
          <w:sz w:val="24"/>
          <w:highlight w:val="none"/>
          <w:lang w:eastAsia="zh-CN"/>
        </w:rPr>
        <w:t>、中止与终止</w:t>
      </w:r>
    </w:p>
    <w:p w14:paraId="6756B4BB">
      <w:pPr>
        <w:pageBreakBefore w:val="0"/>
        <w:kinsoku/>
        <w:overflowPunct/>
        <w:topLinePunct w:val="0"/>
        <w:autoSpaceDE/>
        <w:autoSpaceDN/>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val="en-US" w:eastAsia="zh-CN"/>
        </w:rPr>
        <w:t xml:space="preserve">    </w:t>
      </w: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.1合同的</w:t>
      </w:r>
      <w:r>
        <w:rPr>
          <w:rFonts w:hint="eastAsia" w:ascii="宋体" w:hAnsi="宋体" w:eastAsia="宋体" w:cs="宋体"/>
          <w:color w:val="auto"/>
          <w:szCs w:val="21"/>
          <w:highlight w:val="none"/>
          <w:lang w:eastAsia="zh-CN"/>
        </w:rPr>
        <w:t>变更</w:t>
      </w:r>
    </w:p>
    <w:p w14:paraId="24F891F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政府采购合同履行中，</w:t>
      </w:r>
      <w:r>
        <w:rPr>
          <w:rFonts w:hint="eastAsia" w:ascii="宋体" w:hAnsi="宋体" w:eastAsia="宋体" w:cs="宋体"/>
          <w:color w:val="auto"/>
          <w:szCs w:val="21"/>
          <w:highlight w:val="none"/>
        </w:rPr>
        <w:t>在不改变合同其他条款的前提下，甲方可以在合同价款10%的范围内追加与合同标的相同的货物，并就此与乙方协商</w:t>
      </w:r>
      <w:r>
        <w:rPr>
          <w:rFonts w:hint="eastAsia" w:ascii="宋体" w:hAnsi="宋体" w:eastAsia="宋体" w:cs="宋体"/>
          <w:color w:val="auto"/>
          <w:szCs w:val="21"/>
          <w:highlight w:val="none"/>
          <w:lang w:eastAsia="zh-CN"/>
        </w:rPr>
        <w:t>一致后</w:t>
      </w:r>
      <w:r>
        <w:rPr>
          <w:rFonts w:hint="eastAsia" w:ascii="宋体" w:hAnsi="宋体" w:eastAsia="宋体" w:cs="宋体"/>
          <w:color w:val="auto"/>
          <w:szCs w:val="21"/>
          <w:highlight w:val="none"/>
        </w:rPr>
        <w:t>签订补充协议。</w:t>
      </w:r>
    </w:p>
    <w:p w14:paraId="66EA9FA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合同的中止</w:t>
      </w:r>
    </w:p>
    <w:p w14:paraId="012D41A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（1）合同履行过程中因供应商就采购文件、采购过程或结果提起投诉的，甲方认为有必要的，</w:t>
      </w:r>
      <w:r>
        <w:rPr>
          <w:rFonts w:hint="eastAsia" w:ascii="宋体" w:hAnsi="宋体" w:eastAsia="宋体" w:cs="宋体"/>
          <w:color w:val="auto"/>
          <w:szCs w:val="21"/>
          <w:highlight w:val="none"/>
          <w:lang w:eastAsia="zh-CN"/>
        </w:rPr>
        <w:t>可以</w:t>
      </w:r>
      <w:r>
        <w:rPr>
          <w:rFonts w:hint="eastAsia" w:ascii="宋体" w:hAnsi="宋体" w:eastAsia="宋体" w:cs="宋体"/>
          <w:color w:val="auto"/>
          <w:szCs w:val="21"/>
          <w:highlight w:val="none"/>
        </w:rPr>
        <w:t>中止合同的履行。</w:t>
      </w:r>
    </w:p>
    <w:p w14:paraId="4EBF0B8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合同履行过程中，</w:t>
      </w:r>
      <w:r>
        <w:rPr>
          <w:rFonts w:hint="eastAsia" w:ascii="宋体" w:hAnsi="宋体" w:eastAsia="宋体" w:cs="宋体"/>
          <w:color w:val="auto"/>
          <w:szCs w:val="21"/>
          <w:highlight w:val="none"/>
        </w:rPr>
        <w:t>如果乙方出现以下情形之一的：1．经营状况严重恶化；2．转移财产、抽逃资金，以逃避债务；3．丧失商业信誉；4．有丧失或者可能丧失履约能力的其他情形</w:t>
      </w:r>
      <w:r>
        <w:rPr>
          <w:rFonts w:hint="eastAsia" w:ascii="宋体" w:hAnsi="宋体" w:eastAsia="宋体" w:cs="宋体"/>
          <w:color w:val="auto"/>
          <w:szCs w:val="21"/>
          <w:highlight w:val="none"/>
          <w:lang w:eastAsia="zh-CN"/>
        </w:rPr>
        <w:t>，乙方有义务及时告知甲方</w:t>
      </w:r>
      <w:r>
        <w:rPr>
          <w:rFonts w:hint="eastAsia" w:ascii="宋体" w:hAnsi="宋体" w:eastAsia="宋体" w:cs="宋体"/>
          <w:color w:val="auto"/>
          <w:szCs w:val="21"/>
          <w:highlight w:val="none"/>
        </w:rPr>
        <w:t>。甲方</w:t>
      </w:r>
      <w:r>
        <w:rPr>
          <w:rFonts w:hint="eastAsia" w:ascii="宋体" w:hAnsi="宋体" w:eastAsia="宋体" w:cs="宋体"/>
          <w:color w:val="auto"/>
          <w:szCs w:val="21"/>
          <w:highlight w:val="none"/>
          <w:lang w:eastAsia="zh-CN"/>
        </w:rPr>
        <w:t>有权</w:t>
      </w:r>
      <w:r>
        <w:rPr>
          <w:rFonts w:hint="eastAsia" w:ascii="宋体" w:hAnsi="宋体" w:eastAsia="宋体" w:cs="宋体"/>
          <w:color w:val="auto"/>
          <w:szCs w:val="21"/>
          <w:highlight w:val="none"/>
        </w:rPr>
        <w:t>以书面形式通知乙方中止合同</w:t>
      </w:r>
      <w:r>
        <w:rPr>
          <w:rFonts w:hint="eastAsia" w:ascii="宋体" w:hAnsi="宋体" w:eastAsia="宋体" w:cs="宋体"/>
          <w:color w:val="auto"/>
          <w:szCs w:val="21"/>
          <w:highlight w:val="none"/>
          <w:lang w:eastAsia="zh-CN"/>
        </w:rPr>
        <w:t>并要求乙方在合理期限内消除相关情形或者提供适当担保。</w:t>
      </w:r>
      <w:r>
        <w:rPr>
          <w:rFonts w:hint="eastAsia" w:ascii="宋体" w:hAnsi="宋体" w:eastAsia="宋体" w:cs="宋体"/>
          <w:color w:val="auto"/>
          <w:szCs w:val="21"/>
          <w:highlight w:val="none"/>
        </w:rPr>
        <w:t>乙方提供适当担保的，</w:t>
      </w:r>
      <w:r>
        <w:rPr>
          <w:rFonts w:hint="eastAsia" w:ascii="宋体" w:hAnsi="宋体" w:eastAsia="宋体" w:cs="宋体"/>
          <w:color w:val="auto"/>
          <w:szCs w:val="21"/>
          <w:highlight w:val="none"/>
          <w:lang w:eastAsia="zh-CN"/>
        </w:rPr>
        <w:t>合同继续</w:t>
      </w:r>
      <w:r>
        <w:rPr>
          <w:rFonts w:hint="eastAsia" w:ascii="宋体" w:hAnsi="宋体" w:eastAsia="宋体" w:cs="宋体"/>
          <w:color w:val="auto"/>
          <w:szCs w:val="21"/>
          <w:highlight w:val="none"/>
        </w:rPr>
        <w:t>履行</w:t>
      </w:r>
      <w:r>
        <w:rPr>
          <w:rFonts w:hint="eastAsia" w:ascii="宋体" w:hAnsi="宋体" w:eastAsia="宋体" w:cs="宋体"/>
          <w:color w:val="auto"/>
          <w:szCs w:val="21"/>
          <w:highlight w:val="none"/>
          <w:lang w:eastAsia="zh-CN"/>
        </w:rPr>
        <w:t>；乙</w:t>
      </w:r>
      <w:r>
        <w:rPr>
          <w:rFonts w:hint="eastAsia" w:ascii="宋体" w:hAnsi="宋体" w:eastAsia="宋体" w:cs="宋体"/>
          <w:color w:val="auto"/>
          <w:szCs w:val="21"/>
          <w:highlight w:val="none"/>
        </w:rPr>
        <w:t>方在合理期限内未恢复履约能力且未提供适当担保的，视为拒绝</w:t>
      </w:r>
      <w:r>
        <w:rPr>
          <w:rFonts w:hint="eastAsia" w:ascii="宋体" w:hAnsi="宋体" w:eastAsia="宋体" w:cs="宋体"/>
          <w:color w:val="auto"/>
          <w:szCs w:val="21"/>
          <w:highlight w:val="none"/>
          <w:lang w:eastAsia="zh-CN"/>
        </w:rPr>
        <w:t>继续</w:t>
      </w:r>
      <w:r>
        <w:rPr>
          <w:rFonts w:hint="eastAsia" w:ascii="宋体" w:hAnsi="宋体" w:eastAsia="宋体" w:cs="宋体"/>
          <w:color w:val="auto"/>
          <w:szCs w:val="21"/>
          <w:highlight w:val="none"/>
        </w:rPr>
        <w:t>履约，甲方</w:t>
      </w:r>
      <w:r>
        <w:rPr>
          <w:rFonts w:hint="eastAsia" w:ascii="宋体" w:hAnsi="宋体" w:eastAsia="宋体" w:cs="宋体"/>
          <w:color w:val="auto"/>
          <w:szCs w:val="21"/>
          <w:highlight w:val="none"/>
          <w:lang w:eastAsia="zh-CN"/>
        </w:rPr>
        <w:t>有权</w:t>
      </w:r>
      <w:r>
        <w:rPr>
          <w:rFonts w:hint="eastAsia" w:ascii="宋体" w:hAnsi="宋体" w:eastAsia="宋体" w:cs="宋体"/>
          <w:color w:val="auto"/>
          <w:szCs w:val="21"/>
          <w:highlight w:val="none"/>
        </w:rPr>
        <w:t>解除合同并要求乙方承担</w:t>
      </w:r>
      <w:r>
        <w:rPr>
          <w:rFonts w:hint="eastAsia" w:ascii="宋体" w:hAnsi="宋体" w:eastAsia="宋体" w:cs="宋体"/>
          <w:color w:val="auto"/>
          <w:szCs w:val="21"/>
          <w:highlight w:val="none"/>
          <w:lang w:eastAsia="zh-CN"/>
        </w:rPr>
        <w:t>由此给甲方造成的损失</w:t>
      </w:r>
      <w:r>
        <w:rPr>
          <w:rFonts w:hint="eastAsia" w:ascii="宋体" w:hAnsi="宋体" w:eastAsia="宋体" w:cs="宋体"/>
          <w:color w:val="auto"/>
          <w:szCs w:val="21"/>
          <w:highlight w:val="none"/>
        </w:rPr>
        <w:t>。</w:t>
      </w:r>
    </w:p>
    <w:p w14:paraId="534B3122">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（3）乙方分立、合并或者变更住所的，应当及时以书面形式告知甲方。乙方没有及时告知甲方，致使合同履行发生困难的，甲方可以中止合同履行并要求乙方承担由此给甲方造成的损失。</w:t>
      </w:r>
    </w:p>
    <w:p w14:paraId="0F9615F0">
      <w:pPr>
        <w:pageBreakBefore w:val="0"/>
        <w:kinsoku/>
        <w:overflowPunct/>
        <w:topLinePunct w:val="0"/>
        <w:bidi w:val="0"/>
        <w:snapToGrid w:val="0"/>
        <w:spacing w:beforeAutospacing="0" w:afterAutospacing="0" w:line="360" w:lineRule="auto"/>
        <w:ind w:left="0" w:leftChars="0" w:right="0" w:firstLine="0" w:firstLineChars="0"/>
        <w:jc w:val="left"/>
        <w:rPr>
          <w:rFonts w:hint="eastAsia" w:ascii="宋体" w:hAnsi="宋体" w:eastAsia="宋体" w:cs="宋体"/>
          <w:sz w:val="21"/>
        </w:rPr>
      </w:pP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）甲方不得以行政区划调整、政府换届、机构或者职能调整以及相关责任人更替为由中止合同。</w:t>
      </w:r>
    </w:p>
    <w:p w14:paraId="4E654C1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6</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合同的终止</w:t>
      </w:r>
    </w:p>
    <w:p w14:paraId="2C57D4E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（1）合同因有效期限届满而终止；</w:t>
      </w:r>
    </w:p>
    <w:p w14:paraId="18086F93">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Cs w:val="21"/>
          <w:lang w:eastAsia="zh-CN"/>
        </w:rPr>
      </w:pPr>
      <w:r>
        <w:rPr>
          <w:rFonts w:hint="eastAsia" w:ascii="宋体" w:hAnsi="宋体" w:eastAsia="宋体" w:cs="宋体"/>
          <w:color w:val="auto"/>
          <w:szCs w:val="21"/>
          <w:highlight w:val="none"/>
        </w:rPr>
        <w:t>（2）乙方未</w:t>
      </w:r>
      <w:r>
        <w:rPr>
          <w:rFonts w:hint="eastAsia" w:ascii="宋体" w:hAnsi="宋体" w:eastAsia="宋体" w:cs="宋体"/>
          <w:color w:val="auto"/>
          <w:szCs w:val="21"/>
          <w:highlight w:val="none"/>
          <w:lang w:eastAsia="zh-CN"/>
        </w:rPr>
        <w:t>按</w:t>
      </w:r>
      <w:r>
        <w:rPr>
          <w:rFonts w:hint="eastAsia" w:ascii="宋体" w:hAnsi="宋体" w:eastAsia="宋体" w:cs="宋体"/>
          <w:color w:val="auto"/>
          <w:szCs w:val="21"/>
          <w:highlight w:val="none"/>
        </w:rPr>
        <w:t>合同约定履行，构成根本性违约的，甲方有权终止合同</w:t>
      </w:r>
      <w:r>
        <w:rPr>
          <w:rFonts w:hint="eastAsia" w:ascii="宋体" w:hAnsi="宋体" w:eastAsia="宋体" w:cs="宋体"/>
          <w:color w:val="auto"/>
          <w:szCs w:val="21"/>
          <w:highlight w:val="none"/>
          <w:lang w:eastAsia="zh-CN"/>
        </w:rPr>
        <w:t>，</w:t>
      </w:r>
      <w:r>
        <w:rPr>
          <w:rFonts w:hint="eastAsia" w:ascii="宋体" w:hAnsi="宋体" w:eastAsia="宋体" w:cs="宋体"/>
          <w:szCs w:val="21"/>
        </w:rPr>
        <w:t>并追究乙方的违约责</w:t>
      </w:r>
      <w:r>
        <w:rPr>
          <w:rFonts w:hint="eastAsia" w:ascii="宋体" w:hAnsi="宋体" w:eastAsia="宋体" w:cs="宋体"/>
          <w:szCs w:val="21"/>
          <w:lang w:val="en-US" w:eastAsia="zh-CN"/>
        </w:rPr>
        <w:t>任</w:t>
      </w:r>
      <w:r>
        <w:rPr>
          <w:rFonts w:hint="eastAsia" w:ascii="宋体" w:hAnsi="宋体" w:eastAsia="宋体" w:cs="宋体"/>
          <w:color w:val="auto"/>
          <w:szCs w:val="21"/>
          <w:highlight w:val="none"/>
        </w:rPr>
        <w:t>。</w:t>
      </w:r>
    </w:p>
    <w:p w14:paraId="139F67F3">
      <w:pPr>
        <w:pageBreakBefore w:val="0"/>
        <w:kinsoku/>
        <w:overflowPunct/>
        <w:topLinePunct w:val="0"/>
        <w:autoSpaceDE w:val="0"/>
        <w:autoSpaceDN w:val="0"/>
        <w:bidi w:val="0"/>
        <w:adjustRightInd w:val="0"/>
        <w:spacing w:beforeAutospacing="0" w:afterAutospacing="0" w:line="360" w:lineRule="auto"/>
        <w:ind w:left="0" w:leftChars="0" w:right="0" w:firstLine="0" w:firstLineChars="0"/>
        <w:rPr>
          <w:rFonts w:hint="eastAsia" w:ascii="宋体" w:hAnsi="宋体" w:eastAsia="宋体" w:cs="宋体"/>
          <w:color w:val="auto"/>
          <w:sz w:val="22"/>
          <w:szCs w:val="21"/>
          <w:highlight w:val="none"/>
          <w:lang w:val="en-US" w:eastAsia="zh-CN" w:bidi="ar-SA"/>
        </w:rPr>
      </w:pPr>
      <w:r>
        <w:rPr>
          <w:rFonts w:hint="eastAsia" w:ascii="宋体" w:hAnsi="宋体" w:eastAsia="宋体" w:cs="宋体"/>
          <w:color w:val="auto"/>
          <w:sz w:val="22"/>
          <w:szCs w:val="21"/>
          <w:highlight w:val="none"/>
          <w:lang w:val="en-US" w:eastAsia="zh-CN" w:bidi="ar-SA"/>
        </w:rPr>
        <w:t xml:space="preserve">16.4 </w:t>
      </w:r>
      <w:r>
        <w:rPr>
          <w:rFonts w:hint="eastAsia" w:ascii="宋体" w:hAnsi="宋体" w:eastAsia="宋体" w:cs="宋体"/>
          <w:color w:val="auto"/>
          <w:kern w:val="2"/>
          <w:sz w:val="21"/>
          <w:szCs w:val="21"/>
          <w:highlight w:val="none"/>
          <w:lang w:val="en-US" w:eastAsia="zh-CN" w:bidi="ar-SA"/>
        </w:rPr>
        <w:t>涉及国家利益、社会公共利益的情形</w:t>
      </w:r>
    </w:p>
    <w:p w14:paraId="3A3BBA0F">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政府采购合同继续履行将损害国家利益和社会公共利益的，双方当事人</w:t>
      </w:r>
      <w:r>
        <w:rPr>
          <w:rFonts w:hint="eastAsia" w:ascii="宋体" w:hAnsi="宋体" w:eastAsia="宋体" w:cs="宋体"/>
          <w:sz w:val="21"/>
          <w:szCs w:val="21"/>
          <w:highlight w:val="none"/>
          <w:lang w:val="en-US" w:eastAsia="zh-CN" w:bidi="ar-SA"/>
        </w:rPr>
        <w:t>应当变更、</w:t>
      </w:r>
      <w:r>
        <w:rPr>
          <w:rFonts w:hint="eastAsia" w:ascii="宋体" w:hAnsi="宋体" w:eastAsia="宋体" w:cs="宋体"/>
          <w:sz w:val="21"/>
          <w:szCs w:val="21"/>
          <w:lang w:val="en-US" w:eastAsia="zh-CN" w:bidi="ar-SA"/>
        </w:rPr>
        <w:t>中止或者终止合同。有过错的一方应当承担赔偿责任，双方都有过错的，各自承担相应的责任。</w:t>
      </w:r>
    </w:p>
    <w:p w14:paraId="4EDD28DE">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1</w:t>
      </w:r>
      <w:r>
        <w:rPr>
          <w:rFonts w:hint="eastAsia" w:ascii="宋体" w:hAnsi="宋体" w:eastAsia="宋体" w:cs="宋体"/>
          <w:b/>
          <w:bCs/>
          <w:color w:val="auto"/>
          <w:sz w:val="24"/>
          <w:highlight w:val="none"/>
          <w:lang w:val="en-US" w:eastAsia="zh-CN"/>
        </w:rPr>
        <w:t>7</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合同分包</w:t>
      </w:r>
    </w:p>
    <w:p w14:paraId="2929E11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.1 乙方不得</w:t>
      </w:r>
      <w:r>
        <w:rPr>
          <w:rFonts w:hint="eastAsia" w:ascii="宋体" w:hAnsi="宋体" w:eastAsia="宋体" w:cs="宋体"/>
          <w:color w:val="auto"/>
          <w:szCs w:val="21"/>
          <w:highlight w:val="none"/>
          <w:lang w:eastAsia="zh-CN"/>
        </w:rPr>
        <w:t>将合同转包给其他供应商。涉及合同分包的，乙方</w:t>
      </w:r>
      <w:r>
        <w:rPr>
          <w:rFonts w:hint="eastAsia" w:ascii="宋体" w:hAnsi="宋体" w:eastAsia="宋体" w:cs="宋体"/>
          <w:color w:val="auto"/>
          <w:szCs w:val="21"/>
          <w:highlight w:val="none"/>
          <w:lang w:val="en-US" w:eastAsia="zh-CN"/>
        </w:rPr>
        <w:t>应</w:t>
      </w:r>
      <w:r>
        <w:rPr>
          <w:rFonts w:hint="eastAsia" w:ascii="宋体" w:hAnsi="宋体" w:eastAsia="宋体" w:cs="宋体"/>
          <w:color w:val="auto"/>
          <w:szCs w:val="21"/>
          <w:highlight w:val="none"/>
          <w:lang w:eastAsia="zh-CN"/>
        </w:rPr>
        <w:t>根据采购文件和投标（响应）文件规定进行</w:t>
      </w:r>
      <w:r>
        <w:rPr>
          <w:rFonts w:hint="eastAsia" w:ascii="宋体" w:hAnsi="宋体" w:eastAsia="宋体" w:cs="宋体"/>
          <w:color w:val="auto"/>
          <w:szCs w:val="21"/>
          <w:highlight w:val="none"/>
        </w:rPr>
        <w:t>合同分包。</w:t>
      </w:r>
    </w:p>
    <w:p w14:paraId="26AE985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1</w:t>
      </w:r>
      <w:r>
        <w:rPr>
          <w:rFonts w:hint="eastAsia" w:ascii="宋体" w:hAnsi="宋体" w:eastAsia="宋体" w:cs="宋体"/>
          <w:color w:val="auto"/>
          <w:szCs w:val="21"/>
          <w:highlight w:val="none"/>
          <w:lang w:val="en-US" w:eastAsia="zh-CN"/>
        </w:rPr>
        <w:t>7</w:t>
      </w:r>
      <w:r>
        <w:rPr>
          <w:rFonts w:hint="eastAsia" w:ascii="宋体" w:hAnsi="宋体" w:eastAsia="宋体" w:cs="宋体"/>
          <w:color w:val="auto"/>
          <w:szCs w:val="21"/>
          <w:highlight w:val="none"/>
        </w:rPr>
        <w:t>.2 乙方执行政府采购政策向中小企业依法分包的</w:t>
      </w:r>
      <w:r>
        <w:rPr>
          <w:rFonts w:hint="eastAsia" w:ascii="宋体" w:hAnsi="宋体" w:eastAsia="宋体" w:cs="宋体"/>
          <w:color w:val="auto"/>
          <w:szCs w:val="21"/>
          <w:highlight w:val="none"/>
          <w:lang w:eastAsia="zh-CN"/>
        </w:rPr>
        <w:t>，</w:t>
      </w:r>
      <w:r>
        <w:rPr>
          <w:rFonts w:hint="eastAsia" w:ascii="宋体" w:hAnsi="宋体" w:eastAsia="宋体" w:cs="宋体"/>
          <w:color w:val="auto"/>
          <w:szCs w:val="21"/>
          <w:highlight w:val="none"/>
        </w:rPr>
        <w:t>乙方应当按采购文件</w:t>
      </w:r>
      <w:r>
        <w:rPr>
          <w:rFonts w:hint="eastAsia" w:ascii="宋体" w:hAnsi="宋体" w:eastAsia="宋体" w:cs="宋体"/>
          <w:color w:val="auto"/>
          <w:szCs w:val="21"/>
          <w:highlight w:val="none"/>
          <w:lang w:eastAsia="zh-CN"/>
        </w:rPr>
        <w:t>和</w:t>
      </w:r>
      <w:r>
        <w:rPr>
          <w:rFonts w:hint="eastAsia" w:ascii="宋体" w:hAnsi="宋体" w:eastAsia="宋体" w:cs="宋体"/>
          <w:color w:val="auto"/>
          <w:szCs w:val="21"/>
          <w:highlight w:val="none"/>
        </w:rPr>
        <w:t>投标（响应）文件签订分包</w:t>
      </w:r>
      <w:r>
        <w:rPr>
          <w:rFonts w:hint="eastAsia" w:ascii="宋体" w:hAnsi="宋体" w:eastAsia="宋体" w:cs="宋体"/>
          <w:color w:val="auto"/>
          <w:szCs w:val="21"/>
          <w:highlight w:val="none"/>
          <w:lang w:eastAsia="zh-CN"/>
        </w:rPr>
        <w:t>意向</w:t>
      </w:r>
      <w:r>
        <w:rPr>
          <w:rFonts w:hint="eastAsia" w:ascii="宋体" w:hAnsi="宋体" w:eastAsia="宋体" w:cs="宋体"/>
          <w:color w:val="auto"/>
          <w:szCs w:val="21"/>
          <w:highlight w:val="none"/>
        </w:rPr>
        <w:t>协议，分包</w:t>
      </w:r>
      <w:r>
        <w:rPr>
          <w:rFonts w:hint="eastAsia" w:ascii="宋体" w:hAnsi="宋体" w:eastAsia="宋体" w:cs="宋体"/>
          <w:color w:val="auto"/>
          <w:szCs w:val="21"/>
          <w:highlight w:val="none"/>
          <w:lang w:eastAsia="zh-CN"/>
        </w:rPr>
        <w:t>意向</w:t>
      </w:r>
      <w:r>
        <w:rPr>
          <w:rFonts w:hint="eastAsia" w:ascii="宋体" w:hAnsi="宋体" w:eastAsia="宋体" w:cs="宋体"/>
          <w:color w:val="auto"/>
          <w:szCs w:val="21"/>
          <w:highlight w:val="none"/>
        </w:rPr>
        <w:t>协议属于本合同组成部分。</w:t>
      </w:r>
    </w:p>
    <w:p w14:paraId="32ECF66B">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eastAsia="zh-CN"/>
        </w:rPr>
        <w:t>1</w:t>
      </w:r>
      <w:r>
        <w:rPr>
          <w:rFonts w:hint="eastAsia" w:ascii="宋体" w:hAnsi="宋体" w:eastAsia="宋体" w:cs="宋体"/>
          <w:b/>
          <w:bCs/>
          <w:color w:val="auto"/>
          <w:sz w:val="24"/>
          <w:highlight w:val="none"/>
          <w:lang w:val="en-US" w:eastAsia="zh-CN"/>
        </w:rPr>
        <w:t>8</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不可抗力</w:t>
      </w:r>
    </w:p>
    <w:p w14:paraId="4582561D">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.1 不可抗力是指合同双方不能预见、不能避免且不能克服的客观情况。</w:t>
      </w:r>
    </w:p>
    <w:p w14:paraId="47269B3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.2 任何一方对由于不可抗力造成的部分或全部不能履行合同不承担违约责任。但迟延履行后发生不可抗力的，不能免除责任。</w:t>
      </w:r>
    </w:p>
    <w:p w14:paraId="2D20C5E9">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lang w:eastAsia="zh-CN"/>
        </w:rPr>
        <w:t>1</w:t>
      </w:r>
      <w:r>
        <w:rPr>
          <w:rFonts w:hint="eastAsia" w:ascii="宋体" w:hAnsi="宋体" w:eastAsia="宋体" w:cs="宋体"/>
          <w:color w:val="auto"/>
          <w:szCs w:val="21"/>
          <w:highlight w:val="none"/>
          <w:lang w:val="en-US" w:eastAsia="zh-CN"/>
        </w:rPr>
        <w:t>8</w:t>
      </w:r>
      <w:r>
        <w:rPr>
          <w:rFonts w:hint="eastAsia" w:ascii="宋体" w:hAnsi="宋体" w:eastAsia="宋体" w:cs="宋体"/>
          <w:color w:val="auto"/>
          <w:szCs w:val="21"/>
          <w:highlight w:val="none"/>
        </w:rPr>
        <w:t>.3 遇有不可抗力的一方，应及时将事件情况以书面形式</w:t>
      </w:r>
      <w:r>
        <w:rPr>
          <w:rFonts w:hint="eastAsia" w:ascii="宋体" w:hAnsi="宋体" w:eastAsia="宋体" w:cs="宋体"/>
          <w:color w:val="auto"/>
          <w:szCs w:val="21"/>
          <w:highlight w:val="none"/>
          <w:lang w:eastAsia="zh-CN"/>
        </w:rPr>
        <w:t>告</w:t>
      </w:r>
      <w:r>
        <w:rPr>
          <w:rFonts w:hint="eastAsia" w:ascii="宋体" w:hAnsi="宋体" w:eastAsia="宋体" w:cs="宋体"/>
          <w:color w:val="auto"/>
          <w:szCs w:val="21"/>
          <w:highlight w:val="none"/>
        </w:rPr>
        <w:t>知另一方，并在事件发生后及时向另一方提交合同不能履行或部分不能履行或需要延期履行</w:t>
      </w:r>
      <w:r>
        <w:rPr>
          <w:rFonts w:hint="eastAsia" w:ascii="宋体" w:hAnsi="宋体" w:eastAsia="宋体" w:cs="宋体"/>
          <w:color w:val="auto"/>
          <w:szCs w:val="21"/>
          <w:highlight w:val="none"/>
          <w:lang w:eastAsia="zh-CN"/>
        </w:rPr>
        <w:t>的详细</w:t>
      </w:r>
      <w:r>
        <w:rPr>
          <w:rFonts w:hint="eastAsia" w:ascii="宋体" w:hAnsi="宋体" w:eastAsia="宋体" w:cs="宋体"/>
          <w:color w:val="auto"/>
          <w:szCs w:val="21"/>
          <w:highlight w:val="none"/>
        </w:rPr>
        <w:t>报告</w:t>
      </w:r>
      <w:r>
        <w:rPr>
          <w:rFonts w:hint="eastAsia" w:ascii="宋体" w:hAnsi="宋体" w:eastAsia="宋体" w:cs="宋体"/>
          <w:color w:val="auto"/>
          <w:szCs w:val="21"/>
          <w:highlight w:val="none"/>
          <w:lang w:eastAsia="zh-CN"/>
        </w:rPr>
        <w:t>，以</w:t>
      </w:r>
      <w:r>
        <w:rPr>
          <w:rFonts w:hint="eastAsia" w:ascii="宋体" w:hAnsi="宋体" w:eastAsia="宋体" w:cs="宋体"/>
          <w:color w:val="auto"/>
          <w:szCs w:val="21"/>
          <w:highlight w:val="none"/>
          <w:lang w:val="en-US" w:eastAsia="zh-CN"/>
        </w:rPr>
        <w:t>及证明不可抗力发生及其持续时间的证据</w:t>
      </w:r>
      <w:r>
        <w:rPr>
          <w:rFonts w:hint="eastAsia" w:ascii="宋体" w:hAnsi="宋体" w:eastAsia="宋体" w:cs="宋体"/>
          <w:color w:val="auto"/>
          <w:szCs w:val="21"/>
          <w:highlight w:val="none"/>
        </w:rPr>
        <w:t>。</w:t>
      </w:r>
    </w:p>
    <w:p w14:paraId="7BFC5D23">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lang w:val="en-US" w:eastAsia="zh-CN"/>
        </w:rPr>
        <w:t>19</w:t>
      </w:r>
      <w:r>
        <w:rPr>
          <w:rFonts w:hint="eastAsia" w:ascii="宋体" w:hAnsi="宋体" w:eastAsia="宋体" w:cs="宋体"/>
          <w:b/>
          <w:bCs/>
          <w:color w:val="auto"/>
          <w:sz w:val="24"/>
          <w:highlight w:val="none"/>
        </w:rPr>
        <w:t>.</w:t>
      </w:r>
      <w:r>
        <w:rPr>
          <w:rFonts w:hint="eastAsia" w:ascii="宋体" w:hAnsi="宋体" w:eastAsia="宋体" w:cs="宋体"/>
          <w:b/>
          <w:bCs/>
          <w:color w:val="auto"/>
          <w:sz w:val="24"/>
          <w:highlight w:val="none"/>
          <w:lang w:val="en-US" w:eastAsia="zh-CN"/>
        </w:rPr>
        <w:t xml:space="preserve"> </w:t>
      </w:r>
      <w:r>
        <w:rPr>
          <w:rFonts w:hint="eastAsia" w:ascii="宋体" w:hAnsi="宋体" w:eastAsia="宋体" w:cs="宋体"/>
          <w:b/>
          <w:bCs/>
          <w:color w:val="auto"/>
          <w:sz w:val="24"/>
          <w:highlight w:val="none"/>
        </w:rPr>
        <w:t>解决争议的方法</w:t>
      </w:r>
    </w:p>
    <w:p w14:paraId="7B730947">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19.1 因本合同及合同有关事项发生的争议，由甲乙双方友好协商解决。协商不成时，可以向有关组织申请调解。合同一方或双方不愿调解或调解不成的，可以通过仲裁或诉讼的方式解决争议。</w:t>
      </w:r>
    </w:p>
    <w:p w14:paraId="4F70E53E">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19.2 选择仲裁的，应在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中明确仲裁机构及仲裁地；通过诉讼方式解决的，可以在</w:t>
      </w:r>
      <w:r>
        <w:rPr>
          <w:rFonts w:hint="eastAsia" w:ascii="宋体" w:hAnsi="宋体" w:eastAsia="宋体" w:cs="宋体"/>
          <w:b/>
          <w:bCs/>
          <w:color w:val="auto"/>
          <w:sz w:val="21"/>
          <w:szCs w:val="21"/>
          <w:highlight w:val="none"/>
          <w:lang w:val="en-US" w:eastAsia="zh-CN" w:bidi="ar-SA"/>
        </w:rPr>
        <w:t>【政府采购合同专用条款】</w:t>
      </w:r>
      <w:r>
        <w:rPr>
          <w:rFonts w:hint="eastAsia" w:ascii="宋体" w:hAnsi="宋体" w:eastAsia="宋体" w:cs="宋体"/>
          <w:sz w:val="21"/>
          <w:szCs w:val="21"/>
          <w:lang w:val="en-US" w:eastAsia="zh-CN" w:bidi="ar-SA"/>
        </w:rPr>
        <w:t>中进一步约定选择与争议有实际联系的地点的人民法院管辖，但管辖法院的约定不得违反级别管辖和专属管辖的规定。</w:t>
      </w:r>
    </w:p>
    <w:p w14:paraId="081B273E">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19.3 如甲乙双方有争议的事项不影响合同其他部分的履行，在争议解决期间，合同其他部分应当继续履行。</w:t>
      </w:r>
    </w:p>
    <w:p w14:paraId="47D1D6C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 w:val="24"/>
          <w:highlight w:val="none"/>
        </w:rPr>
      </w:pPr>
      <w:r>
        <w:rPr>
          <w:rFonts w:hint="eastAsia" w:ascii="宋体" w:hAnsi="宋体" w:eastAsia="宋体" w:cs="宋体"/>
          <w:b/>
          <w:color w:val="auto"/>
          <w:sz w:val="24"/>
          <w:highlight w:val="none"/>
          <w:lang w:val="en-US" w:eastAsia="zh-CN"/>
        </w:rPr>
        <w:t>20</w:t>
      </w:r>
      <w:r>
        <w:rPr>
          <w:rFonts w:hint="eastAsia" w:ascii="宋体" w:hAnsi="宋体" w:eastAsia="宋体" w:cs="宋体"/>
          <w:b/>
          <w:color w:val="auto"/>
          <w:sz w:val="24"/>
          <w:highlight w:val="none"/>
        </w:rPr>
        <w:t>.</w:t>
      </w:r>
      <w:r>
        <w:rPr>
          <w:rFonts w:hint="eastAsia" w:ascii="宋体" w:hAnsi="宋体" w:eastAsia="宋体" w:cs="宋体"/>
          <w:b/>
          <w:color w:val="auto"/>
          <w:sz w:val="24"/>
          <w:highlight w:val="none"/>
          <w:lang w:val="en-US" w:eastAsia="zh-CN"/>
        </w:rPr>
        <w:t xml:space="preserve"> </w:t>
      </w:r>
      <w:r>
        <w:rPr>
          <w:rFonts w:hint="eastAsia" w:ascii="宋体" w:hAnsi="宋体" w:eastAsia="宋体" w:cs="宋体"/>
          <w:b/>
          <w:color w:val="auto"/>
          <w:sz w:val="24"/>
          <w:highlight w:val="none"/>
        </w:rPr>
        <w:t>政府采购政策</w:t>
      </w:r>
    </w:p>
    <w:p w14:paraId="689E8305">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lang w:val="en-US" w:eastAsia="zh-CN"/>
        </w:rPr>
      </w:pPr>
      <w:r>
        <w:rPr>
          <w:rFonts w:hint="eastAsia" w:ascii="宋体" w:hAnsi="宋体" w:eastAsia="宋体" w:cs="宋体"/>
          <w:color w:val="auto"/>
          <w:szCs w:val="21"/>
          <w:highlight w:val="none"/>
          <w:lang w:val="en-US" w:eastAsia="zh-CN"/>
        </w:rPr>
        <w:t xml:space="preserve">20.1 </w:t>
      </w:r>
      <w:r>
        <w:rPr>
          <w:rFonts w:hint="eastAsia" w:ascii="宋体" w:hAnsi="宋体" w:eastAsia="宋体" w:cs="宋体"/>
          <w:lang w:val="en-GB"/>
        </w:rPr>
        <w:t>本合同应当按照规定执行政府采购政策。</w:t>
      </w:r>
    </w:p>
    <w:p w14:paraId="4DF07C32">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0</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 xml:space="preserve"> 本合同依法执行政府采购政策的方式和内容，属于合同履约验收的范围。</w:t>
      </w:r>
      <w:r>
        <w:rPr>
          <w:rFonts w:hint="eastAsia" w:ascii="宋体" w:hAnsi="宋体" w:eastAsia="宋体" w:cs="宋体"/>
          <w:sz w:val="21"/>
          <w:lang w:eastAsia="zh-CN"/>
        </w:rPr>
        <w:t>甲乙双方</w:t>
      </w:r>
      <w:r>
        <w:rPr>
          <w:rFonts w:hint="eastAsia" w:ascii="宋体" w:hAnsi="宋体" w:eastAsia="宋体" w:cs="宋体"/>
          <w:lang w:val="en-GB"/>
        </w:rPr>
        <w:t>未按规定要求执行政府采购政策造成损失的</w:t>
      </w:r>
      <w:r>
        <w:rPr>
          <w:rFonts w:hint="eastAsia" w:ascii="宋体" w:hAnsi="宋体" w:eastAsia="宋体" w:cs="宋体"/>
          <w:color w:val="auto"/>
          <w:szCs w:val="21"/>
          <w:highlight w:val="none"/>
        </w:rPr>
        <w:t>，有过错的一方应当承担赔偿责任，双方都有过错的，各自承担相应的责任。</w:t>
      </w:r>
    </w:p>
    <w:p w14:paraId="01A856DC">
      <w:pPr>
        <w:pageBreakBefore w:val="0"/>
        <w:widowControl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color w:val="auto"/>
          <w:kern w:val="2"/>
          <w:sz w:val="21"/>
          <w:szCs w:val="22"/>
          <w:highlight w:val="none"/>
          <w:lang w:val="en-US" w:eastAsia="zh-CN" w:bidi="ar-SA"/>
        </w:rPr>
      </w:pPr>
      <w:r>
        <w:rPr>
          <w:rFonts w:hint="eastAsia" w:ascii="宋体" w:hAnsi="宋体" w:eastAsia="宋体" w:cs="宋体"/>
          <w:color w:val="auto"/>
          <w:kern w:val="2"/>
          <w:sz w:val="21"/>
          <w:szCs w:val="21"/>
          <w:highlight w:val="none"/>
          <w:lang w:val="en-US" w:eastAsia="zh-CN" w:bidi="ar-SA"/>
        </w:rPr>
        <w:t>20.3 对于为落实中小企业支持政策，通过采购项目整体预留、设置采购包专门预留、要求以联合体形式参加或者合同分包等措施签订的采购合同，应当明确标注本合同为中小企业预留合同。其中，要求以联合体形式参加采购活动或者合同分包的，须将联合协议或者分包意向协议作为采购合同的组成部分。</w:t>
      </w:r>
    </w:p>
    <w:p w14:paraId="5751D9E1">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rPr>
        <w:t>2</w:t>
      </w:r>
      <w:r>
        <w:rPr>
          <w:rFonts w:hint="eastAsia" w:ascii="宋体" w:hAnsi="宋体" w:eastAsia="宋体" w:cs="宋体"/>
          <w:b/>
          <w:color w:val="auto"/>
          <w:sz w:val="24"/>
          <w:highlight w:val="none"/>
          <w:lang w:val="en-US" w:eastAsia="zh-CN"/>
        </w:rPr>
        <w:t>1</w:t>
      </w:r>
      <w:r>
        <w:rPr>
          <w:rFonts w:hint="eastAsia" w:ascii="宋体" w:hAnsi="宋体" w:eastAsia="宋体" w:cs="宋体"/>
          <w:b/>
          <w:color w:val="auto"/>
          <w:sz w:val="24"/>
          <w:highlight w:val="none"/>
        </w:rPr>
        <w:t>.</w:t>
      </w:r>
      <w:r>
        <w:rPr>
          <w:rFonts w:hint="eastAsia" w:ascii="宋体" w:hAnsi="宋体" w:eastAsia="宋体" w:cs="宋体"/>
          <w:b/>
          <w:color w:val="auto"/>
          <w:sz w:val="24"/>
          <w:highlight w:val="none"/>
          <w:lang w:val="en-US" w:eastAsia="zh-CN"/>
        </w:rPr>
        <w:t xml:space="preserve"> </w:t>
      </w:r>
      <w:r>
        <w:rPr>
          <w:rFonts w:hint="eastAsia" w:ascii="宋体" w:hAnsi="宋体" w:eastAsia="宋体" w:cs="宋体"/>
          <w:b/>
          <w:color w:val="auto"/>
          <w:sz w:val="24"/>
          <w:highlight w:val="none"/>
        </w:rPr>
        <w:t>法律适用</w:t>
      </w:r>
    </w:p>
    <w:p w14:paraId="1E2D785A">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21.1 本合同的订立、生效、解释、履行及与本合同有关的争议解决，均适用法律、行政法规。</w:t>
      </w:r>
    </w:p>
    <w:p w14:paraId="41A2E6A6">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21.2 本合同条款与法律、行政法规的强制性规定不一致的，双方当事人应按照法律、行政法规的强制性规定修改本合同的相关条款。</w:t>
      </w:r>
    </w:p>
    <w:p w14:paraId="65D8993F">
      <w:pPr>
        <w:pageBreakBefore w:val="0"/>
        <w:numPr>
          <w:ilvl w:val="-1"/>
          <w:numId w:val="0"/>
        </w:numPr>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color w:val="auto"/>
          <w:sz w:val="24"/>
          <w:highlight w:val="none"/>
        </w:rPr>
      </w:pPr>
      <w:r>
        <w:rPr>
          <w:rFonts w:hint="eastAsia" w:ascii="宋体" w:hAnsi="宋体" w:eastAsia="宋体" w:cs="宋体"/>
          <w:b/>
          <w:color w:val="auto"/>
          <w:sz w:val="24"/>
          <w:highlight w:val="none"/>
          <w:lang w:val="en-US" w:eastAsia="zh-CN"/>
        </w:rPr>
        <w:t xml:space="preserve">22. </w:t>
      </w:r>
      <w:r>
        <w:rPr>
          <w:rFonts w:hint="eastAsia" w:ascii="宋体" w:hAnsi="宋体" w:eastAsia="宋体" w:cs="宋体"/>
          <w:b/>
          <w:color w:val="auto"/>
          <w:sz w:val="24"/>
          <w:highlight w:val="none"/>
        </w:rPr>
        <w:t>通知</w:t>
      </w:r>
    </w:p>
    <w:p w14:paraId="7D08ED7E">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22.1 本合同任何一方向对方发出的通知、信件、数据电文等，应当发送至本合同第一部分《政府采购合同协议书》所约定的通讯地址、联系人、联系电话或电子邮箱。</w:t>
      </w:r>
    </w:p>
    <w:p w14:paraId="3BC9D0F9">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both"/>
        <w:rPr>
          <w:rFonts w:hint="eastAsia" w:ascii="宋体" w:hAnsi="宋体" w:eastAsia="宋体" w:cs="宋体"/>
          <w:sz w:val="21"/>
          <w:szCs w:val="21"/>
          <w:lang w:val="en-US" w:eastAsia="zh-CN" w:bidi="ar-SA"/>
        </w:rPr>
      </w:pPr>
      <w:r>
        <w:rPr>
          <w:rFonts w:hint="eastAsia" w:ascii="宋体" w:hAnsi="宋体" w:eastAsia="宋体" w:cs="宋体"/>
          <w:sz w:val="21"/>
          <w:szCs w:val="21"/>
          <w:lang w:val="en-US" w:eastAsia="zh-CN" w:bidi="ar-SA"/>
        </w:rPr>
        <w:t xml:space="preserve">    22.2 一方当事人变更名称、住所、联系人、联系电话或电子邮箱等信息的，应当在变更后3日内及时书面通知对方，对方实际收到变更通知前的送达仍为有效送达。</w:t>
      </w:r>
    </w:p>
    <w:p w14:paraId="570B4C9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3</w:t>
      </w:r>
      <w:r>
        <w:rPr>
          <w:rFonts w:hint="eastAsia" w:ascii="宋体" w:hAnsi="宋体" w:eastAsia="宋体" w:cs="宋体"/>
          <w:color w:val="auto"/>
          <w:szCs w:val="21"/>
          <w:highlight w:val="none"/>
        </w:rPr>
        <w:t>本合同一方给另一方的通知均应采用书面形式，传真或快递送到本合同中规定的对方的地址和办理签收手续。</w:t>
      </w:r>
    </w:p>
    <w:p w14:paraId="466CC7F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Cs w:val="21"/>
          <w:highlight w:val="none"/>
        </w:rPr>
      </w:pPr>
      <w:r>
        <w:rPr>
          <w:rFonts w:hint="eastAsia" w:ascii="宋体" w:hAnsi="宋体" w:eastAsia="宋体" w:cs="宋体"/>
          <w:color w:val="auto"/>
          <w:szCs w:val="21"/>
          <w:highlight w:val="none"/>
        </w:rPr>
        <w:t>2</w:t>
      </w:r>
      <w:r>
        <w:rPr>
          <w:rFonts w:hint="eastAsia" w:ascii="宋体" w:hAnsi="宋体" w:eastAsia="宋体" w:cs="宋体"/>
          <w:color w:val="auto"/>
          <w:szCs w:val="21"/>
          <w:highlight w:val="none"/>
          <w:lang w:val="en-US" w:eastAsia="zh-CN"/>
        </w:rPr>
        <w:t>2</w:t>
      </w:r>
      <w:r>
        <w:rPr>
          <w:rFonts w:hint="eastAsia" w:ascii="宋体" w:hAnsi="宋体" w:eastAsia="宋体" w:cs="宋体"/>
          <w:color w:val="auto"/>
          <w:szCs w:val="21"/>
          <w:highlight w:val="none"/>
        </w:rPr>
        <w:t>.</w:t>
      </w:r>
      <w:r>
        <w:rPr>
          <w:rFonts w:hint="eastAsia" w:ascii="宋体" w:hAnsi="宋体" w:eastAsia="宋体" w:cs="宋体"/>
          <w:color w:val="auto"/>
          <w:szCs w:val="21"/>
          <w:highlight w:val="none"/>
          <w:lang w:val="en-US" w:eastAsia="zh-CN"/>
        </w:rPr>
        <w:t>4</w:t>
      </w:r>
      <w:r>
        <w:rPr>
          <w:rFonts w:hint="eastAsia" w:ascii="宋体" w:hAnsi="宋体" w:eastAsia="宋体" w:cs="宋体"/>
          <w:color w:val="auto"/>
          <w:szCs w:val="21"/>
          <w:highlight w:val="none"/>
        </w:rPr>
        <w:t>通知以送达之日或通知书中规定的生效之日起生效，两者中以较迟之日为准。</w:t>
      </w:r>
    </w:p>
    <w:p w14:paraId="1BC16CCB">
      <w:pPr>
        <w:pageBreakBefore w:val="0"/>
        <w:numPr>
          <w:ilvl w:val="0"/>
          <w:numId w:val="15"/>
        </w:numPr>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bCs/>
          <w:color w:val="auto"/>
          <w:sz w:val="24"/>
          <w:highlight w:val="none"/>
        </w:rPr>
      </w:pPr>
      <w:r>
        <w:rPr>
          <w:rFonts w:hint="eastAsia" w:ascii="宋体" w:hAnsi="宋体" w:eastAsia="宋体" w:cs="宋体"/>
          <w:b/>
          <w:bCs/>
          <w:color w:val="auto"/>
          <w:sz w:val="24"/>
          <w:highlight w:val="none"/>
        </w:rPr>
        <w:t>合同未尽事项</w:t>
      </w:r>
    </w:p>
    <w:p w14:paraId="5864276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Cs/>
          <w:color w:val="auto"/>
          <w:szCs w:val="21"/>
          <w:highlight w:val="none"/>
        </w:rPr>
      </w:pPr>
      <w:r>
        <w:rPr>
          <w:rFonts w:hint="eastAsia" w:ascii="宋体" w:hAnsi="宋体" w:eastAsia="宋体" w:cs="宋体"/>
          <w:bCs/>
          <w:color w:val="auto"/>
          <w:szCs w:val="21"/>
          <w:highlight w:val="none"/>
        </w:rPr>
        <w:t>2</w:t>
      </w:r>
      <w:r>
        <w:rPr>
          <w:rFonts w:hint="eastAsia" w:ascii="宋体" w:hAnsi="宋体" w:eastAsia="宋体" w:cs="宋体"/>
          <w:bCs/>
          <w:color w:val="auto"/>
          <w:szCs w:val="21"/>
          <w:highlight w:val="none"/>
          <w:lang w:val="en-US" w:eastAsia="zh-CN"/>
        </w:rPr>
        <w:t>3</w:t>
      </w:r>
      <w:r>
        <w:rPr>
          <w:rFonts w:hint="eastAsia" w:ascii="宋体" w:hAnsi="宋体" w:eastAsia="宋体" w:cs="宋体"/>
          <w:bCs/>
          <w:color w:val="auto"/>
          <w:szCs w:val="21"/>
          <w:highlight w:val="none"/>
        </w:rPr>
        <w:t>.1合同未尽事项见</w:t>
      </w:r>
      <w:r>
        <w:rPr>
          <w:rFonts w:hint="eastAsia" w:ascii="宋体" w:hAnsi="宋体" w:eastAsia="宋体" w:cs="宋体"/>
          <w:b/>
          <w:color w:val="auto"/>
          <w:szCs w:val="21"/>
          <w:highlight w:val="none"/>
        </w:rPr>
        <w:t>【政府采购合同专用条款】</w:t>
      </w:r>
      <w:r>
        <w:rPr>
          <w:rFonts w:hint="eastAsia" w:ascii="宋体" w:hAnsi="宋体" w:eastAsia="宋体" w:cs="宋体"/>
          <w:bCs/>
          <w:color w:val="auto"/>
          <w:szCs w:val="21"/>
          <w:highlight w:val="none"/>
        </w:rPr>
        <w:t>。</w:t>
      </w:r>
    </w:p>
    <w:p w14:paraId="64B111A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color w:val="auto"/>
          <w:sz w:val="28"/>
          <w:szCs w:val="28"/>
        </w:rPr>
      </w:pPr>
      <w:r>
        <w:rPr>
          <w:rFonts w:hint="eastAsia" w:ascii="宋体" w:hAnsi="宋体" w:eastAsia="宋体" w:cs="宋体"/>
          <w:bCs/>
          <w:color w:val="auto"/>
          <w:szCs w:val="21"/>
          <w:highlight w:val="none"/>
          <w:lang w:val="en-US" w:eastAsia="zh-CN"/>
        </w:rPr>
        <w:t xml:space="preserve">    23.2 合同附件与合同正文具有同等的法律效力。</w:t>
      </w:r>
      <w:bookmarkStart w:id="91" w:name="_Toc20313"/>
    </w:p>
    <w:p w14:paraId="72821B6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b w:val="0"/>
          <w:bCs w:val="0"/>
          <w:sz w:val="28"/>
          <w:szCs w:val="28"/>
        </w:rPr>
      </w:pPr>
      <w:r>
        <w:rPr>
          <w:rFonts w:hint="eastAsia" w:ascii="宋体" w:hAnsi="宋体" w:eastAsia="宋体" w:cs="宋体"/>
          <w:b w:val="0"/>
          <w:bCs w:val="0"/>
          <w:sz w:val="28"/>
          <w:szCs w:val="28"/>
        </w:rPr>
        <w:br w:type="page"/>
      </w:r>
    </w:p>
    <w:p w14:paraId="079385AC">
      <w:pPr>
        <w:keepNext/>
        <w:keepLines/>
        <w:pageBreakBefore w:val="0"/>
        <w:widowControl w:val="0"/>
        <w:kinsoku/>
        <w:overflowPunct/>
        <w:topLinePunct w:val="0"/>
        <w:bidi w:val="0"/>
        <w:adjustRightInd w:val="0"/>
        <w:snapToGrid w:val="0"/>
        <w:spacing w:beforeAutospacing="0" w:afterAutospacing="0" w:line="360" w:lineRule="auto"/>
        <w:ind w:left="0" w:leftChars="0" w:right="0" w:firstLine="0" w:firstLineChars="0"/>
        <w:jc w:val="center"/>
        <w:outlineLvl w:val="1"/>
        <w:rPr>
          <w:rFonts w:hint="eastAsia" w:ascii="宋体" w:hAnsi="宋体" w:eastAsia="宋体" w:cs="宋体"/>
          <w:b w:val="0"/>
          <w:bCs w:val="0"/>
          <w:kern w:val="2"/>
          <w:sz w:val="28"/>
          <w:szCs w:val="28"/>
          <w:lang w:val="en-US" w:eastAsia="zh-CN" w:bidi="ar-SA"/>
        </w:rPr>
      </w:pPr>
      <w:r>
        <w:rPr>
          <w:rFonts w:hint="eastAsia" w:ascii="宋体" w:hAnsi="宋体" w:eastAsia="宋体" w:cs="宋体"/>
          <w:b w:val="0"/>
          <w:bCs w:val="0"/>
          <w:kern w:val="2"/>
          <w:sz w:val="28"/>
          <w:szCs w:val="28"/>
          <w:lang w:val="en-US" w:eastAsia="zh-CN" w:bidi="ar-SA"/>
        </w:rPr>
        <w:t>第三节 政府采购合同专用条款</w:t>
      </w:r>
      <w:bookmarkEnd w:id="91"/>
    </w:p>
    <w:tbl>
      <w:tblPr>
        <w:tblStyle w:val="43"/>
        <w:tblW w:w="8519" w:type="dxa"/>
        <w:tblInd w:w="108" w:type="dxa"/>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1607"/>
        <w:gridCol w:w="1742"/>
        <w:gridCol w:w="5170"/>
      </w:tblGrid>
      <w:tr w14:paraId="4194D64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320057B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3C4B088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第1.2（</w:t>
            </w:r>
            <w:r>
              <w:rPr>
                <w:rFonts w:hint="eastAsia" w:ascii="宋体" w:hAnsi="宋体" w:eastAsia="宋体" w:cs="宋体"/>
                <w:szCs w:val="21"/>
                <w:lang w:val="en-US" w:eastAsia="zh-CN"/>
              </w:rPr>
              <w:t>6</w:t>
            </w:r>
            <w:r>
              <w:rPr>
                <w:rFonts w:hint="eastAsia" w:ascii="宋体" w:hAnsi="宋体" w:eastAsia="宋体" w:cs="宋体"/>
                <w:szCs w:val="21"/>
              </w:rPr>
              <w:t>）项</w:t>
            </w:r>
          </w:p>
        </w:tc>
        <w:tc>
          <w:tcPr>
            <w:tcW w:w="1742" w:type="dxa"/>
            <w:vAlign w:val="center"/>
          </w:tcPr>
          <w:p w14:paraId="694DF24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lang w:eastAsia="zh-CN"/>
              </w:rPr>
              <w:t>联合体具体要求</w:t>
            </w:r>
          </w:p>
        </w:tc>
        <w:tc>
          <w:tcPr>
            <w:tcW w:w="5170" w:type="dxa"/>
            <w:vAlign w:val="center"/>
          </w:tcPr>
          <w:p w14:paraId="6BF6489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2B68C4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04" w:hRule="atLeast"/>
        </w:trPr>
        <w:tc>
          <w:tcPr>
            <w:tcW w:w="1607" w:type="dxa"/>
            <w:vAlign w:val="center"/>
          </w:tcPr>
          <w:p w14:paraId="20D51E1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64BA2E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kern w:val="2"/>
                <w:sz w:val="21"/>
                <w:szCs w:val="21"/>
                <w:lang w:val="en-US" w:eastAsia="zh-CN" w:bidi="ar-SA"/>
              </w:rPr>
            </w:pPr>
            <w:r>
              <w:rPr>
                <w:rFonts w:hint="eastAsia" w:ascii="宋体" w:hAnsi="宋体" w:eastAsia="宋体" w:cs="宋体"/>
                <w:szCs w:val="21"/>
              </w:rPr>
              <w:t>第1.2（</w:t>
            </w:r>
            <w:r>
              <w:rPr>
                <w:rFonts w:hint="eastAsia" w:ascii="宋体" w:hAnsi="宋体" w:eastAsia="宋体" w:cs="宋体"/>
                <w:szCs w:val="21"/>
                <w:lang w:val="en-US" w:eastAsia="zh-CN"/>
              </w:rPr>
              <w:t>7</w:t>
            </w:r>
            <w:r>
              <w:rPr>
                <w:rFonts w:hint="eastAsia" w:ascii="宋体" w:hAnsi="宋体" w:eastAsia="宋体" w:cs="宋体"/>
                <w:szCs w:val="21"/>
              </w:rPr>
              <w:t>）项</w:t>
            </w:r>
          </w:p>
        </w:tc>
        <w:tc>
          <w:tcPr>
            <w:tcW w:w="1742" w:type="dxa"/>
            <w:vAlign w:val="center"/>
          </w:tcPr>
          <w:p w14:paraId="64DC68F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r>
              <w:rPr>
                <w:rFonts w:hint="eastAsia" w:ascii="宋体" w:hAnsi="宋体" w:eastAsia="宋体" w:cs="宋体"/>
                <w:szCs w:val="21"/>
              </w:rPr>
              <w:t>其他术语解释</w:t>
            </w:r>
          </w:p>
        </w:tc>
        <w:tc>
          <w:tcPr>
            <w:tcW w:w="5170" w:type="dxa"/>
            <w:vAlign w:val="center"/>
          </w:tcPr>
          <w:p w14:paraId="05ECBD6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34D70ED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E2E7CF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DFA062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4.4款</w:t>
            </w:r>
          </w:p>
        </w:tc>
        <w:tc>
          <w:tcPr>
            <w:tcW w:w="1742" w:type="dxa"/>
            <w:vAlign w:val="center"/>
          </w:tcPr>
          <w:p w14:paraId="16DA67B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履约验收中甲方提出异议或作出说明的期限</w:t>
            </w:r>
          </w:p>
        </w:tc>
        <w:tc>
          <w:tcPr>
            <w:tcW w:w="5170" w:type="dxa"/>
            <w:vAlign w:val="center"/>
          </w:tcPr>
          <w:p w14:paraId="7A80981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35DFDA59">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E01214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3CFC65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lang w:eastAsia="zh-CN"/>
              </w:rPr>
              <w:t>第</w:t>
            </w:r>
            <w:r>
              <w:rPr>
                <w:rFonts w:hint="eastAsia" w:ascii="宋体" w:hAnsi="宋体" w:eastAsia="宋体" w:cs="宋体"/>
                <w:szCs w:val="21"/>
                <w:lang w:val="en-US" w:eastAsia="zh-CN"/>
              </w:rPr>
              <w:t>4.6款</w:t>
            </w:r>
          </w:p>
        </w:tc>
        <w:tc>
          <w:tcPr>
            <w:tcW w:w="1742" w:type="dxa"/>
            <w:vAlign w:val="center"/>
          </w:tcPr>
          <w:p w14:paraId="3E38719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约定甲方承担的其他义务和责任</w:t>
            </w:r>
          </w:p>
        </w:tc>
        <w:tc>
          <w:tcPr>
            <w:tcW w:w="5170" w:type="dxa"/>
            <w:vAlign w:val="center"/>
          </w:tcPr>
          <w:p w14:paraId="51F81B0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70933D5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381711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第二节</w:t>
            </w:r>
          </w:p>
          <w:p w14:paraId="5A4235A2">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lang w:val="en-US"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5.4款</w:t>
            </w:r>
          </w:p>
        </w:tc>
        <w:tc>
          <w:tcPr>
            <w:tcW w:w="1742" w:type="dxa"/>
            <w:vAlign w:val="center"/>
          </w:tcPr>
          <w:p w14:paraId="66BEB77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约定乙方承担的其他义务和责任</w:t>
            </w:r>
          </w:p>
        </w:tc>
        <w:tc>
          <w:tcPr>
            <w:tcW w:w="5170" w:type="dxa"/>
            <w:vAlign w:val="center"/>
          </w:tcPr>
          <w:p w14:paraId="46DD4B7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4DE7B5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45122E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第二节</w:t>
            </w:r>
          </w:p>
          <w:p w14:paraId="3834D6E1">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szCs w:val="21"/>
                <w:lang w:eastAsia="zh-CN"/>
              </w:rPr>
            </w:pPr>
            <w:r>
              <w:rPr>
                <w:rFonts w:hint="eastAsia" w:ascii="宋体" w:hAnsi="宋体" w:eastAsia="宋体" w:cs="宋体"/>
                <w:szCs w:val="21"/>
                <w:lang w:eastAsia="zh-CN"/>
              </w:rPr>
              <w:t>第</w:t>
            </w:r>
            <w:r>
              <w:rPr>
                <w:rFonts w:hint="eastAsia" w:ascii="宋体" w:hAnsi="宋体" w:eastAsia="宋体" w:cs="宋体"/>
                <w:szCs w:val="21"/>
                <w:lang w:val="en-US" w:eastAsia="zh-CN"/>
              </w:rPr>
              <w:t>6.1款</w:t>
            </w:r>
          </w:p>
        </w:tc>
        <w:tc>
          <w:tcPr>
            <w:tcW w:w="1742" w:type="dxa"/>
            <w:vAlign w:val="center"/>
          </w:tcPr>
          <w:p w14:paraId="22950426">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履行合同义务的顺序</w:t>
            </w:r>
          </w:p>
        </w:tc>
        <w:tc>
          <w:tcPr>
            <w:tcW w:w="5170" w:type="dxa"/>
            <w:vAlign w:val="center"/>
          </w:tcPr>
          <w:p w14:paraId="1B3BA45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kern w:val="2"/>
                <w:sz w:val="21"/>
                <w:szCs w:val="21"/>
                <w:lang w:val="en-US" w:eastAsia="zh-CN" w:bidi="ar-SA"/>
              </w:rPr>
            </w:pPr>
          </w:p>
        </w:tc>
      </w:tr>
      <w:tr w14:paraId="2EBFC0F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restart"/>
            <w:vAlign w:val="center"/>
          </w:tcPr>
          <w:p w14:paraId="1ABDF31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8752EB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.1</w:t>
            </w:r>
            <w:r>
              <w:rPr>
                <w:rFonts w:hint="eastAsia" w:ascii="宋体" w:hAnsi="宋体" w:eastAsia="宋体" w:cs="宋体"/>
                <w:szCs w:val="21"/>
                <w:lang w:val="en-US" w:eastAsia="zh-CN"/>
              </w:rPr>
              <w:t>款</w:t>
            </w:r>
          </w:p>
        </w:tc>
        <w:tc>
          <w:tcPr>
            <w:tcW w:w="1742" w:type="dxa"/>
            <w:vAlign w:val="center"/>
          </w:tcPr>
          <w:p w14:paraId="66407CE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包装</w:t>
            </w:r>
            <w:r>
              <w:rPr>
                <w:rFonts w:hint="eastAsia" w:ascii="宋体" w:hAnsi="宋体" w:eastAsia="宋体" w:cs="宋体"/>
                <w:szCs w:val="21"/>
                <w:lang w:eastAsia="zh-CN"/>
              </w:rPr>
              <w:t>特殊要求</w:t>
            </w:r>
          </w:p>
        </w:tc>
        <w:tc>
          <w:tcPr>
            <w:tcW w:w="5170" w:type="dxa"/>
            <w:vAlign w:val="center"/>
          </w:tcPr>
          <w:p w14:paraId="241D7D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1BDB4F4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Merge w:val="continue"/>
            <w:vAlign w:val="center"/>
          </w:tcPr>
          <w:p w14:paraId="6EC3ED92">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p>
        </w:tc>
        <w:tc>
          <w:tcPr>
            <w:tcW w:w="1742" w:type="dxa"/>
            <w:vAlign w:val="center"/>
          </w:tcPr>
          <w:p w14:paraId="1EF9BF9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指定现场</w:t>
            </w:r>
          </w:p>
        </w:tc>
        <w:tc>
          <w:tcPr>
            <w:tcW w:w="5170" w:type="dxa"/>
            <w:vAlign w:val="center"/>
          </w:tcPr>
          <w:p w14:paraId="12C8995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05E307A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2" w:hRule="atLeast"/>
        </w:trPr>
        <w:tc>
          <w:tcPr>
            <w:tcW w:w="1607" w:type="dxa"/>
            <w:vAlign w:val="center"/>
          </w:tcPr>
          <w:p w14:paraId="7685246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7D5E92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.2</w:t>
            </w:r>
            <w:r>
              <w:rPr>
                <w:rFonts w:hint="eastAsia" w:ascii="宋体" w:hAnsi="宋体" w:eastAsia="宋体" w:cs="宋体"/>
                <w:szCs w:val="21"/>
                <w:lang w:val="en-US" w:eastAsia="zh-CN"/>
              </w:rPr>
              <w:t>款</w:t>
            </w:r>
          </w:p>
        </w:tc>
        <w:tc>
          <w:tcPr>
            <w:tcW w:w="1742" w:type="dxa"/>
            <w:vAlign w:val="center"/>
          </w:tcPr>
          <w:p w14:paraId="7A46327D">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运输特殊要求</w:t>
            </w:r>
          </w:p>
        </w:tc>
        <w:tc>
          <w:tcPr>
            <w:tcW w:w="5170" w:type="dxa"/>
            <w:vAlign w:val="center"/>
          </w:tcPr>
          <w:p w14:paraId="030DAB8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068A207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67" w:hRule="atLeast"/>
        </w:trPr>
        <w:tc>
          <w:tcPr>
            <w:tcW w:w="1607" w:type="dxa"/>
            <w:vAlign w:val="center"/>
          </w:tcPr>
          <w:p w14:paraId="78EF56CF">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35851B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7</w:t>
            </w:r>
            <w:r>
              <w:rPr>
                <w:rFonts w:hint="eastAsia" w:ascii="宋体" w:hAnsi="宋体" w:eastAsia="宋体" w:cs="宋体"/>
                <w:szCs w:val="21"/>
              </w:rPr>
              <w:t>.3</w:t>
            </w:r>
            <w:r>
              <w:rPr>
                <w:rFonts w:hint="eastAsia" w:ascii="宋体" w:hAnsi="宋体" w:eastAsia="宋体" w:cs="宋体"/>
                <w:szCs w:val="21"/>
                <w:lang w:val="en-US" w:eastAsia="zh-CN"/>
              </w:rPr>
              <w:t>款</w:t>
            </w:r>
          </w:p>
        </w:tc>
        <w:tc>
          <w:tcPr>
            <w:tcW w:w="1742" w:type="dxa"/>
            <w:vAlign w:val="center"/>
          </w:tcPr>
          <w:p w14:paraId="331494E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保险要求</w:t>
            </w:r>
          </w:p>
        </w:tc>
        <w:tc>
          <w:tcPr>
            <w:tcW w:w="5170" w:type="dxa"/>
            <w:vAlign w:val="center"/>
          </w:tcPr>
          <w:p w14:paraId="7466E3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tc>
      </w:tr>
      <w:tr w14:paraId="382D8C4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EAEAF37">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65F7D5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8</w:t>
            </w:r>
            <w:r>
              <w:rPr>
                <w:rFonts w:hint="eastAsia" w:ascii="宋体" w:hAnsi="宋体" w:eastAsia="宋体" w:cs="宋体"/>
                <w:szCs w:val="21"/>
              </w:rPr>
              <w:t>.2（1）项</w:t>
            </w:r>
          </w:p>
        </w:tc>
        <w:tc>
          <w:tcPr>
            <w:tcW w:w="1742" w:type="dxa"/>
            <w:vAlign w:val="center"/>
          </w:tcPr>
          <w:p w14:paraId="1D728AD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质量保证期</w:t>
            </w:r>
          </w:p>
        </w:tc>
        <w:tc>
          <w:tcPr>
            <w:tcW w:w="5170" w:type="dxa"/>
            <w:vAlign w:val="center"/>
          </w:tcPr>
          <w:p w14:paraId="6DB2688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1492587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6AE9A43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C0F4BA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8</w:t>
            </w:r>
            <w:r>
              <w:rPr>
                <w:rFonts w:hint="eastAsia" w:ascii="宋体" w:hAnsi="宋体" w:eastAsia="宋体" w:cs="宋体"/>
                <w:szCs w:val="21"/>
              </w:rPr>
              <w:t>.2（3）项</w:t>
            </w:r>
          </w:p>
        </w:tc>
        <w:tc>
          <w:tcPr>
            <w:tcW w:w="1742" w:type="dxa"/>
            <w:vAlign w:val="center"/>
          </w:tcPr>
          <w:p w14:paraId="18691CB5">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lang w:eastAsia="zh-CN"/>
              </w:rPr>
              <w:t>货物质量缺陷</w:t>
            </w:r>
          </w:p>
          <w:p w14:paraId="5537013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响应时间</w:t>
            </w:r>
          </w:p>
        </w:tc>
        <w:tc>
          <w:tcPr>
            <w:tcW w:w="5170" w:type="dxa"/>
            <w:vAlign w:val="center"/>
          </w:tcPr>
          <w:p w14:paraId="4F6D825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5D869DA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73EE5536">
            <w:pPr>
              <w:pageBreakBefore w:val="0"/>
              <w:kinsoku/>
              <w:overflowPunct/>
              <w:topLinePunct w:val="0"/>
              <w:bidi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lang w:val="en-US" w:eastAsia="zh-CN"/>
              </w:rPr>
              <w:t>第二节</w:t>
            </w:r>
          </w:p>
          <w:p w14:paraId="2796E22A">
            <w:pPr>
              <w:pageBreakBefore w:val="0"/>
              <w:kinsoku/>
              <w:overflowPunct/>
              <w:topLinePunct w:val="0"/>
              <w:autoSpaceDE w:val="0"/>
              <w:autoSpaceDN w:val="0"/>
              <w:bidi w:val="0"/>
              <w:adjustRightInd w:val="0"/>
              <w:spacing w:beforeAutospacing="0" w:afterAutospacing="0" w:line="360" w:lineRule="auto"/>
              <w:ind w:left="0" w:leftChars="0" w:right="0" w:firstLine="0" w:firstLineChars="0"/>
              <w:jc w:val="center"/>
              <w:rPr>
                <w:rFonts w:hint="eastAsia" w:ascii="宋体" w:hAnsi="宋体" w:eastAsia="宋体" w:cs="宋体"/>
                <w:sz w:val="22"/>
                <w:szCs w:val="21"/>
                <w:lang w:val="en-US" w:eastAsia="zh-CN" w:bidi="ar-SA"/>
              </w:rPr>
            </w:pPr>
            <w:r>
              <w:rPr>
                <w:rFonts w:hint="eastAsia" w:ascii="宋体" w:hAnsi="宋体" w:eastAsia="宋体" w:cs="宋体"/>
                <w:sz w:val="22"/>
                <w:szCs w:val="21"/>
                <w:lang w:val="en-US" w:eastAsia="zh-CN" w:bidi="ar-SA"/>
              </w:rPr>
              <w:t>第11.1款</w:t>
            </w:r>
          </w:p>
        </w:tc>
        <w:tc>
          <w:tcPr>
            <w:tcW w:w="1742" w:type="dxa"/>
            <w:vAlign w:val="center"/>
          </w:tcPr>
          <w:p w14:paraId="5407B7CF">
            <w:pPr>
              <w:pageBreakBefore w:val="0"/>
              <w:kinsoku/>
              <w:overflowPunct/>
              <w:topLinePunct w:val="0"/>
              <w:bidi w:val="0"/>
              <w:adjustRightInd w:val="0"/>
              <w:snapToGrid w:val="0"/>
              <w:spacing w:beforeAutospacing="0" w:afterAutospacing="0" w:line="360" w:lineRule="auto"/>
              <w:ind w:left="0" w:leftChars="0" w:right="0" w:firstLine="0" w:firstLineChars="0"/>
              <w:jc w:val="both"/>
              <w:rPr>
                <w:rFonts w:hint="eastAsia" w:ascii="宋体" w:hAnsi="宋体" w:eastAsia="宋体" w:cs="宋体"/>
                <w:szCs w:val="21"/>
                <w:lang w:val="en-US" w:eastAsia="zh-CN"/>
              </w:rPr>
            </w:pPr>
            <w:r>
              <w:rPr>
                <w:rFonts w:hint="eastAsia" w:ascii="宋体" w:hAnsi="宋体" w:eastAsia="宋体" w:cs="宋体"/>
                <w:szCs w:val="21"/>
                <w:lang w:val="en-US" w:eastAsia="zh-CN"/>
              </w:rPr>
              <w:t>其他应当保密的信息</w:t>
            </w:r>
          </w:p>
        </w:tc>
        <w:tc>
          <w:tcPr>
            <w:tcW w:w="5170" w:type="dxa"/>
            <w:vAlign w:val="center"/>
          </w:tcPr>
          <w:p w14:paraId="426E00E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5556C4A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6F52CFB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3A3FA59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2</w:t>
            </w:r>
            <w:r>
              <w:rPr>
                <w:rFonts w:hint="eastAsia" w:ascii="宋体" w:hAnsi="宋体" w:eastAsia="宋体" w:cs="宋体"/>
                <w:szCs w:val="21"/>
              </w:rPr>
              <w:t>.2款</w:t>
            </w:r>
          </w:p>
        </w:tc>
        <w:tc>
          <w:tcPr>
            <w:tcW w:w="1742" w:type="dxa"/>
            <w:vAlign w:val="center"/>
          </w:tcPr>
          <w:p w14:paraId="6E2B953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eastAsia="zh-CN"/>
              </w:rPr>
            </w:pPr>
            <w:r>
              <w:rPr>
                <w:rFonts w:hint="eastAsia" w:ascii="宋体" w:hAnsi="宋体" w:eastAsia="宋体" w:cs="宋体"/>
                <w:szCs w:val="21"/>
              </w:rPr>
              <w:t>合同价款支付</w:t>
            </w:r>
            <w:r>
              <w:rPr>
                <w:rFonts w:hint="eastAsia" w:ascii="宋体" w:hAnsi="宋体" w:eastAsia="宋体" w:cs="宋体"/>
                <w:szCs w:val="21"/>
                <w:lang w:eastAsia="zh-CN"/>
              </w:rPr>
              <w:t>时间</w:t>
            </w:r>
          </w:p>
        </w:tc>
        <w:tc>
          <w:tcPr>
            <w:tcW w:w="5170" w:type="dxa"/>
            <w:vAlign w:val="center"/>
          </w:tcPr>
          <w:p w14:paraId="1EAB8F8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13B76AC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697" w:hRule="atLeast"/>
        </w:trPr>
        <w:tc>
          <w:tcPr>
            <w:tcW w:w="1607" w:type="dxa"/>
            <w:vAlign w:val="center"/>
          </w:tcPr>
          <w:p w14:paraId="5A98F0D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59F9D39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13.2</w:t>
            </w:r>
            <w:r>
              <w:rPr>
                <w:rFonts w:hint="eastAsia" w:ascii="宋体" w:hAnsi="宋体" w:eastAsia="宋体" w:cs="宋体"/>
                <w:szCs w:val="21"/>
              </w:rPr>
              <w:t>款</w:t>
            </w:r>
          </w:p>
        </w:tc>
        <w:tc>
          <w:tcPr>
            <w:tcW w:w="1742" w:type="dxa"/>
            <w:vAlign w:val="center"/>
          </w:tcPr>
          <w:p w14:paraId="2CB4C06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履约保证金不予退还的情形</w:t>
            </w:r>
          </w:p>
        </w:tc>
        <w:tc>
          <w:tcPr>
            <w:tcW w:w="5170" w:type="dxa"/>
            <w:vAlign w:val="center"/>
          </w:tcPr>
          <w:p w14:paraId="56B08052">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4760C0A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15B3988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17AA7D7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13.3</w:t>
            </w:r>
            <w:r>
              <w:rPr>
                <w:rFonts w:hint="eastAsia" w:ascii="宋体" w:hAnsi="宋体" w:eastAsia="宋体" w:cs="宋体"/>
                <w:szCs w:val="21"/>
              </w:rPr>
              <w:t>款</w:t>
            </w:r>
          </w:p>
        </w:tc>
        <w:tc>
          <w:tcPr>
            <w:tcW w:w="1742" w:type="dxa"/>
            <w:vAlign w:val="center"/>
          </w:tcPr>
          <w:p w14:paraId="1FCABE1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履约保证金退还时间及</w:t>
            </w:r>
            <w:r>
              <w:rPr>
                <w:rFonts w:hint="eastAsia" w:ascii="宋体" w:hAnsi="宋体" w:eastAsia="宋体" w:cs="宋体"/>
                <w:szCs w:val="21"/>
                <w:lang w:eastAsia="zh-CN"/>
              </w:rPr>
              <w:t>逾期退还的</w:t>
            </w:r>
            <w:r>
              <w:rPr>
                <w:rFonts w:hint="eastAsia" w:ascii="宋体" w:hAnsi="宋体" w:eastAsia="宋体" w:cs="宋体"/>
                <w:szCs w:val="21"/>
              </w:rPr>
              <w:t>违约金</w:t>
            </w:r>
          </w:p>
        </w:tc>
        <w:tc>
          <w:tcPr>
            <w:tcW w:w="5170" w:type="dxa"/>
            <w:vAlign w:val="center"/>
          </w:tcPr>
          <w:p w14:paraId="41CE940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345094A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62C7428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3A30604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3</w:t>
            </w:r>
            <w:r>
              <w:rPr>
                <w:rFonts w:hint="eastAsia" w:ascii="宋体" w:hAnsi="宋体" w:eastAsia="宋体" w:cs="宋体"/>
                <w:szCs w:val="21"/>
              </w:rPr>
              <w:t>）项</w:t>
            </w:r>
          </w:p>
        </w:tc>
        <w:tc>
          <w:tcPr>
            <w:tcW w:w="1742" w:type="dxa"/>
            <w:vAlign w:val="center"/>
          </w:tcPr>
          <w:p w14:paraId="18597C0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运行监督、维修期限</w:t>
            </w:r>
          </w:p>
        </w:tc>
        <w:tc>
          <w:tcPr>
            <w:tcW w:w="5170" w:type="dxa"/>
            <w:vAlign w:val="center"/>
          </w:tcPr>
          <w:p w14:paraId="789C997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7916981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84" w:hRule="atLeast"/>
        </w:trPr>
        <w:tc>
          <w:tcPr>
            <w:tcW w:w="1607" w:type="dxa"/>
            <w:vAlign w:val="center"/>
          </w:tcPr>
          <w:p w14:paraId="3EB01F8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7E55CB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5</w:t>
            </w:r>
            <w:r>
              <w:rPr>
                <w:rFonts w:hint="eastAsia" w:ascii="宋体" w:hAnsi="宋体" w:eastAsia="宋体" w:cs="宋体"/>
                <w:szCs w:val="21"/>
              </w:rPr>
              <w:t>）项</w:t>
            </w:r>
          </w:p>
        </w:tc>
        <w:tc>
          <w:tcPr>
            <w:tcW w:w="1742" w:type="dxa"/>
            <w:vAlign w:val="center"/>
          </w:tcPr>
          <w:p w14:paraId="37A45FA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r>
              <w:rPr>
                <w:rFonts w:hint="eastAsia" w:ascii="宋体" w:hAnsi="宋体" w:eastAsia="宋体" w:cs="宋体"/>
                <w:szCs w:val="21"/>
                <w:lang w:val="en-US" w:eastAsia="zh-CN"/>
              </w:rPr>
              <w:t>货物回收的约定</w:t>
            </w:r>
          </w:p>
        </w:tc>
        <w:tc>
          <w:tcPr>
            <w:tcW w:w="5170" w:type="dxa"/>
            <w:vAlign w:val="center"/>
          </w:tcPr>
          <w:p w14:paraId="2D9DBDB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07D9EF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26A7E6B0">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667754D4">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4</w:t>
            </w:r>
            <w:r>
              <w:rPr>
                <w:rFonts w:hint="eastAsia" w:ascii="宋体" w:hAnsi="宋体" w:eastAsia="宋体" w:cs="宋体"/>
                <w:szCs w:val="21"/>
              </w:rPr>
              <w:t>.1（</w:t>
            </w:r>
            <w:r>
              <w:rPr>
                <w:rFonts w:hint="eastAsia" w:ascii="宋体" w:hAnsi="宋体" w:eastAsia="宋体" w:cs="宋体"/>
                <w:szCs w:val="21"/>
                <w:lang w:val="en-US" w:eastAsia="zh-CN"/>
              </w:rPr>
              <w:t>6</w:t>
            </w:r>
            <w:r>
              <w:rPr>
                <w:rFonts w:hint="eastAsia" w:ascii="宋体" w:hAnsi="宋体" w:eastAsia="宋体" w:cs="宋体"/>
                <w:szCs w:val="21"/>
              </w:rPr>
              <w:t>）项</w:t>
            </w:r>
          </w:p>
        </w:tc>
        <w:tc>
          <w:tcPr>
            <w:tcW w:w="1742" w:type="dxa"/>
            <w:vAlign w:val="center"/>
          </w:tcPr>
          <w:p w14:paraId="2EE77D6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乙方提供的其他服务</w:t>
            </w:r>
          </w:p>
        </w:tc>
        <w:tc>
          <w:tcPr>
            <w:tcW w:w="5170" w:type="dxa"/>
            <w:vAlign w:val="center"/>
          </w:tcPr>
          <w:p w14:paraId="06887A3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26D5222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9A6362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2D19D591">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lang w:val="en-US" w:eastAsia="zh-CN"/>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w:t>
            </w:r>
            <w:r>
              <w:rPr>
                <w:rFonts w:hint="eastAsia" w:ascii="宋体" w:hAnsi="宋体" w:eastAsia="宋体" w:cs="宋体"/>
                <w:szCs w:val="21"/>
                <w:lang w:val="en-US" w:eastAsia="zh-CN"/>
              </w:rPr>
              <w:t>1款</w:t>
            </w:r>
          </w:p>
        </w:tc>
        <w:tc>
          <w:tcPr>
            <w:tcW w:w="1742" w:type="dxa"/>
            <w:vAlign w:val="center"/>
          </w:tcPr>
          <w:p w14:paraId="64B595D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color w:val="auto"/>
                <w:szCs w:val="21"/>
                <w:highlight w:val="none"/>
                <w:lang w:eastAsia="zh-CN"/>
              </w:rPr>
              <w:t>修理、重作、更换相关具体规定</w:t>
            </w:r>
          </w:p>
        </w:tc>
        <w:tc>
          <w:tcPr>
            <w:tcW w:w="5170" w:type="dxa"/>
            <w:vAlign w:val="center"/>
          </w:tcPr>
          <w:p w14:paraId="370066A7">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p>
        </w:tc>
      </w:tr>
      <w:tr w14:paraId="59FA8DD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0730D21A">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7DEDAB38">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.2（2）项</w:t>
            </w:r>
          </w:p>
        </w:tc>
        <w:tc>
          <w:tcPr>
            <w:tcW w:w="1742" w:type="dxa"/>
            <w:vAlign w:val="center"/>
          </w:tcPr>
          <w:p w14:paraId="7C2549E1">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迟延交货赔偿费</w:t>
            </w:r>
          </w:p>
        </w:tc>
        <w:tc>
          <w:tcPr>
            <w:tcW w:w="5170" w:type="dxa"/>
            <w:vAlign w:val="center"/>
          </w:tcPr>
          <w:p w14:paraId="4FF63A03">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797DDBA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36" w:hRule="atLeast"/>
        </w:trPr>
        <w:tc>
          <w:tcPr>
            <w:tcW w:w="1607" w:type="dxa"/>
            <w:vAlign w:val="center"/>
          </w:tcPr>
          <w:p w14:paraId="5835473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4B44E056">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w:t>
            </w:r>
            <w:r>
              <w:rPr>
                <w:rFonts w:hint="eastAsia" w:ascii="宋体" w:hAnsi="宋体" w:eastAsia="宋体" w:cs="宋体"/>
                <w:szCs w:val="21"/>
                <w:lang w:val="en-US" w:eastAsia="zh-CN"/>
              </w:rPr>
              <w:t>3款</w:t>
            </w:r>
          </w:p>
        </w:tc>
        <w:tc>
          <w:tcPr>
            <w:tcW w:w="1742" w:type="dxa"/>
            <w:vAlign w:val="center"/>
          </w:tcPr>
          <w:p w14:paraId="117F452A">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逾期付款利息</w:t>
            </w:r>
          </w:p>
        </w:tc>
        <w:tc>
          <w:tcPr>
            <w:tcW w:w="5170" w:type="dxa"/>
            <w:vAlign w:val="center"/>
          </w:tcPr>
          <w:p w14:paraId="4AA544C0">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40CA7B12">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876" w:hRule="atLeast"/>
        </w:trPr>
        <w:tc>
          <w:tcPr>
            <w:tcW w:w="1607" w:type="dxa"/>
            <w:tcBorders>
              <w:bottom w:val="single" w:color="auto" w:sz="2" w:space="0"/>
              <w:right w:val="single" w:color="auto" w:sz="2" w:space="0"/>
            </w:tcBorders>
            <w:vAlign w:val="center"/>
          </w:tcPr>
          <w:p w14:paraId="65DE05F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168E760E">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第1</w:t>
            </w:r>
            <w:r>
              <w:rPr>
                <w:rFonts w:hint="eastAsia" w:ascii="宋体" w:hAnsi="宋体" w:eastAsia="宋体" w:cs="宋体"/>
                <w:szCs w:val="21"/>
                <w:lang w:val="en-US" w:eastAsia="zh-CN"/>
              </w:rPr>
              <w:t>5</w:t>
            </w:r>
            <w:r>
              <w:rPr>
                <w:rFonts w:hint="eastAsia" w:ascii="宋体" w:hAnsi="宋体" w:eastAsia="宋体" w:cs="宋体"/>
                <w:szCs w:val="21"/>
              </w:rPr>
              <w:t>.4</w:t>
            </w:r>
            <w:r>
              <w:rPr>
                <w:rFonts w:hint="eastAsia" w:ascii="宋体" w:hAnsi="宋体" w:eastAsia="宋体" w:cs="宋体"/>
                <w:szCs w:val="21"/>
                <w:lang w:val="en-US" w:eastAsia="zh-CN"/>
              </w:rPr>
              <w:t>款</w:t>
            </w:r>
          </w:p>
        </w:tc>
        <w:tc>
          <w:tcPr>
            <w:tcW w:w="1742" w:type="dxa"/>
            <w:tcBorders>
              <w:left w:val="single" w:color="auto" w:sz="2" w:space="0"/>
              <w:bottom w:val="single" w:color="auto" w:sz="2" w:space="0"/>
              <w:right w:val="single" w:color="auto" w:sz="2" w:space="0"/>
            </w:tcBorders>
            <w:vAlign w:val="center"/>
          </w:tcPr>
          <w:p w14:paraId="68D61F5E">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其他违约责任</w:t>
            </w:r>
          </w:p>
        </w:tc>
        <w:tc>
          <w:tcPr>
            <w:tcW w:w="5170" w:type="dxa"/>
            <w:tcBorders>
              <w:left w:val="single" w:color="auto" w:sz="2" w:space="0"/>
              <w:bottom w:val="single" w:color="auto" w:sz="2" w:space="0"/>
            </w:tcBorders>
            <w:vAlign w:val="center"/>
          </w:tcPr>
          <w:p w14:paraId="30A5EB6B">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p>
        </w:tc>
      </w:tr>
      <w:tr w14:paraId="20768CA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1607" w:type="dxa"/>
            <w:tcBorders>
              <w:top w:val="single" w:color="auto" w:sz="2" w:space="0"/>
              <w:right w:val="single" w:color="auto" w:sz="2" w:space="0"/>
            </w:tcBorders>
            <w:vAlign w:val="center"/>
          </w:tcPr>
          <w:p w14:paraId="39A54A79">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055C41CC">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w:t>
            </w:r>
            <w:r>
              <w:rPr>
                <w:rFonts w:hint="eastAsia" w:ascii="宋体" w:hAnsi="宋体" w:eastAsia="宋体" w:cs="宋体"/>
                <w:szCs w:val="21"/>
                <w:lang w:val="en-US" w:eastAsia="zh-CN"/>
              </w:rPr>
              <w:t>19</w:t>
            </w:r>
            <w:r>
              <w:rPr>
                <w:rFonts w:hint="eastAsia" w:ascii="宋体" w:hAnsi="宋体" w:eastAsia="宋体" w:cs="宋体"/>
                <w:szCs w:val="21"/>
              </w:rPr>
              <w:t>.2</w:t>
            </w:r>
            <w:r>
              <w:rPr>
                <w:rFonts w:hint="eastAsia" w:ascii="宋体" w:hAnsi="宋体" w:eastAsia="宋体" w:cs="宋体"/>
                <w:szCs w:val="21"/>
                <w:lang w:val="en-US" w:eastAsia="zh-CN"/>
              </w:rPr>
              <w:t>款</w:t>
            </w:r>
          </w:p>
        </w:tc>
        <w:tc>
          <w:tcPr>
            <w:tcW w:w="1742" w:type="dxa"/>
            <w:tcBorders>
              <w:top w:val="single" w:color="auto" w:sz="2" w:space="0"/>
              <w:left w:val="single" w:color="auto" w:sz="2" w:space="0"/>
              <w:right w:val="single" w:color="auto" w:sz="2" w:space="0"/>
            </w:tcBorders>
            <w:vAlign w:val="center"/>
          </w:tcPr>
          <w:p w14:paraId="46F0DBFC">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lang w:val="en-US" w:eastAsia="zh-CN"/>
              </w:rPr>
              <w:t>解决争议的方法</w:t>
            </w:r>
          </w:p>
        </w:tc>
        <w:tc>
          <w:tcPr>
            <w:tcW w:w="5170" w:type="dxa"/>
            <w:tcBorders>
              <w:top w:val="single" w:color="auto" w:sz="2" w:space="0"/>
              <w:left w:val="single" w:color="auto" w:sz="2" w:space="0"/>
            </w:tcBorders>
            <w:vAlign w:val="center"/>
          </w:tcPr>
          <w:p w14:paraId="340F16A7">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val="0"/>
                <w:bCs w:val="0"/>
                <w:iCs/>
                <w:szCs w:val="21"/>
              </w:rPr>
            </w:pPr>
            <w:r>
              <w:rPr>
                <w:rFonts w:hint="eastAsia" w:ascii="宋体" w:hAnsi="宋体" w:eastAsia="宋体" w:cs="宋体"/>
                <w:b w:val="0"/>
                <w:bCs w:val="0"/>
                <w:iCs/>
                <w:szCs w:val="21"/>
              </w:rPr>
              <w:t>因本合同及合同有关事项发生的争议，按下列第</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种方式解决：</w:t>
            </w:r>
          </w:p>
          <w:p w14:paraId="65B0A1B4">
            <w:pPr>
              <w:pageBreakBefore w:val="0"/>
              <w:kinsoku/>
              <w:overflowPunct/>
              <w:topLinePunct w:val="0"/>
              <w:autoSpaceDE w:val="0"/>
              <w:autoSpaceDN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b w:val="0"/>
                <w:bCs w:val="0"/>
                <w:iCs/>
                <w:szCs w:val="21"/>
              </w:rPr>
            </w:pPr>
            <w:r>
              <w:rPr>
                <w:rFonts w:hint="eastAsia" w:ascii="宋体" w:hAnsi="宋体" w:eastAsia="宋体" w:cs="宋体"/>
                <w:b w:val="0"/>
                <w:bCs w:val="0"/>
                <w:iCs/>
                <w:szCs w:val="21"/>
              </w:rPr>
              <w:t>（1）向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仲裁委员会申请仲裁，仲裁地点为</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w:t>
            </w:r>
          </w:p>
          <w:p w14:paraId="63753414">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u w:val="single"/>
              </w:rPr>
            </w:pPr>
            <w:r>
              <w:rPr>
                <w:rFonts w:hint="eastAsia" w:ascii="宋体" w:hAnsi="宋体" w:eastAsia="宋体" w:cs="宋体"/>
                <w:b w:val="0"/>
                <w:bCs w:val="0"/>
                <w:iCs/>
                <w:szCs w:val="21"/>
              </w:rPr>
              <w:t>（2）向</w:t>
            </w:r>
            <w:r>
              <w:rPr>
                <w:rFonts w:hint="eastAsia" w:ascii="宋体" w:hAnsi="宋体" w:eastAsia="宋体" w:cs="宋体"/>
                <w:b w:val="0"/>
                <w:bCs w:val="0"/>
                <w:iCs/>
                <w:szCs w:val="21"/>
                <w:u w:val="single"/>
              </w:rPr>
              <w:t xml:space="preserve">                    </w:t>
            </w:r>
            <w:r>
              <w:rPr>
                <w:rFonts w:hint="eastAsia" w:ascii="宋体" w:hAnsi="宋体" w:eastAsia="宋体" w:cs="宋体"/>
                <w:b w:val="0"/>
                <w:bCs w:val="0"/>
                <w:iCs/>
                <w:szCs w:val="21"/>
              </w:rPr>
              <w:t>人民法院起诉。</w:t>
            </w:r>
          </w:p>
        </w:tc>
      </w:tr>
      <w:tr w14:paraId="28A84760">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trHeight w:val="770" w:hRule="atLeast"/>
        </w:trPr>
        <w:tc>
          <w:tcPr>
            <w:tcW w:w="1607" w:type="dxa"/>
            <w:vAlign w:val="center"/>
          </w:tcPr>
          <w:p w14:paraId="6E26D7ED">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第二节</w:t>
            </w:r>
          </w:p>
          <w:p w14:paraId="34A82583">
            <w:pPr>
              <w:pageBreakBefore w:val="0"/>
              <w:kinsoku/>
              <w:overflowPunct/>
              <w:topLinePunct w:val="0"/>
              <w:bidi w:val="0"/>
              <w:adjustRightInd w:val="0"/>
              <w:snapToGrid w:val="0"/>
              <w:spacing w:beforeAutospacing="0" w:afterAutospacing="0" w:line="360" w:lineRule="auto"/>
              <w:ind w:left="0" w:leftChars="0" w:right="0" w:firstLine="0" w:firstLineChars="0"/>
              <w:jc w:val="center"/>
              <w:rPr>
                <w:rFonts w:hint="eastAsia" w:ascii="宋体" w:hAnsi="宋体" w:eastAsia="宋体" w:cs="宋体"/>
                <w:szCs w:val="21"/>
              </w:rPr>
            </w:pPr>
            <w:r>
              <w:rPr>
                <w:rFonts w:hint="eastAsia" w:ascii="宋体" w:hAnsi="宋体" w:eastAsia="宋体" w:cs="宋体"/>
                <w:szCs w:val="21"/>
              </w:rPr>
              <w:t>第2</w:t>
            </w:r>
            <w:r>
              <w:rPr>
                <w:rFonts w:hint="eastAsia" w:ascii="宋体" w:hAnsi="宋体" w:eastAsia="宋体" w:cs="宋体"/>
                <w:szCs w:val="21"/>
                <w:lang w:val="en-US" w:eastAsia="zh-CN"/>
              </w:rPr>
              <w:t>3.1</w:t>
            </w:r>
            <w:r>
              <w:rPr>
                <w:rFonts w:hint="eastAsia" w:ascii="宋体" w:hAnsi="宋体" w:eastAsia="宋体" w:cs="宋体"/>
                <w:szCs w:val="21"/>
                <w:lang w:eastAsia="zh-CN"/>
              </w:rPr>
              <w:t>款</w:t>
            </w:r>
          </w:p>
        </w:tc>
        <w:tc>
          <w:tcPr>
            <w:tcW w:w="1742" w:type="dxa"/>
            <w:vAlign w:val="center"/>
          </w:tcPr>
          <w:p w14:paraId="3A664539">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bCs/>
                <w:color w:val="auto"/>
                <w:szCs w:val="21"/>
                <w:highlight w:val="none"/>
                <w:lang w:eastAsia="zh-CN"/>
              </w:rPr>
              <w:t>其他专用条款</w:t>
            </w:r>
          </w:p>
        </w:tc>
        <w:tc>
          <w:tcPr>
            <w:tcW w:w="5170" w:type="dxa"/>
            <w:vAlign w:val="center"/>
          </w:tcPr>
          <w:p w14:paraId="18F49CC8">
            <w:pPr>
              <w:pageBreakBefore w:val="0"/>
              <w:kinsoku/>
              <w:overflowPunct/>
              <w:topLinePunct w:val="0"/>
              <w:bidi w:val="0"/>
              <w:adjustRightInd w:val="0"/>
              <w:snapToGrid w:val="0"/>
              <w:spacing w:beforeAutospacing="0" w:afterAutospacing="0" w:line="360" w:lineRule="auto"/>
              <w:ind w:left="0" w:leftChars="0" w:right="0" w:firstLine="0" w:firstLineChars="0"/>
              <w:jc w:val="left"/>
              <w:rPr>
                <w:rFonts w:hint="eastAsia" w:ascii="宋体" w:hAnsi="宋体" w:eastAsia="宋体" w:cs="宋体"/>
                <w:szCs w:val="21"/>
                <w:lang w:val="en-US" w:eastAsia="zh-CN"/>
              </w:rPr>
            </w:pPr>
          </w:p>
        </w:tc>
      </w:tr>
    </w:tbl>
    <w:p w14:paraId="365DABE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3F16E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27831963">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br w:type="page"/>
      </w:r>
    </w:p>
    <w:p w14:paraId="23EACD0B">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p>
    <w:p w14:paraId="2590441A">
      <w:pPr>
        <w:pStyle w:val="7"/>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第二册  通用条款（公开招标）</w:t>
      </w:r>
    </w:p>
    <w:p w14:paraId="0117F1E7">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92" w:name="_Hlk72399513"/>
      <w:r>
        <w:rPr>
          <w:rFonts w:hint="eastAsia" w:ascii="宋体" w:hAnsi="宋体" w:eastAsia="宋体" w:cs="宋体"/>
          <w:sz w:val="28"/>
          <w:szCs w:val="28"/>
        </w:rPr>
        <w:t>总则</w:t>
      </w:r>
    </w:p>
    <w:bookmarkEnd w:id="92"/>
    <w:p w14:paraId="7814CE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 通用条款说明</w:t>
      </w:r>
    </w:p>
    <w:p w14:paraId="6B8A345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1.1政府集中采购机构发出招标文件通用条款版本，列出深圳市政府采购项目进行招标采购所适用的通用条款内容。</w:t>
      </w:r>
      <w:bookmarkStart w:id="93" w:name="_Hlk72399729"/>
      <w:r>
        <w:rPr>
          <w:rFonts w:hint="eastAsia" w:ascii="宋体" w:hAnsi="宋体" w:eastAsia="宋体" w:cs="宋体"/>
          <w:szCs w:val="21"/>
        </w:rPr>
        <w:t>如有需要，政府集中采购机构可以对通用条款的内容进行补充。</w:t>
      </w:r>
      <w:bookmarkEnd w:id="93"/>
    </w:p>
    <w:p w14:paraId="2B693FD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1.2招标文件分为第一册“专用条款”和第二册“通用条款”。</w:t>
      </w:r>
    </w:p>
    <w:p w14:paraId="59CD7D4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1.3“专用条款”是对本次采购项目的具体要求，包含招标公告、对通用条款的补充内容及其他关键信息、用户需求书、投标文件格式及附件、合同条款及格式等内容。</w:t>
      </w:r>
    </w:p>
    <w:p w14:paraId="3DAA1E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1.4“通用条款”是适用于政府采购公开招标项目的基础性条款，具有普遍性和通用性。</w:t>
      </w:r>
    </w:p>
    <w:p w14:paraId="0CAEB1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1.5 “专用条款”和“通用条款”表述不一致或有冲突时，以“专用条款”为准。</w:t>
      </w:r>
    </w:p>
    <w:p w14:paraId="557DFA3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2．招标说明</w:t>
      </w:r>
    </w:p>
    <w:p w14:paraId="725A14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本项目按照《深圳经济特区政府采购条例》、《深圳经济特区政府采购条例实施细则》及政府采购其他法律法规，通过公开招标方式确定中标供应商。</w:t>
      </w:r>
    </w:p>
    <w:p w14:paraId="0CBE7D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3．定义</w:t>
      </w:r>
    </w:p>
    <w:p w14:paraId="39309C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招标文件中下列术语应解释为：</w:t>
      </w:r>
    </w:p>
    <w:p w14:paraId="13E718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3.1“采购人”：指利用财政性资金依法进行政府采购的国家机关、事业单位、团体组织； </w:t>
      </w:r>
    </w:p>
    <w:p w14:paraId="7A1AA5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3.2 “政府集中采购机构”</w:t>
      </w:r>
      <w:r>
        <w:rPr>
          <w:rFonts w:hint="eastAsia" w:ascii="宋体" w:hAnsi="宋体" w:eastAsia="宋体" w:cs="宋体"/>
          <w:szCs w:val="21"/>
          <w:shd w:val="clear" w:color="auto" w:fill="FFFFFF"/>
        </w:rPr>
        <w:t>是指市政府设立的，组织实施政府采购项目，并对政府采购活动提供服务的专门机构；</w:t>
      </w:r>
      <w:r>
        <w:rPr>
          <w:rFonts w:hint="eastAsia" w:ascii="宋体" w:hAnsi="宋体" w:eastAsia="宋体" w:cs="宋体"/>
          <w:szCs w:val="21"/>
        </w:rPr>
        <w:t>本文件所述的“政府集中采购机构”指</w:t>
      </w:r>
      <w:r>
        <w:rPr>
          <w:rFonts w:hint="eastAsia" w:ascii="宋体" w:hAnsi="宋体" w:eastAsia="宋体" w:cs="宋体"/>
          <w:b/>
          <w:bCs/>
          <w:szCs w:val="21"/>
        </w:rPr>
        <w:t>深圳公共资源交易中心</w:t>
      </w:r>
      <w:r>
        <w:rPr>
          <w:rFonts w:hint="eastAsia" w:ascii="宋体" w:hAnsi="宋体" w:eastAsia="宋体" w:cs="宋体"/>
          <w:szCs w:val="21"/>
        </w:rPr>
        <w:t>；</w:t>
      </w:r>
    </w:p>
    <w:p w14:paraId="15019B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3.3“投标人”，即供应商，指参加投标竞争并愿意按照招标文件要求向采购人提供货物、工程或者服务的依法成立的法人、其他组织或者自然人；</w:t>
      </w:r>
    </w:p>
    <w:p w14:paraId="37AEB4B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3.4“评审委员会”是依据《深圳经济特区政府采购条例》、《深圳经济特区政府采购条例实施细则》等有关规定组建的专门负责本次招标其评审工作的临时性机构；</w:t>
      </w:r>
    </w:p>
    <w:p w14:paraId="1852937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3.5“日期”指公历日；</w:t>
      </w:r>
    </w:p>
    <w:p w14:paraId="2D29631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3.6“合同”指由本次招标所产生的合同或合约文件；</w:t>
      </w:r>
    </w:p>
    <w:p w14:paraId="4BDB7AC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3.7“电子投标文件”指利用</w:t>
      </w:r>
      <w:r>
        <w:rPr>
          <w:rFonts w:hint="eastAsia" w:ascii="宋体" w:hAnsi="宋体" w:eastAsia="宋体" w:cs="宋体"/>
          <w:b/>
          <w:bCs/>
          <w:color w:val="FF0000"/>
          <w:szCs w:val="21"/>
        </w:rPr>
        <w:t>深圳公共资源交易中心（深圳交易集团有限公司</w:t>
      </w:r>
      <w:r>
        <w:rPr>
          <w:rFonts w:hint="eastAsia" w:ascii="宋体" w:hAnsi="宋体" w:eastAsia="宋体" w:cs="宋体"/>
          <w:b/>
          <w:bCs/>
          <w:color w:val="FF0000"/>
          <w:szCs w:val="21"/>
          <w:lang w:eastAsia="zh-CN"/>
        </w:rPr>
        <w:t>龙华</w:t>
      </w:r>
      <w:r>
        <w:rPr>
          <w:rFonts w:hint="eastAsia" w:ascii="宋体" w:hAnsi="宋体" w:eastAsia="宋体" w:cs="宋体"/>
          <w:b/>
          <w:bCs/>
          <w:color w:val="FF0000"/>
          <w:szCs w:val="21"/>
        </w:rPr>
        <w:t>分公司）</w:t>
      </w:r>
      <w:r>
        <w:rPr>
          <w:rFonts w:hint="eastAsia" w:ascii="宋体" w:hAnsi="宋体" w:eastAsia="宋体" w:cs="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p>
    <w:p w14:paraId="3BEDF0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3.8“网上投标”指通过</w:t>
      </w:r>
      <w:r>
        <w:rPr>
          <w:rFonts w:hint="eastAsia" w:ascii="宋体" w:hAnsi="宋体" w:eastAsia="宋体" w:cs="宋体"/>
          <w:b/>
          <w:bCs/>
          <w:color w:val="FF0000"/>
          <w:szCs w:val="21"/>
        </w:rPr>
        <w:t>深圳公共资源交易中心（深圳交易集团有限公司</w:t>
      </w:r>
      <w:r>
        <w:rPr>
          <w:rFonts w:hint="eastAsia" w:ascii="宋体" w:hAnsi="宋体" w:eastAsia="宋体" w:cs="宋体"/>
          <w:b/>
          <w:bCs/>
          <w:color w:val="FF0000"/>
          <w:szCs w:val="21"/>
          <w:lang w:eastAsia="zh-CN"/>
        </w:rPr>
        <w:t>龙华</w:t>
      </w:r>
      <w:r>
        <w:rPr>
          <w:rFonts w:hint="eastAsia" w:ascii="宋体" w:hAnsi="宋体" w:eastAsia="宋体" w:cs="宋体"/>
          <w:b/>
          <w:bCs/>
          <w:color w:val="FF0000"/>
          <w:szCs w:val="21"/>
        </w:rPr>
        <w:t>分公司）</w:t>
      </w:r>
      <w:r>
        <w:rPr>
          <w:rFonts w:hint="eastAsia" w:ascii="宋体" w:hAnsi="宋体" w:eastAsia="宋体" w:cs="宋体"/>
          <w:szCs w:val="21"/>
        </w:rPr>
        <w:t>网站上传电子投标文件；</w:t>
      </w:r>
    </w:p>
    <w:p w14:paraId="2ED75F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3.9招标文件中的标题或题名仅起引导作用，而不应视为对招标文件内容的理解和解释。</w:t>
      </w:r>
    </w:p>
    <w:p w14:paraId="4A2D7FA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 xml:space="preserve">4. </w:t>
      </w:r>
      <w:bookmarkStart w:id="94" w:name="_Hlk72398643"/>
      <w:r>
        <w:rPr>
          <w:rFonts w:hint="eastAsia" w:ascii="宋体" w:hAnsi="宋体" w:eastAsia="宋体" w:cs="宋体"/>
          <w:sz w:val="24"/>
        </w:rPr>
        <w:t>政府采购供应商责任</w:t>
      </w:r>
    </w:p>
    <w:p w14:paraId="122515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4.1欢迎诚信、有实力和有社会责任心的供应商参与政府采购事业。</w:t>
      </w:r>
    </w:p>
    <w:p w14:paraId="4194659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4.2投标人应当遵循公平竞争的原则，不得恶意串通，不得妨碍其他投标人的竞争行为，不得损害采购人或者其他投标人的合法权益。如违反上述要求，经核实后，供应商的投标无效。</w:t>
      </w:r>
    </w:p>
    <w:p w14:paraId="4D4505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5．投标人参加政府采购的条件</w:t>
      </w:r>
    </w:p>
    <w:p w14:paraId="16C73C14">
      <w:pPr>
        <w:pageBreakBefore w:val="0"/>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szCs w:val="21"/>
        </w:rPr>
      </w:pPr>
      <w:r>
        <w:rPr>
          <w:rFonts w:hint="eastAsia" w:ascii="宋体" w:hAnsi="宋体" w:eastAsia="宋体" w:cs="宋体"/>
          <w:szCs w:val="21"/>
        </w:rPr>
        <w:t>5.1投标人应在投标前到</w:t>
      </w:r>
      <w:r>
        <w:rPr>
          <w:rFonts w:hint="eastAsia" w:ascii="宋体" w:hAnsi="宋体" w:eastAsia="宋体" w:cs="宋体"/>
          <w:b/>
          <w:bCs/>
          <w:szCs w:val="21"/>
        </w:rPr>
        <w:t>深圳公共资源交易中心（具体在深圳交易集团有限公司政府采购业务分公司进行办理）</w:t>
      </w:r>
      <w:r>
        <w:rPr>
          <w:rFonts w:hint="eastAsia" w:ascii="宋体" w:hAnsi="宋体" w:eastAsia="宋体" w:cs="宋体"/>
          <w:szCs w:val="21"/>
        </w:rPr>
        <w:t>进行注册并办理电子密钥。《供应商注册及信息变更指引》详见www.szggzy.com网站“交易服务指南-政府采购”</w:t>
      </w:r>
      <w:r>
        <w:rPr>
          <w:rFonts w:hint="eastAsia" w:ascii="宋体" w:hAnsi="宋体" w:eastAsia="宋体" w:cs="宋体"/>
          <w:szCs w:val="21"/>
          <w:lang w:val="en-US" w:eastAsia="zh-CN"/>
        </w:rPr>
        <w:t>。</w:t>
      </w:r>
      <w:r>
        <w:rPr>
          <w:rFonts w:hint="eastAsia" w:ascii="宋体" w:hAnsi="宋体" w:eastAsia="宋体" w:cs="宋体"/>
          <w:szCs w:val="21"/>
        </w:rPr>
        <w:t>。</w:t>
      </w:r>
    </w:p>
    <w:p w14:paraId="3EC8C1E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5.2投标人资格要求</w:t>
      </w:r>
    </w:p>
    <w:p w14:paraId="581620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参加本项目的投标人应具备的资格条件详见本项目招标公告中“投标人资格要求”（即申请人的资格要求）的内容。</w:t>
      </w:r>
    </w:p>
    <w:p w14:paraId="19EB38A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5.3联合体投标</w:t>
      </w:r>
    </w:p>
    <w:p w14:paraId="33F65F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5.3.1　以下有关联合体投标的条款仅适用于允许投标人组成联合体投标的项目。</w:t>
      </w:r>
    </w:p>
    <w:p w14:paraId="0983AD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5.3.2  由两个或两个以上的自然人、法人或者其他组织可以组成一个联合体，以一个供应商的身份共同投标时，应符合以下原则：</w:t>
      </w:r>
    </w:p>
    <w:p w14:paraId="75C306C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（1）投标联合体各方参加政府采购活动应当具备下列条件： </w:t>
      </w:r>
    </w:p>
    <w:p w14:paraId="33B1B1F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1、具有独立承担民事责任的能力； </w:t>
      </w:r>
    </w:p>
    <w:p w14:paraId="5FF3FCD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2、有良好的商业信誉和健全的财务会计制度； </w:t>
      </w:r>
    </w:p>
    <w:p w14:paraId="0BFBCA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3、具有履行合同所必需的设备和专业技术能力； </w:t>
      </w:r>
    </w:p>
    <w:p w14:paraId="0E0627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4、有依法缴纳税收和社会保障资金的良好记录； </w:t>
      </w:r>
    </w:p>
    <w:p w14:paraId="1517873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5、参加政府采购活动前三年内，在经营活动中没有重大违法记录； </w:t>
      </w:r>
    </w:p>
    <w:p w14:paraId="17A70CC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 xml:space="preserve">6、法律、行政法规规定的其他条件。 </w:t>
      </w:r>
    </w:p>
    <w:p w14:paraId="186260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（2）在投标截止前，投标联合体各方均应注册成政府集中采购机构供应商；</w:t>
      </w:r>
    </w:p>
    <w:p w14:paraId="01DB75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（3）联合体中有同类资质的供应商按照联合体分工承担相同工作的，应当按照资质等级较低的供应商确定资质等级；</w:t>
      </w:r>
    </w:p>
    <w:p w14:paraId="55C2E62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（4）是否允许联合体参加投标，应当由采购人和采购代理机构根据项目的实际情况和潜在供应商的数量自主决定，如果决定接受联合体投标则应当在招标公告中明示；</w:t>
      </w:r>
    </w:p>
    <w:p w14:paraId="5F2324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（5）投标人的投标文件及中标后签署的合同协议对联合体各方均具法律约束力；</w:t>
      </w:r>
    </w:p>
    <w:p w14:paraId="5D89A3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（6）联合体各方应当签订联合体投标协议，明确约定各方拟承担的工作和责任，并将该协议随投标文件一并递交给政府集中采购机构；</w:t>
      </w:r>
    </w:p>
    <w:p w14:paraId="656D0FE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（7）联合体中标后，联合体各方应当共同与采购人签订合同，就中标项目向采购人承担连带责任；</w:t>
      </w:r>
    </w:p>
    <w:p w14:paraId="35CF8F0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3D4D8F0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（9）本通用条款中“投标人”一词亦指联合体各方，专用条款另有规定或说明的除外。</w:t>
      </w:r>
    </w:p>
    <w:p w14:paraId="551D60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6．政策导向</w:t>
      </w:r>
    </w:p>
    <w:p w14:paraId="5CAD417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6.1  政府采购支持本国产品、支持中小企业、监狱企业和残疾人福利性单位发展，支持乡村产业振兴，支持创新、节能减排、绿色环保等。</w:t>
      </w:r>
    </w:p>
    <w:p w14:paraId="2E4E70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6.2  本项目落实深圳市政府采购供应商诚信管理政策要求。</w:t>
      </w:r>
    </w:p>
    <w:p w14:paraId="4339BB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val="en-US" w:eastAsia="zh-CN"/>
        </w:rPr>
      </w:pPr>
      <w:r>
        <w:rPr>
          <w:rFonts w:hint="eastAsia" w:ascii="宋体" w:hAnsi="宋体" w:eastAsia="宋体" w:cs="宋体"/>
          <w:lang w:val="en-US" w:eastAsia="zh-CN"/>
        </w:rPr>
        <w:t>6.3  本项目支持投标人性别平等的相关政策。</w:t>
      </w:r>
    </w:p>
    <w:p w14:paraId="3B9413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7. 本项目若涉及采购货物，则合格的货物及相应服务应满足以下要求：</w:t>
      </w:r>
    </w:p>
    <w:p w14:paraId="3D8E8B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7.1  必须是全新、未使用过的原装合格正品（包括零部件），如安装或配置了软件的，须为正版软件。</w:t>
      </w:r>
    </w:p>
    <w:p w14:paraId="1D6B460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7.2  国产的货物及其有关服务必须符合中华人民共和国的设计、制造生产标准及行业标准。招标公告有其他要求的，亦应符合其要求。</w:t>
      </w:r>
    </w:p>
    <w:p w14:paraId="67B47D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7.3  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26D4A8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7.4  投标人</w:t>
      </w:r>
      <w:bookmarkStart w:id="95" w:name="_Hlk72152753"/>
      <w:r>
        <w:rPr>
          <w:rFonts w:hint="eastAsia" w:ascii="宋体" w:hAnsi="宋体" w:eastAsia="宋体" w:cs="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95"/>
    </w:p>
    <w:p w14:paraId="75543B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2F460EE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7.6  工期要求：投标人在投标时对其所投项目应提交交货进度、交货计划等，在合同规定的时间内完成项目实施工作。</w:t>
      </w:r>
    </w:p>
    <w:p w14:paraId="7A39093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7.7  投标人必须承担的设备运输、安装调试、验收检测和提供设备操作说明书、图纸等其他相关及类似的义务。</w:t>
      </w:r>
    </w:p>
    <w:p w14:paraId="5AD4ED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8．投标费用</w:t>
      </w:r>
    </w:p>
    <w:p w14:paraId="5B69AF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不论投标结果如何，投标人应承担其编制投标文件与递交投标文件所涉及的一切费用。</w:t>
      </w:r>
    </w:p>
    <w:p w14:paraId="105ABE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9．踏勘现场</w:t>
      </w:r>
    </w:p>
    <w:p w14:paraId="6679DA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42EA4F4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9.2投标人及其人员经过采购人的允许，可以进入采购人的项目现场踏勘。若招标文件要求投标人于统一时间地点踏勘现场的，投标人应当按时前往。</w:t>
      </w:r>
    </w:p>
    <w:p w14:paraId="654D8B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9.3采购人应当通过政府集中采购机构向投标人提供有关现场的书面资料和数据。</w:t>
      </w:r>
    </w:p>
    <w:p w14:paraId="4EB607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9.4任何人或任何组织在踏勘现场时向投标人提供的任何书面资料或口头承诺，未经政府集中采购机构在网上发布或书面通知，均作无效处理。</w:t>
      </w:r>
    </w:p>
    <w:p w14:paraId="62A4B8B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9.5未参与踏勘现场不作为否定投标人资格的理由。</w:t>
      </w:r>
    </w:p>
    <w:p w14:paraId="514E477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 w:val="24"/>
        </w:rPr>
        <w:t>10．标前会议</w:t>
      </w:r>
    </w:p>
    <w:p w14:paraId="29D87B3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10.1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4142B5D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10.2任何人或任何组织在标前会议时向投标人提供的任何书面资料或口头承诺，未经政府集中采购机构在网上发布或书面通知，均作无效处理。</w:t>
      </w:r>
    </w:p>
    <w:p w14:paraId="6ACAA4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10.3未参与标前会议不作为否定投标人资格的理由。</w:t>
      </w:r>
    </w:p>
    <w:bookmarkEnd w:id="94"/>
    <w:p w14:paraId="5B43893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4288DD33">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招标文件</w:t>
      </w:r>
    </w:p>
    <w:p w14:paraId="64C4E0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11．</w:t>
      </w:r>
      <w:bookmarkStart w:id="96" w:name="_Hlk72399819"/>
      <w:r>
        <w:rPr>
          <w:rFonts w:hint="eastAsia" w:ascii="宋体" w:hAnsi="宋体" w:eastAsia="宋体" w:cs="宋体"/>
          <w:sz w:val="24"/>
        </w:rPr>
        <w:t>招标文件的编制与组成</w:t>
      </w:r>
    </w:p>
    <w:p w14:paraId="06F877BF">
      <w:pPr>
        <w:pageBreakBefore w:val="0"/>
        <w:kinsoku/>
        <w:overflowPunct/>
        <w:topLinePunct w:val="0"/>
        <w:bidi w:val="0"/>
        <w:snapToGrid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11.1招标文件除以下内容外，政府集中采购机构在招标期间发出的澄清或修改等相关公告或通知内容，均是招标文件的组成部分，对投标人起约束作用；</w:t>
      </w:r>
    </w:p>
    <w:p w14:paraId="32CB9E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招标文件包括下列内容：</w:t>
      </w:r>
    </w:p>
    <w:p w14:paraId="5BECA7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第一册  专用条款</w:t>
      </w:r>
    </w:p>
    <w:p w14:paraId="562699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关键信息</w:t>
      </w:r>
    </w:p>
    <w:p w14:paraId="092AED0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招标公告</w:t>
      </w:r>
    </w:p>
    <w:p w14:paraId="3CC6CE5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对通用条款的补充内容及其他关键信息</w:t>
      </w:r>
    </w:p>
    <w:p w14:paraId="1E4228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用户需求书</w:t>
      </w:r>
    </w:p>
    <w:p w14:paraId="1ADB1F7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rPr>
        <w:t>第四章  投标文件格式及附件</w:t>
      </w:r>
    </w:p>
    <w:p w14:paraId="6A1E8D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合同条款及格式</w:t>
      </w:r>
    </w:p>
    <w:p w14:paraId="6452C2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Cs w:val="21"/>
        </w:rPr>
      </w:pPr>
      <w:r>
        <w:rPr>
          <w:rFonts w:hint="eastAsia" w:ascii="宋体" w:hAnsi="宋体" w:eastAsia="宋体" w:cs="宋体"/>
          <w:b/>
          <w:szCs w:val="21"/>
        </w:rPr>
        <w:t>第二册  通用条款</w:t>
      </w:r>
    </w:p>
    <w:p w14:paraId="325D85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第一章  总则</w:t>
      </w:r>
    </w:p>
    <w:p w14:paraId="2A7F3FF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第二章  招标文件</w:t>
      </w:r>
    </w:p>
    <w:p w14:paraId="72C8DE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第三章  投标文件的编制</w:t>
      </w:r>
    </w:p>
    <w:p w14:paraId="673FA44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第四章  投标文件的递交</w:t>
      </w:r>
    </w:p>
    <w:p w14:paraId="76307EF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第五章  开标</w:t>
      </w:r>
    </w:p>
    <w:p w14:paraId="4F26417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第六章  评审要求</w:t>
      </w:r>
    </w:p>
    <w:p w14:paraId="4D23C7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第七章  评审程序及评审方法</w:t>
      </w:r>
    </w:p>
    <w:p w14:paraId="4B03F21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第八章  定标及公示</w:t>
      </w:r>
    </w:p>
    <w:p w14:paraId="259655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第九章  公开招标失败的后续处理</w:t>
      </w:r>
    </w:p>
    <w:p w14:paraId="3602FAA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第十章  合同的授予与备案</w:t>
      </w:r>
    </w:p>
    <w:p w14:paraId="451ADEE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第十一章  质疑处理</w:t>
      </w:r>
    </w:p>
    <w:p w14:paraId="6AA5FD4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11.2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4348C88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11.3</w:t>
      </w:r>
      <w:r>
        <w:rPr>
          <w:rFonts w:hint="eastAsia" w:ascii="宋体" w:hAnsi="宋体" w:eastAsia="宋体" w:cs="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3AEA2912">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bCs w:val="0"/>
          <w:kern w:val="2"/>
          <w:sz w:val="21"/>
          <w:szCs w:val="24"/>
          <w:lang w:val="en-US" w:eastAsia="zh-CN" w:bidi="ar-SA"/>
        </w:rPr>
      </w:pPr>
      <w:r>
        <w:rPr>
          <w:rFonts w:hint="eastAsia" w:ascii="宋体" w:hAnsi="宋体" w:eastAsia="宋体" w:cs="宋体"/>
          <w:b w:val="0"/>
          <w:bCs w:val="0"/>
          <w:kern w:val="2"/>
          <w:sz w:val="21"/>
          <w:szCs w:val="24"/>
          <w:lang w:val="en-US" w:eastAsia="zh-CN" w:bidi="ar-SA"/>
        </w:rPr>
        <w:t>11.4招标文件所称“原件备查”，是指在项目产生质疑、投诉等阶段，主管部门、采购人、代理机构、评审委员会等可以要求供应商提供原件进行核查。</w:t>
      </w:r>
    </w:p>
    <w:p w14:paraId="00B905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12．招标文件的澄清</w:t>
      </w:r>
    </w:p>
    <w:p w14:paraId="6F6FDA9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12.1招标文件澄清的目的是澄清、解答投标人在查阅招标文件后或现场踏勘中可能提出的与投标有关的疑问或询问。</w:t>
      </w:r>
    </w:p>
    <w:p w14:paraId="7FD845B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12.2投标人如对招标文件内容有疑问，应当在招标公告规定的澄清（提问）截止时间前以网上提问的形式通过网上政府采购系统提交政府集中采购机构。</w:t>
      </w:r>
    </w:p>
    <w:p w14:paraId="1F91035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12.3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13.3、13.4款规定执行。</w:t>
      </w:r>
    </w:p>
    <w:p w14:paraId="5F3B84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13．招标文件的修改</w:t>
      </w:r>
    </w:p>
    <w:p w14:paraId="55E788F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13.1招标文件发出后，在投标截止日期前任何时候，确需要变更招标文件内容的，政府集中采购机构可主动或在解答投标人提出的澄清问题时对招标文件进行修改。</w:t>
      </w:r>
    </w:p>
    <w:p w14:paraId="155E27D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13.2招标文件的修改以书面形式（包括政府集中采购机构网站发布方式，如更正公告等）发送给所有投标人，招标文件的修改内容作为招标文件的组成部分，并具有约束力。</w:t>
      </w:r>
    </w:p>
    <w:p w14:paraId="60E175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78C0E53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96"/>
    </w:p>
    <w:p w14:paraId="4763C5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6DE54F56">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投标文件的编制</w:t>
      </w:r>
    </w:p>
    <w:p w14:paraId="38024F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14．</w:t>
      </w:r>
      <w:bookmarkStart w:id="97" w:name="_Hlk72400236"/>
      <w:r>
        <w:rPr>
          <w:rFonts w:hint="eastAsia" w:ascii="宋体" w:hAnsi="宋体" w:eastAsia="宋体" w:cs="宋体"/>
          <w:sz w:val="24"/>
        </w:rPr>
        <w:t>投标文件的语言及度量单位</w:t>
      </w:r>
    </w:p>
    <w:p w14:paraId="24F06C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24D887D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14.2 除技术规范另有规定外，投标文件使用的度量单位，均采用中华人民共和国法定计量单位。</w:t>
      </w:r>
    </w:p>
    <w:bookmarkEnd w:id="97"/>
    <w:p w14:paraId="70D0760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15．</w:t>
      </w:r>
      <w:bookmarkStart w:id="98" w:name="_Hlk72401567"/>
      <w:r>
        <w:rPr>
          <w:rFonts w:hint="eastAsia" w:ascii="宋体" w:hAnsi="宋体" w:eastAsia="宋体" w:cs="宋体"/>
          <w:sz w:val="24"/>
        </w:rPr>
        <w:t>投标文件的组成</w:t>
      </w:r>
    </w:p>
    <w:p w14:paraId="561FA4E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具体内容在招标文件专用条款中进行规定。</w:t>
      </w:r>
    </w:p>
    <w:p w14:paraId="1FF2C07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16．投标文件格式</w:t>
      </w:r>
    </w:p>
    <w:p w14:paraId="33B4AC4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投标文件包括本通用条款第15条中规定的内容。如招标文件提供了投标文件格式，则</w:t>
      </w:r>
      <w:r>
        <w:rPr>
          <w:rFonts w:hint="eastAsia" w:ascii="宋体" w:hAnsi="宋体" w:eastAsia="宋体" w:cs="宋体"/>
          <w:b/>
          <w:bCs/>
          <w:szCs w:val="21"/>
        </w:rPr>
        <w:t>投标人提交的投标文件应毫无例外地使用招标文件所提供的相应格式</w:t>
      </w:r>
      <w:r>
        <w:rPr>
          <w:rFonts w:hint="eastAsia" w:ascii="宋体" w:hAnsi="宋体" w:eastAsia="宋体" w:cs="宋体"/>
          <w:szCs w:val="21"/>
        </w:rPr>
        <w:t>（表格均可按同样格式扩展）。</w:t>
      </w:r>
    </w:p>
    <w:p w14:paraId="544D460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17．投标货币</w:t>
      </w:r>
    </w:p>
    <w:p w14:paraId="054B618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本项目的投标报价应以人民币计。</w:t>
      </w:r>
    </w:p>
    <w:bookmarkEnd w:id="98"/>
    <w:p w14:paraId="3198AF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18．</w:t>
      </w:r>
      <w:bookmarkStart w:id="99" w:name="_Hlk72401735"/>
      <w:r>
        <w:rPr>
          <w:rFonts w:hint="eastAsia" w:ascii="宋体" w:hAnsi="宋体" w:eastAsia="宋体" w:cs="宋体"/>
          <w:sz w:val="24"/>
        </w:rPr>
        <w:t>证明投标文件投标技术方案的合格性和符合招标文件规定的文件要求</w:t>
      </w:r>
    </w:p>
    <w:p w14:paraId="10B5C5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18.1 投标人应提交证明文件，证明其投标技术方案项下的货物和服务的合格性符合招标文件规定。该投标技术方案及其证明文件均作为投标文件组成部分。</w:t>
      </w:r>
    </w:p>
    <w:p w14:paraId="6219A8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 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2557400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18.2.1主要技术指标和性能的详细说明。</w:t>
      </w:r>
    </w:p>
    <w:p w14:paraId="50FB499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18.2.2投标产品从采购人开始使用至招标文件中规定的周期内正常、连续地使用所必须的备件和专用工具清单，包括备件和专用工具的货源及现行价格。</w:t>
      </w:r>
    </w:p>
    <w:p w14:paraId="08A18A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18.2.3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17AF24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ascii="宋体" w:hAnsi="宋体" w:eastAsia="宋体" w:cs="宋体"/>
        </w:rPr>
        <w:t>清晰度要求能够使用电脑阅读、识别和判断</w:t>
      </w:r>
      <w:r>
        <w:rPr>
          <w:rFonts w:hint="eastAsia" w:ascii="宋体" w:hAnsi="宋体" w:eastAsia="宋体" w:cs="宋体"/>
          <w:szCs w:val="21"/>
        </w:rPr>
        <w:t>；</w:t>
      </w:r>
    </w:p>
    <w:p w14:paraId="69299E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1822E3C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18.3相关资料不符合18.2款要求的，评审委员会有权认定为投标技术方案不合格响应，其相关分数予以扣减或作投标无效处理。</w:t>
      </w:r>
    </w:p>
    <w:p w14:paraId="0B006D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ascii="宋体" w:hAnsi="宋体" w:eastAsia="宋体" w:cs="宋体"/>
        </w:rPr>
        <w:t>满足要求</w:t>
      </w:r>
      <w:r>
        <w:rPr>
          <w:rFonts w:hint="eastAsia" w:ascii="宋体" w:hAnsi="宋体" w:eastAsia="宋体" w:cs="宋体"/>
          <w:szCs w:val="21"/>
        </w:rPr>
        <w:t>，由评审委员会来评判。</w:t>
      </w:r>
    </w:p>
    <w:p w14:paraId="1F1180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18.5除非另有规定或说明，投标人对同一项目投标时，不得同时提供两套或两套以上的投标方案。</w:t>
      </w:r>
    </w:p>
    <w:bookmarkEnd w:id="99"/>
    <w:p w14:paraId="5F5ED0D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19．</w:t>
      </w:r>
      <w:bookmarkStart w:id="100" w:name="_Hlk72402034"/>
      <w:r>
        <w:rPr>
          <w:rFonts w:hint="eastAsia" w:ascii="宋体" w:hAnsi="宋体" w:eastAsia="宋体" w:cs="宋体"/>
          <w:sz w:val="24"/>
        </w:rPr>
        <w:t>投标文件其他证明文件的要求</w:t>
      </w:r>
    </w:p>
    <w:p w14:paraId="67D444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color w:val="FF0000"/>
          <w:szCs w:val="21"/>
        </w:rPr>
      </w:pPr>
      <w:r>
        <w:rPr>
          <w:rFonts w:hint="eastAsia" w:ascii="宋体" w:hAnsi="宋体" w:eastAsia="宋体" w:cs="宋体"/>
          <w:sz w:val="24"/>
        </w:rPr>
        <w:t xml:space="preserve">    </w:t>
      </w:r>
      <w:r>
        <w:rPr>
          <w:rFonts w:hint="eastAsia" w:ascii="宋体" w:hAnsi="宋体" w:eastAsia="宋体" w:cs="宋体"/>
          <w:szCs w:val="21"/>
        </w:rPr>
        <w:t>19.1</w:t>
      </w:r>
      <w:bookmarkStart w:id="101" w:name="_Hlk71407299"/>
      <w:r>
        <w:rPr>
          <w:rFonts w:hint="eastAsia" w:ascii="宋体" w:hAnsi="宋体" w:eastAsia="宋体" w:cs="宋体"/>
          <w:szCs w:val="21"/>
        </w:rPr>
        <w:t>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采购人</w:t>
      </w:r>
      <w:r>
        <w:rPr>
          <w:rFonts w:hint="eastAsia" w:ascii="宋体" w:hAnsi="宋体" w:eastAsia="宋体" w:cs="宋体"/>
          <w:szCs w:val="21"/>
          <w:lang w:eastAsia="zh-CN"/>
        </w:rPr>
        <w:t>、</w:t>
      </w:r>
      <w:r>
        <w:rPr>
          <w:rFonts w:hint="eastAsia" w:ascii="宋体" w:hAnsi="宋体" w:eastAsia="宋体" w:cs="宋体"/>
          <w:szCs w:val="21"/>
        </w:rPr>
        <w:t>代理机构</w:t>
      </w:r>
      <w:r>
        <w:rPr>
          <w:rFonts w:hint="eastAsia" w:ascii="宋体" w:hAnsi="宋体" w:eastAsia="宋体" w:cs="宋体"/>
          <w:szCs w:val="21"/>
          <w:lang w:val="en-US" w:eastAsia="zh-CN"/>
        </w:rPr>
        <w:t>及</w:t>
      </w:r>
      <w:r>
        <w:rPr>
          <w:rFonts w:hint="eastAsia" w:ascii="宋体" w:hAnsi="宋体" w:eastAsia="宋体" w:cs="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101"/>
    <w:p w14:paraId="713FAB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35B7B86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20．投标有效期</w:t>
      </w:r>
    </w:p>
    <w:bookmarkEnd w:id="100"/>
    <w:p w14:paraId="480EC35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02" w:name="_Hlk72402214"/>
      <w:r>
        <w:rPr>
          <w:rFonts w:hint="eastAsia" w:ascii="宋体" w:hAnsi="宋体" w:eastAsia="宋体" w:cs="宋体"/>
          <w:szCs w:val="21"/>
        </w:rPr>
        <w:t>20.1 投标有效期为从投标截止之日算起的日历天数。在此期限内，所有投标文件均保持有效。</w:t>
      </w:r>
    </w:p>
    <w:p w14:paraId="285813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330C2C0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20.3 中标供应商的投标文件有效期，截止于完成本招标文件规定的全部项目内容，并通过竣工验收及保修期结束。</w:t>
      </w:r>
    </w:p>
    <w:bookmarkEnd w:id="102"/>
    <w:p w14:paraId="7FBCEBB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21．</w:t>
      </w:r>
      <w:bookmarkStart w:id="103" w:name="_Hlk72402325"/>
      <w:r>
        <w:rPr>
          <w:rFonts w:hint="eastAsia" w:ascii="宋体" w:hAnsi="宋体" w:eastAsia="宋体" w:cs="宋体"/>
          <w:sz w:val="24"/>
        </w:rPr>
        <w:t xml:space="preserve">关于投标保证金 </w:t>
      </w:r>
    </w:p>
    <w:p w14:paraId="07D1D5E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21.1</w:t>
      </w:r>
      <w:r>
        <w:rPr>
          <w:rFonts w:hint="eastAsia" w:ascii="宋体" w:hAnsi="宋体" w:eastAsia="宋体" w:cs="宋体"/>
        </w:rPr>
        <w:t>根据《深圳市财政局关于调整政府采购投标（响应）保证金管理政策的通知》（深财购〔2021〕51号）文的规定，本项目不收取投标保证金。</w:t>
      </w:r>
    </w:p>
    <w:p w14:paraId="2CEB06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22．投标人的替代方案</w:t>
      </w:r>
    </w:p>
    <w:p w14:paraId="463EED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1E0BD40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103"/>
    <w:p w14:paraId="77AF4D4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23．</w:t>
      </w:r>
      <w:bookmarkStart w:id="104" w:name="_Hlk72402860"/>
      <w:r>
        <w:rPr>
          <w:rFonts w:hint="eastAsia" w:ascii="宋体" w:hAnsi="宋体" w:eastAsia="宋体" w:cs="宋体"/>
          <w:sz w:val="24"/>
        </w:rPr>
        <w:t>投标文件的制作要求</w:t>
      </w:r>
    </w:p>
    <w:p w14:paraId="5171756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23.1投标人应准备所投项目的电子投标文件一份。此电子投标文件须由投标人根据政府集中采购机构提供的后缀名为. szczf的电子招标文件，下载并使用相应的深圳智慧采购平台投标文件制作专用软件打开招标文件（.szczf格式）【下载地址：http://zfcg.szggzy.com:8081/cgxy/013002/list.html】。</w:t>
      </w:r>
    </w:p>
    <w:p w14:paraId="4ECD67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23.2投标人在使用《投标书编制软件》编制投标书时须注意：</w:t>
      </w:r>
    </w:p>
    <w:p w14:paraId="51E7AC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23.2.1导入《投标书编制软件》的招标文件项目编号、包号应与以此制作的投标文件项目编号、包号一致。例如，不能将甲项目A包的招标书导入《投标书编制软件》，制作乙项目B包的投标书。</w:t>
      </w:r>
    </w:p>
    <w:p w14:paraId="6C71EC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23.2.2不能用非本公司的电子密钥加密本公司的投标文件，或者用其它公司的登录用户上传本公司的投标文件。</w:t>
      </w:r>
    </w:p>
    <w:p w14:paraId="3FA7A2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23.2.3要求用《投标书编制软件》编制投标书的包，不能用其它方式编制投标书。编制投标文件时，电脑须连通互联网。</w:t>
      </w:r>
    </w:p>
    <w:p w14:paraId="3E6A740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23.2.4投标文件不能带病毒。政府集中采购机构将用专业杀毒软件对投标文件进行病毒检测，如果这两种软件均报告发现病毒，则政府集中采购机构认为该投标文件带病毒。</w:t>
      </w:r>
    </w:p>
    <w:p w14:paraId="5A20901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23.2.5完整填写“投标关键信息”，如下图所示：</w:t>
      </w:r>
    </w:p>
    <w:p w14:paraId="11F91D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drawing>
          <wp:inline distT="0" distB="0" distL="0" distR="0">
            <wp:extent cx="5278755" cy="2721610"/>
            <wp:effectExtent l="0" t="0" r="0" b="0"/>
            <wp:docPr id="3" name="图片 3"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7C9EAC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p>
    <w:p w14:paraId="76C866F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69F54B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0BE41D6B">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p>
    <w:p w14:paraId="5A591F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备注：上述“开标一览表”中的“投标报价”将作为价格分计算依据；其它信息仅是对投标文件相关内容的概括性表述，不作为评审依据。</w:t>
      </w:r>
    </w:p>
    <w:p w14:paraId="5DDE05C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23.2.6投标人在编辑投标文件时，</w:t>
      </w:r>
      <w:r>
        <w:rPr>
          <w:rFonts w:hint="eastAsia" w:ascii="宋体" w:hAnsi="宋体" w:eastAsia="宋体" w:cs="宋体"/>
          <w:b/>
        </w:rPr>
        <w:t>在投标文件目录中属于本节点内容的必须在本节点中填写，填写到其他节点或附件，</w:t>
      </w:r>
      <w:r>
        <w:rPr>
          <w:rFonts w:hint="eastAsia" w:ascii="宋体" w:hAnsi="宋体" w:eastAsia="宋体" w:cs="宋体"/>
        </w:rPr>
        <w:t>一切后果由供应商自行承担。</w:t>
      </w:r>
    </w:p>
    <w:p w14:paraId="08201E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23.2.7投标文件编写完成后，</w:t>
      </w:r>
      <w:r>
        <w:rPr>
          <w:rFonts w:hint="eastAsia" w:ascii="宋体" w:hAnsi="宋体" w:eastAsia="宋体" w:cs="宋体"/>
          <w:b/>
        </w:rPr>
        <w:t>必须用属于投标人的电子密钥</w:t>
      </w:r>
      <w:r>
        <w:rPr>
          <w:rFonts w:hint="eastAsia" w:ascii="宋体" w:hAnsi="宋体" w:eastAsia="宋体" w:cs="宋体"/>
          <w:b/>
          <w:lang w:val="en-US" w:eastAsia="zh-CN"/>
        </w:rPr>
        <w:t>或电子营业执照</w:t>
      </w:r>
      <w:r>
        <w:rPr>
          <w:rFonts w:hint="eastAsia" w:ascii="宋体" w:hAnsi="宋体" w:eastAsia="宋体" w:cs="宋体"/>
          <w:b/>
        </w:rPr>
        <w:t>进行加密，否则视同未盖公章，将导致投标文件无效。</w:t>
      </w:r>
    </w:p>
    <w:p w14:paraId="63D8D7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5F1D29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23.2.9如果开标时出现网络故障、技术故障，影响了政府采购活动，政府集中采购机构有权采取措施如延期、接受无法从网上上传的投标书等，以保障政府采购活动的公开、公平和公正。</w:t>
      </w:r>
    </w:p>
    <w:p w14:paraId="531E0F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23.3电报、电话、传真形式的投标概不接受。</w:t>
      </w:r>
    </w:p>
    <w:p w14:paraId="170B7C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23.4经投标人电子密钥</w:t>
      </w:r>
      <w:r>
        <w:rPr>
          <w:rFonts w:hint="eastAsia" w:ascii="宋体" w:hAnsi="宋体" w:eastAsia="宋体" w:cs="宋体"/>
          <w:b/>
          <w:lang w:val="en-US" w:eastAsia="zh-CN"/>
        </w:rPr>
        <w:t>或电子营业执照</w:t>
      </w:r>
      <w:r>
        <w:rPr>
          <w:rFonts w:hint="eastAsia" w:ascii="宋体" w:hAnsi="宋体" w:eastAsia="宋体" w:cs="宋体"/>
          <w:b/>
        </w:rPr>
        <w:t>加密的投标文件无须盖章或签字，</w:t>
      </w:r>
      <w:r>
        <w:rPr>
          <w:rFonts w:hint="eastAsia" w:ascii="宋体" w:hAnsi="宋体" w:eastAsia="宋体" w:cs="宋体"/>
        </w:rPr>
        <w:t>专用条款另有要求的除外。</w:t>
      </w:r>
    </w:p>
    <w:p w14:paraId="2D23B03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b/>
        </w:rPr>
        <w:t>23.5</w:t>
      </w:r>
      <w:r>
        <w:rPr>
          <w:rFonts w:hint="eastAsia" w:ascii="宋体" w:hAnsi="宋体" w:eastAsia="宋体" w:cs="宋体"/>
        </w:rPr>
        <w:t xml:space="preserve"> 各类资格（资质）文件提供扫描件，专用条款另有要求的除外。</w:t>
      </w:r>
      <w:bookmarkEnd w:id="104"/>
    </w:p>
    <w:p w14:paraId="206921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6702EDBD">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投标文件的递交</w:t>
      </w:r>
    </w:p>
    <w:p w14:paraId="32FED58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05" w:name="_Hlk72405459"/>
      <w:r>
        <w:rPr>
          <w:rFonts w:hint="eastAsia" w:ascii="宋体" w:hAnsi="宋体" w:eastAsia="宋体" w:cs="宋体"/>
          <w:sz w:val="24"/>
        </w:rPr>
        <w:t>24．投标文件的保密</w:t>
      </w:r>
    </w:p>
    <w:p w14:paraId="0AB5090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eastAsia="宋体" w:cs="宋体"/>
          <w:lang w:val="en-US" w:eastAsia="zh-CN"/>
        </w:rPr>
        <w:t>投</w:t>
      </w:r>
      <w:r>
        <w:rPr>
          <w:rFonts w:hint="eastAsia" w:ascii="宋体" w:hAnsi="宋体" w:eastAsia="宋体" w:cs="宋体"/>
        </w:rPr>
        <w:t>标文件自动进行加密，此加密程序确保投标文件在到达投标截止时间后才能解密查看。在加密过程中，请按照软件提示进行操作。加密界面如下图所示：</w:t>
      </w:r>
    </w:p>
    <w:p w14:paraId="00349731">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kern w:val="0"/>
          <w:sz w:val="24"/>
        </w:rPr>
      </w:pPr>
      <w:r>
        <w:rPr>
          <w:rFonts w:hint="eastAsia" w:ascii="宋体" w:hAnsi="宋体" w:eastAsia="宋体" w:cs="宋体"/>
        </w:rPr>
        <w:drawing>
          <wp:inline distT="0" distB="0" distL="0" distR="0">
            <wp:extent cx="5278755" cy="2721610"/>
            <wp:effectExtent l="0" t="0" r="0" b="0"/>
            <wp:docPr id="8" name="图片 8"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形用户界面, 应用程序&#10;&#10;描述已自动生成"/>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278755" cy="2721610"/>
                    </a:xfrm>
                    <a:prstGeom prst="rect">
                      <a:avLst/>
                    </a:prstGeom>
                    <a:noFill/>
                    <a:ln>
                      <a:noFill/>
                    </a:ln>
                  </pic:spPr>
                </pic:pic>
              </a:graphicData>
            </a:graphic>
          </wp:inline>
        </w:drawing>
      </w:r>
    </w:p>
    <w:p w14:paraId="2BE765E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5F3FBB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rPr>
        <w:drawing>
          <wp:inline distT="0" distB="0" distL="0" distR="0">
            <wp:extent cx="5278755" cy="2732405"/>
            <wp:effectExtent l="0" t="0" r="0" b="0"/>
            <wp:docPr id="9" name="图片 9"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形用户界面&#10;&#10;描述已自动生成"/>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78755" cy="2732405"/>
                    </a:xfrm>
                    <a:prstGeom prst="rect">
                      <a:avLst/>
                    </a:prstGeom>
                    <a:noFill/>
                    <a:ln>
                      <a:noFill/>
                    </a:ln>
                  </pic:spPr>
                </pic:pic>
              </a:graphicData>
            </a:graphic>
          </wp:inline>
        </w:drawing>
      </w:r>
    </w:p>
    <w:p w14:paraId="72374F1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val="0"/>
        </w:rPr>
      </w:pPr>
    </w:p>
    <w:p w14:paraId="45B9AC7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rPr>
      </w:pPr>
      <w:r>
        <w:rPr>
          <w:rFonts w:hint="eastAsia" w:ascii="宋体" w:hAnsi="宋体" w:eastAsia="宋体" w:cs="宋体"/>
          <w:b/>
        </w:rPr>
        <w:t>24.2若采购项目出现延期情况：</w:t>
      </w:r>
    </w:p>
    <w:p w14:paraId="37C252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sz w:val="24"/>
        </w:rPr>
      </w:pPr>
      <w:r>
        <w:rPr>
          <w:rFonts w:hint="eastAsia" w:ascii="宋体" w:hAnsi="宋体" w:eastAsia="宋体" w:cs="宋体"/>
          <w:b/>
        </w:rPr>
        <w:t>如果供下载的招标文件（后缀名为.</w:t>
      </w:r>
      <w:r>
        <w:rPr>
          <w:rFonts w:hint="eastAsia" w:ascii="宋体" w:hAnsi="宋体" w:eastAsia="宋体" w:cs="宋体"/>
        </w:rPr>
        <w:t xml:space="preserve"> </w:t>
      </w:r>
      <w:r>
        <w:rPr>
          <w:rFonts w:hint="eastAsia" w:ascii="宋体" w:hAnsi="宋体" w:eastAsia="宋体" w:cs="宋体"/>
          <w:b/>
        </w:rPr>
        <w:t>szczf）有更新，投标人必须重新下载招标文件、重新制作投标文件、重新加密投标文件、重新上传投标文件；如果供下载的招标文件（后缀名为.</w:t>
      </w:r>
      <w:r>
        <w:rPr>
          <w:rFonts w:hint="eastAsia" w:ascii="宋体" w:hAnsi="宋体" w:eastAsia="宋体" w:cs="宋体"/>
        </w:rPr>
        <w:t xml:space="preserve"> </w:t>
      </w:r>
      <w:r>
        <w:rPr>
          <w:rFonts w:hint="eastAsia" w:ascii="宋体" w:hAnsi="宋体" w:eastAsia="宋体" w:cs="宋体"/>
          <w:b/>
        </w:rPr>
        <w:t>szczf）没有更新，投标人必须重新加密投标文件、重新上传投标文件（是否重新制作投标文件根据项目实际情况定）。否则，投标人自行承担投标文件无法解密导致投标无效的后果。</w:t>
      </w:r>
    </w:p>
    <w:p w14:paraId="1112A6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25．上传投标文件及投标截止日期</w:t>
      </w:r>
    </w:p>
    <w:p w14:paraId="1843C296">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rPr>
      </w:pPr>
      <w:r>
        <w:rPr>
          <w:rFonts w:hint="eastAsia" w:ascii="宋体" w:hAnsi="宋体" w:eastAsia="宋体" w:cs="宋体"/>
        </w:rPr>
        <w:t>25.1实行网上投标，投标人必须在招标文件规定的投标截止时间前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eastAsia="宋体" w:cs="宋体"/>
          <w:lang w:val="en-US" w:eastAsia="zh-CN"/>
        </w:rPr>
        <w:t>采购公告中的技术支持电话</w:t>
      </w:r>
      <w:r>
        <w:rPr>
          <w:rFonts w:hint="eastAsia" w:ascii="宋体" w:hAnsi="宋体" w:eastAsia="宋体" w:cs="宋体"/>
        </w:rPr>
        <w:t>。如多次上传均告失败，请在投标截止时间之前携带加密后的电子投标文件送达至</w:t>
      </w:r>
      <w:r>
        <w:rPr>
          <w:rFonts w:hint="eastAsia" w:ascii="宋体" w:hAnsi="宋体" w:eastAsia="宋体" w:cs="宋体"/>
          <w:b/>
          <w:bCs/>
          <w:szCs w:val="21"/>
        </w:rPr>
        <w:t>深圳公共资源交易中心（深圳交易集团有限公司龙华分公司）（地址：深圳市龙华区观湖街道大和社区大和路288号宝观城锦鲤大厦办公楼22楼）协助上传，但上传过程中投标截止时间到达仍无法上传成功的，由投标人自行负责</w:t>
      </w:r>
      <w:r>
        <w:rPr>
          <w:rFonts w:hint="eastAsia" w:ascii="宋体" w:hAnsi="宋体" w:eastAsia="宋体" w:cs="宋体"/>
        </w:rPr>
        <w:t>。</w:t>
      </w:r>
    </w:p>
    <w:p w14:paraId="036C29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237E55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25.3投标截止时间以后不得上传投标文件。</w:t>
      </w:r>
    </w:p>
    <w:p w14:paraId="3274086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p w14:paraId="3A0676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p>
    <w:bookmarkEnd w:id="105"/>
    <w:p w14:paraId="0AE00A8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26. 样品、现场演示、方案讲解</w:t>
      </w:r>
    </w:p>
    <w:p w14:paraId="25B49A5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26.1 样品、现场演示、方案讲解等事项在招标文件专用条款中进行规定。</w:t>
      </w:r>
    </w:p>
    <w:p w14:paraId="6623A1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06" w:name="_Hlk72428346"/>
      <w:r>
        <w:rPr>
          <w:rFonts w:hint="eastAsia" w:ascii="宋体" w:hAnsi="宋体" w:eastAsia="宋体" w:cs="宋体"/>
          <w:sz w:val="24"/>
        </w:rPr>
        <w:t>27．投标文件的修改和撤销</w:t>
      </w:r>
    </w:p>
    <w:p w14:paraId="3CC1E5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27.1投标方在提交投标文件后可对其投标文件进行修改并重新上传投标文件或在网上进行撤销投标的操作。</w:t>
      </w:r>
    </w:p>
    <w:p w14:paraId="47C4278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27.2投标截止时间以后不得修改投标文件。</w:t>
      </w:r>
    </w:p>
    <w:p w14:paraId="26A38C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27.3从投标截止期至投标人在投标文件中确定的投标有效期之间的这段时间内，投标人不得撤回其投标。</w:t>
      </w:r>
    </w:p>
    <w:p w14:paraId="026090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27.4政府集中采购机构不退还投标文件，专用条款另有规定的除外。</w:t>
      </w:r>
    </w:p>
    <w:bookmarkEnd w:id="106"/>
    <w:p w14:paraId="57ED301A">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开标</w:t>
      </w:r>
    </w:p>
    <w:p w14:paraId="1CC2A48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28．开标</w:t>
      </w:r>
    </w:p>
    <w:p w14:paraId="2B832F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66A6D98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28.2政府集中采购机构将在满足开标条件（①解密时间结束，解密后的投标供应商数量满足开标要求或②解密时间结束前所有投标供应商均完成投标文件解密）后，对投标文件进行开标，并在网上公布开标结果。</w:t>
      </w:r>
    </w:p>
    <w:p w14:paraId="19E04FB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3822803E">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评审要求</w:t>
      </w:r>
    </w:p>
    <w:p w14:paraId="7B75F71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29．评审委员会组成</w:t>
      </w:r>
    </w:p>
    <w:p w14:paraId="223555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29.1网上开标结束后召开评审会议，</w:t>
      </w:r>
      <w:r>
        <w:rPr>
          <w:rFonts w:hint="eastAsia" w:ascii="宋体" w:hAnsi="宋体" w:eastAsia="宋体" w:cs="宋体"/>
          <w:szCs w:val="21"/>
        </w:rPr>
        <w:t>评审委员会</w:t>
      </w:r>
      <w:r>
        <w:rPr>
          <w:rFonts w:hint="eastAsia" w:ascii="宋体" w:hAnsi="宋体" w:eastAsia="宋体" w:cs="宋体"/>
        </w:rPr>
        <w:t>由政府集中采购机构依法组建，负责评审活动。</w:t>
      </w:r>
    </w:p>
    <w:p w14:paraId="5EEF3D2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bookmarkStart w:id="107" w:name="_Hlk72436580"/>
      <w:r>
        <w:rPr>
          <w:rFonts w:hint="eastAsia" w:ascii="宋体" w:hAnsi="宋体" w:eastAsia="宋体" w:cs="宋体"/>
        </w:rPr>
        <w:t>评审委员会由采购人代表和评审专家组成，成员人数应当为5人以上单数（部分条件下为7人以上单数），其中评审专家不得少于成员总数的三分之二。</w:t>
      </w:r>
      <w:bookmarkEnd w:id="107"/>
      <w:r>
        <w:rPr>
          <w:rFonts w:hint="eastAsia" w:ascii="宋体" w:hAnsi="宋体" w:eastAsia="宋体" w:cs="宋体"/>
        </w:rPr>
        <w:t>评定分离项目评审专家均由评审专家组成。</w:t>
      </w:r>
      <w:r>
        <w:rPr>
          <w:rFonts w:hint="eastAsia" w:ascii="宋体" w:hAnsi="宋体" w:eastAsia="宋体" w:cs="宋体"/>
          <w:szCs w:val="21"/>
        </w:rPr>
        <w:t>评审专家一般是</w:t>
      </w:r>
      <w:r>
        <w:rPr>
          <w:rFonts w:hint="eastAsia" w:ascii="宋体" w:hAnsi="宋体" w:eastAsia="宋体" w:cs="宋体"/>
        </w:rPr>
        <w:t>从深圳市政府采购评审专家库中随机抽取。采购人代表须持本单位签发的《评审授权书》参加评审。</w:t>
      </w:r>
    </w:p>
    <w:p w14:paraId="79794D5B">
      <w:pPr>
        <w:pStyle w:val="2"/>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color w:val="FF0000"/>
          <w:kern w:val="2"/>
          <w:sz w:val="21"/>
          <w:szCs w:val="24"/>
          <w:lang w:val="en-US" w:eastAsia="zh-CN" w:bidi="ar-SA"/>
        </w:rPr>
      </w:pPr>
      <w:r>
        <w:rPr>
          <w:rFonts w:hint="eastAsia" w:ascii="宋体" w:hAnsi="宋体" w:eastAsia="宋体" w:cs="宋体"/>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14:paraId="46F7B35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29.2评审定标应当遵循公平、公正、科学、择优的原则。</w:t>
      </w:r>
    </w:p>
    <w:p w14:paraId="2E2415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29.3评审活动依法进行，任何单位和个人不得非法干预评标过程和结果。</w:t>
      </w:r>
    </w:p>
    <w:p w14:paraId="448AFB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29.4评审过程中不允许违背评标程序或采用招标文件未载明的评标方法或评标因素进行评标。</w:t>
      </w:r>
    </w:p>
    <w:p w14:paraId="7DCD9CF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29.5 开标后，直到签订合同为止，凡属于对投标文件的审查、澄清、评价和比较的有关资料以及中标候选人的推荐情况、与评审有关的其他任何情况均严格保密（</w:t>
      </w:r>
      <w:r>
        <w:rPr>
          <w:rFonts w:hint="eastAsia" w:ascii="宋体" w:hAnsi="宋体" w:eastAsia="宋体" w:cs="宋体"/>
        </w:rPr>
        <w:t>信息公开的内容除外</w:t>
      </w:r>
      <w:r>
        <w:rPr>
          <w:rFonts w:hint="eastAsia" w:ascii="宋体" w:hAnsi="宋体" w:eastAsia="宋体" w:cs="宋体"/>
          <w:bCs/>
        </w:rPr>
        <w:t>）。</w:t>
      </w:r>
    </w:p>
    <w:p w14:paraId="3899B9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30．向评审委员会提供的资料</w:t>
      </w:r>
    </w:p>
    <w:p w14:paraId="350C27C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30.1公开发布的招标文件，包括图纸、服务清单、答疑文件等；</w:t>
      </w:r>
    </w:p>
    <w:p w14:paraId="18212AF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30.2其他评标必须的资料。</w:t>
      </w:r>
    </w:p>
    <w:p w14:paraId="35F1106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30.3</w:t>
      </w:r>
      <w:r>
        <w:rPr>
          <w:rFonts w:hint="eastAsia" w:ascii="宋体" w:hAnsi="宋体" w:eastAsia="宋体" w:cs="宋体"/>
          <w:szCs w:val="21"/>
        </w:rPr>
        <w:t>评审委员会</w:t>
      </w:r>
      <w:r>
        <w:rPr>
          <w:rFonts w:hint="eastAsia" w:ascii="宋体" w:hAnsi="宋体" w:eastAsia="宋体" w:cs="宋体"/>
        </w:rPr>
        <w:t>应当认真研究招标文件，至少应了解熟悉以下内容：</w:t>
      </w:r>
    </w:p>
    <w:p w14:paraId="5C1E8D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（1）招标的目的；</w:t>
      </w:r>
    </w:p>
    <w:p w14:paraId="74D094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（2）招标项目需求的范围和性质；</w:t>
      </w:r>
    </w:p>
    <w:p w14:paraId="222D619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（3）招标文件规定的投标人的资格、财政预算限额、商务条款；</w:t>
      </w:r>
    </w:p>
    <w:p w14:paraId="69F1D37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（4）招标文件规定的评标程序、评标方法和评标因素；</w:t>
      </w:r>
    </w:p>
    <w:p w14:paraId="5088172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（5）招标文件所列示的资格性审查表及符合性审查表。</w:t>
      </w:r>
    </w:p>
    <w:p w14:paraId="524640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31．独立评审</w:t>
      </w:r>
    </w:p>
    <w:p w14:paraId="502128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31.1</w:t>
      </w:r>
      <w:r>
        <w:rPr>
          <w:rFonts w:hint="eastAsia" w:ascii="宋体" w:hAnsi="宋体" w:eastAsia="宋体" w:cs="宋体"/>
          <w:szCs w:val="21"/>
        </w:rPr>
        <w:t>评审委员会</w:t>
      </w:r>
      <w:r>
        <w:rPr>
          <w:rFonts w:hint="eastAsia" w:ascii="宋体" w:hAnsi="宋体" w:eastAsia="宋体" w:cs="宋体"/>
          <w:bCs/>
        </w:rPr>
        <w:t>成员的评标活动应当独立进行，并应遵循投标文件初审、澄清有关问题、比较与评价、确定中标供应商、编写评审报告的工作程序。</w:t>
      </w:r>
    </w:p>
    <w:p w14:paraId="1CA9FF2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szCs w:val="21"/>
        </w:rPr>
      </w:pPr>
    </w:p>
    <w:p w14:paraId="235ADE2C">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评审程序及评审方法</w:t>
      </w:r>
    </w:p>
    <w:p w14:paraId="0D62A2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32．投标文件初审</w:t>
      </w:r>
    </w:p>
    <w:p w14:paraId="75531F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32.1投标文件初审包括资格性审查和符合性审查。</w:t>
      </w:r>
    </w:p>
    <w:p w14:paraId="0AE904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资格性审查：依据法律法规和招标文件的规定，对投标文件中的资格证明等进行审查，以确定投标供应商是否具备投标资格。</w:t>
      </w:r>
    </w:p>
    <w:p w14:paraId="24E327C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符合性审查：依据招标文件的规定，对投标文件的有效性、完整性和对招标文件的响应程度进行审查，以确定是否满足符合性审查的要求。</w:t>
      </w:r>
    </w:p>
    <w:p w14:paraId="1D55589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32.2 投标文件初审内容请详见《资格性审查表》和《符合性审查表》部分。投标人若有一条审查不通过则按投标无效处理。</w:t>
      </w:r>
    </w:p>
    <w:p w14:paraId="0CB753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 投标文件初审中关于供应商家数的计算:</w:t>
      </w:r>
    </w:p>
    <w:p w14:paraId="56AC6EB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12F51B8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eastAsia="宋体" w:cs="宋体"/>
          <w:bCs/>
          <w:szCs w:val="21"/>
        </w:rPr>
        <w:t>评审委员会</w:t>
      </w:r>
      <w:r>
        <w:rPr>
          <w:rFonts w:hint="eastAsia" w:ascii="宋体" w:hAnsi="宋体" w:eastAsia="宋体" w:cs="宋体"/>
          <w:bCs/>
        </w:rPr>
        <w:t>按照招标文件规定的方式确定一个投标人获得中标人推荐资格，招标文件未规定的采取随机抽取方式确定，其他同品牌投标人不作为中标候选人。</w:t>
      </w:r>
    </w:p>
    <w:p w14:paraId="5545483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Cs/>
        </w:rPr>
      </w:pPr>
      <w:r>
        <w:rPr>
          <w:rFonts w:hint="eastAsia" w:ascii="宋体" w:hAnsi="宋体" w:eastAsia="宋体" w:cs="宋体"/>
          <w:bCs/>
        </w:rPr>
        <w:t>32.3.3非单一产品采购项目，采购人应当根据采购项目技术构成、产品价格比重等合理确定核心产品，并在招标文件中载明。多家投标人提供的核心产品品牌相同的，按前两款规定处理。</w:t>
      </w:r>
    </w:p>
    <w:p w14:paraId="767EA65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32.4投标人投标文件作无效处理的情形，具体包括但不限于以下：</w:t>
      </w:r>
    </w:p>
    <w:p w14:paraId="4C06E3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32.4.1不同投标人的投标文件由同一单位或者同一个人编制，或者由同一个人分阶段参与编制；</w:t>
      </w:r>
    </w:p>
    <w:p w14:paraId="49AFC6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32.4.2不同投标人委托同一单位或者个人办理投标事宜；</w:t>
      </w:r>
    </w:p>
    <w:p w14:paraId="66EB41F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32.4.3不同投标人的投标文件载明的项目管理成员或者联系人员为同一人；</w:t>
      </w:r>
    </w:p>
    <w:p w14:paraId="6CA2B7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32.4.4不同投标人的投标文件异常一致或者投标报价呈规律性差异；</w:t>
      </w:r>
    </w:p>
    <w:p w14:paraId="754B504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32.4.5不同投标供应商的投标文件或部分投标文件相互混装；</w:t>
      </w:r>
    </w:p>
    <w:p w14:paraId="187FF67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32.4.6投标供应商之间相互约定给予未中标的供应商利益补偿；</w:t>
      </w:r>
    </w:p>
    <w:p w14:paraId="42F10F2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32.4.7不同投标供应商的法定代表人、主要经营负责人、项目投标授权代表人、项目负责人、主要技术人员为同一人、属同一单位或者同一单位缴纳社会保险；</w:t>
      </w:r>
    </w:p>
    <w:p w14:paraId="51C13CA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32.4.8不同投标供应商的投标文件内容存在非正常一致；</w:t>
      </w:r>
    </w:p>
    <w:p w14:paraId="606D9B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32.4.9在同一单位工作人员为两家以上（含两家）供应商进行同一项投标活动；</w:t>
      </w:r>
    </w:p>
    <w:p w14:paraId="474EFB1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32.4.10主管部门依照法律、法规认定的其他情形。</w:t>
      </w:r>
    </w:p>
    <w:p w14:paraId="56CE8AC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32.5对不属于《资格性审查表》和《符合性审查表》所列的其他情形，除专用条款另有规定和32.4条款所列情形外，不得作为投标无效的理由。</w:t>
      </w:r>
    </w:p>
    <w:p w14:paraId="023779C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33．澄清有关问题</w:t>
      </w:r>
    </w:p>
    <w:p w14:paraId="7D7FD7C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bookmarkStart w:id="108" w:name="_Hlk71407321"/>
      <w:r>
        <w:rPr>
          <w:rFonts w:hint="eastAsia" w:ascii="宋体" w:hAnsi="宋体" w:eastAsia="宋体" w:cs="宋体"/>
        </w:rPr>
        <w:t>33.1对招标文件中描述有歧义或前后不一致的地方（不含</w:t>
      </w:r>
      <w:r>
        <w:rPr>
          <w:rFonts w:hint="eastAsia" w:ascii="宋体" w:hAnsi="宋体" w:eastAsia="宋体" w:cs="宋体"/>
          <w:szCs w:val="21"/>
        </w:rPr>
        <w:t>招标文件存在歧义、重大缺陷导致评审工作无法进行的情况）</w:t>
      </w:r>
      <w:r>
        <w:rPr>
          <w:rFonts w:hint="eastAsia" w:ascii="宋体" w:hAnsi="宋体" w:eastAsia="宋体" w:cs="宋体"/>
        </w:rPr>
        <w:t>，评审委员会有权进行评判，但对同一条款的评判应适用于每个投标人。</w:t>
      </w:r>
      <w:bookmarkEnd w:id="108"/>
    </w:p>
    <w:p w14:paraId="7BB7F19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33.2</w:t>
      </w:r>
      <w:r>
        <w:rPr>
          <w:rFonts w:hint="eastAsia" w:ascii="宋体" w:hAnsi="宋体" w:eastAsia="宋体" w:cs="宋体"/>
          <w:szCs w:val="21"/>
        </w:rPr>
        <w:t>评审委员会发现招标文件存在歧义、重大缺陷导致评审工作无法进行，或者招标文件内容违反国家有关强制性规定的，应当停止评审工作，与政府集中采购机构沟通并作书面记录。经确认后，项目应当修改招标文件，重新组织采购活动。</w:t>
      </w:r>
    </w:p>
    <w:p w14:paraId="10BAD0B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33.3对于投标文件中含义不明确、同类问题表述不一致或者有明显文字和计算错误的内容，评审委员会应当以书面形式要求投标人作出必要的澄清、说明或者补正。</w:t>
      </w:r>
    </w:p>
    <w:p w14:paraId="5D23613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1C168FA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根据本通用条款第34条，凡属于评审委员会在评审中发现的算术错误进行核实的修改不在此列。</w:t>
      </w:r>
    </w:p>
    <w:p w14:paraId="17201ED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09" w:name="_Toc73518151"/>
      <w:bookmarkStart w:id="110" w:name="_Toc73521581"/>
      <w:bookmarkStart w:id="111" w:name="_Toc100052400"/>
      <w:bookmarkStart w:id="112" w:name="_Toc73517673"/>
      <w:bookmarkStart w:id="113" w:name="_Toc73521669"/>
      <w:r>
        <w:rPr>
          <w:rFonts w:hint="eastAsia" w:ascii="宋体" w:hAnsi="宋体" w:eastAsia="宋体" w:cs="宋体"/>
          <w:sz w:val="24"/>
        </w:rPr>
        <w:t>34．错误的修正</w:t>
      </w:r>
      <w:bookmarkEnd w:id="109"/>
      <w:bookmarkEnd w:id="110"/>
      <w:bookmarkEnd w:id="111"/>
      <w:bookmarkEnd w:id="112"/>
      <w:bookmarkEnd w:id="113"/>
    </w:p>
    <w:p w14:paraId="1DD9B9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投标文件报价出现前后不一致的，除专用条款另有规定外，按照下列规定修正：</w:t>
      </w:r>
    </w:p>
    <w:p w14:paraId="7426552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34.1投标文件中开标一览表投标报价内容与投标文件中投标报价相应内容不一致的，以开标一览表为准；</w:t>
      </w:r>
    </w:p>
    <w:p w14:paraId="3D00BE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34.2大写金额和小写金额不一致的，以大写金额为准；</w:t>
      </w:r>
    </w:p>
    <w:p w14:paraId="4C8F277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34.3单价金额小数点或者百分比有明显错位，以开标一览表的总价为准，并修改单价；</w:t>
      </w:r>
    </w:p>
    <w:p w14:paraId="3A1CC3B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34.4总价金额与按单价汇总金额不一致的，以单价金额计算结果为准。</w:t>
      </w:r>
    </w:p>
    <w:p w14:paraId="419555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34.5同时出现两种以上不一致的，按照前款规定的顺序修正。修正后的报价按照本通用条款33条的规定，经投标人确认后产生约束力，投标人不确认的，其投标无效。</w:t>
      </w:r>
    </w:p>
    <w:p w14:paraId="39BF8F3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35．投标文件的比较与评价</w:t>
      </w:r>
    </w:p>
    <w:p w14:paraId="400345E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6D2D9C7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评审委员会成员对需要共同认定的事项存在争议的，应当按照少数服从多数的原则作出结论。持不同意见的评审委员会成员应当书面作出说明，否则视为无异议。</w:t>
      </w:r>
    </w:p>
    <w:p w14:paraId="0BBC9D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36. 实地考察或资料查验</w:t>
      </w:r>
    </w:p>
    <w:p w14:paraId="35913CE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36.1</w:t>
      </w:r>
      <w:r>
        <w:rPr>
          <w:rFonts w:hint="eastAsia" w:ascii="宋体" w:hAnsi="宋体" w:eastAsia="宋体" w:cs="宋体"/>
          <w:szCs w:val="21"/>
          <w:lang w:val="en-US" w:eastAsia="zh-CN"/>
        </w:rPr>
        <w:t>在评审期间，评审委员会根据招标文件规定（详见“一、对通用条款的补充内容”），有权对本项目的投标人开展实地考察，投标人需时刻做好接收实地考察的准备。</w:t>
      </w:r>
    </w:p>
    <w:p w14:paraId="7BCECF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37．评审方法</w:t>
      </w:r>
    </w:p>
    <w:p w14:paraId="259834A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37.1.1最低价法</w:t>
      </w:r>
    </w:p>
    <w:p w14:paraId="1903E4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bookmarkStart w:id="114" w:name="_Hlk72438142"/>
      <w:r>
        <w:rPr>
          <w:rFonts w:hint="eastAsia" w:ascii="宋体" w:hAnsi="宋体" w:eastAsia="宋体" w:cs="宋体"/>
        </w:rPr>
        <w:t>最低价法，是指投标文件满足招标文件全部实质性要求，且投标报价最低的投标人为中标候选人的评标方法</w:t>
      </w:r>
      <w:r>
        <w:rPr>
          <w:rFonts w:hint="eastAsia" w:ascii="宋体" w:hAnsi="宋体" w:eastAsia="宋体" w:cs="宋体"/>
          <w:lang w:eastAsia="zh-CN"/>
        </w:rPr>
        <w:t>。</w:t>
      </w:r>
    </w:p>
    <w:p w14:paraId="675FE2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lang w:eastAsia="zh-CN"/>
        </w:rPr>
        <w:t>采用最低价法的，评标结果按投标报价由低到高顺序排列。投标报价相同的并列。投标文件满足招标文件全部实质性要求且投标报价最低的投标人为排名第一的中标候选人。</w:t>
      </w:r>
      <w:r>
        <w:rPr>
          <w:rFonts w:hint="eastAsia" w:ascii="宋体" w:hAnsi="宋体" w:eastAsia="宋体" w:cs="宋体"/>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4ECAFE2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37.1.2综合评分法</w:t>
      </w:r>
    </w:p>
    <w:p w14:paraId="05E9494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rPr>
        <w:t>综合评分法，是指在满足招标文件全部实质性要求的前提下，按照招标文件中规定的各项因素进行综合评审，评审总得分排名前列的投标人，作为推荐的候选中标供应商</w:t>
      </w:r>
      <w:bookmarkEnd w:id="114"/>
      <w:r>
        <w:rPr>
          <w:rFonts w:hint="eastAsia" w:ascii="宋体" w:hAnsi="宋体" w:eastAsia="宋体" w:cs="宋体"/>
          <w:lang w:eastAsia="zh-CN"/>
        </w:rPr>
        <w:t>。</w:t>
      </w:r>
    </w:p>
    <w:p w14:paraId="04E2375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lang w:eastAsia="zh-CN"/>
        </w:rPr>
      </w:pPr>
      <w:r>
        <w:rPr>
          <w:rFonts w:hint="eastAsia" w:ascii="宋体" w:hAnsi="宋体" w:eastAsia="宋体" w:cs="宋体"/>
          <w:lang w:eastAsia="zh-CN"/>
        </w:rPr>
        <w:t>采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排名第一的中标候选人。</w:t>
      </w:r>
      <w:r>
        <w:rPr>
          <w:rFonts w:hint="eastAsia" w:ascii="宋体" w:hAnsi="宋体" w:eastAsia="宋体" w:cs="宋体"/>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56D28D4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37.2本项目采用的评审方法见本项目招标文件第一册“专用条款”的相关内容。</w:t>
      </w:r>
    </w:p>
    <w:p w14:paraId="44F278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37.3重新评审的情形</w:t>
      </w:r>
    </w:p>
    <w:p w14:paraId="53B5574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kern w:val="0"/>
          <w:szCs w:val="21"/>
        </w:rPr>
        <w:t>评审结果汇总完成后，除下列情形外，任何人不得修改评审结果：</w:t>
      </w:r>
    </w:p>
    <w:p w14:paraId="4C40CA6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37.3.1分值汇总计算错误的；</w:t>
      </w:r>
    </w:p>
    <w:p w14:paraId="7E7A06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37.3.2分项评分超出评分标准范围的；</w:t>
      </w:r>
    </w:p>
    <w:p w14:paraId="1918CC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37.3.3评审委员会成员对客观评审因素评分不一致的；</w:t>
      </w:r>
    </w:p>
    <w:p w14:paraId="7E60EC9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37.3.4经评审委员会认定评分畸高、畸低的。</w:t>
      </w:r>
    </w:p>
    <w:p w14:paraId="30821D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0F406C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投标人对本条第一款情形提出质疑的，采购人或者采购代理机构可以组织原评审委员会进行重新评审，重新评审改变评审结果的，应当书面报告本级财政部门。</w:t>
      </w:r>
    </w:p>
    <w:p w14:paraId="1E6DB4B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37.4重新组建评审委员会的情形</w:t>
      </w:r>
    </w:p>
    <w:p w14:paraId="22DE4DA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评审委员会或者其成员存在下列情形导致评审结果无效的，重新组建评审委员会进行评标，并书面报告本级财政部门：</w:t>
      </w:r>
    </w:p>
    <w:p w14:paraId="4432311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37.4.1评审委员会组成不符合《政府采购货物和服务招标投标管理办法》规定的；</w:t>
      </w:r>
    </w:p>
    <w:p w14:paraId="33C5C7B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37.4.2有《政府采购货物和服务招标投标管理办法》第六十二条第一至五项情形的；</w:t>
      </w:r>
    </w:p>
    <w:p w14:paraId="102C48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37.4.3评审委员会及其成员独立评标受到非法干预的；</w:t>
      </w:r>
    </w:p>
    <w:p w14:paraId="290E8F2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37.4.4有政府采购法实施条例第七十五条规定的违法行为的。</w:t>
      </w:r>
    </w:p>
    <w:p w14:paraId="4B492C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0"/>
          <w:szCs w:val="21"/>
        </w:rPr>
      </w:pPr>
      <w:r>
        <w:rPr>
          <w:rFonts w:hint="eastAsia" w:ascii="宋体" w:hAnsi="宋体" w:eastAsia="宋体" w:cs="宋体"/>
          <w:kern w:val="0"/>
          <w:szCs w:val="21"/>
        </w:rPr>
        <w:t>有违法违规行为的原评审委员会成员不得参加重新组建的评审委员会。</w:t>
      </w:r>
    </w:p>
    <w:p w14:paraId="45F7BB1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7E69A6DB">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定标及公示</w:t>
      </w:r>
    </w:p>
    <w:p w14:paraId="2574479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38．定标方法</w:t>
      </w:r>
    </w:p>
    <w:p w14:paraId="624AEA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15" w:name="_Hlk73782795"/>
      <w:r>
        <w:rPr>
          <w:rFonts w:hint="eastAsia" w:ascii="宋体" w:hAnsi="宋体" w:eastAsia="宋体" w:cs="宋体"/>
          <w:szCs w:val="21"/>
        </w:rPr>
        <w:t>38.1非评定分离项目定标方法</w:t>
      </w:r>
    </w:p>
    <w:p w14:paraId="6733364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38.1.1评审委员会依据本项目招标文件所约定的评审方法进行评审和比较，向政府集中采购机构提交书面评审报告，并根据评审方法比较评价结果从优到劣进行排序，确定候选中标供应商。</w:t>
      </w:r>
    </w:p>
    <w:p w14:paraId="7B488C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38.1.2</w:t>
      </w:r>
      <w:r>
        <w:rPr>
          <w:rFonts w:hint="eastAsia" w:ascii="宋体" w:hAnsi="宋体" w:eastAsia="宋体" w:cs="宋体"/>
        </w:rPr>
        <w:t>采用最低价法的，评审结果按投标报价由低到高顺序排列。投标报价相同的并列。投标文件满足招标文件全部实质性要求且投标报价最低的投标人为</w:t>
      </w:r>
      <w:bookmarkStart w:id="116" w:name="_Hlk73821177"/>
      <w:r>
        <w:rPr>
          <w:rFonts w:hint="eastAsia" w:ascii="宋体" w:hAnsi="宋体" w:eastAsia="宋体" w:cs="宋体"/>
        </w:rPr>
        <w:t>中标供应商（排名第二的投标人为第一替补中标候选人、排名第三的投标人为第二替补中标候选人</w:t>
      </w:r>
      <w:bookmarkEnd w:id="116"/>
      <w:r>
        <w:rPr>
          <w:rFonts w:hint="eastAsia" w:ascii="宋体" w:hAnsi="宋体" w:eastAsia="宋体" w:cs="宋体"/>
        </w:rPr>
        <w:t>）。</w:t>
      </w:r>
      <w:r>
        <w:rPr>
          <w:rFonts w:hint="eastAsia" w:ascii="宋体" w:hAnsi="宋体" w:eastAsia="宋体" w:cs="宋体"/>
          <w:b w:val="0"/>
          <w:bCs w:val="0"/>
          <w:kern w:val="2"/>
          <w:sz w:val="21"/>
          <w:szCs w:val="21"/>
          <w:highlight w:val="none"/>
          <w:lang w:val="en-US" w:eastAsia="zh-CN" w:bidi="ar-SA"/>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189992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38.1.3采</w:t>
      </w:r>
      <w:r>
        <w:rPr>
          <w:rFonts w:hint="eastAsia" w:ascii="宋体" w:hAnsi="宋体" w:eastAsia="宋体" w:cs="宋体"/>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为中标供应商（排名第二的投标人为第一替补中标候选人、排名第三的投标人为第二替补中标候选人）。</w:t>
      </w:r>
      <w:r>
        <w:rPr>
          <w:rFonts w:hint="eastAsia" w:ascii="宋体" w:hAnsi="宋体" w:eastAsia="宋体" w:cs="宋体"/>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7FC883A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38.2评定分离项目定标方法</w:t>
      </w:r>
    </w:p>
    <w:p w14:paraId="3459CA3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7AFDE76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 xml:space="preserve">38.2.2 </w:t>
      </w:r>
      <w:bookmarkStart w:id="117" w:name="_Hlk71469733"/>
      <w:r>
        <w:rPr>
          <w:rFonts w:hint="eastAsia" w:ascii="宋体" w:hAnsi="宋体" w:eastAsia="宋体" w:cs="宋体"/>
        </w:rPr>
        <w:t>适用评定分离的政府采购项目，采用综合评分法评审。</w:t>
      </w:r>
      <w:r>
        <w:rPr>
          <w:rFonts w:hint="eastAsia" w:ascii="宋体" w:hAnsi="宋体" w:eastAsia="宋体" w:cs="宋体"/>
          <w:szCs w:val="21"/>
        </w:rPr>
        <w:t>评审委员会按照评审结果，推荐</w:t>
      </w:r>
      <w:r>
        <w:rPr>
          <w:rFonts w:hint="eastAsia" w:ascii="宋体" w:hAnsi="宋体" w:eastAsia="宋体" w:cs="宋体"/>
        </w:rPr>
        <w:t>三个合格的候选中标供应商。</w:t>
      </w:r>
    </w:p>
    <w:p w14:paraId="354B1D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38.2.3</w:t>
      </w:r>
      <w:bookmarkStart w:id="118" w:name="_Hlk71469688"/>
      <w:r>
        <w:rPr>
          <w:rFonts w:hint="eastAsia" w:ascii="宋体" w:hAnsi="宋体" w:eastAsia="宋体" w:cs="宋体"/>
        </w:rPr>
        <w:t>适用评定分离的政府采购项目，</w:t>
      </w:r>
      <w:r>
        <w:rPr>
          <w:rFonts w:hint="eastAsia" w:ascii="宋体" w:hAnsi="宋体" w:eastAsia="宋体" w:cs="宋体"/>
          <w:szCs w:val="21"/>
        </w:rPr>
        <w:t>按照自定法确定中标供应商：自定法是指采购人组织定标委员会，由定标委员会在三家候选中标供应商中确定中标供应商。</w:t>
      </w:r>
      <w:bookmarkEnd w:id="117"/>
      <w:bookmarkEnd w:id="118"/>
    </w:p>
    <w:p w14:paraId="28B26A2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38.2.4政府集中采购机构</w:t>
      </w:r>
      <w:r>
        <w:rPr>
          <w:rFonts w:hint="eastAsia" w:ascii="宋体" w:hAnsi="宋体" w:eastAsia="宋体" w:cs="宋体"/>
        </w:rPr>
        <w:t>应当自评审结束之日起两个工作日内将候选中标供应商名单及其投标文件、评审报告送交采购人</w:t>
      </w:r>
      <w:r>
        <w:rPr>
          <w:rFonts w:hint="eastAsia" w:ascii="宋体" w:hAnsi="宋体" w:eastAsia="宋体" w:cs="宋体"/>
          <w:szCs w:val="21"/>
        </w:rPr>
        <w:t>。</w:t>
      </w:r>
      <w:r>
        <w:rPr>
          <w:rFonts w:hint="eastAsia" w:ascii="宋体" w:hAnsi="宋体" w:eastAsia="宋体" w:cs="宋体"/>
        </w:rPr>
        <w:t>采购人应当安排专人对定标过程进行书面记录，形成定标报告，作为采购文件的组成部分存档，并及时将定标结果反馈政府集中采购机构。具体定标程序及相关要求以按照《深圳市财政局关于</w:t>
      </w:r>
      <w:r>
        <w:rPr>
          <w:rFonts w:hint="eastAsia" w:ascii="宋体" w:hAnsi="宋体" w:eastAsia="宋体" w:cs="宋体"/>
          <w:lang w:val="en-US" w:eastAsia="zh-CN"/>
        </w:rPr>
        <w:t>&lt;</w:t>
      </w:r>
      <w:r>
        <w:rPr>
          <w:rFonts w:hint="eastAsia" w:ascii="宋体" w:hAnsi="宋体" w:eastAsia="宋体" w:cs="宋体"/>
        </w:rPr>
        <w:t>深圳市政府采购评标定标分离管理办法</w:t>
      </w:r>
      <w:r>
        <w:rPr>
          <w:rFonts w:hint="eastAsia" w:ascii="宋体" w:hAnsi="宋体" w:eastAsia="宋体" w:cs="宋体"/>
          <w:lang w:val="en-US" w:eastAsia="zh-CN"/>
        </w:rPr>
        <w:t>&gt;</w:t>
      </w:r>
      <w:r>
        <w:rPr>
          <w:rFonts w:hint="eastAsia" w:ascii="宋体" w:hAnsi="宋体" w:eastAsia="宋体" w:cs="宋体"/>
        </w:rPr>
        <w:t>续期的通知》（深财规〔2023〕1号）执行。</w:t>
      </w:r>
    </w:p>
    <w:p w14:paraId="5D1A9D6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说明：采购人及投标供应商应按照上述方法提前做好相关准备。</w:t>
      </w:r>
    </w:p>
    <w:p w14:paraId="54EC6AD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38.3专用条款另有规定的，按专用条款相关要求定标。</w:t>
      </w:r>
      <w:bookmarkEnd w:id="115"/>
    </w:p>
    <w:p w14:paraId="0EE883E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39．编写评审报告</w:t>
      </w:r>
    </w:p>
    <w:p w14:paraId="617ACCE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4A88C8C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40．中标公告</w:t>
      </w:r>
    </w:p>
    <w:p w14:paraId="6C8E8B7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40.1</w:t>
      </w:r>
      <w:bookmarkStart w:id="119" w:name="_Hlk72438709"/>
      <w:r>
        <w:rPr>
          <w:rFonts w:hint="eastAsia" w:ascii="宋体" w:hAnsi="宋体" w:eastAsia="宋体" w:cs="宋体"/>
          <w:szCs w:val="21"/>
        </w:rPr>
        <w:t>为体现“公开、公平、公正”的原则，评审结束后经采购人确认（确定）评审结果，政府集中采购机构将在</w:t>
      </w:r>
      <w:r>
        <w:rPr>
          <w:rFonts w:hint="eastAsia" w:ascii="宋体" w:hAnsi="宋体" w:eastAsia="宋体" w:cs="宋体"/>
          <w:b/>
          <w:bCs/>
          <w:szCs w:val="21"/>
        </w:rPr>
        <w:t>深圳公共资源交易网（https://szggzy.com/）</w:t>
      </w:r>
      <w:r>
        <w:rPr>
          <w:rFonts w:hint="eastAsia" w:ascii="宋体" w:hAnsi="宋体" w:eastAsia="宋体" w:cs="宋体"/>
          <w:szCs w:val="21"/>
        </w:rPr>
        <w:t>上发布中标结果公告。</w:t>
      </w:r>
      <w:bookmarkEnd w:id="119"/>
      <w:bookmarkStart w:id="120" w:name="_Hlk72438751"/>
      <w:r>
        <w:rPr>
          <w:rFonts w:hint="eastAsia" w:ascii="宋体" w:hAnsi="宋体" w:eastAsia="宋体" w:cs="宋体"/>
          <w:szCs w:val="21"/>
        </w:rPr>
        <w:t>供应商如对评审结果有异议，可在发布公示日期起七个工作日内向政府集中采购机构提出。 监督电话：0755-83948143。若在公示期内未提出质疑，则视为认同该评审结果。</w:t>
      </w:r>
    </w:p>
    <w:bookmarkEnd w:id="120"/>
    <w:p w14:paraId="35EDC0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40.2质疑、投诉供应商应保证质疑、投诉内容的真实性和可靠性，并承担相应的法律责任。</w:t>
      </w:r>
    </w:p>
    <w:p w14:paraId="0A4E896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41．中标通知书</w:t>
      </w:r>
    </w:p>
    <w:p w14:paraId="72C1260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41.1</w:t>
      </w:r>
      <w:bookmarkStart w:id="121" w:name="_Hlk72438863"/>
      <w:r>
        <w:rPr>
          <w:rFonts w:hint="eastAsia" w:ascii="宋体" w:hAnsi="宋体" w:eastAsia="宋体" w:cs="宋体"/>
          <w:szCs w:val="21"/>
        </w:rPr>
        <w:t>中标公告公布以后无异常的情况下,中标供应商和采购人可自行在</w:t>
      </w:r>
      <w:r>
        <w:rPr>
          <w:rFonts w:hint="eastAsia" w:ascii="宋体" w:hAnsi="宋体" w:eastAsia="宋体" w:cs="宋体"/>
          <w:b/>
          <w:bCs/>
          <w:szCs w:val="21"/>
        </w:rPr>
        <w:t>“深圳政府采购智慧平台（http://zfcg.szggzy.com/）”</w:t>
      </w:r>
      <w:r>
        <w:rPr>
          <w:rFonts w:hint="eastAsia" w:ascii="宋体" w:hAnsi="宋体" w:eastAsia="宋体" w:cs="宋体"/>
          <w:szCs w:val="21"/>
        </w:rPr>
        <w:t>上打印</w:t>
      </w:r>
      <w:r>
        <w:rPr>
          <w:rFonts w:hint="eastAsia" w:ascii="宋体" w:hAnsi="宋体" w:eastAsia="宋体" w:cs="宋体"/>
          <w:b/>
          <w:szCs w:val="21"/>
        </w:rPr>
        <w:t>《数字中标通知书》</w:t>
      </w:r>
      <w:r>
        <w:rPr>
          <w:rFonts w:hint="eastAsia" w:ascii="宋体" w:hAnsi="宋体" w:eastAsia="宋体" w:cs="宋体"/>
          <w:szCs w:val="21"/>
        </w:rPr>
        <w:t>。</w:t>
      </w:r>
      <w:bookmarkEnd w:id="121"/>
    </w:p>
    <w:p w14:paraId="53C7A4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41.2中标通知书是合同的重要组成部分。</w:t>
      </w:r>
    </w:p>
    <w:p w14:paraId="66639EB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bookmarkStart w:id="122" w:name="_Hlk71407340"/>
      <w:r>
        <w:rPr>
          <w:rFonts w:hint="eastAsia" w:ascii="宋体" w:hAnsi="宋体" w:eastAsia="宋体" w:cs="宋体"/>
          <w:szCs w:val="21"/>
        </w:rPr>
        <w:t>41.3因质疑投诉或其它原因导致项目结果变更或采购终止的，政府集中采购机构有权吊销中标通知书。</w:t>
      </w:r>
    </w:p>
    <w:bookmarkEnd w:id="122"/>
    <w:p w14:paraId="1960CC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p>
    <w:p w14:paraId="1413D2B0">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公开招标失败的后续处理</w:t>
      </w:r>
    </w:p>
    <w:p w14:paraId="10906C2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42．公开招标失败的处理</w:t>
      </w:r>
    </w:p>
    <w:p w14:paraId="31B4167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Cs w:val="21"/>
        </w:rPr>
        <w:t>42.1本项目公开招标过程中若由于投标截止后</w:t>
      </w:r>
      <w:r>
        <w:rPr>
          <w:rFonts w:hint="eastAsia" w:ascii="宋体" w:hAnsi="宋体" w:eastAsia="宋体" w:cs="宋体"/>
        </w:rPr>
        <w:t>实际递交投标文件的供应商数量不足、经</w:t>
      </w:r>
      <w:r>
        <w:rPr>
          <w:rFonts w:hint="eastAsia" w:ascii="宋体" w:hAnsi="宋体" w:eastAsia="宋体" w:cs="宋体"/>
          <w:szCs w:val="21"/>
        </w:rPr>
        <w:t>评审委员会</w:t>
      </w:r>
      <w:r>
        <w:rPr>
          <w:rFonts w:hint="eastAsia" w:ascii="宋体" w:hAnsi="宋体" w:eastAsia="宋体" w:cs="宋体"/>
        </w:rPr>
        <w:t>评审对招标文件作实质响应的供应商不足等原因造成公开招标失败，可由政府集中采购机构重新组织采购。</w:t>
      </w:r>
    </w:p>
    <w:p w14:paraId="5E41126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42.2对公开招标失败的项目，评审委员会在出具该项目招标失败结论的同时，可以提出重新采购组织形式的建议，以及进一步完善招标文件的资格、技术、商务要求的修改建议。</w:t>
      </w:r>
    </w:p>
    <w:p w14:paraId="22722B3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42.3重新组织采购有以下两种组织形式：</w:t>
      </w:r>
    </w:p>
    <w:p w14:paraId="783233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（1）由政府集中采购机构重新组织公开招标；</w:t>
      </w:r>
    </w:p>
    <w:p w14:paraId="2893775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（2）根据实际情况需要向同级财政部门提出非公开招标方式申请，经同级财政部门批准，公开招标失败采购项目可转为竞争性谈判或单一来源谈判方式采购。</w:t>
      </w:r>
    </w:p>
    <w:p w14:paraId="654C2E6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42.4公开招标失败的采购项目重新组织公开招标，由政府集中采购机构重新按公开招标流程组织采购活动。</w:t>
      </w:r>
    </w:p>
    <w:p w14:paraId="0BDA03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sz w:val="24"/>
        </w:rPr>
        <w:t xml:space="preserve">    </w:t>
      </w:r>
      <w:r>
        <w:rPr>
          <w:rFonts w:hint="eastAsia" w:ascii="宋体" w:hAnsi="宋体" w:eastAsia="宋体" w:cs="宋体"/>
        </w:rPr>
        <w:t>42.5公开招标失败的采购项目经同级财政部门批准转为竞争性谈判或单一来源谈判方式采购的，按规定要求组织政府采购工作。</w:t>
      </w:r>
    </w:p>
    <w:p w14:paraId="228DBFC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p>
    <w:p w14:paraId="16A1CBBE">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bookmarkStart w:id="123" w:name="_Hlk72439043"/>
      <w:r>
        <w:rPr>
          <w:rFonts w:hint="eastAsia" w:ascii="宋体" w:hAnsi="宋体" w:eastAsia="宋体" w:cs="宋体"/>
          <w:sz w:val="28"/>
          <w:szCs w:val="28"/>
        </w:rPr>
        <w:t>合同的授予与备案</w:t>
      </w:r>
      <w:bookmarkEnd w:id="123"/>
    </w:p>
    <w:p w14:paraId="2533172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24" w:name="_Toc100052408"/>
      <w:bookmarkStart w:id="125" w:name="_Toc73517679"/>
      <w:bookmarkStart w:id="126" w:name="_Toc73521586"/>
      <w:bookmarkStart w:id="127" w:name="_Toc73521674"/>
      <w:bookmarkStart w:id="128" w:name="_Toc73518157"/>
      <w:bookmarkStart w:id="129" w:name="_Hlk72439088"/>
      <w:r>
        <w:rPr>
          <w:rFonts w:hint="eastAsia" w:ascii="宋体" w:hAnsi="宋体" w:eastAsia="宋体" w:cs="宋体"/>
          <w:sz w:val="24"/>
        </w:rPr>
        <w:t>43．合同授予标准</w:t>
      </w:r>
      <w:bookmarkEnd w:id="124"/>
      <w:bookmarkEnd w:id="125"/>
      <w:bookmarkEnd w:id="126"/>
      <w:bookmarkEnd w:id="127"/>
      <w:bookmarkEnd w:id="128"/>
    </w:p>
    <w:p w14:paraId="294D17F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本项目的合同将授予经本招标文件规定评审确定的中标供应商。</w:t>
      </w:r>
    </w:p>
    <w:p w14:paraId="526E91F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30" w:name="_Toc100052409"/>
      <w:bookmarkStart w:id="131" w:name="_Toc73518158"/>
      <w:bookmarkStart w:id="132" w:name="_Toc73521675"/>
      <w:bookmarkStart w:id="133" w:name="_Toc73521587"/>
      <w:bookmarkStart w:id="134" w:name="_Toc73517680"/>
      <w:r>
        <w:rPr>
          <w:rFonts w:hint="eastAsia" w:ascii="宋体" w:hAnsi="宋体" w:eastAsia="宋体" w:cs="宋体"/>
          <w:sz w:val="24"/>
        </w:rPr>
        <w:t>44．</w:t>
      </w:r>
      <w:bookmarkEnd w:id="130"/>
      <w:bookmarkEnd w:id="131"/>
      <w:bookmarkEnd w:id="132"/>
      <w:bookmarkEnd w:id="133"/>
      <w:bookmarkEnd w:id="134"/>
      <w:r>
        <w:rPr>
          <w:rFonts w:hint="eastAsia" w:ascii="宋体" w:hAnsi="宋体" w:eastAsia="宋体" w:cs="宋体"/>
          <w:sz w:val="24"/>
        </w:rPr>
        <w:t>接受和拒绝任何或所有投标的权力</w:t>
      </w:r>
    </w:p>
    <w:p w14:paraId="193852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3980DE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35" w:name="_Toc73517682"/>
      <w:bookmarkStart w:id="136" w:name="_Toc73521589"/>
      <w:bookmarkStart w:id="137" w:name="_Toc73518160"/>
      <w:bookmarkStart w:id="138" w:name="_Toc73521677"/>
      <w:bookmarkStart w:id="139" w:name="_Toc100052410"/>
      <w:r>
        <w:rPr>
          <w:rFonts w:hint="eastAsia" w:ascii="宋体" w:hAnsi="宋体" w:eastAsia="宋体" w:cs="宋体"/>
          <w:sz w:val="24"/>
        </w:rPr>
        <w:t>45．合同的签订</w:t>
      </w:r>
      <w:bookmarkEnd w:id="135"/>
      <w:bookmarkEnd w:id="136"/>
      <w:bookmarkEnd w:id="137"/>
      <w:bookmarkEnd w:id="138"/>
      <w:bookmarkEnd w:id="139"/>
    </w:p>
    <w:p w14:paraId="643D23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45.1中标人将于中标通知书发出之日起十个工作日内，按照采购文件（招标文件和投标文件等）内容与采购人签订政府采购合同；合同的实质性内容应当符合招标文件的规定；</w:t>
      </w:r>
    </w:p>
    <w:p w14:paraId="4E54659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45.2中标人如不按本通用条款第45.1款的规定与采购人签订合同，</w:t>
      </w:r>
      <w:r>
        <w:rPr>
          <w:rFonts w:hint="eastAsia" w:ascii="宋体" w:hAnsi="宋体" w:eastAsia="宋体" w:cs="宋体"/>
          <w:kern w:val="0"/>
          <w:szCs w:val="21"/>
        </w:rPr>
        <w:t>情节严重的，由同级财政部门记入供应商诚信档案，予以通报</w:t>
      </w:r>
      <w:r>
        <w:rPr>
          <w:rFonts w:hint="eastAsia" w:ascii="宋体" w:hAnsi="宋体" w:eastAsia="宋体" w:cs="宋体"/>
          <w:szCs w:val="21"/>
        </w:rPr>
        <w:t>；</w:t>
      </w:r>
    </w:p>
    <w:p w14:paraId="4E7DFEA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45.3中标人应当按照合同约定履行义务，完成中标项目，不得将中标项目转让（转包）给他人。</w:t>
      </w:r>
    </w:p>
    <w:p w14:paraId="0843A8B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40" w:name="_Toc73517683"/>
      <w:bookmarkStart w:id="141" w:name="_Toc73518161"/>
      <w:bookmarkStart w:id="142" w:name="_Toc100052411"/>
      <w:bookmarkStart w:id="143" w:name="_Toc73521590"/>
      <w:bookmarkStart w:id="144" w:name="_Toc73521678"/>
      <w:r>
        <w:rPr>
          <w:rFonts w:hint="eastAsia" w:ascii="宋体" w:hAnsi="宋体" w:eastAsia="宋体" w:cs="宋体"/>
          <w:sz w:val="24"/>
        </w:rPr>
        <w:t>46．履约担保</w:t>
      </w:r>
      <w:bookmarkEnd w:id="140"/>
      <w:bookmarkEnd w:id="141"/>
      <w:bookmarkEnd w:id="142"/>
      <w:bookmarkEnd w:id="143"/>
      <w:bookmarkEnd w:id="144"/>
    </w:p>
    <w:p w14:paraId="3F27921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46.1在签订项目合同的同时，中标人应按“对通用条款的补充内容”中规定的金额向采购人提交履约担保；</w:t>
      </w:r>
    </w:p>
    <w:p w14:paraId="41F606B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46.2，允许供应商自主选择以支票、汇票、本票、保函等非现金方式提交履约担保；</w:t>
      </w:r>
      <w:r>
        <w:rPr>
          <w:rFonts w:hint="eastAsia" w:ascii="宋体" w:hAnsi="宋体" w:eastAsia="宋体" w:cs="宋体"/>
        </w:rPr>
        <w:t>中标人提交履约担保不是合同签订的前提条件，不要求中标人提供除法律、法规明确规定外的其他担保。</w:t>
      </w:r>
    </w:p>
    <w:p w14:paraId="7C6CBC1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47. 合同备案</w:t>
      </w:r>
    </w:p>
    <w:p w14:paraId="73F2C2F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kern w:val="2"/>
          <w:sz w:val="21"/>
          <w:szCs w:val="21"/>
          <w:lang w:val="en-US" w:eastAsia="zh-CN"/>
        </w:rPr>
      </w:pPr>
      <w:r>
        <w:rPr>
          <w:rFonts w:hint="eastAsia" w:ascii="宋体" w:hAnsi="宋体" w:eastAsia="宋体" w:cs="宋体"/>
          <w:kern w:val="2"/>
          <w:sz w:val="21"/>
          <w:szCs w:val="21"/>
          <w:lang w:eastAsia="zh-Hans"/>
        </w:rPr>
        <w:t>采购人与中标供应商自中标通知书发出之日起10个工作日内签订政府采购合同，</w:t>
      </w:r>
      <w:r>
        <w:rPr>
          <w:rFonts w:hint="eastAsia" w:ascii="宋体" w:hAnsi="宋体" w:eastAsia="宋体" w:cs="宋体"/>
          <w:kern w:val="2"/>
          <w:sz w:val="21"/>
          <w:szCs w:val="21"/>
          <w:lang w:val="en-US" w:eastAsia="zh-CN"/>
        </w:rPr>
        <w:t>并按财政部门规定提交备案。</w:t>
      </w:r>
    </w:p>
    <w:p w14:paraId="1D7D7B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48. 合同变更</w:t>
      </w:r>
    </w:p>
    <w:p w14:paraId="511FA8B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合同变更事宜按《深圳市财政局关于优化政府采购合同备案的通知》（深财发保〔2022〕2号）相关规定执行。</w:t>
      </w:r>
    </w:p>
    <w:p w14:paraId="6686470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49. 项目验收</w:t>
      </w:r>
    </w:p>
    <w:p w14:paraId="56E2424C">
      <w:pPr>
        <w:pageBreakBefore w:val="0"/>
        <w:widowControl/>
        <w:kinsoku/>
        <w:overflowPunct/>
        <w:topLinePunct w:val="0"/>
        <w:bidi w:val="0"/>
        <w:spacing w:beforeAutospacing="0" w:afterAutospacing="0" w:line="360" w:lineRule="auto"/>
        <w:ind w:left="0" w:leftChars="0" w:right="0" w:firstLine="0" w:firstLineChars="0"/>
        <w:jc w:val="left"/>
        <w:rPr>
          <w:rFonts w:hint="eastAsia" w:ascii="宋体" w:hAnsi="宋体" w:eastAsia="宋体" w:cs="宋体"/>
        </w:rPr>
      </w:pPr>
      <w:r>
        <w:rPr>
          <w:rFonts w:hint="eastAsia" w:ascii="宋体" w:hAnsi="宋体" w:eastAsia="宋体" w:cs="宋体"/>
        </w:rPr>
        <w:t xml:space="preserve">49.1采购人应当按照招标文件和合同规定的标准和方法，及时组织验收。 </w:t>
      </w:r>
    </w:p>
    <w:p w14:paraId="53030EA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50. 宣传</w:t>
      </w:r>
    </w:p>
    <w:p w14:paraId="2FC5229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凡与政府采购活动有关的宣传或广告，若当中提及政府采购，必须事先将具体对外宣传方案报同级财政部门和政府集中采购机构，并征得其同意。对外市场宣传包括但不限于以下形式：</w:t>
      </w:r>
    </w:p>
    <w:p w14:paraId="13FBB39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a.名片、宣传册、广告标语等；</w:t>
      </w:r>
    </w:p>
    <w:p w14:paraId="4D29575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b.案例介绍、推广等；</w:t>
      </w:r>
    </w:p>
    <w:p w14:paraId="26D6F9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rPr>
      </w:pPr>
      <w:r>
        <w:rPr>
          <w:rFonts w:hint="eastAsia" w:ascii="宋体" w:hAnsi="宋体" w:eastAsia="宋体" w:cs="宋体"/>
        </w:rPr>
        <w:t>c.工作人员向其他消费群体宣传。</w:t>
      </w:r>
    </w:p>
    <w:p w14:paraId="303A70C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51. 供应商违法责任</w:t>
      </w:r>
    </w:p>
    <w:p w14:paraId="7B957B8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51.1《深圳经济特区政府采购条例》第五十七条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5A89F5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（1）在采购活动中应当回避而未回避的；</w:t>
      </w:r>
    </w:p>
    <w:p w14:paraId="12DAF25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（2）未按本条例规定签订、履行采购合同，造成严重后果的；</w:t>
      </w:r>
    </w:p>
    <w:p w14:paraId="1454D65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（3）隐瞒真实情况，提供虚假资料的；</w:t>
      </w:r>
    </w:p>
    <w:p w14:paraId="259D491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（4）以非法手段排斥其他供应商参与竞争的；</w:t>
      </w:r>
    </w:p>
    <w:p w14:paraId="06DD3C6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（5）与其他采购参加人串通投标的；</w:t>
      </w:r>
    </w:p>
    <w:p w14:paraId="27CA22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（6）恶意投诉的；</w:t>
      </w:r>
    </w:p>
    <w:p w14:paraId="02FC6C5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（7）向采购项目相关人行贿或者提供其他不当利益的；</w:t>
      </w:r>
    </w:p>
    <w:p w14:paraId="33B9AB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（8）阻碍、抗拒主管部门监督检查的；</w:t>
      </w:r>
    </w:p>
    <w:p w14:paraId="740D800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（9）其他违反本条例规定的行为。</w:t>
      </w:r>
    </w:p>
    <w:p w14:paraId="1E0F797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51.2 根据《深圳市财政局关于调整政府采购投标（响应）保证金管理政策的通知 》（深财购〔2021〕51 号）的要求，供应商在政府采购活动中出现《深圳经济特区政府采购条例实施细则》第八十条所列情形的，</w:t>
      </w:r>
      <w:bookmarkStart w:id="145" w:name="_Hlk72440769"/>
      <w:r>
        <w:rPr>
          <w:rFonts w:hint="eastAsia" w:ascii="宋体" w:hAnsi="宋体" w:eastAsia="宋体" w:cs="宋体"/>
          <w:szCs w:val="21"/>
        </w:rPr>
        <w:t>政府集中采购机构或采购人不予退还其交纳的谈判保证金，情节严重的，并由主管部门</w:t>
      </w:r>
      <w:bookmarkEnd w:id="145"/>
      <w:r>
        <w:rPr>
          <w:rFonts w:hint="eastAsia" w:ascii="宋体" w:hAnsi="宋体" w:eastAsia="宋体" w:cs="宋体"/>
          <w:szCs w:val="21"/>
        </w:rPr>
        <w:t>记入供应商诚信档案，予以通报：</w:t>
      </w:r>
    </w:p>
    <w:p w14:paraId="02E6827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（1）投标截止后，撤销投标的；</w:t>
      </w:r>
    </w:p>
    <w:p w14:paraId="20E8D7D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（2）中标后无正当理由未在规定期限内签订合同的；</w:t>
      </w:r>
    </w:p>
    <w:p w14:paraId="2DB575D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（3）将中标项目转让给他人、或者在投标文件中未说明且未经采购人、采购招标机构同意，将中标项目分包给他人的；</w:t>
      </w:r>
    </w:p>
    <w:p w14:paraId="04E1A0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（4）拒绝履行合同义务的。</w:t>
      </w:r>
    </w:p>
    <w:bookmarkEnd w:id="129"/>
    <w:p w14:paraId="402D76BA">
      <w:pPr>
        <w:pStyle w:val="7"/>
        <w:pageBreakBefore w:val="0"/>
        <w:numPr>
          <w:ilvl w:val="0"/>
          <w:numId w:val="16"/>
        </w:numPr>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 w:val="28"/>
          <w:szCs w:val="28"/>
        </w:rPr>
        <w:t>质疑处理</w:t>
      </w:r>
    </w:p>
    <w:p w14:paraId="16B0FE4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bookmarkStart w:id="146" w:name="_Hlk72439706"/>
      <w:r>
        <w:rPr>
          <w:rFonts w:hint="eastAsia" w:ascii="宋体" w:hAnsi="宋体" w:eastAsia="宋体" w:cs="宋体"/>
          <w:sz w:val="24"/>
        </w:rPr>
        <w:t>52.质疑提出与答复</w:t>
      </w:r>
    </w:p>
    <w:p w14:paraId="4B55B08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52.1提出质疑</w:t>
      </w:r>
    </w:p>
    <w:p w14:paraId="3EB0833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29E03FF7">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52.2法律依据</w:t>
      </w:r>
    </w:p>
    <w:p w14:paraId="778F39A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中华人民共和国政府采购法》、《中华人民共和国政府采购法实施条例》、《深圳经济特区政府采购条例》、《深圳经济特区政府采购条例实施细则》、《政府采购质疑和投诉办法》（财政部令第94号）和其他有关法律法规规定。</w:t>
      </w:r>
    </w:p>
    <w:p w14:paraId="1271DF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r>
        <w:rPr>
          <w:rFonts w:hint="eastAsia" w:ascii="宋体" w:hAnsi="宋体" w:eastAsia="宋体" w:cs="宋体"/>
          <w:color w:val="FF0000"/>
          <w:szCs w:val="21"/>
        </w:rPr>
        <w:t xml:space="preserve">  </w:t>
      </w:r>
      <w:r>
        <w:rPr>
          <w:rFonts w:hint="eastAsia" w:ascii="宋体" w:hAnsi="宋体" w:eastAsia="宋体" w:cs="宋体"/>
          <w:szCs w:val="21"/>
        </w:rPr>
        <w:t>52.3质疑条件</w:t>
      </w:r>
    </w:p>
    <w:p w14:paraId="1E66F8D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52.3.1提出质疑的供应商应当是参与所质疑项目采购活动的供应商；</w:t>
      </w:r>
      <w:bookmarkStart w:id="147" w:name="_Hlk75374941"/>
      <w:r>
        <w:rPr>
          <w:rFonts w:hint="eastAsia" w:ascii="宋体" w:hAnsi="宋体" w:eastAsia="宋体" w:cs="宋体"/>
          <w:szCs w:val="21"/>
        </w:rPr>
        <w:t>以联合体形式参与的，质疑应当由组成联合体的所有成员共同提出</w:t>
      </w:r>
      <w:bookmarkEnd w:id="147"/>
      <w:r>
        <w:rPr>
          <w:rFonts w:hint="eastAsia" w:ascii="宋体" w:hAnsi="宋体" w:eastAsia="宋体" w:cs="宋体"/>
          <w:szCs w:val="21"/>
        </w:rPr>
        <w:t>；</w:t>
      </w:r>
    </w:p>
    <w:p w14:paraId="59F4717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w:t>
      </w:r>
      <w:bookmarkStart w:id="148" w:name="OLE_LINK16"/>
      <w:r>
        <w:rPr>
          <w:rFonts w:hint="eastAsia" w:ascii="宋体" w:hAnsi="宋体" w:eastAsia="宋体" w:cs="宋体"/>
          <w:szCs w:val="21"/>
        </w:rPr>
        <w:t>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eastAsia="宋体" w:cs="宋体"/>
          <w:szCs w:val="21"/>
          <w:lang w:val="en-US" w:eastAsia="zh-CN"/>
        </w:rPr>
        <w:t>采购</w:t>
      </w:r>
      <w:r>
        <w:rPr>
          <w:rFonts w:hint="eastAsia" w:ascii="宋体" w:hAnsi="宋体" w:eastAsia="宋体" w:cs="宋体"/>
          <w:szCs w:val="21"/>
        </w:rPr>
        <w:t>文件的质疑，为</w:t>
      </w:r>
      <w:r>
        <w:rPr>
          <w:rFonts w:hint="eastAsia" w:ascii="宋体" w:hAnsi="宋体" w:eastAsia="宋体" w:cs="宋体"/>
          <w:szCs w:val="21"/>
          <w:lang w:val="en-US" w:eastAsia="zh-CN"/>
        </w:rPr>
        <w:t>采购</w:t>
      </w:r>
      <w:r>
        <w:rPr>
          <w:rFonts w:hint="eastAsia" w:ascii="宋体" w:hAnsi="宋体" w:eastAsia="宋体" w:cs="宋体"/>
          <w:szCs w:val="21"/>
        </w:rPr>
        <w:t>文件公布之日；对采购过程的质疑，为各采购程序环节结束之日</w:t>
      </w:r>
      <w:bookmarkEnd w:id="148"/>
      <w:r>
        <w:rPr>
          <w:rFonts w:hint="eastAsia" w:ascii="宋体" w:hAnsi="宋体" w:eastAsia="宋体" w:cs="宋体"/>
          <w:szCs w:val="21"/>
        </w:rPr>
        <w:t>；对中标</w:t>
      </w:r>
      <w:r>
        <w:rPr>
          <w:rFonts w:hint="eastAsia" w:ascii="宋体" w:hAnsi="宋体" w:eastAsia="宋体" w:cs="宋体"/>
          <w:szCs w:val="21"/>
          <w:lang w:eastAsia="zh-CN"/>
        </w:rPr>
        <w:t>（</w:t>
      </w:r>
      <w:r>
        <w:rPr>
          <w:rFonts w:hint="eastAsia" w:ascii="宋体" w:hAnsi="宋体" w:eastAsia="宋体" w:cs="宋体"/>
          <w:szCs w:val="21"/>
          <w:lang w:val="en-US" w:eastAsia="zh-CN"/>
        </w:rPr>
        <w:t>成交</w:t>
      </w:r>
      <w:r>
        <w:rPr>
          <w:rFonts w:hint="eastAsia" w:ascii="宋体" w:hAnsi="宋体" w:eastAsia="宋体" w:cs="宋体"/>
          <w:szCs w:val="21"/>
          <w:lang w:eastAsia="zh-CN"/>
        </w:rPr>
        <w:t>）</w:t>
      </w:r>
      <w:r>
        <w:rPr>
          <w:rFonts w:hint="eastAsia" w:ascii="宋体" w:hAnsi="宋体" w:eastAsia="宋体" w:cs="宋体"/>
          <w:szCs w:val="21"/>
        </w:rPr>
        <w:t>结果以及评审委员会组成人员的质疑，为中标</w:t>
      </w:r>
      <w:r>
        <w:rPr>
          <w:rFonts w:hint="eastAsia" w:ascii="宋体" w:hAnsi="宋体" w:eastAsia="宋体" w:cs="宋体"/>
          <w:szCs w:val="21"/>
          <w:lang w:eastAsia="zh-CN"/>
        </w:rPr>
        <w:t>（</w:t>
      </w:r>
      <w:r>
        <w:rPr>
          <w:rFonts w:hint="eastAsia" w:ascii="宋体" w:hAnsi="宋体" w:eastAsia="宋体" w:cs="宋体"/>
          <w:szCs w:val="21"/>
          <w:lang w:val="en-US" w:eastAsia="zh-CN"/>
        </w:rPr>
        <w:t>成交</w:t>
      </w:r>
      <w:r>
        <w:rPr>
          <w:rFonts w:hint="eastAsia" w:ascii="宋体" w:hAnsi="宋体" w:eastAsia="宋体" w:cs="宋体"/>
          <w:szCs w:val="21"/>
          <w:lang w:eastAsia="zh-CN"/>
        </w:rPr>
        <w:t>）</w:t>
      </w:r>
      <w:r>
        <w:rPr>
          <w:rFonts w:hint="eastAsia" w:ascii="宋体" w:hAnsi="宋体" w:eastAsia="宋体" w:cs="宋体"/>
          <w:szCs w:val="21"/>
        </w:rPr>
        <w:t>结果公示之日；</w:t>
      </w:r>
    </w:p>
    <w:p w14:paraId="24D9E44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52.3.3应提交书面质疑函，质疑函应当包括以下内容： </w:t>
      </w:r>
    </w:p>
    <w:p w14:paraId="5750E8B6">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（1）供应商的名称（或者姓名）、地址、邮编、邮箱、联系人及联系电话；</w:t>
      </w:r>
    </w:p>
    <w:p w14:paraId="47FB070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（2）质疑项目的名称、编号；</w:t>
      </w:r>
    </w:p>
    <w:p w14:paraId="003DB83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（3）具体、明确的质疑对象、质疑事项和质疑请求；</w:t>
      </w:r>
    </w:p>
    <w:p w14:paraId="7397AE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（4）因质疑事项而受损害的权益；</w:t>
      </w:r>
    </w:p>
    <w:p w14:paraId="3E495E9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（5）事实依据；</w:t>
      </w:r>
    </w:p>
    <w:p w14:paraId="15EBF1E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（6）必要的法律依据；</w:t>
      </w:r>
    </w:p>
    <w:p w14:paraId="71B9F4F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（7）提出质疑的日期。</w:t>
      </w:r>
    </w:p>
    <w:p w14:paraId="3EEB6E55">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供应商为自然人的，应当由本人签字；供应商为法人或者其他组织的，应当由法定代表人（负责人），或者其授权代理人签字或者盖章，并加盖公章。</w:t>
      </w:r>
    </w:p>
    <w:p w14:paraId="188F84AB">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52.4提交材料</w:t>
      </w:r>
    </w:p>
    <w:p w14:paraId="088B9AE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3B25D56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可以委托代理人进行质疑。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4856E6E9">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52.5收文地点</w:t>
      </w:r>
    </w:p>
    <w:p w14:paraId="4C2B32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b/>
          <w:bCs/>
          <w:szCs w:val="21"/>
        </w:rPr>
      </w:pPr>
      <w:r>
        <w:rPr>
          <w:rFonts w:hint="eastAsia" w:ascii="宋体" w:hAnsi="宋体" w:eastAsia="宋体" w:cs="宋体"/>
          <w:b/>
          <w:bCs/>
          <w:szCs w:val="21"/>
        </w:rPr>
        <w:t>地址：深圳公共资源交易中心（深圳交易集团有限公司龙华分公司）（地址：深圳市龙华区观湖街道大和社区大和路288号宝观城锦鲤大厦办公楼22楼）。</w:t>
      </w:r>
    </w:p>
    <w:p w14:paraId="13E1D581">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52.6收文办理程序</w:t>
      </w:r>
    </w:p>
    <w:p w14:paraId="49CB2822">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5A36C20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8"/>
          <w:szCs w:val="28"/>
        </w:rPr>
      </w:pPr>
      <w:r>
        <w:rPr>
          <w:rFonts w:hint="eastAsia" w:ascii="宋体" w:hAnsi="宋体" w:eastAsia="宋体" w:cs="宋体"/>
          <w:szCs w:val="21"/>
        </w:rPr>
        <w:t>52.6.2供应商提交的质疑材料不符合质疑条件的，视情况处理：</w:t>
      </w:r>
    </w:p>
    <w:p w14:paraId="4A11D69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供应商提交的质疑材料不全或者未按要求签字或者盖章的，政府集中采购机构应当一次性告知供应商需补正的内容和补正期限。</w:t>
      </w:r>
    </w:p>
    <w:p w14:paraId="12B0B1CC">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供应商提交的质疑存在下列情形之一的，不予受理：</w:t>
      </w:r>
    </w:p>
    <w:p w14:paraId="5F0AF54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（1）质疑主体不满足要求的；</w:t>
      </w:r>
    </w:p>
    <w:p w14:paraId="549F6C83">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（2）供应商自身权益未受到损害的；</w:t>
      </w:r>
    </w:p>
    <w:p w14:paraId="7352D1D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（3）供应商未在法定质疑期限内提出质疑的；</w:t>
      </w:r>
    </w:p>
    <w:p w14:paraId="2CE8B788">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（4）质疑材料不全或者未按要求签字或者盖章的情况下，要求补正后，逾期未补正或者补正后仍不符合规定的；</w:t>
      </w:r>
    </w:p>
    <w:p w14:paraId="0FEEB29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（5）其他不符合受理条件情形的。</w:t>
      </w:r>
    </w:p>
    <w:p w14:paraId="69558EF0">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质疑事项不予受理的，政府集中采购机构应当向供应商出具不符合质疑条件告知书。</w:t>
      </w:r>
    </w:p>
    <w:p w14:paraId="64D091CF">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color w:val="FF0000"/>
          <w:szCs w:val="21"/>
        </w:rPr>
        <w:t xml:space="preserve">  </w:t>
      </w:r>
      <w:r>
        <w:rPr>
          <w:rFonts w:hint="eastAsia" w:ascii="宋体" w:hAnsi="宋体" w:eastAsia="宋体" w:cs="宋体"/>
          <w:szCs w:val="21"/>
        </w:rPr>
        <w:t xml:space="preserve">  52.7质疑答复时限</w:t>
      </w:r>
    </w:p>
    <w:p w14:paraId="4D8DFBBE">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自收文之日起七个工作日内。</w:t>
      </w:r>
    </w:p>
    <w:p w14:paraId="3E0F396A">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52.8投诉</w:t>
      </w:r>
    </w:p>
    <w:p w14:paraId="657E51ED">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Cs w:val="21"/>
        </w:rPr>
      </w:pPr>
      <w:r>
        <w:rPr>
          <w:rFonts w:hint="eastAsia" w:ascii="宋体" w:hAnsi="宋体" w:eastAsia="宋体" w:cs="宋体"/>
          <w:szCs w:val="21"/>
        </w:rPr>
        <w:t xml:space="preserve">    对质疑答复不满意或者未在规定时间内答复的，提出质疑的供应商可以在答复期满后15个工作日内向同级财政部门投诉。</w:t>
      </w:r>
    </w:p>
    <w:p w14:paraId="2FA7F624">
      <w:pPr>
        <w:pageBreakBefore w:val="0"/>
        <w:kinsoku/>
        <w:overflowPunct/>
        <w:topLinePunct w:val="0"/>
        <w:bidi w:val="0"/>
        <w:spacing w:beforeAutospacing="0" w:afterAutospacing="0" w:line="360" w:lineRule="auto"/>
        <w:ind w:left="0" w:leftChars="0" w:right="0" w:firstLine="0" w:firstLineChars="0"/>
        <w:rPr>
          <w:rFonts w:hint="eastAsia" w:ascii="宋体" w:hAnsi="宋体" w:eastAsia="宋体" w:cs="宋体"/>
          <w:sz w:val="24"/>
        </w:rPr>
      </w:pPr>
      <w:r>
        <w:rPr>
          <w:rFonts w:hint="eastAsia" w:ascii="宋体" w:hAnsi="宋体" w:eastAsia="宋体" w:cs="宋体"/>
          <w:sz w:val="24"/>
        </w:rPr>
        <w:t>53. 质疑后续处理</w:t>
      </w:r>
    </w:p>
    <w:p w14:paraId="6E39A69A">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Cs w:val="21"/>
        </w:rPr>
      </w:pPr>
      <w:r>
        <w:rPr>
          <w:rFonts w:hint="eastAsia" w:ascii="宋体" w:hAnsi="宋体" w:eastAsia="宋体" w:cs="宋体"/>
          <w:szCs w:val="21"/>
        </w:rPr>
        <w:t xml:space="preserve">    53.1供应商质疑不成立，或者成立但未对中标、成交结果构成影响的，继续开展采购活动。</w:t>
      </w:r>
    </w:p>
    <w:p w14:paraId="1B9B2FF6">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szCs w:val="21"/>
        </w:rPr>
      </w:pPr>
      <w:r>
        <w:rPr>
          <w:rFonts w:hint="eastAsia" w:ascii="宋体" w:hAnsi="宋体" w:eastAsia="宋体" w:cs="宋体"/>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47553002">
      <w:pPr>
        <w:pageBreakBefore w:val="0"/>
        <w:kinsoku/>
        <w:overflowPunct/>
        <w:topLinePunct w:val="0"/>
        <w:bidi w:val="0"/>
        <w:spacing w:beforeAutospacing="0" w:afterAutospacing="0" w:line="360" w:lineRule="auto"/>
        <w:ind w:left="0" w:leftChars="0" w:right="0" w:firstLine="0" w:firstLineChars="0"/>
        <w:jc w:val="both"/>
        <w:rPr>
          <w:rFonts w:hint="eastAsia" w:ascii="宋体" w:hAnsi="宋体" w:eastAsia="宋体" w:cs="宋体"/>
        </w:rPr>
      </w:pPr>
      <w:r>
        <w:rPr>
          <w:rFonts w:hint="eastAsia" w:ascii="宋体" w:hAnsi="宋体" w:eastAsia="宋体" w:cs="宋体"/>
        </w:rPr>
        <w:t>---- END ----</w:t>
      </w:r>
      <w:bookmarkEnd w:id="146"/>
    </w:p>
    <w:p w14:paraId="77FDB400"/>
    <w:p w14:paraId="274A92C7"/>
    <w:sectPr>
      <w:pgSz w:w="11907" w:h="16840"/>
      <w:pgMar w:top="1440" w:right="1797" w:bottom="1440" w:left="1797" w:header="851" w:footer="992" w:gutter="0"/>
      <w:pgBorders>
        <w:top w:val="none" w:sz="0" w:space="0"/>
        <w:left w:val="none" w:sz="0" w:space="0"/>
        <w:bottom w:val="none" w:sz="0" w:space="0"/>
        <w:right w:val="none" w:sz="0" w:space="0"/>
      </w:pgBorders>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wtx" w:date="2024-09-23T19:58:04Z" w:initials="">
    <w:p w14:paraId="04898275">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5FDB5836">
      <w:pPr>
        <w:keepNext w:val="0"/>
        <w:keepLines w:val="0"/>
        <w:pageBreakBefore w:val="0"/>
        <w:widowControl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投标人提供实施方案，内容包括：</w:t>
      </w:r>
    </w:p>
    <w:p w14:paraId="1C3AC7CE">
      <w:pPr>
        <w:keepNext w:val="0"/>
        <w:keepLines w:val="0"/>
        <w:pageBreakBefore w:val="0"/>
        <w:widowControl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整体设计：结合采购需求和自身对本项目采购需求理解与分析、现场调研，对项目系统整体设计方案进行阐述。要求设计方案具有全面性、合理性、可行性，具有清晰的实现路径，具有可扩展性，符合业务发展需求；</w:t>
      </w:r>
    </w:p>
    <w:p w14:paraId="51ABF5C7">
      <w:pPr>
        <w:keepNext w:val="0"/>
        <w:keepLines w:val="0"/>
        <w:pageBreakBefore w:val="0"/>
        <w:widowControl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平台架构：根据需求调研，要求详细阐述整个平台内部逻辑架构图、上下级联数据推送图；</w:t>
      </w:r>
    </w:p>
    <w:p w14:paraId="66A3F29C">
      <w:pPr>
        <w:keepNext w:val="0"/>
        <w:keepLines w:val="0"/>
        <w:pageBreakBefore w:val="0"/>
        <w:widowControl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安全策略：提供详细的网络安全、数据安全、应用下发安全设计，要求提供详细的安全策略规划；</w:t>
      </w:r>
    </w:p>
    <w:p w14:paraId="3FFB14DC">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u w:val="single"/>
        </w:rPr>
      </w:pPr>
      <w:r>
        <w:rPr>
          <w:rFonts w:hint="eastAsia" w:asciiTheme="minorEastAsia" w:hAnsiTheme="minorEastAsia" w:eastAsiaTheme="minorEastAsia" w:cstheme="minorEastAsia"/>
          <w:szCs w:val="21"/>
        </w:rPr>
        <w:t>4</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组网架构设计：要求完整体现采购硬件设备的组网逻辑关系以及地址规划，同时要求融入整个共享网数据处理、数据存储、数据级联关系图；</w:t>
      </w:r>
    </w:p>
    <w:p w14:paraId="10EF1F49">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评审标准：</w:t>
      </w:r>
    </w:p>
    <w:p w14:paraId="371C6087">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 xml:space="preserve">评审委员会根据招标文件的需求和投标文件的响应情况，进行评价及分档评分： </w:t>
      </w:r>
    </w:p>
    <w:p w14:paraId="561EAD5C">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1、满足</w:t>
      </w:r>
      <w:r>
        <w:rPr>
          <w:rFonts w:hint="eastAsia" w:ascii="宋体" w:hAnsi="宋体" w:cs="宋体"/>
          <w:szCs w:val="21"/>
          <w:highlight w:val="none"/>
          <w:lang w:val="en-US" w:eastAsia="zh-CN"/>
        </w:rPr>
        <w:t>4</w:t>
      </w:r>
      <w:r>
        <w:rPr>
          <w:rFonts w:hint="eastAsia" w:ascii="宋体" w:hAnsi="宋体" w:eastAsia="宋体" w:cs="宋体"/>
          <w:szCs w:val="21"/>
          <w:highlight w:val="none"/>
        </w:rPr>
        <w:t>点得</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131D521E">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2、满足任意</w:t>
      </w:r>
      <w:r>
        <w:rPr>
          <w:rFonts w:hint="eastAsia" w:ascii="宋体" w:hAnsi="宋体" w:cs="宋体"/>
          <w:szCs w:val="21"/>
          <w:highlight w:val="none"/>
          <w:lang w:val="en-US" w:eastAsia="zh-CN"/>
        </w:rPr>
        <w:t>3</w:t>
      </w:r>
      <w:r>
        <w:rPr>
          <w:rFonts w:hint="eastAsia" w:ascii="宋体" w:hAnsi="宋体" w:eastAsia="宋体" w:cs="宋体"/>
          <w:szCs w:val="21"/>
          <w:highlight w:val="none"/>
        </w:rPr>
        <w:t>点得</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2294500B">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3、满足任意</w:t>
      </w:r>
      <w:r>
        <w:rPr>
          <w:rFonts w:hint="eastAsia" w:ascii="宋体" w:hAnsi="宋体" w:cs="宋体"/>
          <w:szCs w:val="21"/>
          <w:highlight w:val="none"/>
          <w:lang w:val="en-US" w:eastAsia="zh-CN"/>
        </w:rPr>
        <w:t>2</w:t>
      </w:r>
      <w:r>
        <w:rPr>
          <w:rFonts w:hint="eastAsia" w:ascii="宋体" w:hAnsi="宋体" w:eastAsia="宋体" w:cs="宋体"/>
          <w:szCs w:val="21"/>
          <w:highlight w:val="none"/>
        </w:rPr>
        <w:t>点得</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3F79A7DE">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4、</w:t>
      </w:r>
      <w:r>
        <w:rPr>
          <w:rFonts w:hint="eastAsia" w:ascii="宋体" w:hAnsi="宋体" w:cs="宋体"/>
          <w:szCs w:val="21"/>
          <w:highlight w:val="none"/>
          <w:lang w:eastAsia="zh-CN"/>
        </w:rPr>
        <w:t>满足</w:t>
      </w:r>
      <w:r>
        <w:rPr>
          <w:rFonts w:hint="eastAsia" w:ascii="宋体" w:hAnsi="宋体" w:cs="宋体"/>
          <w:szCs w:val="21"/>
          <w:highlight w:val="none"/>
          <w:lang w:val="en-US" w:eastAsia="zh-CN"/>
        </w:rPr>
        <w:t>1点及以下</w:t>
      </w:r>
      <w:r>
        <w:rPr>
          <w:rFonts w:hint="eastAsia" w:ascii="宋体" w:hAnsi="宋体" w:eastAsia="宋体" w:cs="宋体"/>
          <w:szCs w:val="21"/>
          <w:highlight w:val="none"/>
        </w:rPr>
        <w:t>不得分。</w:t>
      </w:r>
    </w:p>
    <w:p w14:paraId="31471175">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在此基础上，专家根据各投标人的具体响应内容按照量化的评审因素指标进一步评审：</w:t>
      </w:r>
    </w:p>
    <w:p w14:paraId="29AC8B0B">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评审为优（</w:t>
      </w:r>
      <w:r>
        <w:rPr>
          <w:rFonts w:hint="eastAsia" w:asciiTheme="minorEastAsia" w:hAnsiTheme="minorEastAsia" w:eastAsiaTheme="minorEastAsia" w:cstheme="minorEastAsia"/>
          <w:szCs w:val="21"/>
        </w:rPr>
        <w:t>方案整体科学合理、针对性强、可操作性强</w:t>
      </w:r>
      <w:r>
        <w:rPr>
          <w:rFonts w:hint="eastAsia" w:ascii="宋体" w:hAnsi="宋体" w:eastAsia="宋体" w:cs="宋体"/>
          <w:szCs w:val="21"/>
          <w:highlight w:val="none"/>
        </w:rPr>
        <w:t>）的加</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7B86B4C6">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评审为良（</w:t>
      </w:r>
      <w:r>
        <w:rPr>
          <w:rFonts w:hint="eastAsia" w:asciiTheme="minorEastAsia" w:hAnsiTheme="minorEastAsia" w:eastAsiaTheme="minorEastAsia" w:cstheme="minorEastAsia"/>
          <w:szCs w:val="21"/>
        </w:rPr>
        <w:t>方案较合理、针对性</w:t>
      </w:r>
      <w:r>
        <w:rPr>
          <w:rFonts w:hint="eastAsia" w:asciiTheme="minorEastAsia" w:hAnsiTheme="minorEastAsia" w:eastAsiaTheme="minorEastAsia" w:cstheme="minorEastAsia"/>
          <w:szCs w:val="21"/>
          <w:lang w:eastAsia="zh-CN"/>
        </w:rPr>
        <w:t>较强</w:t>
      </w:r>
      <w:r>
        <w:rPr>
          <w:rFonts w:hint="eastAsia" w:asciiTheme="minorEastAsia" w:hAnsiTheme="minorEastAsia" w:eastAsiaTheme="minorEastAsia" w:cstheme="minorEastAsia"/>
          <w:szCs w:val="21"/>
        </w:rPr>
        <w:t>、可操作性</w:t>
      </w:r>
      <w:r>
        <w:rPr>
          <w:rFonts w:hint="eastAsia" w:asciiTheme="minorEastAsia" w:hAnsiTheme="minorEastAsia" w:eastAsiaTheme="minorEastAsia" w:cstheme="minorEastAsia"/>
          <w:szCs w:val="21"/>
          <w:lang w:eastAsia="zh-CN"/>
        </w:rPr>
        <w:t>较强</w:t>
      </w:r>
      <w:r>
        <w:rPr>
          <w:rFonts w:hint="eastAsia" w:ascii="宋体" w:hAnsi="宋体" w:eastAsia="宋体" w:cs="宋体"/>
          <w:szCs w:val="21"/>
          <w:highlight w:val="none"/>
        </w:rPr>
        <w:t>）的加</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1CEC2AC5">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rPr>
          <w:rFonts w:hint="eastAsia" w:ascii="宋体" w:hAnsi="宋体" w:eastAsia="宋体" w:cs="宋体"/>
          <w:szCs w:val="21"/>
          <w:highlight w:val="none"/>
        </w:rPr>
      </w:pPr>
      <w:r>
        <w:rPr>
          <w:rFonts w:hint="eastAsia" w:ascii="宋体" w:hAnsi="宋体" w:eastAsia="宋体" w:cs="宋体"/>
          <w:szCs w:val="21"/>
          <w:highlight w:val="none"/>
        </w:rPr>
        <w:t>评审为</w:t>
      </w:r>
      <w:r>
        <w:rPr>
          <w:rFonts w:hint="eastAsia" w:ascii="宋体" w:hAnsi="宋体" w:cs="宋体"/>
          <w:szCs w:val="21"/>
          <w:highlight w:val="none"/>
          <w:lang w:eastAsia="zh-CN"/>
        </w:rPr>
        <w:t>中</w:t>
      </w:r>
      <w:r>
        <w:rPr>
          <w:rFonts w:hint="eastAsia" w:ascii="宋体" w:hAnsi="宋体" w:eastAsia="宋体" w:cs="宋体"/>
          <w:szCs w:val="21"/>
          <w:highlight w:val="none"/>
        </w:rPr>
        <w:t>（</w:t>
      </w:r>
      <w:r>
        <w:rPr>
          <w:rFonts w:hint="eastAsia" w:asciiTheme="minorEastAsia" w:hAnsiTheme="minorEastAsia" w:eastAsiaTheme="minorEastAsia" w:cstheme="minorEastAsia"/>
          <w:szCs w:val="21"/>
        </w:rPr>
        <w:t>方案</w:t>
      </w:r>
      <w:r>
        <w:rPr>
          <w:rFonts w:hint="eastAsia" w:asciiTheme="minorEastAsia" w:hAnsiTheme="minorEastAsia" w:eastAsiaTheme="minorEastAsia" w:cstheme="minorEastAsia"/>
          <w:szCs w:val="21"/>
          <w:lang w:eastAsia="zh-CN"/>
        </w:rPr>
        <w:t>一般</w:t>
      </w:r>
      <w:r>
        <w:rPr>
          <w:rFonts w:hint="eastAsia" w:asciiTheme="minorEastAsia" w:hAnsiTheme="minorEastAsia" w:eastAsiaTheme="minorEastAsia" w:cstheme="minorEastAsia"/>
          <w:szCs w:val="21"/>
        </w:rPr>
        <w:t>合理、针对性一般、可操作性一般</w:t>
      </w:r>
      <w:r>
        <w:rPr>
          <w:rFonts w:hint="eastAsia" w:ascii="宋体" w:hAnsi="宋体" w:eastAsia="宋体" w:cs="宋体"/>
          <w:szCs w:val="21"/>
          <w:highlight w:val="none"/>
        </w:rPr>
        <w:t>）的加</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08FFB3A6">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textAlignment w:val="auto"/>
      </w:pPr>
      <w:r>
        <w:rPr>
          <w:rFonts w:hint="eastAsia" w:ascii="宋体" w:hAnsi="宋体" w:eastAsia="宋体" w:cs="宋体"/>
          <w:szCs w:val="21"/>
          <w:highlight w:val="none"/>
        </w:rPr>
        <w:t>评审为差（</w:t>
      </w:r>
      <w:r>
        <w:rPr>
          <w:rFonts w:hint="eastAsia" w:asciiTheme="minorEastAsia" w:hAnsiTheme="minorEastAsia" w:eastAsiaTheme="minorEastAsia" w:cstheme="minorEastAsia"/>
          <w:szCs w:val="21"/>
        </w:rPr>
        <w:t>方案不合理、无针对性、无可操作性</w:t>
      </w:r>
      <w:r>
        <w:rPr>
          <w:rFonts w:hint="eastAsia" w:ascii="宋体" w:hAnsi="宋体" w:eastAsia="宋体" w:cs="宋体"/>
          <w:szCs w:val="21"/>
          <w:highlight w:val="none"/>
        </w:rPr>
        <w:t>）的</w:t>
      </w:r>
      <w:r>
        <w:rPr>
          <w:rFonts w:hint="eastAsia" w:ascii="宋体" w:hAnsi="宋体" w:cs="宋体"/>
          <w:szCs w:val="21"/>
          <w:highlight w:val="none"/>
          <w:lang w:eastAsia="zh-CN"/>
        </w:rPr>
        <w:t>不加</w:t>
      </w:r>
      <w:r>
        <w:rPr>
          <w:rFonts w:hint="eastAsia" w:ascii="宋体" w:hAnsi="宋体" w:eastAsia="宋体" w:cs="宋体"/>
          <w:szCs w:val="21"/>
          <w:highlight w:val="none"/>
        </w:rPr>
        <w:t>分。</w:t>
      </w:r>
    </w:p>
  </w:comment>
  <w:comment w:id="1" w:author="wtx" w:date="2024-09-23T20:01:26Z" w:initials="">
    <w:p w14:paraId="2D56E59F">
      <w:pPr>
        <w:pStyle w:val="18"/>
        <w:rPr>
          <w:rFonts w:hint="eastAsia" w:eastAsia="宋体"/>
          <w:lang w:eastAsia="zh-CN"/>
        </w:rPr>
      </w:pPr>
      <w:r>
        <w:rPr>
          <w:rFonts w:hint="eastAsia"/>
          <w:lang w:eastAsia="zh-CN"/>
        </w:rPr>
        <w:t>是否可以直接写进上面的考察内容里面</w:t>
      </w:r>
    </w:p>
  </w:comment>
  <w:comment w:id="2" w:author="wtx" w:date="2024-09-23T20:01:52Z" w:initials="">
    <w:p w14:paraId="32F441D6">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26F8EFAC">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投标人提供售后服务方案，内容包括：</w:t>
      </w:r>
    </w:p>
    <w:p w14:paraId="14E4EA17">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售后服务方案</w:t>
      </w:r>
      <w:r>
        <w:rPr>
          <w:rFonts w:hint="eastAsia" w:asciiTheme="minorEastAsia" w:hAnsiTheme="minorEastAsia" w:eastAsiaTheme="minorEastAsia" w:cstheme="minorEastAsia"/>
          <w:szCs w:val="21"/>
          <w:lang w:eastAsia="zh-CN"/>
        </w:rPr>
        <w:t>及</w:t>
      </w:r>
      <w:r>
        <w:rPr>
          <w:rFonts w:hint="eastAsia" w:asciiTheme="minorEastAsia" w:hAnsiTheme="minorEastAsia" w:eastAsiaTheme="minorEastAsia" w:cstheme="minorEastAsia"/>
          <w:szCs w:val="21"/>
        </w:rPr>
        <w:t>售后服务承诺；</w:t>
      </w:r>
    </w:p>
    <w:p w14:paraId="7154FD4C">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val="en-US" w:eastAsia="zh-CN"/>
        </w:rPr>
        <w:t>2、</w:t>
      </w:r>
      <w:r>
        <w:rPr>
          <w:rFonts w:hint="eastAsia" w:asciiTheme="minorEastAsia" w:hAnsiTheme="minorEastAsia" w:eastAsiaTheme="minorEastAsia" w:cstheme="minorEastAsia"/>
          <w:szCs w:val="21"/>
        </w:rPr>
        <w:t>服务承诺落实的保障措施，技术支持和维护能力情况</w:t>
      </w:r>
      <w:r>
        <w:rPr>
          <w:rFonts w:hint="eastAsia" w:asciiTheme="minorEastAsia" w:hAnsiTheme="minorEastAsia" w:eastAsiaTheme="minorEastAsia" w:cstheme="minorEastAsia"/>
          <w:szCs w:val="21"/>
          <w:lang w:eastAsia="zh-CN"/>
        </w:rPr>
        <w:t>。</w:t>
      </w:r>
    </w:p>
    <w:p w14:paraId="5B95CAB5">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评审标准：</w:t>
      </w:r>
    </w:p>
    <w:p w14:paraId="41280983">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 xml:space="preserve">评审委员会根据招标文件的需求和投标文件的响应情况，进行评价及分档评分： </w:t>
      </w:r>
    </w:p>
    <w:p w14:paraId="36D23656">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1、满足</w:t>
      </w:r>
      <w:r>
        <w:rPr>
          <w:rFonts w:hint="eastAsia" w:ascii="宋体" w:hAnsi="宋体" w:cs="宋体"/>
          <w:szCs w:val="21"/>
          <w:highlight w:val="none"/>
          <w:lang w:val="en-US" w:eastAsia="zh-CN"/>
        </w:rPr>
        <w:t>2</w:t>
      </w:r>
      <w:r>
        <w:rPr>
          <w:rFonts w:hint="eastAsia" w:ascii="宋体" w:hAnsi="宋体" w:eastAsia="宋体" w:cs="宋体"/>
          <w:szCs w:val="21"/>
          <w:highlight w:val="none"/>
        </w:rPr>
        <w:t>点得</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0DACA821">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2、满足任意</w:t>
      </w:r>
      <w:r>
        <w:rPr>
          <w:rFonts w:hint="eastAsia" w:ascii="宋体" w:hAnsi="宋体" w:cs="宋体"/>
          <w:szCs w:val="21"/>
          <w:highlight w:val="none"/>
          <w:lang w:val="en-US" w:eastAsia="zh-CN"/>
        </w:rPr>
        <w:t>1</w:t>
      </w:r>
      <w:r>
        <w:rPr>
          <w:rFonts w:hint="eastAsia" w:ascii="宋体" w:hAnsi="宋体" w:eastAsia="宋体" w:cs="宋体"/>
          <w:szCs w:val="21"/>
          <w:highlight w:val="none"/>
        </w:rPr>
        <w:t>点得</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0F5E98DE">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3、</w:t>
      </w:r>
      <w:r>
        <w:rPr>
          <w:rFonts w:hint="eastAsia" w:ascii="宋体" w:hAnsi="宋体" w:cs="宋体"/>
          <w:szCs w:val="21"/>
          <w:highlight w:val="none"/>
          <w:lang w:eastAsia="zh-CN"/>
        </w:rPr>
        <w:t>其他情况</w:t>
      </w:r>
      <w:r>
        <w:rPr>
          <w:rFonts w:hint="eastAsia" w:ascii="宋体" w:hAnsi="宋体" w:eastAsia="宋体" w:cs="宋体"/>
          <w:szCs w:val="21"/>
          <w:highlight w:val="none"/>
        </w:rPr>
        <w:t>不得分。</w:t>
      </w:r>
    </w:p>
    <w:p w14:paraId="38D5E32D">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在此基础上，专家根据各投标人的具体响应内容按照量化的评审因素指标进一步评审：</w:t>
      </w:r>
    </w:p>
    <w:p w14:paraId="455224D2">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评审为优（</w:t>
      </w:r>
      <w:r>
        <w:rPr>
          <w:rFonts w:hint="eastAsia" w:asciiTheme="minorEastAsia" w:hAnsiTheme="minorEastAsia" w:eastAsiaTheme="minorEastAsia" w:cstheme="minorEastAsia"/>
          <w:szCs w:val="21"/>
        </w:rPr>
        <w:t>方案可行性强、十分完整</w:t>
      </w:r>
      <w:r>
        <w:rPr>
          <w:rFonts w:hint="eastAsia" w:ascii="宋体" w:hAnsi="宋体" w:eastAsia="宋体" w:cs="宋体"/>
          <w:szCs w:val="21"/>
          <w:highlight w:val="none"/>
        </w:rPr>
        <w:t>）的加</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1481162F">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szCs w:val="21"/>
          <w:highlight w:val="none"/>
        </w:rPr>
        <w:t>评审为良（</w:t>
      </w:r>
      <w:r>
        <w:rPr>
          <w:rFonts w:hint="eastAsia" w:asciiTheme="minorEastAsia" w:hAnsiTheme="minorEastAsia" w:eastAsiaTheme="minorEastAsia" w:cstheme="minorEastAsia"/>
          <w:szCs w:val="21"/>
        </w:rPr>
        <w:t>方案可行性较强、较完整</w:t>
      </w:r>
      <w:r>
        <w:rPr>
          <w:rFonts w:hint="eastAsia" w:ascii="宋体" w:hAnsi="宋体" w:eastAsia="宋体" w:cs="宋体"/>
          <w:szCs w:val="21"/>
          <w:highlight w:val="none"/>
        </w:rPr>
        <w:t>）的加</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6820E05C">
      <w:pPr>
        <w:pageBreakBefore w:val="0"/>
        <w:kinsoku/>
        <w:wordWrap w:val="0"/>
        <w:overflowPunct/>
        <w:topLinePunct w:val="0"/>
        <w:autoSpaceDE/>
        <w:autoSpaceDN/>
        <w:bidi w:val="0"/>
        <w:spacing w:beforeAutospacing="0" w:afterAutospacing="0" w:line="360" w:lineRule="auto"/>
        <w:ind w:left="0" w:leftChars="0" w:right="0" w:firstLine="0" w:firstLineChars="0"/>
      </w:pPr>
      <w:r>
        <w:rPr>
          <w:rFonts w:hint="eastAsia" w:ascii="宋体" w:hAnsi="宋体" w:eastAsia="宋体" w:cs="宋体"/>
          <w:szCs w:val="21"/>
          <w:highlight w:val="none"/>
        </w:rPr>
        <w:t>评审为</w:t>
      </w:r>
      <w:r>
        <w:rPr>
          <w:rFonts w:hint="eastAsia" w:ascii="宋体" w:hAnsi="宋体" w:cs="宋体"/>
          <w:szCs w:val="21"/>
          <w:highlight w:val="none"/>
          <w:lang w:eastAsia="zh-CN"/>
        </w:rPr>
        <w:t>中</w:t>
      </w:r>
      <w:r>
        <w:rPr>
          <w:rFonts w:hint="eastAsia" w:ascii="宋体" w:hAnsi="宋体" w:eastAsia="宋体" w:cs="宋体"/>
          <w:szCs w:val="21"/>
          <w:highlight w:val="none"/>
        </w:rPr>
        <w:t>（</w:t>
      </w:r>
      <w:r>
        <w:rPr>
          <w:rFonts w:hint="eastAsia" w:asciiTheme="minorEastAsia" w:hAnsiTheme="minorEastAsia" w:eastAsiaTheme="minorEastAsia" w:cstheme="minorEastAsia"/>
          <w:szCs w:val="21"/>
        </w:rPr>
        <w:t>方案可行性一般、完整性一般</w:t>
      </w:r>
      <w:r>
        <w:rPr>
          <w:rFonts w:hint="eastAsia" w:ascii="宋体" w:hAnsi="宋体" w:eastAsia="宋体" w:cs="宋体"/>
          <w:szCs w:val="21"/>
          <w:highlight w:val="none"/>
        </w:rPr>
        <w:t>）的</w:t>
      </w:r>
      <w:r>
        <w:rPr>
          <w:rFonts w:hint="eastAsia" w:ascii="宋体" w:hAnsi="宋体" w:cs="宋体"/>
          <w:szCs w:val="21"/>
          <w:highlight w:val="none"/>
          <w:lang w:eastAsia="zh-CN"/>
        </w:rPr>
        <w:t>加</w:t>
      </w:r>
      <w:r>
        <w:rPr>
          <w:rFonts w:hint="eastAsia" w:ascii="宋体" w:hAnsi="宋体" w:cs="宋体"/>
          <w:szCs w:val="21"/>
          <w:highlight w:val="none"/>
          <w:lang w:val="en-US" w:eastAsia="zh-CN"/>
        </w:rPr>
        <w:t>XX</w:t>
      </w:r>
      <w:r>
        <w:rPr>
          <w:rFonts w:hint="eastAsia" w:ascii="宋体" w:hAnsi="宋体" w:eastAsia="宋体" w:cs="宋体"/>
          <w:szCs w:val="21"/>
          <w:highlight w:val="none"/>
        </w:rPr>
        <w:t>分。</w:t>
      </w:r>
    </w:p>
    <w:p w14:paraId="2F14878B">
      <w:pPr>
        <w:pageBreakBefore w:val="0"/>
        <w:kinsoku/>
        <w:wordWrap w:val="0"/>
        <w:overflowPunct/>
        <w:topLinePunct w:val="0"/>
        <w:autoSpaceDE/>
        <w:autoSpaceDN/>
        <w:bidi w:val="0"/>
        <w:spacing w:beforeAutospacing="0" w:afterAutospacing="0" w:line="360" w:lineRule="auto"/>
        <w:ind w:left="0" w:leftChars="0" w:right="0" w:firstLine="0" w:firstLineChars="0"/>
      </w:pPr>
      <w:r>
        <w:rPr>
          <w:rFonts w:hint="eastAsia" w:ascii="宋体" w:hAnsi="宋体" w:eastAsia="宋体" w:cs="宋体"/>
          <w:szCs w:val="21"/>
          <w:highlight w:val="none"/>
        </w:rPr>
        <w:t>评审为差（</w:t>
      </w:r>
      <w:r>
        <w:rPr>
          <w:rFonts w:hint="eastAsia" w:asciiTheme="minorEastAsia" w:hAnsiTheme="minorEastAsia" w:eastAsiaTheme="minorEastAsia" w:cstheme="minorEastAsia"/>
          <w:szCs w:val="21"/>
        </w:rPr>
        <w:t>方案不可行、不完整</w:t>
      </w:r>
      <w:r>
        <w:rPr>
          <w:rFonts w:hint="eastAsia" w:ascii="宋体" w:hAnsi="宋体" w:eastAsia="宋体" w:cs="宋体"/>
          <w:szCs w:val="21"/>
          <w:highlight w:val="none"/>
        </w:rPr>
        <w:t>）的</w:t>
      </w:r>
      <w:r>
        <w:rPr>
          <w:rFonts w:hint="eastAsia" w:ascii="宋体" w:hAnsi="宋体" w:cs="宋体"/>
          <w:szCs w:val="21"/>
          <w:highlight w:val="none"/>
          <w:lang w:eastAsia="zh-CN"/>
        </w:rPr>
        <w:t>不加</w:t>
      </w:r>
      <w:r>
        <w:rPr>
          <w:rFonts w:hint="eastAsia" w:ascii="宋体" w:hAnsi="宋体" w:eastAsia="宋体" w:cs="宋体"/>
          <w:szCs w:val="21"/>
          <w:highlight w:val="none"/>
        </w:rPr>
        <w:t>分。</w:t>
      </w:r>
    </w:p>
  </w:comment>
  <w:comment w:id="3" w:author="wtx" w:date="2024-09-23T20:05:33Z" w:initials="">
    <w:p w14:paraId="0C3989D1">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lang w:eastAsia="zh-CN"/>
        </w:rPr>
        <w:t>考察</w:t>
      </w:r>
      <w:r>
        <w:rPr>
          <w:rFonts w:hint="eastAsia" w:asciiTheme="minorEastAsia" w:hAnsiTheme="minorEastAsia" w:eastAsiaTheme="minorEastAsia" w:cstheme="minorEastAsia"/>
          <w:b/>
          <w:bCs/>
          <w:szCs w:val="21"/>
        </w:rPr>
        <w:t>内容：</w:t>
      </w:r>
    </w:p>
    <w:p w14:paraId="51996F78">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投标人提供以下</w:t>
      </w:r>
      <w:r>
        <w:rPr>
          <w:rFonts w:hint="eastAsia" w:asciiTheme="minorEastAsia" w:hAnsiTheme="minorEastAsia" w:eastAsiaTheme="minorEastAsia" w:cstheme="minorEastAsia"/>
          <w:szCs w:val="21"/>
        </w:rPr>
        <w:t>违约承诺内容，包括</w:t>
      </w:r>
      <w:r>
        <w:rPr>
          <w:rFonts w:hint="eastAsia" w:asciiTheme="minorEastAsia" w:hAnsiTheme="minorEastAsia" w:eastAsiaTheme="minorEastAsia" w:cstheme="minorEastAsia"/>
          <w:szCs w:val="21"/>
          <w:lang w:eastAsia="zh-CN"/>
        </w:rPr>
        <w:t>：</w:t>
      </w:r>
    </w:p>
    <w:p w14:paraId="39552A2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对服务内容全面履行；</w:t>
      </w:r>
    </w:p>
    <w:p w14:paraId="4C48A7EB">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按服务期限完成项目；</w:t>
      </w:r>
    </w:p>
    <w:p w14:paraId="1108A27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按招标文件要求投入人员和设备；</w:t>
      </w:r>
    </w:p>
    <w:p w14:paraId="498764B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4</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严格遵守保密要求；</w:t>
      </w:r>
    </w:p>
    <w:p w14:paraId="53A96FB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5</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承诺成果知识产权归采购人所有，项目成果不侵犯第三人知识产权；</w:t>
      </w:r>
    </w:p>
    <w:p w14:paraId="73C00312">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eastAsia="zh-CN"/>
        </w:rPr>
        <w:t>投标人承诺</w:t>
      </w:r>
      <w:r>
        <w:rPr>
          <w:rFonts w:hint="eastAsia" w:asciiTheme="minorEastAsia" w:hAnsiTheme="minorEastAsia" w:eastAsiaTheme="minorEastAsia" w:cstheme="minorEastAsia"/>
          <w:szCs w:val="21"/>
        </w:rPr>
        <w:t>满足以上5项</w:t>
      </w:r>
      <w:r>
        <w:rPr>
          <w:rFonts w:hint="eastAsia" w:asciiTheme="minorEastAsia" w:hAnsiTheme="minorEastAsia" w:eastAsiaTheme="minorEastAsia" w:cstheme="minorEastAsia"/>
          <w:szCs w:val="21"/>
          <w:lang w:eastAsia="zh-CN"/>
        </w:rPr>
        <w:t>全部要求</w:t>
      </w:r>
      <w:r>
        <w:rPr>
          <w:rFonts w:hint="eastAsia" w:asciiTheme="minorEastAsia" w:hAnsiTheme="minorEastAsia" w:eastAsiaTheme="minorEastAsia" w:cstheme="minorEastAsia"/>
          <w:szCs w:val="21"/>
        </w:rPr>
        <w:t>的得100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29AAB9DC">
      <w:pPr>
        <w:keepNext w:val="0"/>
        <w:keepLines w:val="0"/>
        <w:pageBreakBefore w:val="0"/>
        <w:widowControl w:val="0"/>
        <w:kinsoku/>
        <w:wordWrap/>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lang w:eastAsia="zh-CN"/>
        </w:rPr>
        <w:t>证明文件</w:t>
      </w:r>
      <w:r>
        <w:rPr>
          <w:rFonts w:hint="eastAsia" w:asciiTheme="minorEastAsia" w:hAnsiTheme="minorEastAsia" w:eastAsiaTheme="minorEastAsia" w:cstheme="minorEastAsia"/>
          <w:b/>
          <w:bCs/>
          <w:szCs w:val="21"/>
        </w:rPr>
        <w:t>：</w:t>
      </w:r>
    </w:p>
    <w:p w14:paraId="27FDF3FC">
      <w:pPr>
        <w:pStyle w:val="18"/>
        <w:keepNext w:val="0"/>
        <w:keepLines w:val="0"/>
        <w:pageBreakBefore w:val="0"/>
        <w:widowControl w:val="0"/>
        <w:kinsoku/>
        <w:wordWrap/>
        <w:overflowPunct/>
        <w:topLinePunct w:val="0"/>
        <w:bidi w:val="0"/>
        <w:snapToGrid/>
        <w:spacing w:line="360" w:lineRule="auto"/>
        <w:rPr>
          <w:rFonts w:hint="eastAsia" w:eastAsiaTheme="minorEastAsia"/>
          <w:lang w:eastAsia="zh-CN"/>
        </w:rPr>
      </w:pPr>
      <w:r>
        <w:rPr>
          <w:rFonts w:hint="eastAsia" w:asciiTheme="minorEastAsia" w:hAnsiTheme="minorEastAsia" w:eastAsiaTheme="minorEastAsia" w:cstheme="minorEastAsia"/>
          <w:szCs w:val="21"/>
        </w:rPr>
        <w:t>提供违约承诺函（格式自拟），未提供或未按要求提供或提供的不清晰导致专家无法判断的，不得分</w:t>
      </w:r>
      <w:r>
        <w:rPr>
          <w:rFonts w:hint="eastAsia" w:asciiTheme="minorEastAsia" w:hAnsiTheme="minorEastAsia" w:eastAsiaTheme="minorEastAsia" w:cstheme="minorEastAsia"/>
          <w:szCs w:val="21"/>
          <w:lang w:eastAsia="zh-CN"/>
        </w:rPr>
        <w:t>。</w:t>
      </w:r>
    </w:p>
  </w:comment>
  <w:comment w:id="4" w:author="wtx" w:date="2024-09-23T20:07:15Z" w:initials="">
    <w:p w14:paraId="0CCCF214">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352D3913">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评审委员会根据《技术规格偏离表》（以下简称“偏离表”）响应情况进行打分，全部满足的得100分，一般参数每负偏离一项扣</w:t>
      </w:r>
      <w:r>
        <w:rPr>
          <w:rFonts w:hint="eastAsia" w:ascii="宋体" w:hAnsi="宋体" w:cs="宋体"/>
          <w:sz w:val="21"/>
          <w:szCs w:val="21"/>
          <w:highlight w:val="none"/>
          <w:lang w:val="en-US" w:eastAsia="zh-CN"/>
        </w:rPr>
        <w:t>0.5</w:t>
      </w:r>
      <w:r>
        <w:rPr>
          <w:rFonts w:hint="eastAsia" w:ascii="宋体" w:hAnsi="宋体" w:eastAsia="宋体" w:cs="宋体"/>
          <w:sz w:val="21"/>
          <w:szCs w:val="21"/>
          <w:highlight w:val="none"/>
        </w:rPr>
        <w:t>分，重点技术参数▲项每负偏离一项扣</w:t>
      </w:r>
      <w:r>
        <w:rPr>
          <w:rFonts w:hint="eastAsia" w:ascii="宋体" w:hAnsi="宋体" w:cs="宋体"/>
          <w:sz w:val="21"/>
          <w:szCs w:val="21"/>
          <w:highlight w:val="none"/>
          <w:lang w:val="en-US" w:eastAsia="zh-CN"/>
        </w:rPr>
        <w:t>10</w:t>
      </w:r>
      <w:r>
        <w:rPr>
          <w:rFonts w:hint="eastAsia" w:ascii="宋体" w:hAnsi="宋体" w:eastAsia="宋体" w:cs="宋体"/>
          <w:sz w:val="21"/>
          <w:szCs w:val="21"/>
          <w:highlight w:val="none"/>
        </w:rPr>
        <w:t>分。扣完为止。</w:t>
      </w:r>
    </w:p>
    <w:p w14:paraId="03DE8D3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证明文件：</w:t>
      </w:r>
    </w:p>
    <w:p w14:paraId="315F5BF9">
      <w:pPr>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right="0" w:rightChars="0" w:firstLine="0" w:firstLineChars="0"/>
        <w:jc w:val="left"/>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rPr>
        <w:t>偏离表应如实对应填写所投产品的具体参数。如要求提供证明资料的，需按要求提供相关证明资料；提供的证明资料与所填写内容不一致的，以证明资料为准，原件备查。证明材料不能满足招标要求的，该项按负偏离处理。</w:t>
      </w:r>
      <w:r>
        <w:rPr>
          <w:rFonts w:hint="eastAsia" w:ascii="宋体" w:hAnsi="宋体" w:eastAsia="宋体" w:cs="宋体"/>
          <w:sz w:val="21"/>
          <w:szCs w:val="21"/>
          <w:highlight w:val="none"/>
          <w:lang w:eastAsia="zh-CN"/>
        </w:rPr>
        <w:t>（未提供或未按要求提供或提供的不清晰导致专家无法判断的，不得分）投标人的“技术规格响应情况”“技术</w:t>
      </w:r>
    </w:p>
    <w:p w14:paraId="139B2C88">
      <w:pPr>
        <w:pStyle w:val="18"/>
        <w:keepNext w:val="0"/>
        <w:keepLines w:val="0"/>
        <w:pageBreakBefore w:val="0"/>
        <w:widowControl w:val="0"/>
        <w:kinsoku/>
        <w:wordWrap/>
        <w:overflowPunct/>
        <w:topLinePunct w:val="0"/>
        <w:bidi w:val="0"/>
        <w:snapToGrid/>
        <w:spacing w:line="360" w:lineRule="auto"/>
        <w:rPr>
          <w:highlight w:val="none"/>
        </w:rPr>
      </w:pPr>
      <w:r>
        <w:rPr>
          <w:rFonts w:hint="eastAsia" w:ascii="宋体" w:hAnsi="宋体" w:eastAsia="宋体" w:cs="宋体"/>
          <w:sz w:val="21"/>
          <w:szCs w:val="21"/>
          <w:highlight w:val="none"/>
          <w:lang w:eastAsia="zh-CN"/>
        </w:rPr>
        <w:t>规格偏离情况”等必须与客观实际保持一致，响应不实且情节严重的，经查实，将依法记入供应商诚信档案或受到行政处罚。</w:t>
      </w:r>
    </w:p>
  </w:comment>
  <w:comment w:id="5" w:author="wtx" w:date="2024-09-23T20:08:07Z" w:initials="">
    <w:p w14:paraId="55727D55">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14:paraId="33EA9E7F">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cs="宋体"/>
          <w:szCs w:val="21"/>
          <w:highlight w:val="none"/>
          <w:lang w:eastAsia="zh-CN"/>
        </w:rPr>
      </w:pPr>
      <w:r>
        <w:rPr>
          <w:rFonts w:hint="eastAsia" w:ascii="宋体" w:hAnsi="宋体" w:cs="宋体"/>
          <w:szCs w:val="21"/>
          <w:highlight w:val="none"/>
          <w:lang w:eastAsia="zh-CN"/>
        </w:rPr>
        <w:t>拟安排的项目负责人为投标人自有员工（提供社保证明），否则本项不得分，在此基础上：</w:t>
      </w:r>
    </w:p>
    <w:p w14:paraId="7BA49133">
      <w:pPr>
        <w:pStyle w:val="2"/>
        <w:rPr>
          <w:rFonts w:hint="eastAsia"/>
          <w:b w:val="0"/>
          <w:bCs w:val="0"/>
          <w:lang w:eastAsia="zh-CN"/>
        </w:rPr>
      </w:pPr>
      <w:r>
        <w:rPr>
          <w:rFonts w:hint="eastAsia"/>
          <w:b w:val="0"/>
          <w:bCs w:val="0"/>
          <w:lang w:eastAsia="zh-CN"/>
        </w:rPr>
        <w:t>1、具有信息化专业相关的研究生学历和硕士（或以上）学位的，得30分；</w:t>
      </w:r>
    </w:p>
    <w:p w14:paraId="7BD67EFF">
      <w:pPr>
        <w:pStyle w:val="2"/>
        <w:rPr>
          <w:rFonts w:hint="eastAsia"/>
          <w:b w:val="0"/>
          <w:bCs w:val="0"/>
          <w:lang w:eastAsia="zh-CN"/>
        </w:rPr>
      </w:pPr>
      <w:r>
        <w:rPr>
          <w:rFonts w:hint="eastAsia"/>
          <w:b w:val="0"/>
          <w:bCs w:val="0"/>
          <w:lang w:eastAsia="zh-CN"/>
        </w:rPr>
        <w:t>2、具有人社部门或工信部门颁发的计算机技术与软件专业技术资格证书（专业：信息系统项目管理师），得40分；</w:t>
      </w:r>
    </w:p>
    <w:p w14:paraId="6DB1E97E">
      <w:pPr>
        <w:pStyle w:val="2"/>
        <w:rPr>
          <w:rFonts w:hint="eastAsia"/>
          <w:b w:val="0"/>
          <w:bCs w:val="0"/>
          <w:lang w:eastAsia="zh-CN"/>
        </w:rPr>
      </w:pPr>
      <w:r>
        <w:rPr>
          <w:rFonts w:hint="eastAsia"/>
          <w:b w:val="0"/>
          <w:bCs w:val="0"/>
          <w:lang w:eastAsia="zh-CN"/>
        </w:rPr>
        <w:t>3、具有由人社部门颁发的电子与信息类相关专业中级（或以上）职称证书的，得30分。</w:t>
      </w:r>
    </w:p>
    <w:p w14:paraId="3924D657">
      <w:pPr>
        <w:pStyle w:val="3"/>
        <w:rPr>
          <w:rFonts w:hint="default"/>
          <w:lang w:val="en-US" w:eastAsia="zh-CN"/>
        </w:rPr>
      </w:pPr>
      <w:r>
        <w:rPr>
          <w:rFonts w:hint="eastAsia"/>
          <w:b w:val="0"/>
          <w:bCs w:val="0"/>
          <w:lang w:eastAsia="zh-CN"/>
        </w:rPr>
        <w:t>以上三项累计最高得</w:t>
      </w:r>
      <w:r>
        <w:rPr>
          <w:rFonts w:hint="eastAsia"/>
          <w:b w:val="0"/>
          <w:bCs w:val="0"/>
          <w:lang w:val="en-US" w:eastAsia="zh-CN"/>
        </w:rPr>
        <w:t>100分。</w:t>
      </w:r>
    </w:p>
    <w:p w14:paraId="6779B66D">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证明文件</w:t>
      </w:r>
      <w:r>
        <w:rPr>
          <w:rFonts w:hint="eastAsia" w:ascii="宋体" w:hAnsi="宋体" w:eastAsia="宋体" w:cs="宋体"/>
          <w:szCs w:val="21"/>
          <w:highlight w:val="none"/>
        </w:rPr>
        <w:t>：</w:t>
      </w:r>
    </w:p>
    <w:p w14:paraId="3A0A1C66">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color w:val="auto"/>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提供开标日前由投标人为</w:t>
      </w:r>
      <w:r>
        <w:rPr>
          <w:rFonts w:hint="eastAsia" w:ascii="宋体" w:hAnsi="宋体" w:cs="宋体"/>
          <w:color w:val="auto"/>
          <w:sz w:val="21"/>
          <w:szCs w:val="21"/>
          <w:highlight w:val="none"/>
          <w:lang w:eastAsia="zh-CN"/>
        </w:rPr>
        <w:t>拟投入本项目的负责人</w:t>
      </w:r>
      <w:r>
        <w:rPr>
          <w:rFonts w:hint="eastAsia" w:ascii="宋体" w:hAnsi="宋体" w:eastAsia="宋体" w:cs="宋体"/>
          <w:color w:val="auto"/>
          <w:sz w:val="21"/>
          <w:szCs w:val="21"/>
          <w:highlight w:val="none"/>
        </w:rPr>
        <w:t>缴交的载有</w:t>
      </w:r>
      <w:r>
        <w:rPr>
          <w:rFonts w:hint="eastAsia" w:ascii="宋体" w:hAnsi="宋体" w:eastAsia="宋体" w:cs="宋体"/>
          <w:color w:val="auto"/>
          <w:sz w:val="21"/>
          <w:szCs w:val="21"/>
          <w:highlight w:val="none"/>
          <w:lang w:eastAsia="zh-CN"/>
        </w:rPr>
        <w:t>政府</w:t>
      </w:r>
      <w:r>
        <w:rPr>
          <w:rFonts w:hint="eastAsia" w:ascii="宋体" w:hAnsi="宋体" w:eastAsia="宋体" w:cs="宋体"/>
          <w:color w:val="auto"/>
          <w:sz w:val="21"/>
          <w:szCs w:val="21"/>
          <w:highlight w:val="none"/>
        </w:rPr>
        <w:t>部门公章</w:t>
      </w:r>
      <w:r>
        <w:rPr>
          <w:rFonts w:hint="eastAsia" w:ascii="宋体" w:hAnsi="宋体" w:cs="宋体"/>
          <w:color w:val="auto"/>
          <w:sz w:val="21"/>
          <w:szCs w:val="21"/>
          <w:highlight w:val="none"/>
          <w:lang w:eastAsia="zh-CN"/>
        </w:rPr>
        <w:t>（或专用章）</w:t>
      </w:r>
      <w:r>
        <w:rPr>
          <w:rFonts w:hint="eastAsia" w:ascii="宋体" w:hAnsi="宋体" w:eastAsia="宋体" w:cs="宋体"/>
          <w:color w:val="auto"/>
          <w:sz w:val="21"/>
          <w:szCs w:val="21"/>
          <w:highlight w:val="none"/>
        </w:rPr>
        <w:t>的20</w:t>
      </w:r>
      <w:r>
        <w:rPr>
          <w:rFonts w:hint="eastAsia" w:ascii="宋体" w:hAnsi="宋体" w:eastAsia="宋体" w:cs="宋体"/>
          <w:color w:val="auto"/>
          <w:sz w:val="21"/>
          <w:szCs w:val="21"/>
          <w:highlight w:val="none"/>
          <w:lang w:val="en-US" w:eastAsia="zh-CN"/>
        </w:rPr>
        <w:t>2</w:t>
      </w:r>
      <w:r>
        <w:rPr>
          <w:rFonts w:hint="eastAsia" w:ascii="宋体" w:hAnsi="宋体" w:cs="宋体"/>
          <w:color w:val="auto"/>
          <w:sz w:val="21"/>
          <w:szCs w:val="21"/>
          <w:highlight w:val="none"/>
          <w:lang w:val="en-US" w:eastAsia="zh-CN"/>
        </w:rPr>
        <w:t>4</w:t>
      </w:r>
      <w:r>
        <w:rPr>
          <w:rFonts w:hint="eastAsia" w:ascii="宋体" w:hAnsi="宋体" w:eastAsia="宋体" w:cs="宋体"/>
          <w:color w:val="auto"/>
          <w:sz w:val="21"/>
          <w:szCs w:val="21"/>
          <w:highlight w:val="none"/>
        </w:rPr>
        <w:t>年</w:t>
      </w:r>
      <w:r>
        <w:rPr>
          <w:rFonts w:hint="eastAsia" w:ascii="宋体" w:hAnsi="宋体" w:cs="宋体"/>
          <w:color w:val="auto"/>
          <w:sz w:val="21"/>
          <w:szCs w:val="21"/>
          <w:highlight w:val="none"/>
          <w:lang w:val="en-US" w:eastAsia="zh-CN"/>
        </w:rPr>
        <w:t>7-9</w:t>
      </w:r>
      <w:r>
        <w:rPr>
          <w:rFonts w:hint="eastAsia" w:ascii="宋体" w:hAnsi="宋体" w:eastAsia="宋体" w:cs="宋体"/>
          <w:color w:val="auto"/>
          <w:sz w:val="21"/>
          <w:szCs w:val="21"/>
          <w:highlight w:val="none"/>
        </w:rPr>
        <w:t>月</w:t>
      </w:r>
      <w:r>
        <w:rPr>
          <w:rFonts w:hint="eastAsia" w:ascii="宋体" w:hAnsi="宋体" w:cs="宋体"/>
          <w:color w:val="auto"/>
          <w:sz w:val="21"/>
          <w:szCs w:val="21"/>
          <w:highlight w:val="none"/>
          <w:lang w:eastAsia="zh-CN"/>
        </w:rPr>
        <w:t>的</w:t>
      </w:r>
      <w:r>
        <w:rPr>
          <w:rFonts w:hint="eastAsia" w:ascii="宋体" w:hAnsi="宋体" w:eastAsia="宋体" w:cs="宋体"/>
          <w:color w:val="auto"/>
          <w:sz w:val="21"/>
          <w:szCs w:val="21"/>
          <w:highlight w:val="none"/>
        </w:rPr>
        <w:t>社保缴交证明材料（已退休返聘人员需提供聘用合同），如开标日上一个月的社保材料因</w:t>
      </w:r>
      <w:r>
        <w:rPr>
          <w:rFonts w:hint="eastAsia" w:ascii="宋体" w:hAnsi="宋体" w:eastAsia="宋体" w:cs="宋体"/>
          <w:color w:val="auto"/>
          <w:sz w:val="21"/>
          <w:szCs w:val="21"/>
          <w:highlight w:val="none"/>
          <w:lang w:eastAsia="zh-CN"/>
        </w:rPr>
        <w:t>政府</w:t>
      </w:r>
      <w:r>
        <w:rPr>
          <w:rFonts w:hint="eastAsia" w:ascii="宋体" w:hAnsi="宋体" w:eastAsia="宋体" w:cs="宋体"/>
          <w:color w:val="auto"/>
          <w:sz w:val="21"/>
          <w:szCs w:val="21"/>
          <w:highlight w:val="none"/>
        </w:rPr>
        <w:t>部门原因暂时无法取得，则可以往前顺延一个月；社保资料至少显示缴交养老保险信息，未显示该信息的该社保资料则不符合要求，原件备查。</w:t>
      </w:r>
      <w:r>
        <w:rPr>
          <w:rFonts w:hint="eastAsia"/>
          <w:color w:val="auto"/>
        </w:rPr>
        <w:t>如供应商为新成立企业且成立时间不足</w:t>
      </w:r>
      <w:r>
        <w:rPr>
          <w:rFonts w:hint="eastAsia"/>
          <w:color w:val="auto"/>
          <w:lang w:val="en-US" w:eastAsia="zh-CN"/>
        </w:rPr>
        <w:t>3</w:t>
      </w:r>
      <w:r>
        <w:rPr>
          <w:rFonts w:hint="eastAsia"/>
          <w:color w:val="auto"/>
        </w:rPr>
        <w:t>个月的，</w:t>
      </w:r>
      <w:r>
        <w:rPr>
          <w:rFonts w:hint="eastAsia"/>
          <w:color w:val="auto"/>
          <w:lang w:eastAsia="zh-CN"/>
        </w:rPr>
        <w:t>需承诺相关人员为投标人自有员工，承诺函格式自拟并加盖公章</w:t>
      </w:r>
      <w:r>
        <w:rPr>
          <w:rFonts w:hint="eastAsia"/>
          <w:color w:val="auto"/>
        </w:rPr>
        <w:t>；</w:t>
      </w:r>
    </w:p>
    <w:p w14:paraId="1F70AEEE">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ascii="宋体" w:hAnsi="宋体" w:eastAsia="宋体" w:cs="宋体"/>
          <w:color w:val="auto"/>
          <w:sz w:val="21"/>
          <w:szCs w:val="21"/>
          <w:highlight w:val="none"/>
          <w:lang w:val="en-US" w:eastAsia="zh-CN"/>
        </w:rPr>
      </w:pPr>
      <w:r>
        <w:rPr>
          <w:rFonts w:hint="eastAsia" w:ascii="宋体" w:hAnsi="宋体" w:cs="宋体"/>
          <w:color w:val="auto"/>
          <w:sz w:val="21"/>
          <w:szCs w:val="21"/>
          <w:highlight w:val="none"/>
          <w:lang w:val="en-US" w:eastAsia="zh-CN"/>
        </w:rPr>
        <w:t>2、第1项</w:t>
      </w:r>
      <w:r>
        <w:rPr>
          <w:rFonts w:hint="eastAsia" w:ascii="宋体" w:hAnsi="宋体" w:eastAsia="宋体" w:cs="宋体"/>
          <w:color w:val="auto"/>
          <w:sz w:val="21"/>
          <w:szCs w:val="21"/>
          <w:highlight w:val="none"/>
          <w:lang w:val="en-US" w:eastAsia="zh-CN"/>
        </w:rPr>
        <w:t>提供毕业证书、学位证书</w:t>
      </w:r>
      <w:r>
        <w:rPr>
          <w:rFonts w:hint="eastAsia" w:ascii="宋体" w:hAnsi="宋体" w:cs="宋体"/>
          <w:color w:val="auto"/>
          <w:sz w:val="21"/>
          <w:szCs w:val="21"/>
          <w:highlight w:val="none"/>
          <w:lang w:val="en-US" w:eastAsia="zh-CN"/>
        </w:rPr>
        <w:t>以及</w:t>
      </w:r>
      <w:r>
        <w:rPr>
          <w:rFonts w:hint="eastAsia" w:ascii="宋体" w:hAnsi="宋体" w:eastAsia="宋体" w:cs="宋体"/>
          <w:color w:val="auto"/>
          <w:sz w:val="21"/>
          <w:szCs w:val="21"/>
          <w:highlight w:val="none"/>
          <w:lang w:val="en-US" w:eastAsia="zh-CN"/>
        </w:rPr>
        <w:t>学历信息在学信网查询结果截图（https://www.chsi.com.cn/xlcx/index.jsp），由于日期较早无法查询的，需提供毕业院校或者人社部门出具的证明，国外学历证书提供教育部留学服务中心出具的国外学历认证书以及教育部留学服务中心官网查询截图（查询网址https://zwfw.cscse.edu.cn/）；</w:t>
      </w:r>
    </w:p>
    <w:p w14:paraId="6DAF17ED">
      <w:pPr>
        <w:pStyle w:val="18"/>
        <w:rPr>
          <w:rFonts w:hint="default" w:hAnsi="宋体" w:cs="宋体"/>
          <w:sz w:val="21"/>
          <w:szCs w:val="21"/>
          <w:highlight w:val="none"/>
          <w:lang w:val="en-US" w:eastAsia="zh-CN"/>
        </w:rPr>
      </w:pPr>
      <w:r>
        <w:rPr>
          <w:rFonts w:hint="eastAsia" w:hAnsi="宋体" w:cs="宋体"/>
          <w:sz w:val="21"/>
          <w:szCs w:val="21"/>
          <w:highlight w:val="none"/>
          <w:lang w:val="en-US" w:eastAsia="zh-CN"/>
        </w:rPr>
        <w:t>3、第2-3项提供证书扫描件；</w:t>
      </w:r>
    </w:p>
    <w:p w14:paraId="544E12F0">
      <w:pPr>
        <w:pStyle w:val="18"/>
      </w:pPr>
      <w:r>
        <w:rPr>
          <w:rFonts w:hint="eastAsia" w:hAnsi="宋体" w:cs="宋体"/>
          <w:sz w:val="21"/>
          <w:szCs w:val="21"/>
          <w:highlight w:val="none"/>
          <w:lang w:val="en-US" w:eastAsia="zh-CN"/>
        </w:rPr>
        <w:t>4、</w:t>
      </w:r>
      <w:r>
        <w:rPr>
          <w:rFonts w:hint="eastAsia" w:ascii="宋体" w:hAnsi="宋体" w:eastAsia="宋体" w:cs="宋体"/>
          <w:sz w:val="21"/>
          <w:szCs w:val="21"/>
          <w:highlight w:val="none"/>
          <w:lang w:eastAsia="zh-CN"/>
        </w:rPr>
        <w:t>未提供或未按要求提供或提供的不清晰导致专家无法判断的，不得分</w:t>
      </w:r>
      <w:r>
        <w:rPr>
          <w:rFonts w:hint="eastAsia" w:hAnsi="宋体" w:cs="宋体"/>
          <w:sz w:val="21"/>
          <w:szCs w:val="21"/>
          <w:highlight w:val="none"/>
          <w:lang w:eastAsia="zh-CN"/>
        </w:rPr>
        <w:t>。</w:t>
      </w:r>
    </w:p>
  </w:comment>
  <w:comment w:id="6" w:author="wtx" w:date="2024-09-23T20:12:16Z" w:initials="">
    <w:p w14:paraId="18018645">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考察内容：</w:t>
      </w:r>
    </w:p>
    <w:p w14:paraId="7E8DAF6D">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cs="宋体"/>
          <w:szCs w:val="21"/>
          <w:highlight w:val="none"/>
          <w:lang w:eastAsia="zh-CN"/>
        </w:rPr>
      </w:pPr>
      <w:r>
        <w:rPr>
          <w:rFonts w:hint="eastAsia" w:ascii="宋体" w:hAnsi="宋体" w:cs="宋体"/>
          <w:szCs w:val="21"/>
          <w:highlight w:val="none"/>
          <w:lang w:eastAsia="zh-CN"/>
        </w:rPr>
        <w:t>拟安排的项目团队成员不少于</w:t>
      </w:r>
      <w:r>
        <w:rPr>
          <w:rFonts w:hint="eastAsia" w:ascii="宋体" w:hAnsi="宋体" w:cs="宋体"/>
          <w:szCs w:val="21"/>
          <w:highlight w:val="none"/>
          <w:lang w:val="en-US" w:eastAsia="zh-CN"/>
        </w:rPr>
        <w:t>10人，且均</w:t>
      </w:r>
      <w:r>
        <w:rPr>
          <w:rFonts w:hint="eastAsia" w:ascii="宋体" w:hAnsi="宋体" w:cs="宋体"/>
          <w:szCs w:val="21"/>
          <w:highlight w:val="none"/>
          <w:lang w:eastAsia="zh-CN"/>
        </w:rPr>
        <w:t>为投标人自有员工（提供社保证明），否则本项不得分，在此基础上：</w:t>
      </w:r>
    </w:p>
    <w:p w14:paraId="5C3AC1A6">
      <w:pPr>
        <w:pStyle w:val="2"/>
        <w:rPr>
          <w:rFonts w:hint="eastAsia"/>
          <w:b w:val="0"/>
          <w:bCs w:val="0"/>
          <w:lang w:eastAsia="zh-CN"/>
        </w:rPr>
      </w:pPr>
      <w:r>
        <w:rPr>
          <w:rFonts w:hint="eastAsia"/>
          <w:b w:val="0"/>
          <w:bCs w:val="0"/>
          <w:lang w:eastAsia="zh-CN"/>
        </w:rPr>
        <w:t>1、具有人社部门或工信部门颁发的计算机技术与软件专业技术资格证书（专业：信息系统项目管理师），每提供</w:t>
      </w:r>
      <w:r>
        <w:rPr>
          <w:rFonts w:hint="eastAsia"/>
          <w:b w:val="0"/>
          <w:bCs w:val="0"/>
          <w:lang w:val="en-US" w:eastAsia="zh-CN"/>
        </w:rPr>
        <w:t>1</w:t>
      </w:r>
      <w:r>
        <w:rPr>
          <w:rFonts w:hint="eastAsia"/>
          <w:b w:val="0"/>
          <w:bCs w:val="0"/>
          <w:lang w:eastAsia="zh-CN"/>
        </w:rPr>
        <w:t>人得20分，其他不得分，本项最高得80分；</w:t>
      </w:r>
    </w:p>
    <w:p w14:paraId="13A4C20D">
      <w:pPr>
        <w:pStyle w:val="2"/>
        <w:rPr>
          <w:rFonts w:hint="eastAsia"/>
          <w:b w:val="0"/>
          <w:bCs w:val="0"/>
          <w:lang w:eastAsia="zh-CN"/>
        </w:rPr>
      </w:pPr>
      <w:r>
        <w:rPr>
          <w:rFonts w:hint="eastAsia"/>
          <w:b w:val="0"/>
          <w:bCs w:val="0"/>
          <w:lang w:eastAsia="zh-CN"/>
        </w:rPr>
        <w:t>2、具有人社部门或工信部门颁发的计算机技术与软件专业技术资格证书（专业：网络工程师），每提供</w:t>
      </w:r>
      <w:r>
        <w:rPr>
          <w:rFonts w:hint="eastAsia"/>
          <w:b w:val="0"/>
          <w:bCs w:val="0"/>
          <w:lang w:val="en-US" w:eastAsia="zh-CN"/>
        </w:rPr>
        <w:t>1人</w:t>
      </w:r>
      <w:r>
        <w:rPr>
          <w:rFonts w:hint="eastAsia"/>
          <w:b w:val="0"/>
          <w:bCs w:val="0"/>
          <w:lang w:eastAsia="zh-CN"/>
        </w:rPr>
        <w:t>得10分，其他不得分，本项最高得20分；</w:t>
      </w:r>
    </w:p>
    <w:p w14:paraId="207606FE">
      <w:pPr>
        <w:pStyle w:val="38"/>
        <w:keepNext w:val="0"/>
        <w:keepLines w:val="0"/>
        <w:pageBreakBefore w:val="0"/>
        <w:widowControl/>
        <w:kinsoku/>
        <w:overflowPunct/>
        <w:topLinePunct w:val="0"/>
        <w:autoSpaceDE/>
        <w:autoSpaceDN/>
        <w:bidi w:val="0"/>
        <w:adjustRightInd/>
        <w:snapToGrid/>
        <w:spacing w:beforeAutospacing="0" w:afterAutospacing="0" w:line="360" w:lineRule="auto"/>
        <w:ind w:firstLine="0" w:firstLineChars="0"/>
        <w:textAlignment w:val="auto"/>
        <w:rPr>
          <w:rFonts w:hint="default"/>
          <w:lang w:val="en-US" w:eastAsia="zh-CN"/>
        </w:rPr>
      </w:pPr>
      <w:r>
        <w:rPr>
          <w:rFonts w:hint="eastAsia"/>
          <w:b w:val="0"/>
          <w:bCs w:val="0"/>
          <w:lang w:eastAsia="zh-CN"/>
        </w:rPr>
        <w:t>以上两项累计最高得</w:t>
      </w:r>
      <w:r>
        <w:rPr>
          <w:rFonts w:hint="eastAsia"/>
          <w:b w:val="0"/>
          <w:bCs w:val="0"/>
          <w:lang w:val="en-US" w:eastAsia="zh-CN"/>
        </w:rPr>
        <w:t>100分，</w:t>
      </w:r>
      <w:r>
        <w:rPr>
          <w:rFonts w:hint="eastAsia" w:asciiTheme="minorEastAsia" w:hAnsiTheme="minorEastAsia" w:eastAsiaTheme="minorEastAsia" w:cstheme="minorEastAsia"/>
          <w:sz w:val="21"/>
          <w:szCs w:val="21"/>
        </w:rPr>
        <w:t>同</w:t>
      </w:r>
      <w:r>
        <w:rPr>
          <w:rFonts w:hint="eastAsia" w:asciiTheme="minorEastAsia" w:hAnsiTheme="minorEastAsia" w:eastAsiaTheme="minorEastAsia" w:cstheme="minorEastAsia"/>
          <w:sz w:val="21"/>
          <w:szCs w:val="21"/>
          <w:lang w:val="en-US" w:eastAsia="zh-CN"/>
        </w:rPr>
        <w:t>1</w:t>
      </w:r>
      <w:r>
        <w:rPr>
          <w:rFonts w:hint="eastAsia" w:asciiTheme="minorEastAsia" w:hAnsiTheme="minorEastAsia" w:eastAsiaTheme="minorEastAsia" w:cstheme="minorEastAsia"/>
          <w:sz w:val="21"/>
          <w:szCs w:val="21"/>
        </w:rPr>
        <w:t>人满足多项不重复计分</w:t>
      </w:r>
      <w:r>
        <w:rPr>
          <w:rFonts w:hint="eastAsia"/>
          <w:b w:val="0"/>
          <w:bCs w:val="0"/>
          <w:lang w:val="en-US" w:eastAsia="zh-CN"/>
        </w:rPr>
        <w:t>。</w:t>
      </w:r>
    </w:p>
    <w:p w14:paraId="16397FB3">
      <w:pPr>
        <w:pageBreakBefore w:val="0"/>
        <w:kinsoku/>
        <w:wordWrap w:val="0"/>
        <w:overflowPunct/>
        <w:topLinePunct w:val="0"/>
        <w:autoSpaceDE/>
        <w:autoSpaceDN/>
        <w:bidi w:val="0"/>
        <w:adjustRightInd/>
        <w:spacing w:beforeAutospacing="0" w:afterAutospacing="0" w:line="360" w:lineRule="auto"/>
        <w:ind w:left="0" w:leftChars="0" w:right="0" w:firstLine="0" w:firstLineChars="0"/>
        <w:rPr>
          <w:rFonts w:hint="eastAsia" w:ascii="宋体" w:hAnsi="宋体" w:eastAsia="宋体" w:cs="宋体"/>
          <w:szCs w:val="21"/>
          <w:highlight w:val="none"/>
        </w:rPr>
      </w:pPr>
      <w:r>
        <w:rPr>
          <w:rFonts w:hint="eastAsia" w:ascii="宋体" w:hAnsi="宋体" w:eastAsia="宋体" w:cs="宋体"/>
          <w:b/>
          <w:bCs/>
          <w:sz w:val="21"/>
          <w:szCs w:val="21"/>
          <w:highlight w:val="none"/>
          <w:lang w:eastAsia="zh-CN"/>
        </w:rPr>
        <w:t>证明文件</w:t>
      </w:r>
      <w:r>
        <w:rPr>
          <w:rFonts w:hint="eastAsia" w:ascii="宋体" w:hAnsi="宋体" w:eastAsia="宋体" w:cs="宋体"/>
          <w:szCs w:val="21"/>
          <w:highlight w:val="none"/>
        </w:rPr>
        <w:t>：</w:t>
      </w:r>
    </w:p>
    <w:p w14:paraId="251EBCC1">
      <w:pPr>
        <w:pageBreakBefore w:val="0"/>
        <w:kinsoku/>
        <w:wordWrap w:val="0"/>
        <w:overflowPunct/>
        <w:topLinePunct w:val="0"/>
        <w:autoSpaceDE/>
        <w:autoSpaceDN/>
        <w:bidi w:val="0"/>
        <w:spacing w:beforeAutospacing="0" w:afterAutospacing="0" w:line="360" w:lineRule="auto"/>
        <w:ind w:left="0" w:leftChars="0" w:right="0" w:firstLine="0" w:firstLineChars="0"/>
        <w:jc w:val="left"/>
        <w:rPr>
          <w:rFonts w:hint="eastAsia"/>
          <w:color w:val="auto"/>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提供开标日前由投标人为</w:t>
      </w:r>
      <w:r>
        <w:rPr>
          <w:rFonts w:hint="eastAsia" w:ascii="宋体" w:hAnsi="宋体" w:cs="宋体"/>
          <w:color w:val="auto"/>
          <w:sz w:val="21"/>
          <w:szCs w:val="21"/>
          <w:highlight w:val="none"/>
          <w:lang w:eastAsia="zh-CN"/>
        </w:rPr>
        <w:t>拟投入本项目的负责人</w:t>
      </w:r>
      <w:r>
        <w:rPr>
          <w:rFonts w:hint="eastAsia" w:ascii="宋体" w:hAnsi="宋体" w:eastAsia="宋体" w:cs="宋体"/>
          <w:color w:val="auto"/>
          <w:sz w:val="21"/>
          <w:szCs w:val="21"/>
          <w:highlight w:val="none"/>
        </w:rPr>
        <w:t>缴交的载有</w:t>
      </w:r>
      <w:r>
        <w:rPr>
          <w:rFonts w:hint="eastAsia" w:ascii="宋体" w:hAnsi="宋体" w:eastAsia="宋体" w:cs="宋体"/>
          <w:color w:val="auto"/>
          <w:sz w:val="21"/>
          <w:szCs w:val="21"/>
          <w:highlight w:val="none"/>
          <w:lang w:eastAsia="zh-CN"/>
        </w:rPr>
        <w:t>政府</w:t>
      </w:r>
      <w:r>
        <w:rPr>
          <w:rFonts w:hint="eastAsia" w:ascii="宋体" w:hAnsi="宋体" w:eastAsia="宋体" w:cs="宋体"/>
          <w:color w:val="auto"/>
          <w:sz w:val="21"/>
          <w:szCs w:val="21"/>
          <w:highlight w:val="none"/>
        </w:rPr>
        <w:t>部门公章</w:t>
      </w:r>
      <w:r>
        <w:rPr>
          <w:rFonts w:hint="eastAsia" w:ascii="宋体" w:hAnsi="宋体" w:cs="宋体"/>
          <w:color w:val="auto"/>
          <w:sz w:val="21"/>
          <w:szCs w:val="21"/>
          <w:highlight w:val="none"/>
          <w:lang w:eastAsia="zh-CN"/>
        </w:rPr>
        <w:t>（或专用章）</w:t>
      </w:r>
      <w:r>
        <w:rPr>
          <w:rFonts w:hint="eastAsia" w:ascii="宋体" w:hAnsi="宋体" w:eastAsia="宋体" w:cs="宋体"/>
          <w:color w:val="auto"/>
          <w:sz w:val="21"/>
          <w:szCs w:val="21"/>
          <w:highlight w:val="none"/>
        </w:rPr>
        <w:t>的20</w:t>
      </w:r>
      <w:r>
        <w:rPr>
          <w:rFonts w:hint="eastAsia" w:ascii="宋体" w:hAnsi="宋体" w:eastAsia="宋体" w:cs="宋体"/>
          <w:color w:val="auto"/>
          <w:sz w:val="21"/>
          <w:szCs w:val="21"/>
          <w:highlight w:val="none"/>
          <w:lang w:val="en-US" w:eastAsia="zh-CN"/>
        </w:rPr>
        <w:t>2</w:t>
      </w:r>
      <w:r>
        <w:rPr>
          <w:rFonts w:hint="eastAsia" w:ascii="宋体" w:hAnsi="宋体" w:cs="宋体"/>
          <w:color w:val="auto"/>
          <w:sz w:val="21"/>
          <w:szCs w:val="21"/>
          <w:highlight w:val="none"/>
          <w:lang w:val="en-US" w:eastAsia="zh-CN"/>
        </w:rPr>
        <w:t>4</w:t>
      </w:r>
      <w:r>
        <w:rPr>
          <w:rFonts w:hint="eastAsia" w:ascii="宋体" w:hAnsi="宋体" w:eastAsia="宋体" w:cs="宋体"/>
          <w:color w:val="auto"/>
          <w:sz w:val="21"/>
          <w:szCs w:val="21"/>
          <w:highlight w:val="none"/>
        </w:rPr>
        <w:t>年</w:t>
      </w:r>
      <w:r>
        <w:rPr>
          <w:rFonts w:hint="eastAsia" w:ascii="宋体" w:hAnsi="宋体" w:cs="宋体"/>
          <w:color w:val="auto"/>
          <w:sz w:val="21"/>
          <w:szCs w:val="21"/>
          <w:highlight w:val="none"/>
          <w:lang w:val="en-US" w:eastAsia="zh-CN"/>
        </w:rPr>
        <w:t>7-9</w:t>
      </w:r>
      <w:r>
        <w:rPr>
          <w:rFonts w:hint="eastAsia" w:ascii="宋体" w:hAnsi="宋体" w:eastAsia="宋体" w:cs="宋体"/>
          <w:color w:val="auto"/>
          <w:sz w:val="21"/>
          <w:szCs w:val="21"/>
          <w:highlight w:val="none"/>
        </w:rPr>
        <w:t>月</w:t>
      </w:r>
      <w:r>
        <w:rPr>
          <w:rFonts w:hint="eastAsia" w:ascii="宋体" w:hAnsi="宋体" w:cs="宋体"/>
          <w:color w:val="auto"/>
          <w:sz w:val="21"/>
          <w:szCs w:val="21"/>
          <w:highlight w:val="none"/>
          <w:lang w:eastAsia="zh-CN"/>
        </w:rPr>
        <w:t>的</w:t>
      </w:r>
      <w:r>
        <w:rPr>
          <w:rFonts w:hint="eastAsia" w:ascii="宋体" w:hAnsi="宋体" w:eastAsia="宋体" w:cs="宋体"/>
          <w:color w:val="auto"/>
          <w:sz w:val="21"/>
          <w:szCs w:val="21"/>
          <w:highlight w:val="none"/>
        </w:rPr>
        <w:t>社保缴交证明材料（已退休返聘人员需提供聘用合同），如开标日上一个月的社保材料因</w:t>
      </w:r>
      <w:r>
        <w:rPr>
          <w:rFonts w:hint="eastAsia" w:ascii="宋体" w:hAnsi="宋体" w:eastAsia="宋体" w:cs="宋体"/>
          <w:color w:val="auto"/>
          <w:sz w:val="21"/>
          <w:szCs w:val="21"/>
          <w:highlight w:val="none"/>
          <w:lang w:eastAsia="zh-CN"/>
        </w:rPr>
        <w:t>政府</w:t>
      </w:r>
      <w:r>
        <w:rPr>
          <w:rFonts w:hint="eastAsia" w:ascii="宋体" w:hAnsi="宋体" w:eastAsia="宋体" w:cs="宋体"/>
          <w:color w:val="auto"/>
          <w:sz w:val="21"/>
          <w:szCs w:val="21"/>
          <w:highlight w:val="none"/>
        </w:rPr>
        <w:t>部门原因暂时无法取得，则可以往前顺延一个月；社保资料至少显示缴交养老保险信息，未显示该信息的该社保资料则不符合要求，原件备查。</w:t>
      </w:r>
      <w:r>
        <w:rPr>
          <w:rFonts w:hint="eastAsia"/>
          <w:color w:val="auto"/>
        </w:rPr>
        <w:t>如供应商为新成立企业且成立时间不足</w:t>
      </w:r>
      <w:r>
        <w:rPr>
          <w:rFonts w:hint="eastAsia"/>
          <w:color w:val="auto"/>
          <w:lang w:val="en-US" w:eastAsia="zh-CN"/>
        </w:rPr>
        <w:t>3</w:t>
      </w:r>
      <w:r>
        <w:rPr>
          <w:rFonts w:hint="eastAsia"/>
          <w:color w:val="auto"/>
        </w:rPr>
        <w:t>个月的，</w:t>
      </w:r>
      <w:r>
        <w:rPr>
          <w:rFonts w:hint="eastAsia"/>
          <w:color w:val="auto"/>
          <w:lang w:eastAsia="zh-CN"/>
        </w:rPr>
        <w:t>需承诺相关人员为投标人自有员工，承诺函格式自拟并加盖公章</w:t>
      </w:r>
      <w:r>
        <w:rPr>
          <w:rFonts w:hint="eastAsia"/>
          <w:color w:val="auto"/>
        </w:rPr>
        <w:t>；</w:t>
      </w:r>
    </w:p>
    <w:p w14:paraId="2F108076">
      <w:pPr>
        <w:pStyle w:val="18"/>
        <w:rPr>
          <w:rFonts w:hint="default" w:hAnsi="宋体" w:cs="宋体"/>
          <w:sz w:val="21"/>
          <w:szCs w:val="21"/>
          <w:highlight w:val="none"/>
          <w:lang w:val="en-US" w:eastAsia="zh-CN"/>
        </w:rPr>
      </w:pPr>
      <w:r>
        <w:rPr>
          <w:rFonts w:hint="eastAsia" w:ascii="宋体" w:hAnsi="宋体" w:cs="宋体"/>
          <w:color w:val="auto"/>
          <w:sz w:val="21"/>
          <w:szCs w:val="21"/>
          <w:highlight w:val="none"/>
          <w:lang w:val="en-US" w:eastAsia="zh-CN"/>
        </w:rPr>
        <w:t>2、第1-2项</w:t>
      </w:r>
      <w:r>
        <w:rPr>
          <w:rFonts w:hint="eastAsia" w:hAnsi="宋体" w:cs="宋体"/>
          <w:sz w:val="21"/>
          <w:szCs w:val="21"/>
          <w:highlight w:val="none"/>
          <w:lang w:val="en-US" w:eastAsia="zh-CN"/>
        </w:rPr>
        <w:t>提供证书扫描件；</w:t>
      </w:r>
    </w:p>
    <w:p w14:paraId="682BB0DD">
      <w:pPr>
        <w:pStyle w:val="18"/>
      </w:pPr>
      <w:r>
        <w:rPr>
          <w:rFonts w:hint="eastAsia" w:hAnsi="宋体" w:cs="宋体"/>
          <w:sz w:val="21"/>
          <w:szCs w:val="21"/>
          <w:highlight w:val="none"/>
          <w:lang w:val="en-US" w:eastAsia="zh-CN"/>
        </w:rPr>
        <w:t>3、</w:t>
      </w:r>
      <w:r>
        <w:rPr>
          <w:rFonts w:hint="eastAsia" w:ascii="宋体" w:hAnsi="宋体" w:eastAsia="宋体" w:cs="宋体"/>
          <w:sz w:val="21"/>
          <w:szCs w:val="21"/>
          <w:highlight w:val="none"/>
          <w:lang w:eastAsia="zh-CN"/>
        </w:rPr>
        <w:t>未提供或未按要求提供或提供的不清晰导致专家无法判断的，不得分</w:t>
      </w:r>
      <w:r>
        <w:rPr>
          <w:rFonts w:hint="eastAsia" w:hAnsi="宋体" w:cs="宋体"/>
          <w:sz w:val="21"/>
          <w:szCs w:val="21"/>
          <w:highlight w:val="none"/>
          <w:lang w:eastAsia="zh-CN"/>
        </w:rPr>
        <w:t>。</w:t>
      </w:r>
    </w:p>
  </w:comment>
  <w:comment w:id="8" w:author="wtx" w:date="2024-09-23T20:18:20Z" w:initials="">
    <w:p w14:paraId="2E413BDC">
      <w:pPr>
        <w:pStyle w:val="18"/>
      </w:pPr>
      <w:r>
        <w:rPr>
          <w:rFonts w:hint="eastAsia"/>
          <w:lang w:eastAsia="zh-CN"/>
        </w:rPr>
        <w:t>该两项证书已被市财政局列为未依法设定评审因素，请删除</w:t>
      </w:r>
      <w:r>
        <w:drawing>
          <wp:inline distT="0" distB="0" distL="114300" distR="114300">
            <wp:extent cx="2417445" cy="1368425"/>
            <wp:effectExtent l="0" t="0" r="1905" b="317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2417445" cy="1368425"/>
                    </a:xfrm>
                    <a:prstGeom prst="rect">
                      <a:avLst/>
                    </a:prstGeom>
                    <a:noFill/>
                    <a:ln>
                      <a:noFill/>
                    </a:ln>
                  </pic:spPr>
                </pic:pic>
              </a:graphicData>
            </a:graphic>
          </wp:inline>
        </w:drawing>
      </w:r>
    </w:p>
  </w:comment>
  <w:comment w:id="7" w:author="wtx" w:date="2024-09-23T20:16:47Z" w:initials="">
    <w:p w14:paraId="744E6D49">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jc w:val="left"/>
        <w:rPr>
          <w:rFonts w:hint="eastAsia" w:ascii="宋体" w:hAnsi="宋体" w:eastAsia="宋体" w:cs="宋体"/>
          <w:b/>
          <w:bCs/>
          <w:color w:val="auto"/>
          <w:sz w:val="21"/>
          <w:szCs w:val="21"/>
          <w:highlight w:val="none"/>
          <w:lang w:eastAsia="zh-CN"/>
        </w:rPr>
      </w:pPr>
      <w:r>
        <w:rPr>
          <w:rFonts w:hint="eastAsia" w:ascii="宋体" w:hAnsi="宋体" w:eastAsia="宋体" w:cs="宋体"/>
          <w:b/>
          <w:bCs/>
          <w:color w:val="auto"/>
          <w:sz w:val="21"/>
          <w:szCs w:val="21"/>
          <w:highlight w:val="none"/>
          <w:lang w:eastAsia="zh-CN"/>
        </w:rPr>
        <w:t>考察内容：</w:t>
      </w:r>
    </w:p>
    <w:p w14:paraId="1D577801">
      <w:pPr>
        <w:keepNext w:val="0"/>
        <w:keepLines w:val="0"/>
        <w:pageBreakBefore w:val="0"/>
        <w:widowControl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具有质量管理体系认证证书；</w:t>
      </w:r>
    </w:p>
    <w:p w14:paraId="54F9318E">
      <w:pPr>
        <w:keepNext w:val="0"/>
        <w:keepLines w:val="0"/>
        <w:pageBreakBefore w:val="0"/>
        <w:widowControl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具有职业健康安全管理体系认证证书；</w:t>
      </w:r>
    </w:p>
    <w:p w14:paraId="36828E70">
      <w:pPr>
        <w:keepNext w:val="0"/>
        <w:keepLines w:val="0"/>
        <w:pageBreakBefore w:val="0"/>
        <w:widowControl w:val="0"/>
        <w:kinsoku/>
        <w:overflowPunct/>
        <w:topLinePunct w:val="0"/>
        <w:autoSpaceDE/>
        <w:autoSpaceDN/>
        <w:bidi w:val="0"/>
        <w:adjustRightInd/>
        <w:snapToGrid/>
        <w:spacing w:beforeAutospacing="0" w:afterAutospacing="0" w:line="360" w:lineRule="auto"/>
        <w:ind w:firstLine="0" w:firstLineChars="0"/>
        <w:jc w:val="left"/>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w:t>
      </w:r>
      <w:r>
        <w:rPr>
          <w:rFonts w:hint="eastAsia" w:asciiTheme="minorEastAsia" w:hAnsiTheme="minorEastAsia" w:eastAsiaTheme="minorEastAsia" w:cstheme="minorEastAsia"/>
          <w:szCs w:val="21"/>
          <w:lang w:eastAsia="zh-CN"/>
        </w:rPr>
        <w:t>、</w:t>
      </w:r>
      <w:r>
        <w:rPr>
          <w:rFonts w:hint="eastAsia" w:asciiTheme="minorEastAsia" w:hAnsiTheme="minorEastAsia" w:eastAsiaTheme="minorEastAsia" w:cstheme="minorEastAsia"/>
          <w:szCs w:val="21"/>
        </w:rPr>
        <w:t>具有环境管理体系认证证书；</w:t>
      </w:r>
    </w:p>
    <w:p w14:paraId="3532C2C2">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jc w:val="both"/>
        <w:rPr>
          <w:rFonts w:hint="eastAsia" w:ascii="宋体" w:hAnsi="宋体" w:eastAsia="宋体" w:cs="宋体"/>
          <w:color w:val="auto"/>
          <w:sz w:val="21"/>
          <w:szCs w:val="21"/>
          <w:highlight w:val="none"/>
        </w:rPr>
      </w:pPr>
      <w:r>
        <w:rPr>
          <w:rFonts w:hint="eastAsia" w:asciiTheme="minorEastAsia" w:hAnsiTheme="minorEastAsia" w:eastAsiaTheme="minorEastAsia" w:cstheme="minorEastAsia"/>
          <w:szCs w:val="21"/>
        </w:rPr>
        <w:t>每提供一个有效的证书得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eastAsia="zh-CN"/>
        </w:rPr>
        <w:t>累计最高得</w:t>
      </w:r>
      <w:r>
        <w:rPr>
          <w:rFonts w:hint="eastAsia" w:asciiTheme="minorEastAsia" w:hAnsiTheme="minorEastAsia" w:eastAsiaTheme="minorEastAsia" w:cstheme="minorEastAsia"/>
          <w:szCs w:val="21"/>
        </w:rPr>
        <w:t>100</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w:t>
      </w:r>
    </w:p>
    <w:p w14:paraId="090CB7C3">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jc w:val="both"/>
        <w:rPr>
          <w:rFonts w:hint="eastAsia" w:ascii="宋体" w:hAnsi="宋体" w:eastAsia="宋体" w:cs="宋体"/>
          <w:b/>
          <w:bCs/>
          <w:color w:val="auto"/>
          <w:sz w:val="21"/>
          <w:szCs w:val="21"/>
          <w:highlight w:val="none"/>
          <w:lang w:eastAsia="zh-CN"/>
        </w:rPr>
      </w:pPr>
      <w:r>
        <w:rPr>
          <w:rFonts w:hint="eastAsia" w:ascii="宋体" w:hAnsi="宋体" w:eastAsia="宋体" w:cs="宋体"/>
          <w:b/>
          <w:bCs/>
          <w:color w:val="auto"/>
          <w:sz w:val="21"/>
          <w:szCs w:val="21"/>
          <w:highlight w:val="none"/>
          <w:lang w:eastAsia="zh-CN"/>
        </w:rPr>
        <w:t>证明文件：</w:t>
      </w:r>
    </w:p>
    <w:p w14:paraId="2B8F187C">
      <w:pPr>
        <w:pStyle w:val="18"/>
        <w:keepNext w:val="0"/>
        <w:keepLines w:val="0"/>
        <w:pageBreakBefore w:val="0"/>
        <w:widowControl w:val="0"/>
        <w:kinsoku/>
        <w:overflowPunct/>
        <w:topLinePunct w:val="0"/>
        <w:bidi w:val="0"/>
        <w:snapToGrid/>
        <w:spacing w:line="360" w:lineRule="auto"/>
        <w:rPr>
          <w:color w:val="auto"/>
        </w:rPr>
      </w:pPr>
      <w:r>
        <w:rPr>
          <w:rFonts w:hint="eastAsia" w:ascii="宋体" w:hAnsi="宋体" w:eastAsia="宋体" w:cs="宋体"/>
          <w:color w:val="auto"/>
          <w:szCs w:val="21"/>
          <w:highlight w:val="none"/>
        </w:rPr>
        <w:t>提供有效期内的体系认证证书扫描件</w:t>
      </w:r>
      <w:r>
        <w:rPr>
          <w:rFonts w:hint="eastAsia" w:ascii="宋体" w:hAnsi="宋体" w:eastAsia="宋体" w:cs="宋体"/>
          <w:color w:val="auto"/>
          <w:kern w:val="0"/>
          <w:szCs w:val="21"/>
          <w:highlight w:val="none"/>
          <w:lang w:bidi="ar"/>
        </w:rPr>
        <w:t>及在全国认证认可信息公共服务平台（认e云）（http://cx.cnca.cn/CertECloud/index/index/page）查询有效的截图</w:t>
      </w:r>
      <w:r>
        <w:rPr>
          <w:rFonts w:hint="eastAsia" w:ascii="宋体" w:hAnsi="宋体" w:eastAsia="宋体" w:cs="宋体"/>
          <w:color w:val="auto"/>
          <w:szCs w:val="21"/>
          <w:highlight w:val="none"/>
        </w:rPr>
        <w:t>，原件备查。</w:t>
      </w:r>
      <w:r>
        <w:rPr>
          <w:rFonts w:hint="eastAsia" w:ascii="宋体" w:hAnsi="宋体" w:eastAsia="宋体" w:cs="宋体"/>
          <w:color w:val="auto"/>
          <w:sz w:val="21"/>
          <w:szCs w:val="21"/>
          <w:highlight w:val="none"/>
          <w:lang w:eastAsia="zh-CN"/>
        </w:rPr>
        <w:t>（未提供或未按要求提供或提供的不清晰导致专家无法判断的，不得分）</w:t>
      </w:r>
    </w:p>
  </w:comment>
  <w:comment w:id="10" w:author="wtx" w:date="2024-09-23T20:31:21Z" w:initials="">
    <w:p w14:paraId="2265D0B4">
      <w:pPr>
        <w:pStyle w:val="18"/>
        <w:rPr>
          <w:rFonts w:hint="eastAsia" w:eastAsia="宋体"/>
          <w:lang w:eastAsia="zh-CN"/>
        </w:rPr>
      </w:pPr>
      <w:r>
        <w:rPr>
          <w:rFonts w:hint="eastAsia"/>
          <w:lang w:eastAsia="zh-CN"/>
        </w:rPr>
        <w:t>请确认工业设计与本项目的关联性</w:t>
      </w:r>
    </w:p>
  </w:comment>
  <w:comment w:id="9" w:author="wtx" w:date="2024-09-23T20:20:06Z" w:initials="">
    <w:p w14:paraId="22FBD9D8">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lang w:eastAsia="zh-CN"/>
        </w:rPr>
      </w:pPr>
      <w:r>
        <w:rPr>
          <w:rFonts w:hint="eastAsia" w:asciiTheme="minorEastAsia" w:hAnsiTheme="minorEastAsia" w:eastAsiaTheme="minorEastAsia" w:cstheme="minorEastAsia"/>
          <w:b/>
          <w:bCs/>
          <w:szCs w:val="21"/>
          <w:lang w:eastAsia="zh-CN"/>
        </w:rPr>
        <w:t>建议分为二个评审项：</w:t>
      </w:r>
    </w:p>
    <w:p w14:paraId="176AE94F">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lang w:eastAsia="zh-CN"/>
        </w:rPr>
      </w:pPr>
      <w:r>
        <w:rPr>
          <w:rFonts w:hint="eastAsia" w:asciiTheme="minorEastAsia" w:hAnsiTheme="minorEastAsia" w:eastAsiaTheme="minorEastAsia" w:cstheme="minorEastAsia"/>
          <w:b/>
          <w:bCs/>
          <w:szCs w:val="21"/>
          <w:lang w:eastAsia="zh-CN"/>
        </w:rPr>
        <w:t>评审项一：</w:t>
      </w:r>
    </w:p>
    <w:p w14:paraId="28679084">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lang w:eastAsia="zh-CN"/>
        </w:rPr>
        <w:t>考察</w:t>
      </w:r>
      <w:r>
        <w:rPr>
          <w:rFonts w:hint="eastAsia" w:asciiTheme="minorEastAsia" w:hAnsiTheme="minorEastAsia" w:eastAsiaTheme="minorEastAsia" w:cstheme="minorEastAsia"/>
          <w:b/>
          <w:bCs/>
          <w:szCs w:val="21"/>
        </w:rPr>
        <w:t>内容：</w:t>
      </w:r>
    </w:p>
    <w:p w14:paraId="2F4FE8CD">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所投软件品牌供应商具有国家</w:t>
      </w:r>
      <w:r>
        <w:rPr>
          <w:rFonts w:hint="eastAsia" w:asciiTheme="minorEastAsia" w:hAnsiTheme="minorEastAsia" w:eastAsiaTheme="minorEastAsia" w:cstheme="minorEastAsia"/>
          <w:szCs w:val="21"/>
          <w:lang w:eastAsia="zh-CN"/>
        </w:rPr>
        <w:t>版权部门</w:t>
      </w:r>
      <w:r>
        <w:rPr>
          <w:rFonts w:hint="eastAsia" w:asciiTheme="minorEastAsia" w:hAnsiTheme="minorEastAsia" w:eastAsiaTheme="minorEastAsia" w:cstheme="minorEastAsia"/>
          <w:szCs w:val="21"/>
        </w:rPr>
        <w:t>颁发的</w:t>
      </w:r>
      <w:r>
        <w:rPr>
          <w:rFonts w:hint="eastAsia" w:asciiTheme="minorEastAsia" w:hAnsiTheme="minorEastAsia" w:eastAsiaTheme="minorEastAsia" w:cstheme="minorEastAsia"/>
          <w:szCs w:val="21"/>
          <w:lang w:eastAsia="zh-CN"/>
        </w:rPr>
        <w:t>软件著作权情况：</w:t>
      </w:r>
    </w:p>
    <w:p w14:paraId="10506E5A">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①</w:t>
      </w:r>
      <w:r>
        <w:rPr>
          <w:rFonts w:hint="eastAsia" w:asciiTheme="minorEastAsia" w:hAnsiTheme="minorEastAsia" w:eastAsiaTheme="minorEastAsia" w:cstheme="minorEastAsia"/>
          <w:szCs w:val="21"/>
        </w:rPr>
        <w:t>视频共享融合赋能类</w:t>
      </w:r>
      <w:r>
        <w:rPr>
          <w:rFonts w:hint="eastAsia" w:asciiTheme="minorEastAsia" w:hAnsiTheme="minorEastAsia" w:eastAsiaTheme="minorEastAsia" w:cstheme="minorEastAsia"/>
          <w:szCs w:val="21"/>
          <w:lang w:eastAsia="zh-CN"/>
        </w:rPr>
        <w:t>；</w:t>
      </w:r>
    </w:p>
    <w:p w14:paraId="2276CB68">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②</w:t>
      </w:r>
      <w:r>
        <w:rPr>
          <w:rFonts w:hint="eastAsia" w:asciiTheme="minorEastAsia" w:hAnsiTheme="minorEastAsia" w:eastAsiaTheme="minorEastAsia" w:cstheme="minorEastAsia"/>
          <w:szCs w:val="21"/>
        </w:rPr>
        <w:t>视图智能引擎类</w:t>
      </w:r>
      <w:r>
        <w:rPr>
          <w:rFonts w:hint="eastAsia" w:asciiTheme="minorEastAsia" w:hAnsiTheme="minorEastAsia" w:eastAsiaTheme="minorEastAsia" w:cstheme="minorEastAsia"/>
          <w:szCs w:val="21"/>
          <w:lang w:eastAsia="zh-CN"/>
        </w:rPr>
        <w:t>；</w:t>
      </w:r>
    </w:p>
    <w:p w14:paraId="01ABD2A6">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③</w:t>
      </w:r>
      <w:r>
        <w:rPr>
          <w:rFonts w:hint="eastAsia" w:asciiTheme="minorEastAsia" w:hAnsiTheme="minorEastAsia" w:eastAsiaTheme="minorEastAsia" w:cstheme="minorEastAsia"/>
          <w:szCs w:val="21"/>
        </w:rPr>
        <w:t>视频运维管理类</w:t>
      </w:r>
      <w:r>
        <w:rPr>
          <w:rFonts w:hint="eastAsia" w:asciiTheme="minorEastAsia" w:hAnsiTheme="minorEastAsia" w:eastAsiaTheme="minorEastAsia" w:cstheme="minorEastAsia"/>
          <w:szCs w:val="21"/>
          <w:lang w:eastAsia="zh-CN"/>
        </w:rPr>
        <w:t>。</w:t>
      </w:r>
    </w:p>
    <w:p w14:paraId="5662578F">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每提供一个得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eastAsia="zh-CN"/>
        </w:rPr>
        <w:t>累计</w:t>
      </w:r>
      <w:r>
        <w:rPr>
          <w:rFonts w:hint="eastAsia" w:asciiTheme="minorEastAsia" w:hAnsiTheme="minorEastAsia" w:eastAsiaTheme="minorEastAsia" w:cstheme="minorEastAsia"/>
          <w:szCs w:val="21"/>
        </w:rPr>
        <w:t>最高得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w:t>
      </w:r>
    </w:p>
    <w:p w14:paraId="56275441">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lang w:eastAsia="zh-CN"/>
        </w:rPr>
      </w:pPr>
      <w:r>
        <w:rPr>
          <w:rFonts w:hint="eastAsia" w:asciiTheme="minorEastAsia" w:hAnsiTheme="minorEastAsia" w:eastAsiaTheme="minorEastAsia" w:cstheme="minorEastAsia"/>
          <w:b/>
          <w:bCs/>
          <w:szCs w:val="21"/>
          <w:lang w:eastAsia="zh-CN"/>
        </w:rPr>
        <w:t>证明文件：</w:t>
      </w:r>
    </w:p>
    <w:p w14:paraId="4FD88FC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eastAsia="zh-CN"/>
        </w:rPr>
        <w:t>若为自有的，则提供软件著作权证书扫描件（著作权人为投标人或</w:t>
      </w:r>
      <w:r>
        <w:rPr>
          <w:rFonts w:hint="eastAsia" w:asciiTheme="minorEastAsia" w:hAnsiTheme="minorEastAsia" w:eastAsiaTheme="minorEastAsia" w:cstheme="minorEastAsia"/>
          <w:szCs w:val="21"/>
        </w:rPr>
        <w:t>所投软件品牌供应商</w:t>
      </w:r>
      <w:r>
        <w:rPr>
          <w:rFonts w:hint="eastAsia" w:asciiTheme="minorEastAsia" w:hAnsiTheme="minorEastAsia" w:eastAsiaTheme="minorEastAsia" w:cstheme="minorEastAsia"/>
          <w:szCs w:val="21"/>
          <w:lang w:eastAsia="zh-CN"/>
        </w:rPr>
        <w:t>）；若非自有的，则提供软件著作权证书扫描件</w:t>
      </w:r>
      <w:r>
        <w:rPr>
          <w:rFonts w:hint="eastAsia" w:ascii="宋体" w:hAnsi="宋体" w:cs="宋体"/>
          <w:szCs w:val="21"/>
          <w:lang w:val="en-US" w:eastAsia="zh-CN"/>
        </w:rPr>
        <w:t>以及</w:t>
      </w:r>
      <w:r>
        <w:rPr>
          <w:rFonts w:hint="eastAsia" w:ascii="宋体" w:hAnsi="宋体" w:cs="宋体"/>
          <w:szCs w:val="21"/>
        </w:rPr>
        <w:t>软件著作权使用授权合同</w:t>
      </w:r>
      <w:r>
        <w:rPr>
          <w:rFonts w:hint="eastAsia" w:asciiTheme="minorEastAsia" w:hAnsiTheme="minorEastAsia" w:eastAsiaTheme="minorEastAsia" w:cstheme="minorEastAsia"/>
          <w:szCs w:val="21"/>
          <w:lang w:eastAsia="zh-CN"/>
        </w:rPr>
        <w:t>（著作权人为授权方）</w:t>
      </w:r>
      <w:r>
        <w:rPr>
          <w:rFonts w:hint="eastAsia" w:ascii="宋体" w:hAnsi="宋体" w:eastAsia="宋体" w:cs="宋体"/>
          <w:color w:val="auto"/>
          <w:sz w:val="21"/>
          <w:szCs w:val="21"/>
          <w:highlight w:val="none"/>
          <w:lang w:eastAsia="zh-CN"/>
        </w:rPr>
        <w:t>（未提供或未按要求提供或提供的不清晰导致专家无法判断的，不得分）</w:t>
      </w:r>
      <w:r>
        <w:rPr>
          <w:rFonts w:hint="eastAsia" w:ascii="宋体" w:hAnsi="宋体" w:cs="宋体"/>
          <w:color w:val="auto"/>
          <w:sz w:val="21"/>
          <w:szCs w:val="21"/>
          <w:highlight w:val="none"/>
          <w:lang w:eastAsia="zh-CN"/>
        </w:rPr>
        <w:t>。</w:t>
      </w:r>
    </w:p>
    <w:p w14:paraId="5CCB4AE7">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p>
    <w:p w14:paraId="30AF13DE">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lang w:eastAsia="zh-CN"/>
        </w:rPr>
      </w:pPr>
      <w:r>
        <w:rPr>
          <w:rFonts w:hint="eastAsia" w:asciiTheme="minorEastAsia" w:hAnsiTheme="minorEastAsia" w:eastAsiaTheme="minorEastAsia" w:cstheme="minorEastAsia"/>
          <w:b/>
          <w:bCs/>
          <w:szCs w:val="21"/>
          <w:lang w:eastAsia="zh-CN"/>
        </w:rPr>
        <w:t>评审项二：</w:t>
      </w:r>
    </w:p>
    <w:p w14:paraId="2BDC49C2">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1、</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所投软件品牌供应商应符合ITSS信息技术服务运行维护标准，提供三级</w:t>
      </w:r>
      <w:r>
        <w:rPr>
          <w:rFonts w:hint="eastAsia" w:asciiTheme="minorEastAsia" w:hAnsiTheme="minorEastAsia" w:eastAsiaTheme="minorEastAsia" w:cstheme="minorEastAsia"/>
          <w:szCs w:val="21"/>
          <w:lang w:eastAsia="zh-CN"/>
        </w:rPr>
        <w:t>（或以上）</w:t>
      </w:r>
      <w:r>
        <w:rPr>
          <w:rFonts w:hint="eastAsia" w:asciiTheme="minorEastAsia" w:hAnsiTheme="minorEastAsia" w:eastAsiaTheme="minorEastAsia" w:cstheme="minorEastAsia"/>
          <w:szCs w:val="21"/>
        </w:rPr>
        <w:t>的得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，三级以下的得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，其他情况不得分；</w:t>
      </w:r>
    </w:p>
    <w:p w14:paraId="32349665">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2、</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所投软件品牌供应商被评为国家级工业设计中心得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，省级工业设计中心得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，其他情况不得分；</w:t>
      </w:r>
    </w:p>
    <w:p w14:paraId="64576925">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eastAsia="zh-CN"/>
        </w:rPr>
      </w:pPr>
      <w:r>
        <w:rPr>
          <w:rFonts w:hint="eastAsia" w:asciiTheme="minorEastAsia" w:hAnsiTheme="minorEastAsia" w:eastAsiaTheme="minorEastAsia" w:cstheme="minorEastAsia"/>
          <w:szCs w:val="21"/>
          <w:lang w:val="en-US" w:eastAsia="zh-CN"/>
        </w:rPr>
        <w:t>3、</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所投网络安全产品供应商</w:t>
      </w:r>
      <w:r>
        <w:rPr>
          <w:rFonts w:hint="eastAsia" w:asciiTheme="minorEastAsia" w:hAnsiTheme="minorEastAsia" w:eastAsiaTheme="minorEastAsia" w:cstheme="minorEastAsia"/>
          <w:szCs w:val="21"/>
          <w:lang w:eastAsia="zh-CN"/>
        </w:rPr>
        <w:t>具有</w:t>
      </w:r>
      <w:r>
        <w:rPr>
          <w:rFonts w:hint="eastAsia" w:asciiTheme="minorEastAsia" w:hAnsiTheme="minorEastAsia" w:eastAsiaTheme="minorEastAsia" w:cstheme="minorEastAsia"/>
          <w:szCs w:val="21"/>
        </w:rPr>
        <w:t>通信企业</w:t>
      </w:r>
      <w:r>
        <w:rPr>
          <w:rFonts w:hint="eastAsia" w:asciiTheme="minorEastAsia" w:hAnsiTheme="minorEastAsia" w:eastAsiaTheme="minorEastAsia" w:cstheme="minorEastAsia"/>
          <w:szCs w:val="21"/>
          <w:lang w:eastAsia="zh-CN"/>
        </w:rPr>
        <w:t>相关</w:t>
      </w:r>
      <w:r>
        <w:rPr>
          <w:rFonts w:hint="eastAsia" w:asciiTheme="minorEastAsia" w:hAnsiTheme="minorEastAsia" w:eastAsiaTheme="minorEastAsia" w:cstheme="minorEastAsia"/>
          <w:szCs w:val="21"/>
        </w:rPr>
        <w:t>协会颁发的通信网络安全服务能力评定证书（应急响应</w:t>
      </w:r>
      <w:r>
        <w:rPr>
          <w:rFonts w:hint="eastAsia" w:asciiTheme="minorEastAsia" w:hAnsiTheme="minorEastAsia" w:eastAsiaTheme="minorEastAsia" w:cstheme="minorEastAsia"/>
          <w:szCs w:val="21"/>
          <w:lang w:eastAsia="zh-CN"/>
        </w:rPr>
        <w:t>服务</w:t>
      </w:r>
      <w:r>
        <w:rPr>
          <w:rFonts w:hint="eastAsia" w:asciiTheme="minorEastAsia" w:hAnsiTheme="minorEastAsia" w:eastAsiaTheme="minorEastAsia" w:cstheme="minorEastAsia"/>
          <w:szCs w:val="21"/>
        </w:rPr>
        <w:t>）</w:t>
      </w:r>
      <w:r>
        <w:rPr>
          <w:rFonts w:hint="eastAsia" w:asciiTheme="minorEastAsia" w:hAnsiTheme="minorEastAsia" w:eastAsiaTheme="minorEastAsia" w:cstheme="minorEastAsia"/>
          <w:szCs w:val="21"/>
          <w:lang w:eastAsia="zh-CN"/>
        </w:rPr>
        <w:t>符合</w:t>
      </w:r>
      <w:r>
        <w:rPr>
          <w:rFonts w:hint="eastAsia" w:asciiTheme="minorEastAsia" w:hAnsiTheme="minorEastAsia" w:eastAsiaTheme="minorEastAsia" w:cstheme="minorEastAsia"/>
          <w:szCs w:val="21"/>
        </w:rPr>
        <w:t>二级</w:t>
      </w:r>
      <w:r>
        <w:rPr>
          <w:rFonts w:hint="eastAsia" w:asciiTheme="minorEastAsia" w:hAnsiTheme="minorEastAsia" w:eastAsiaTheme="minorEastAsia" w:cstheme="minorEastAsia"/>
          <w:szCs w:val="21"/>
          <w:lang w:eastAsia="zh-CN"/>
        </w:rPr>
        <w:t>（或以上）</w:t>
      </w:r>
      <w:r>
        <w:rPr>
          <w:rFonts w:hint="eastAsia" w:asciiTheme="minorEastAsia" w:hAnsiTheme="minorEastAsia" w:eastAsiaTheme="minorEastAsia" w:cstheme="minorEastAsia"/>
          <w:szCs w:val="21"/>
        </w:rPr>
        <w:t>的得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，二级以下得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，其他情况不得分</w:t>
      </w:r>
      <w:r>
        <w:rPr>
          <w:rFonts w:hint="eastAsia" w:asciiTheme="minorEastAsia" w:hAnsiTheme="minorEastAsia" w:eastAsiaTheme="minorEastAsia" w:cstheme="minorEastAsia"/>
          <w:szCs w:val="21"/>
          <w:lang w:eastAsia="zh-CN"/>
        </w:rPr>
        <w:t>；</w:t>
      </w:r>
    </w:p>
    <w:p w14:paraId="666DDAF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lang w:val="en-US" w:eastAsia="zh-CN"/>
        </w:rPr>
        <w:t>4、</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所投网络安全产品供应商</w:t>
      </w:r>
      <w:r>
        <w:rPr>
          <w:rFonts w:hint="eastAsia" w:asciiTheme="minorEastAsia" w:hAnsiTheme="minorEastAsia" w:eastAsiaTheme="minorEastAsia" w:cstheme="minorEastAsia"/>
          <w:szCs w:val="21"/>
          <w:lang w:eastAsia="zh-CN"/>
        </w:rPr>
        <w:t>具有</w:t>
      </w:r>
      <w:r>
        <w:rPr>
          <w:rFonts w:hint="eastAsia" w:asciiTheme="minorEastAsia" w:hAnsiTheme="minorEastAsia" w:eastAsiaTheme="minorEastAsia" w:cstheme="minorEastAsia"/>
          <w:szCs w:val="21"/>
        </w:rPr>
        <w:t>国家信息安全漏洞共享平台(CNVD)用户组成员</w:t>
      </w:r>
      <w:r>
        <w:rPr>
          <w:rFonts w:hint="eastAsia" w:asciiTheme="minorEastAsia" w:hAnsiTheme="minorEastAsia" w:eastAsiaTheme="minorEastAsia" w:cstheme="minorEastAsia"/>
          <w:szCs w:val="21"/>
          <w:lang w:eastAsia="zh-CN"/>
        </w:rPr>
        <w:t>的得</w:t>
      </w:r>
      <w:r>
        <w:rPr>
          <w:rFonts w:hint="eastAsia" w:asciiTheme="minorEastAsia" w:hAnsiTheme="minorEastAsia" w:eastAsiaTheme="minorEastAsia" w:cstheme="minorEastAsia"/>
          <w:szCs w:val="21"/>
          <w:lang w:val="en-US" w:eastAsia="zh-CN"/>
        </w:rPr>
        <w:t>XX分，本小项最高得XX分；</w:t>
      </w:r>
    </w:p>
    <w:p w14:paraId="55962ECD">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lang w:val="en-US" w:eastAsia="zh-CN"/>
        </w:rPr>
        <w:t>5、</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所投网络安全产品供应商</w:t>
      </w:r>
      <w:r>
        <w:rPr>
          <w:rFonts w:hint="eastAsia" w:asciiTheme="minorEastAsia" w:hAnsiTheme="minorEastAsia" w:eastAsiaTheme="minorEastAsia" w:cstheme="minorEastAsia"/>
          <w:szCs w:val="21"/>
          <w:lang w:eastAsia="zh-CN"/>
        </w:rPr>
        <w:t>具有</w:t>
      </w:r>
      <w:r>
        <w:rPr>
          <w:rFonts w:hint="eastAsia" w:asciiTheme="minorEastAsia" w:hAnsiTheme="minorEastAsia" w:eastAsiaTheme="minorEastAsia" w:cstheme="minorEastAsia"/>
          <w:szCs w:val="21"/>
        </w:rPr>
        <w:t>国家信息安全漏洞共享平台(CNVD)技术组成员的得</w:t>
      </w:r>
      <w:r>
        <w:rPr>
          <w:rFonts w:hint="eastAsia" w:asciiTheme="minorEastAsia" w:hAnsiTheme="minorEastAsia" w:eastAsiaTheme="minorEastAsia" w:cstheme="minorEastAsia"/>
          <w:szCs w:val="21"/>
          <w:lang w:val="en-US" w:eastAsia="zh-CN"/>
        </w:rPr>
        <w:t>XX分，本小项最高得XX分</w:t>
      </w:r>
      <w:r>
        <w:rPr>
          <w:rFonts w:hint="eastAsia" w:asciiTheme="minorEastAsia" w:hAnsiTheme="minorEastAsia" w:eastAsiaTheme="minorEastAsia" w:cstheme="minorEastAsia"/>
          <w:szCs w:val="21"/>
        </w:rPr>
        <w:t>；</w:t>
      </w:r>
    </w:p>
    <w:p w14:paraId="75C3637B">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6.</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所投网络安全产品供应商具备</w:t>
      </w:r>
      <w:r>
        <w:rPr>
          <w:rFonts w:hint="eastAsia" w:asciiTheme="minorEastAsia" w:hAnsiTheme="minorEastAsia" w:eastAsiaTheme="minorEastAsia" w:cstheme="minorEastAsia"/>
          <w:szCs w:val="21"/>
          <w:lang w:eastAsia="zh-CN"/>
        </w:rPr>
        <w:t>行政机关或事业单位</w:t>
      </w:r>
      <w:r>
        <w:rPr>
          <w:rFonts w:hint="eastAsia" w:asciiTheme="minorEastAsia" w:hAnsiTheme="minorEastAsia" w:eastAsiaTheme="minorEastAsia" w:cstheme="minorEastAsia"/>
          <w:szCs w:val="21"/>
        </w:rPr>
        <w:t>颁发的国家信息安全测评信息安全服务资质证书（安全工程类）二级</w:t>
      </w:r>
      <w:r>
        <w:rPr>
          <w:rFonts w:hint="eastAsia" w:asciiTheme="minorEastAsia" w:hAnsiTheme="minorEastAsia" w:eastAsiaTheme="minorEastAsia" w:cstheme="minorEastAsia"/>
          <w:szCs w:val="21"/>
          <w:lang w:eastAsia="zh-CN"/>
        </w:rPr>
        <w:t>（或以上）</w:t>
      </w:r>
      <w:r>
        <w:rPr>
          <w:rFonts w:hint="eastAsia" w:asciiTheme="minorEastAsia" w:hAnsiTheme="minorEastAsia" w:eastAsiaTheme="minorEastAsia" w:cstheme="minorEastAsia"/>
          <w:szCs w:val="21"/>
        </w:rPr>
        <w:t>的得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，二级以下的得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，其他情况不得分；</w:t>
      </w:r>
    </w:p>
    <w:p w14:paraId="38BE59D5">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7.</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所投网络安全产品供应商服务认证符合GB/T 27922-2011《商品售后服务评价体系》要求，达到五星级</w:t>
      </w:r>
      <w:r>
        <w:rPr>
          <w:rFonts w:hint="eastAsia" w:asciiTheme="minorEastAsia" w:hAnsiTheme="minorEastAsia" w:eastAsiaTheme="minorEastAsia" w:cstheme="minorEastAsia"/>
          <w:szCs w:val="21"/>
          <w:lang w:eastAsia="zh-CN"/>
        </w:rPr>
        <w:t>（或以上）</w:t>
      </w:r>
      <w:r>
        <w:rPr>
          <w:rFonts w:hint="eastAsia" w:asciiTheme="minorEastAsia" w:hAnsiTheme="minorEastAsia" w:eastAsiaTheme="minorEastAsia" w:cstheme="minorEastAsia"/>
          <w:szCs w:val="21"/>
        </w:rPr>
        <w:t>的得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，五星级以下的得</w:t>
      </w:r>
      <w:r>
        <w:rPr>
          <w:rFonts w:hint="eastAsia" w:asciiTheme="minorEastAsia" w:hAnsiTheme="minorEastAsia" w:eastAsiaTheme="minorEastAsia" w:cstheme="minorEastAsia"/>
          <w:szCs w:val="21"/>
          <w:lang w:val="en-US" w:eastAsia="zh-CN"/>
        </w:rPr>
        <w:t>XX分</w:t>
      </w:r>
      <w:r>
        <w:rPr>
          <w:rFonts w:hint="eastAsia" w:asciiTheme="minorEastAsia" w:hAnsiTheme="minorEastAsia" w:eastAsiaTheme="minorEastAsia" w:cstheme="minorEastAsia"/>
          <w:szCs w:val="21"/>
        </w:rPr>
        <w:t>，其他情况不得分；</w:t>
      </w:r>
    </w:p>
    <w:p w14:paraId="1069E699">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8.</w:t>
      </w:r>
      <w:r>
        <w:rPr>
          <w:rFonts w:hint="eastAsia" w:asciiTheme="minorEastAsia" w:hAnsiTheme="minorEastAsia" w:eastAsiaTheme="minorEastAsia" w:cstheme="minorEastAsia"/>
          <w:szCs w:val="21"/>
          <w:lang w:eastAsia="zh-CN"/>
        </w:rPr>
        <w:t>投标人或</w:t>
      </w:r>
      <w:r>
        <w:rPr>
          <w:rFonts w:hint="eastAsia" w:asciiTheme="minorEastAsia" w:hAnsiTheme="minorEastAsia" w:eastAsiaTheme="minorEastAsia" w:cstheme="minorEastAsia"/>
          <w:szCs w:val="21"/>
        </w:rPr>
        <w:t>所投边界安全隔离交换产品供应商入围《公安部组织测试的接入平台厂商名单》，并具备与边界安全产品的软件研发 、计算机信息系统集成相关的知识产权管理体系认证证书得15</w:t>
      </w:r>
      <w:r>
        <w:rPr>
          <w:rFonts w:hint="eastAsia" w:asciiTheme="minorEastAsia" w:hAnsiTheme="minorEastAsia" w:eastAsiaTheme="minorEastAsia" w:cstheme="minorEastAsia"/>
          <w:szCs w:val="21"/>
          <w:lang w:val="en-US" w:eastAsia="zh-CN"/>
        </w:rPr>
        <w:t>分</w:t>
      </w:r>
      <w:r>
        <w:rPr>
          <w:rFonts w:hint="eastAsia" w:asciiTheme="minorEastAsia" w:hAnsiTheme="minorEastAsia" w:eastAsiaTheme="minorEastAsia" w:cstheme="minorEastAsia"/>
          <w:szCs w:val="21"/>
        </w:rPr>
        <w:t>，其他情况不得分。</w:t>
      </w:r>
    </w:p>
    <w:p w14:paraId="2DC07FC9">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b/>
          <w:bCs/>
          <w:szCs w:val="21"/>
        </w:rPr>
      </w:pPr>
      <w:r>
        <w:rPr>
          <w:rFonts w:hint="eastAsia" w:asciiTheme="minorEastAsia" w:hAnsiTheme="minorEastAsia" w:eastAsiaTheme="minorEastAsia" w:cstheme="minorEastAsia"/>
          <w:b/>
          <w:bCs/>
          <w:szCs w:val="21"/>
          <w:lang w:eastAsia="zh-CN"/>
        </w:rPr>
        <w:t>证明文件</w:t>
      </w:r>
      <w:r>
        <w:rPr>
          <w:rFonts w:hint="eastAsia" w:asciiTheme="minorEastAsia" w:hAnsiTheme="minorEastAsia" w:eastAsiaTheme="minorEastAsia" w:cstheme="minorEastAsia"/>
          <w:b/>
          <w:bCs/>
          <w:szCs w:val="21"/>
        </w:rPr>
        <w:t>：</w:t>
      </w:r>
    </w:p>
    <w:p w14:paraId="031F65AE">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default" w:asciiTheme="minorEastAsia" w:hAnsiTheme="minorEastAsia" w:eastAsiaTheme="minorEastAsia" w:cstheme="minorEastAsia"/>
          <w:szCs w:val="21"/>
          <w:lang w:val="en-US" w:eastAsia="zh-CN"/>
        </w:rPr>
      </w:pPr>
      <w:r>
        <w:rPr>
          <w:rFonts w:hint="eastAsia" w:asciiTheme="minorEastAsia" w:hAnsiTheme="minorEastAsia" w:eastAsiaTheme="minorEastAsia" w:cstheme="minorEastAsia"/>
          <w:szCs w:val="21"/>
        </w:rPr>
        <w:t>1</w:t>
      </w:r>
      <w:r>
        <w:rPr>
          <w:rFonts w:hint="eastAsia" w:asciiTheme="minorEastAsia" w:hAnsiTheme="minorEastAsia" w:eastAsiaTheme="minorEastAsia" w:cstheme="minorEastAsia"/>
          <w:szCs w:val="21"/>
          <w:lang w:eastAsia="zh-CN"/>
        </w:rPr>
        <w:t>、第</w:t>
      </w:r>
      <w:r>
        <w:rPr>
          <w:rFonts w:hint="eastAsia" w:asciiTheme="minorEastAsia" w:hAnsiTheme="minorEastAsia" w:eastAsiaTheme="minorEastAsia" w:cstheme="minorEastAsia"/>
          <w:szCs w:val="21"/>
          <w:lang w:val="en-US" w:eastAsia="zh-CN"/>
        </w:rPr>
        <w:t>1、3、6、7项提供证书扫描件；</w:t>
      </w:r>
    </w:p>
    <w:p w14:paraId="3B49A431">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2.</w:t>
      </w:r>
      <w:r>
        <w:rPr>
          <w:rFonts w:hint="eastAsia" w:asciiTheme="minorEastAsia" w:hAnsiTheme="minorEastAsia" w:eastAsiaTheme="minorEastAsia" w:cstheme="minorEastAsia"/>
          <w:szCs w:val="21"/>
          <w:lang w:eastAsia="zh-CN"/>
        </w:rPr>
        <w:t>第</w:t>
      </w:r>
      <w:r>
        <w:rPr>
          <w:rFonts w:hint="eastAsia" w:asciiTheme="minorEastAsia" w:hAnsiTheme="minorEastAsia" w:eastAsiaTheme="minorEastAsia" w:cstheme="minorEastAsia"/>
          <w:szCs w:val="21"/>
          <w:lang w:val="en-US" w:eastAsia="zh-CN"/>
        </w:rPr>
        <w:t>2项</w:t>
      </w:r>
      <w:r>
        <w:rPr>
          <w:rFonts w:hint="eastAsia" w:asciiTheme="minorEastAsia" w:hAnsiTheme="minorEastAsia" w:eastAsiaTheme="minorEastAsia" w:cstheme="minorEastAsia"/>
          <w:szCs w:val="21"/>
        </w:rPr>
        <w:t>工业设计中心证明要求提供官方公告的文件名单和网站查询链接证明；</w:t>
      </w:r>
    </w:p>
    <w:p w14:paraId="7468ADA7">
      <w:pPr>
        <w:keepNext w:val="0"/>
        <w:keepLines w:val="0"/>
        <w:pageBreakBefore w:val="0"/>
        <w:kinsoku/>
        <w:overflowPunct/>
        <w:topLinePunct w:val="0"/>
        <w:autoSpaceDE/>
        <w:autoSpaceDN/>
        <w:bidi w:val="0"/>
        <w:adjustRightInd/>
        <w:snapToGrid/>
        <w:spacing w:beforeAutospacing="0" w:afterAutospacing="0" w:line="360" w:lineRule="auto"/>
        <w:ind w:firstLine="0" w:firstLineChars="0"/>
        <w:textAlignment w:val="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3.</w:t>
      </w:r>
      <w:r>
        <w:rPr>
          <w:rFonts w:hint="eastAsia" w:asciiTheme="minorEastAsia" w:hAnsiTheme="minorEastAsia" w:eastAsiaTheme="minorEastAsia" w:cstheme="minorEastAsia"/>
          <w:szCs w:val="21"/>
          <w:lang w:eastAsia="zh-CN"/>
        </w:rPr>
        <w:t>第</w:t>
      </w:r>
      <w:r>
        <w:rPr>
          <w:rFonts w:hint="eastAsia" w:asciiTheme="minorEastAsia" w:hAnsiTheme="minorEastAsia" w:eastAsiaTheme="minorEastAsia" w:cstheme="minorEastAsia"/>
          <w:szCs w:val="21"/>
          <w:lang w:val="en-US" w:eastAsia="zh-CN"/>
        </w:rPr>
        <w:t>4、5项</w:t>
      </w:r>
      <w:r>
        <w:rPr>
          <w:rFonts w:hint="eastAsia" w:asciiTheme="minorEastAsia" w:hAnsiTheme="minorEastAsia" w:eastAsiaTheme="minorEastAsia" w:cstheme="minorEastAsia"/>
          <w:szCs w:val="21"/>
        </w:rPr>
        <w:t>国家信息安全漏洞共享平台(CNVD)用户组成员和技术组成员证明要求提供官方网站查询链接证明；</w:t>
      </w:r>
    </w:p>
    <w:p w14:paraId="7539D9EE">
      <w:pPr>
        <w:pStyle w:val="18"/>
      </w:pPr>
      <w:r>
        <w:rPr>
          <w:rFonts w:hint="eastAsia" w:asciiTheme="minorEastAsia" w:hAnsiTheme="minorEastAsia" w:eastAsiaTheme="minorEastAsia" w:cstheme="minorEastAsia"/>
          <w:szCs w:val="21"/>
        </w:rPr>
        <w:t>4.</w:t>
      </w:r>
      <w:r>
        <w:rPr>
          <w:rFonts w:hint="eastAsia" w:asciiTheme="minorEastAsia" w:hAnsiTheme="minorEastAsia" w:eastAsiaTheme="minorEastAsia" w:cstheme="minorEastAsia"/>
          <w:szCs w:val="21"/>
          <w:lang w:eastAsia="zh-CN"/>
        </w:rPr>
        <w:t>第</w:t>
      </w:r>
      <w:r>
        <w:rPr>
          <w:rFonts w:hint="eastAsia" w:asciiTheme="minorEastAsia" w:hAnsiTheme="minorEastAsia" w:eastAsiaTheme="minorEastAsia" w:cstheme="minorEastAsia"/>
          <w:szCs w:val="21"/>
          <w:lang w:val="en-US" w:eastAsia="zh-CN"/>
        </w:rPr>
        <w:t>8项</w:t>
      </w:r>
      <w:r>
        <w:rPr>
          <w:rFonts w:hint="eastAsia" w:asciiTheme="minorEastAsia" w:hAnsiTheme="minorEastAsia" w:eastAsiaTheme="minorEastAsia" w:cstheme="minorEastAsia"/>
          <w:szCs w:val="21"/>
        </w:rPr>
        <w:t>入围《公安部组织测试的接入平台厂商名单》要求提供官网截图</w:t>
      </w:r>
      <w:r>
        <w:rPr>
          <w:rFonts w:hint="eastAsia" w:asciiTheme="minorEastAsia" w:hAnsiTheme="minorEastAsia" w:eastAsiaTheme="minorEastAsia" w:cstheme="minorEastAsia"/>
          <w:szCs w:val="21"/>
          <w:lang w:eastAsia="zh-CN"/>
        </w:rPr>
        <w:t>以及证书扫描件</w:t>
      </w:r>
      <w:r>
        <w:rPr>
          <w:rFonts w:hint="eastAsia" w:asciiTheme="minorEastAsia" w:hAnsiTheme="minorEastAsia" w:eastAsiaTheme="minorEastAsia" w:cstheme="minorEastAsia"/>
          <w:szCs w:val="21"/>
        </w:rPr>
        <w:t>。</w:t>
      </w:r>
    </w:p>
  </w:comment>
  <w:comment w:id="12" w:author="wtx" w:date="2024-09-23T20:21:35Z" w:initials="">
    <w:p w14:paraId="69E79470">
      <w:pPr>
        <w:pStyle w:val="18"/>
        <w:rPr>
          <w:rFonts w:hint="eastAsia"/>
          <w:lang w:eastAsia="zh-CN"/>
        </w:rPr>
      </w:pPr>
      <w:r>
        <w:rPr>
          <w:rFonts w:hint="eastAsia"/>
          <w:lang w:eastAsia="zh-CN"/>
        </w:rPr>
        <w:t>不得限定合同金额，请删除</w:t>
      </w:r>
    </w:p>
    <w:p w14:paraId="4FA916F1">
      <w:pPr>
        <w:pStyle w:val="18"/>
        <w:rPr>
          <w:rFonts w:hint="eastAsia"/>
          <w:lang w:eastAsia="zh-CN"/>
        </w:rPr>
      </w:pPr>
      <w:r>
        <w:drawing>
          <wp:inline distT="0" distB="0" distL="114300" distR="114300">
            <wp:extent cx="2440305" cy="1381125"/>
            <wp:effectExtent l="0" t="0" r="17145" b="9525"/>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2"/>
                    <a:stretch>
                      <a:fillRect/>
                    </a:stretch>
                  </pic:blipFill>
                  <pic:spPr>
                    <a:xfrm>
                      <a:off x="0" y="0"/>
                      <a:ext cx="2440305" cy="1381125"/>
                    </a:xfrm>
                    <a:prstGeom prst="rect">
                      <a:avLst/>
                    </a:prstGeom>
                    <a:noFill/>
                    <a:ln>
                      <a:noFill/>
                    </a:ln>
                  </pic:spPr>
                </pic:pic>
              </a:graphicData>
            </a:graphic>
          </wp:inline>
        </w:drawing>
      </w:r>
    </w:p>
  </w:comment>
  <w:comment w:id="11" w:author="wtx" w:date="2024-09-23T20:20:27Z" w:initials="">
    <w:p w14:paraId="131C4E87">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考察内容：</w:t>
      </w:r>
    </w:p>
    <w:p w14:paraId="55F722AE">
      <w:pPr>
        <w:keepNext w:val="0"/>
        <w:keepLines w:val="0"/>
        <w:pageBreakBefore w:val="0"/>
        <w:widowControl w:val="0"/>
        <w:kinsoku/>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宋体" w:hAnsi="宋体" w:eastAsia="宋体" w:cs="宋体"/>
          <w:sz w:val="21"/>
          <w:szCs w:val="21"/>
          <w:highlight w:val="none"/>
        </w:rPr>
      </w:pPr>
      <w:r>
        <w:rPr>
          <w:rFonts w:hint="eastAsia" w:ascii="宋体" w:hAnsi="宋体" w:cs="宋体"/>
          <w:sz w:val="21"/>
          <w:szCs w:val="21"/>
          <w:highlight w:val="none"/>
          <w:lang w:val="en-US" w:eastAsia="zh-CN"/>
        </w:rPr>
        <w:t>2022</w:t>
      </w:r>
      <w:r>
        <w:rPr>
          <w:rFonts w:hint="eastAsia" w:ascii="宋体" w:hAnsi="宋体" w:eastAsia="宋体" w:cs="宋体"/>
          <w:sz w:val="21"/>
          <w:szCs w:val="21"/>
          <w:highlight w:val="none"/>
        </w:rPr>
        <w:t>年1月1日至本项目投标截止之日（以合同签订时间为准），投标人</w:t>
      </w:r>
      <w:r>
        <w:rPr>
          <w:rFonts w:hint="eastAsia" w:ascii="宋体" w:hAnsi="宋体" w:cs="宋体"/>
          <w:sz w:val="21"/>
          <w:szCs w:val="21"/>
          <w:highlight w:val="none"/>
          <w:lang w:eastAsia="zh-CN"/>
        </w:rPr>
        <w:t>或</w:t>
      </w:r>
      <w:r>
        <w:rPr>
          <w:rFonts w:hint="eastAsia" w:asciiTheme="minorEastAsia" w:hAnsiTheme="minorEastAsia" w:eastAsiaTheme="minorEastAsia" w:cstheme="minorEastAsia"/>
          <w:szCs w:val="21"/>
        </w:rPr>
        <w:t>所投软件品牌供应商</w:t>
      </w:r>
      <w:r>
        <w:rPr>
          <w:rFonts w:hint="eastAsia" w:ascii="宋体" w:hAnsi="宋体" w:eastAsia="宋体" w:cs="宋体"/>
          <w:sz w:val="21"/>
          <w:szCs w:val="21"/>
          <w:highlight w:val="none"/>
        </w:rPr>
        <w:t>每</w:t>
      </w:r>
      <w:r>
        <w:rPr>
          <w:rFonts w:hint="eastAsia" w:ascii="宋体" w:hAnsi="宋体" w:cs="宋体"/>
          <w:sz w:val="21"/>
          <w:szCs w:val="21"/>
          <w:highlight w:val="none"/>
          <w:lang w:eastAsia="zh-CN"/>
        </w:rPr>
        <w:t>具有</w:t>
      </w:r>
      <w:r>
        <w:rPr>
          <w:rFonts w:hint="eastAsia" w:ascii="宋体" w:hAnsi="宋体" w:eastAsia="宋体" w:cs="宋体"/>
          <w:sz w:val="21"/>
          <w:szCs w:val="21"/>
          <w:highlight w:val="none"/>
        </w:rPr>
        <w:t>1个</w:t>
      </w:r>
      <w:r>
        <w:rPr>
          <w:rFonts w:hint="eastAsia" w:asciiTheme="minorEastAsia" w:hAnsiTheme="minorEastAsia" w:eastAsiaTheme="minorEastAsia" w:cstheme="minorEastAsia"/>
          <w:szCs w:val="21"/>
        </w:rPr>
        <w:t>视频平台相关的软件产品</w:t>
      </w:r>
      <w:r>
        <w:rPr>
          <w:rFonts w:hint="eastAsia" w:ascii="宋体" w:hAnsi="宋体" w:eastAsia="宋体" w:cs="宋体"/>
          <w:sz w:val="21"/>
          <w:szCs w:val="21"/>
          <w:highlight w:val="none"/>
        </w:rPr>
        <w:t>业绩的得</w:t>
      </w:r>
      <w:r>
        <w:rPr>
          <w:rFonts w:hint="eastAsia" w:ascii="宋体" w:hAnsi="宋体" w:cs="宋体"/>
          <w:sz w:val="21"/>
          <w:szCs w:val="21"/>
          <w:highlight w:val="none"/>
          <w:lang w:val="en-US" w:eastAsia="zh-CN"/>
        </w:rPr>
        <w:t>20</w:t>
      </w:r>
      <w:r>
        <w:rPr>
          <w:rFonts w:hint="eastAsia" w:ascii="宋体" w:hAnsi="宋体" w:eastAsia="宋体" w:cs="宋体"/>
          <w:sz w:val="21"/>
          <w:szCs w:val="21"/>
          <w:highlight w:val="none"/>
        </w:rPr>
        <w:t>分，最高得100分，原件备查。</w:t>
      </w:r>
    </w:p>
    <w:p w14:paraId="2618F963">
      <w:pPr>
        <w:keepNext w:val="0"/>
        <w:keepLines w:val="0"/>
        <w:pageBreakBefore w:val="0"/>
        <w:widowControl w:val="0"/>
        <w:kinsoku/>
        <w:wordWrap w:val="0"/>
        <w:overflowPunct/>
        <w:topLinePunct w:val="0"/>
        <w:autoSpaceDE/>
        <w:autoSpaceDN/>
        <w:bidi w:val="0"/>
        <w:adjustRightInd/>
        <w:snapToGrid/>
        <w:spacing w:beforeAutospacing="0" w:afterAutospacing="0" w:line="360" w:lineRule="auto"/>
        <w:ind w:left="0" w:leftChars="0" w:right="0" w:firstLine="0" w:firstLineChars="0"/>
        <w:jc w:val="both"/>
        <w:textAlignment w:val="auto"/>
        <w:rPr>
          <w:rFonts w:hint="eastAsia" w:ascii="宋体" w:hAnsi="宋体" w:eastAsia="宋体" w:cs="宋体"/>
          <w:b/>
          <w:bCs/>
          <w:sz w:val="21"/>
          <w:szCs w:val="21"/>
          <w:highlight w:val="none"/>
          <w:lang w:eastAsia="zh-CN"/>
        </w:rPr>
      </w:pPr>
      <w:r>
        <w:rPr>
          <w:rFonts w:hint="eastAsia" w:ascii="宋体" w:hAnsi="宋体" w:eastAsia="宋体" w:cs="宋体"/>
          <w:b/>
          <w:bCs/>
          <w:sz w:val="21"/>
          <w:szCs w:val="21"/>
          <w:highlight w:val="none"/>
          <w:lang w:eastAsia="zh-CN"/>
        </w:rPr>
        <w:t>证明文件：</w:t>
      </w:r>
    </w:p>
    <w:p w14:paraId="6212D137">
      <w:pPr>
        <w:pStyle w:val="18"/>
      </w:pPr>
      <w:r>
        <w:rPr>
          <w:rFonts w:hint="eastAsia" w:ascii="宋体" w:hAnsi="宋体" w:eastAsia="宋体" w:cs="宋体"/>
          <w:sz w:val="21"/>
          <w:szCs w:val="21"/>
          <w:highlight w:val="none"/>
        </w:rPr>
        <w:t>提供合同关键页(需体现甲乙双方名称、服务内容、合同签订时间和盖章页等关键内容)扫描件</w:t>
      </w:r>
      <w:r>
        <w:rPr>
          <w:rFonts w:hint="eastAsia" w:ascii="宋体" w:hAnsi="宋体" w:eastAsia="宋体" w:cs="宋体"/>
          <w:sz w:val="21"/>
          <w:szCs w:val="21"/>
          <w:highlight w:val="none"/>
          <w:lang w:eastAsia="zh-CN"/>
        </w:rPr>
        <w:t>。（未提供或未按要求提供或提供的不清晰导致专家无法判断的，不得分）</w:t>
      </w:r>
    </w:p>
  </w:comment>
  <w:comment w:id="13" w:author="wtx" w:date="2024-09-23T20:44:18Z" w:initials="">
    <w:p w14:paraId="5D3D78E7">
      <w:pPr>
        <w:pStyle w:val="18"/>
      </w:pPr>
      <w:r>
        <w:drawing>
          <wp:inline distT="0" distB="0" distL="114300" distR="114300">
            <wp:extent cx="2752090" cy="1653540"/>
            <wp:effectExtent l="0" t="0" r="10160" b="381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3"/>
                    <a:stretch>
                      <a:fillRect/>
                    </a:stretch>
                  </pic:blipFill>
                  <pic:spPr>
                    <a:xfrm>
                      <a:off x="0" y="0"/>
                      <a:ext cx="2752090" cy="1653540"/>
                    </a:xfrm>
                    <a:prstGeom prst="rect">
                      <a:avLst/>
                    </a:prstGeom>
                    <a:noFill/>
                    <a:ln>
                      <a:noFill/>
                    </a:ln>
                  </pic:spPr>
                </pic:pic>
              </a:graphicData>
            </a:graphic>
          </wp:inline>
        </w:drawing>
      </w:r>
    </w:p>
  </w:comment>
  <w:comment w:id="14" w:author="wtx" w:date="2024-09-23T20:45:57Z" w:initials="">
    <w:p w14:paraId="0D2A9978">
      <w:pPr>
        <w:pStyle w:val="18"/>
        <w:rPr>
          <w:rFonts w:hint="default" w:eastAsia="宋体"/>
          <w:lang w:val="en-US" w:eastAsia="zh-CN"/>
        </w:rPr>
      </w:pPr>
      <w:r>
        <w:rPr>
          <w:rFonts w:hint="eastAsia"/>
          <w:lang w:eastAsia="zh-CN"/>
        </w:rPr>
        <w:t>是否可以超过</w:t>
      </w:r>
      <w:r>
        <w:rPr>
          <w:rFonts w:hint="eastAsia"/>
          <w:lang w:val="en-US" w:eastAsia="zh-CN"/>
        </w:rPr>
        <w:t>150000</w:t>
      </w:r>
    </w:p>
  </w:comment>
  <w:comment w:id="15" w:author="wtx" w:date="2024-09-23T20:49:45Z" w:initials="">
    <w:p w14:paraId="2FDE6A05">
      <w:pPr>
        <w:pStyle w:val="18"/>
        <w:rPr>
          <w:rFonts w:hint="eastAsia" w:eastAsia="宋体"/>
          <w:lang w:eastAsia="zh-CN"/>
        </w:rPr>
      </w:pPr>
      <w:r>
        <w:rPr>
          <w:rFonts w:hint="eastAsia"/>
          <w:lang w:eastAsia="zh-CN"/>
        </w:rPr>
        <w:t>是否为制造商公章</w:t>
      </w:r>
    </w:p>
  </w:comment>
  <w:comment w:id="16" w:author="wtx" w:date="2024-09-23T20:50:06Z" w:initials="">
    <w:p w14:paraId="26DD5144">
      <w:pPr>
        <w:pStyle w:val="18"/>
        <w:rPr>
          <w:rFonts w:hint="eastAsia" w:eastAsia="宋体"/>
          <w:lang w:eastAsia="zh-CN"/>
        </w:rPr>
      </w:pPr>
      <w:r>
        <w:rPr>
          <w:rFonts w:hint="eastAsia"/>
          <w:lang w:eastAsia="zh-CN"/>
        </w:rPr>
        <w:t>投标专用章是投标人的还是制造商的</w:t>
      </w:r>
    </w:p>
  </w:comment>
  <w:comment w:id="17" w:author="wtx" w:date="2024-09-23T20:50:19Z" w:initials="">
    <w:p w14:paraId="21CDCD29">
      <w:pPr>
        <w:pStyle w:val="18"/>
        <w:rPr>
          <w:rFonts w:hint="eastAsia" w:eastAsia="宋体"/>
          <w:lang w:eastAsia="zh-CN"/>
        </w:rPr>
      </w:pPr>
      <w:r>
        <w:rPr>
          <w:rFonts w:hint="eastAsia"/>
          <w:lang w:eastAsia="zh-CN"/>
        </w:rPr>
        <w:t>同上</w:t>
      </w:r>
    </w:p>
  </w:comment>
  <w:comment w:id="18" w:author="wtx" w:date="2024-09-23T20:50:31Z" w:initials="">
    <w:p w14:paraId="7B103398">
      <w:pPr>
        <w:pStyle w:val="18"/>
        <w:rPr>
          <w:rFonts w:hint="eastAsia" w:eastAsia="宋体"/>
          <w:lang w:eastAsia="zh-CN"/>
        </w:rPr>
      </w:pPr>
      <w:r>
        <w:rPr>
          <w:rFonts w:hint="eastAsia"/>
          <w:lang w:eastAsia="zh-CN"/>
        </w:rPr>
        <w:t>同上</w:t>
      </w:r>
    </w:p>
  </w:comment>
  <w:comment w:id="19" w:author="wtx" w:date="2024-09-23T20:50:28Z" w:initials="">
    <w:p w14:paraId="4AE35AAE">
      <w:pPr>
        <w:pStyle w:val="18"/>
        <w:rPr>
          <w:rFonts w:hint="eastAsia" w:eastAsia="宋体"/>
          <w:lang w:eastAsia="zh-CN"/>
        </w:rPr>
      </w:pPr>
      <w:r>
        <w:rPr>
          <w:rFonts w:hint="eastAsia"/>
          <w:lang w:eastAsia="zh-CN"/>
        </w:rPr>
        <w:t>同上</w:t>
      </w:r>
    </w:p>
  </w:comment>
  <w:comment w:id="20" w:author="wtx" w:date="2024-09-23T20:51:02Z" w:initials="">
    <w:p w14:paraId="78798895">
      <w:pPr>
        <w:pStyle w:val="18"/>
      </w:pPr>
      <w:r>
        <w:annotationRef/>
      </w:r>
    </w:p>
  </w:comment>
  <w:comment w:id="21" w:author="wtx" w:date="2024-09-23T20:51:06Z" w:initials="">
    <w:p w14:paraId="268955BC">
      <w:pPr>
        <w:pStyle w:val="18"/>
      </w:pPr>
      <w:r>
        <w:annotationRef/>
      </w:r>
    </w:p>
  </w:comment>
  <w:comment w:id="22" w:author="wtx" w:date="2024-09-23T20:51:10Z" w:initials="">
    <w:p w14:paraId="3CDCCF1B">
      <w:pPr>
        <w:pStyle w:val="18"/>
      </w:pPr>
      <w:r>
        <w:annotationRef/>
      </w:r>
    </w:p>
  </w:comment>
  <w:comment w:id="23" w:author="wtx" w:date="2024-09-23T20:51:15Z" w:initials="">
    <w:p w14:paraId="63718AC9">
      <w:pPr>
        <w:pStyle w:val="18"/>
      </w:pPr>
      <w:r>
        <w:annotationRef/>
      </w:r>
    </w:p>
  </w:comment>
  <w:comment w:id="24" w:author="wtx" w:date="2024-09-23T20:51:43Z" w:initials="">
    <w:p w14:paraId="2FABAFE6">
      <w:pPr>
        <w:pStyle w:val="18"/>
        <w:rPr>
          <w:rFonts w:hint="eastAsia" w:eastAsia="宋体"/>
          <w:lang w:eastAsia="zh-CN"/>
        </w:rPr>
      </w:pPr>
      <w:r>
        <w:rPr>
          <w:rFonts w:hint="eastAsia"/>
          <w:lang w:eastAsia="zh-CN"/>
        </w:rPr>
        <w:t>是否加</w:t>
      </w:r>
      <w:r>
        <w:rPr>
          <w:rFonts w:hint="eastAsia" w:ascii="宋体" w:hAnsi="宋体" w:cs="宋体"/>
          <w:i w:val="0"/>
          <w:iCs w:val="0"/>
          <w:color w:val="auto"/>
          <w:kern w:val="0"/>
          <w:sz w:val="22"/>
          <w:szCs w:val="22"/>
          <w:u w:val="none"/>
          <w:lang w:val="en-US" w:eastAsia="zh-CN" w:bidi="ar"/>
        </w:rPr>
        <w:t>≥</w:t>
      </w:r>
    </w:p>
  </w:comment>
  <w:comment w:id="25" w:author="wtx" w:date="2024-09-23T20:51:49Z" w:initials="">
    <w:p w14:paraId="377228A8">
      <w:pPr>
        <w:pStyle w:val="18"/>
      </w:pPr>
      <w:r>
        <w:rPr>
          <w:rFonts w:hint="eastAsia" w:hAnsi="宋体" w:cs="宋体"/>
          <w:i w:val="0"/>
          <w:iCs w:val="0"/>
          <w:color w:val="auto"/>
          <w:kern w:val="0"/>
          <w:sz w:val="22"/>
          <w:szCs w:val="22"/>
          <w:u w:val="none"/>
          <w:lang w:val="en-US" w:eastAsia="zh-CN" w:bidi="ar"/>
        </w:rPr>
        <w:t>是否加</w:t>
      </w:r>
      <w:r>
        <w:rPr>
          <w:rFonts w:hint="eastAsia" w:ascii="宋体" w:hAnsi="宋体" w:cs="宋体"/>
          <w:i w:val="0"/>
          <w:iCs w:val="0"/>
          <w:color w:val="auto"/>
          <w:kern w:val="0"/>
          <w:sz w:val="22"/>
          <w:szCs w:val="22"/>
          <w:u w:val="none"/>
          <w:lang w:val="en-US" w:eastAsia="zh-CN" w:bidi="ar"/>
        </w:rPr>
        <w:t>≥</w:t>
      </w:r>
    </w:p>
  </w:comment>
  <w:comment w:id="26" w:author="wtx" w:date="2024-09-23T20:52:17Z" w:initials="">
    <w:p w14:paraId="7BEA086D">
      <w:pPr>
        <w:pStyle w:val="18"/>
        <w:rPr>
          <w:rFonts w:hint="eastAsia" w:eastAsia="宋体"/>
          <w:lang w:eastAsia="zh-CN"/>
        </w:rPr>
      </w:pPr>
      <w:r>
        <w:rPr>
          <w:rFonts w:hint="eastAsia"/>
          <w:lang w:eastAsia="zh-CN"/>
        </w:rPr>
        <w:t>同上</w:t>
      </w:r>
    </w:p>
  </w:comment>
  <w:comment w:id="27" w:author="wtx" w:date="2024-09-23T20:52:27Z" w:initials="">
    <w:p w14:paraId="5E16F270">
      <w:pPr>
        <w:pStyle w:val="18"/>
        <w:rPr>
          <w:rFonts w:hint="eastAsia" w:eastAsia="宋体"/>
          <w:lang w:eastAsia="zh-CN"/>
        </w:rPr>
      </w:pPr>
      <w:r>
        <w:rPr>
          <w:rFonts w:hint="eastAsia"/>
          <w:lang w:eastAsia="zh-CN"/>
        </w:rPr>
        <w:t>同上</w:t>
      </w:r>
    </w:p>
  </w:comment>
  <w:comment w:id="28" w:author="wtx" w:date="2024-09-23T20:52:33Z" w:initials="">
    <w:p w14:paraId="22AA0A91">
      <w:pPr>
        <w:pStyle w:val="18"/>
        <w:rPr>
          <w:rFonts w:hint="eastAsia" w:eastAsia="宋体"/>
          <w:lang w:eastAsia="zh-CN"/>
        </w:rPr>
      </w:pPr>
      <w:r>
        <w:rPr>
          <w:rFonts w:hint="eastAsia"/>
          <w:lang w:eastAsia="zh-CN"/>
        </w:rPr>
        <w:t>同上</w:t>
      </w:r>
    </w:p>
  </w:comment>
  <w:comment w:id="29" w:author="wtx" w:date="2024-09-23T20:52:57Z" w:initials="">
    <w:p w14:paraId="6CAEC0E7">
      <w:pPr>
        <w:pStyle w:val="18"/>
        <w:rPr>
          <w:rFonts w:hint="eastAsia" w:eastAsia="宋体"/>
          <w:lang w:eastAsia="zh-CN"/>
        </w:rPr>
      </w:pPr>
      <w:r>
        <w:rPr>
          <w:rFonts w:hint="eastAsia"/>
          <w:lang w:eastAsia="zh-CN"/>
        </w:rPr>
        <w:t>同上</w:t>
      </w:r>
    </w:p>
  </w:comment>
  <w:comment w:id="30" w:author="wtx" w:date="2024-09-23T20:53:16Z" w:initials="">
    <w:p w14:paraId="56609D70">
      <w:pPr>
        <w:pStyle w:val="18"/>
        <w:rPr>
          <w:rFonts w:hint="eastAsia" w:eastAsia="宋体"/>
          <w:lang w:eastAsia="zh-CN"/>
        </w:rPr>
      </w:pPr>
      <w:r>
        <w:rPr>
          <w:rFonts w:hint="eastAsia"/>
          <w:lang w:eastAsia="zh-CN"/>
        </w:rPr>
        <w:t>同上</w:t>
      </w:r>
    </w:p>
  </w:comment>
  <w:comment w:id="31" w:author="wtx" w:date="2024-09-23T20:53:20Z" w:initials="">
    <w:p w14:paraId="45209A22">
      <w:pPr>
        <w:pStyle w:val="18"/>
        <w:rPr>
          <w:rFonts w:hint="eastAsia" w:eastAsia="宋体"/>
          <w:lang w:eastAsia="zh-CN"/>
        </w:rPr>
      </w:pPr>
      <w:r>
        <w:rPr>
          <w:rFonts w:hint="eastAsia"/>
          <w:lang w:eastAsia="zh-CN"/>
        </w:rPr>
        <w:t>同上</w:t>
      </w:r>
    </w:p>
  </w:comment>
  <w:comment w:id="32" w:author="wtx" w:date="2024-09-12T11:32:50Z" w:initials="">
    <w:p w14:paraId="415F5A91">
      <w:pPr>
        <w:pStyle w:val="18"/>
        <w:rPr>
          <w:rFonts w:hint="eastAsia" w:eastAsia="宋体"/>
          <w:lang w:eastAsia="zh-CN"/>
        </w:rPr>
      </w:pPr>
      <w:r>
        <w:rPr>
          <w:rFonts w:hint="eastAsia"/>
          <w:lang w:eastAsia="zh-CN"/>
        </w:rPr>
        <w:t>同上</w:t>
      </w:r>
    </w:p>
  </w:comment>
  <w:comment w:id="33" w:author="wtx" w:date="2024-09-12T11:32:53Z" w:initials="">
    <w:p w14:paraId="67FE24E2">
      <w:pPr>
        <w:pStyle w:val="18"/>
        <w:rPr>
          <w:rFonts w:hint="eastAsia" w:eastAsia="宋体"/>
          <w:lang w:eastAsia="zh-CN"/>
        </w:rPr>
      </w:pPr>
      <w:r>
        <w:rPr>
          <w:rFonts w:hint="eastAsia"/>
          <w:lang w:eastAsia="zh-CN"/>
        </w:rPr>
        <w:t>同上</w:t>
      </w:r>
    </w:p>
  </w:comment>
  <w:comment w:id="34" w:author="wtx" w:date="2024-09-12T11:32:55Z" w:initials="">
    <w:p w14:paraId="29C2756F">
      <w:pPr>
        <w:pStyle w:val="18"/>
        <w:rPr>
          <w:rFonts w:hint="eastAsia" w:eastAsia="宋体"/>
          <w:lang w:eastAsia="zh-CN"/>
        </w:rPr>
      </w:pPr>
      <w:r>
        <w:rPr>
          <w:rFonts w:hint="eastAsia"/>
          <w:lang w:eastAsia="zh-CN"/>
        </w:rPr>
        <w:t>同上</w:t>
      </w:r>
    </w:p>
  </w:comment>
  <w:comment w:id="35" w:author="wtx" w:date="2024-09-12T11:32:58Z" w:initials="">
    <w:p w14:paraId="27E51409">
      <w:pPr>
        <w:pStyle w:val="18"/>
        <w:rPr>
          <w:rFonts w:hint="eastAsia" w:eastAsia="宋体"/>
          <w:lang w:eastAsia="zh-CN"/>
        </w:rPr>
      </w:pPr>
      <w:r>
        <w:rPr>
          <w:rFonts w:hint="eastAsia"/>
          <w:lang w:eastAsia="zh-CN"/>
        </w:rPr>
        <w:t>同上</w:t>
      </w:r>
    </w:p>
  </w:comment>
  <w:comment w:id="36" w:author="wtx" w:date="2024-09-12T11:33:31Z" w:initials="">
    <w:p w14:paraId="0CC72899">
      <w:pPr>
        <w:pStyle w:val="18"/>
        <w:rPr>
          <w:rFonts w:hint="eastAsia" w:eastAsia="宋体"/>
          <w:lang w:eastAsia="zh-CN"/>
        </w:rPr>
      </w:pPr>
      <w:r>
        <w:rPr>
          <w:rFonts w:hint="eastAsia"/>
          <w:lang w:eastAsia="zh-CN"/>
        </w:rPr>
        <w:t>同上</w:t>
      </w:r>
    </w:p>
  </w:comment>
  <w:comment w:id="37" w:author="wtx" w:date="2024-09-12T11:33:34Z" w:initials="">
    <w:p w14:paraId="610875CB">
      <w:pPr>
        <w:pStyle w:val="18"/>
        <w:rPr>
          <w:rFonts w:hint="eastAsia" w:eastAsia="宋体"/>
          <w:lang w:eastAsia="zh-CN"/>
        </w:rPr>
      </w:pPr>
      <w:r>
        <w:rPr>
          <w:rFonts w:hint="eastAsia"/>
          <w:lang w:eastAsia="zh-CN"/>
        </w:rPr>
        <w:t>同上</w:t>
      </w:r>
    </w:p>
  </w:comment>
  <w:comment w:id="38" w:author="wtx" w:date="2024-09-12T11:33:38Z" w:initials="">
    <w:p w14:paraId="093D37A6">
      <w:pPr>
        <w:pStyle w:val="18"/>
        <w:rPr>
          <w:rFonts w:hint="eastAsia" w:eastAsia="宋体"/>
          <w:lang w:eastAsia="zh-CN"/>
        </w:rPr>
      </w:pPr>
      <w:r>
        <w:rPr>
          <w:rFonts w:hint="eastAsia"/>
          <w:lang w:eastAsia="zh-CN"/>
        </w:rPr>
        <w:t>同上</w:t>
      </w:r>
    </w:p>
  </w:comment>
  <w:comment w:id="39" w:author="wtx" w:date="2024-09-12T11:33:43Z" w:initials="">
    <w:p w14:paraId="0EF078D2">
      <w:pPr>
        <w:pStyle w:val="18"/>
        <w:rPr>
          <w:rFonts w:hint="eastAsia" w:eastAsia="宋体"/>
          <w:lang w:eastAsia="zh-CN"/>
        </w:rPr>
      </w:pPr>
      <w:r>
        <w:rPr>
          <w:rFonts w:hint="eastAsia"/>
          <w:lang w:eastAsia="zh-CN"/>
        </w:rPr>
        <w:t>同上</w:t>
      </w:r>
    </w:p>
  </w:comment>
  <w:comment w:id="40" w:author="wtx" w:date="2024-09-12T11:33:48Z" w:initials="">
    <w:p w14:paraId="6B112831">
      <w:pPr>
        <w:pStyle w:val="18"/>
        <w:rPr>
          <w:rFonts w:hint="eastAsia" w:eastAsia="宋体"/>
          <w:lang w:eastAsia="zh-CN"/>
        </w:rPr>
      </w:pPr>
      <w:r>
        <w:rPr>
          <w:rFonts w:hint="eastAsia"/>
          <w:lang w:eastAsia="zh-CN"/>
        </w:rPr>
        <w:t>同上</w:t>
      </w:r>
    </w:p>
  </w:comment>
  <w:comment w:id="41" w:author="wtx" w:date="2024-09-12T11:33:50Z" w:initials="">
    <w:p w14:paraId="3A605238">
      <w:pPr>
        <w:pStyle w:val="18"/>
        <w:rPr>
          <w:rFonts w:hint="eastAsia" w:eastAsia="宋体"/>
          <w:lang w:eastAsia="zh-CN"/>
        </w:rPr>
      </w:pPr>
      <w:r>
        <w:rPr>
          <w:rFonts w:hint="eastAsia"/>
          <w:lang w:eastAsia="zh-CN"/>
        </w:rPr>
        <w:t>同上</w:t>
      </w:r>
    </w:p>
  </w:comment>
  <w:comment w:id="42" w:author="wtx" w:date="2024-09-12T11:33:53Z" w:initials="">
    <w:p w14:paraId="5DFE6242">
      <w:pPr>
        <w:pStyle w:val="18"/>
        <w:rPr>
          <w:rFonts w:hint="eastAsia" w:eastAsia="宋体"/>
          <w:lang w:eastAsia="zh-CN"/>
        </w:rPr>
      </w:pPr>
      <w:r>
        <w:rPr>
          <w:rFonts w:hint="eastAsia"/>
          <w:lang w:eastAsia="zh-CN"/>
        </w:rPr>
        <w:t>同上</w:t>
      </w:r>
    </w:p>
  </w:comment>
  <w:comment w:id="43" w:author="wtx" w:date="2024-09-23T20:55:06Z" w:initials="">
    <w:p w14:paraId="71590FFB">
      <w:pPr>
        <w:pStyle w:val="18"/>
        <w:rPr>
          <w:rFonts w:hint="eastAsia" w:eastAsia="宋体"/>
          <w:lang w:eastAsia="zh-CN"/>
        </w:rPr>
      </w:pPr>
      <w:r>
        <w:rPr>
          <w:rFonts w:hint="eastAsia"/>
          <w:lang w:eastAsia="zh-CN"/>
        </w:rPr>
        <w:t>同上</w:t>
      </w:r>
    </w:p>
  </w:comment>
  <w:comment w:id="44" w:author="wtx" w:date="2024-09-23T20:54:51Z" w:initials="">
    <w:p w14:paraId="151AB3C7">
      <w:pPr>
        <w:pStyle w:val="18"/>
      </w:pPr>
      <w:r>
        <w:annotationRef/>
      </w:r>
    </w:p>
  </w:comment>
  <w:comment w:id="45" w:author="Yo" w:date="2024-06-12T18:01:30Z" w:initials="">
    <w:p w14:paraId="31931357">
      <w:pPr>
        <w:pStyle w:val="18"/>
      </w:pPr>
      <w:r>
        <w:rPr>
          <w:rFonts w:hint="eastAsia"/>
        </w:rPr>
        <w:t>采用折扣率方法报价的，增加“填写要求：如涉及折扣率，要求0&lt;折扣率≤1，未按此要求填写将视为投标无效；填写的“折扣率”应为小数，最多填报至小数点后两位，如：0.95、0.80；投标人参与投标只允许填报唯一一个折扣率，不允许填报两个及以上，如填报2个及以上折扣率的，其投标将直接视为投标无效。”</w:t>
      </w:r>
    </w:p>
    <w:p w14:paraId="0BB63437">
      <w:pPr>
        <w:pStyle w:val="18"/>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8FFB3A6" w15:done="0"/>
  <w15:commentEx w15:paraId="2D56E59F" w15:done="0"/>
  <w15:commentEx w15:paraId="2F14878B" w15:done="0"/>
  <w15:commentEx w15:paraId="27FDF3FC" w15:done="0"/>
  <w15:commentEx w15:paraId="139B2C88" w15:done="0"/>
  <w15:commentEx w15:paraId="544E12F0" w15:done="0"/>
  <w15:commentEx w15:paraId="682BB0DD" w15:done="0"/>
  <w15:commentEx w15:paraId="2E413BDC" w15:done="0"/>
  <w15:commentEx w15:paraId="2B8F187C" w15:done="0"/>
  <w15:commentEx w15:paraId="2265D0B4" w15:done="0"/>
  <w15:commentEx w15:paraId="7539D9EE" w15:done="0"/>
  <w15:commentEx w15:paraId="4FA916F1" w15:done="0"/>
  <w15:commentEx w15:paraId="6212D137" w15:done="0"/>
  <w15:commentEx w15:paraId="5D3D78E7" w15:done="0"/>
  <w15:commentEx w15:paraId="0D2A9978" w15:done="0"/>
  <w15:commentEx w15:paraId="2FDE6A05" w15:done="0"/>
  <w15:commentEx w15:paraId="26DD5144" w15:done="0"/>
  <w15:commentEx w15:paraId="21CDCD29" w15:done="0"/>
  <w15:commentEx w15:paraId="7B103398" w15:done="0"/>
  <w15:commentEx w15:paraId="4AE35AAE" w15:done="0"/>
  <w15:commentEx w15:paraId="78798895" w15:done="0"/>
  <w15:commentEx w15:paraId="268955BC" w15:done="0"/>
  <w15:commentEx w15:paraId="3CDCCF1B" w15:done="0"/>
  <w15:commentEx w15:paraId="63718AC9" w15:done="0"/>
  <w15:commentEx w15:paraId="2FABAFE6" w15:done="0"/>
  <w15:commentEx w15:paraId="377228A8" w15:done="0"/>
  <w15:commentEx w15:paraId="7BEA086D" w15:done="0"/>
  <w15:commentEx w15:paraId="5E16F270" w15:done="0"/>
  <w15:commentEx w15:paraId="22AA0A91" w15:done="0"/>
  <w15:commentEx w15:paraId="6CAEC0E7" w15:done="0"/>
  <w15:commentEx w15:paraId="56609D70" w15:done="0"/>
  <w15:commentEx w15:paraId="45209A22" w15:done="0"/>
  <w15:commentEx w15:paraId="415F5A91" w15:done="0"/>
  <w15:commentEx w15:paraId="67FE24E2" w15:done="0"/>
  <w15:commentEx w15:paraId="29C2756F" w15:done="0"/>
  <w15:commentEx w15:paraId="27E51409" w15:done="0"/>
  <w15:commentEx w15:paraId="0CC72899" w15:done="0"/>
  <w15:commentEx w15:paraId="610875CB" w15:done="0"/>
  <w15:commentEx w15:paraId="093D37A6" w15:done="0"/>
  <w15:commentEx w15:paraId="0EF078D2" w15:done="0"/>
  <w15:commentEx w15:paraId="6B112831" w15:done="0"/>
  <w15:commentEx w15:paraId="3A605238" w15:done="0"/>
  <w15:commentEx w15:paraId="5DFE6242" w15:done="0"/>
  <w15:commentEx w15:paraId="71590FFB" w15:done="0"/>
  <w15:commentEx w15:paraId="151AB3C7" w15:done="0"/>
  <w15:commentEx w15:paraId="0BB63437"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AFF" w:usb1="C0007841" w:usb2="00000009" w:usb3="00000000" w:csb0="400001FF" w:csb1="FFFF0000"/>
  </w:font>
  <w:font w:name="宋体">
    <w:panose1 w:val="02010600030101010101"/>
    <w:charset w:val="88"/>
    <w:family w:val="modern"/>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Arial Unicode MS">
    <w:altName w:val="宋体"/>
    <w:panose1 w:val="020B0604020202020204"/>
    <w:charset w:val="86"/>
    <w:family w:val="swiss"/>
    <w:pitch w:val="default"/>
    <w:sig w:usb0="00000000" w:usb1="00000000" w:usb2="0000003F" w:usb3="00000000" w:csb0="603F01FF" w:csb1="FFFF0000"/>
  </w:font>
  <w:font w:name="隶书">
    <w:altName w:val="微软雅黑"/>
    <w:panose1 w:val="02010509060101010101"/>
    <w:charset w:val="86"/>
    <w:family w:val="modern"/>
    <w:pitch w:val="default"/>
    <w:sig w:usb0="00000000" w:usb1="00000000" w:usb2="00000000" w:usb3="00000000" w:csb0="00040000" w:csb1="00000000"/>
  </w:font>
  <w:font w:name="Verdana">
    <w:panose1 w:val="020B0604030504040204"/>
    <w:charset w:val="00"/>
    <w:family w:val="swiss"/>
    <w:pitch w:val="default"/>
    <w:sig w:usb0="A1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2FF" w:usb1="400004FF" w:usb2="00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黑体"/>
    <w:panose1 w:val="00000000000000000000"/>
    <w:charset w:val="86"/>
    <w:family w:val="auto"/>
    <w:pitch w:val="default"/>
    <w:sig w:usb0="00000000" w:usb1="00000000" w:usb2="00000010" w:usb3="00000000" w:csb0="00040000" w:csb1="00000000"/>
  </w:font>
  <w:font w:name="幼圆">
    <w:altName w:val="宋体"/>
    <w:panose1 w:val="02010509060101010101"/>
    <w:charset w:val="86"/>
    <w:family w:val="modern"/>
    <w:pitch w:val="default"/>
    <w:sig w:usb0="00000000" w:usb1="00000000" w:usb2="00000000" w:usb3="00000000" w:csb0="00040000" w:csb1="00000000"/>
  </w:font>
  <w:font w:name="Arial Narrow">
    <w:altName w:val="Arial"/>
    <w:panose1 w:val="020B0606020202030204"/>
    <w:charset w:val="00"/>
    <w:family w:val="swiss"/>
    <w:pitch w:val="default"/>
    <w:sig w:usb0="00000000" w:usb1="00000000" w:usb2="00000000" w:usb3="00000000" w:csb0="2000009F" w:csb1="DFD70000"/>
  </w:font>
  <w:font w:name="微软雅黑">
    <w:panose1 w:val="020B0503020204020204"/>
    <w:charset w:val="86"/>
    <w:family w:val="auto"/>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C72BB">
    <w:pPr>
      <w:pStyle w:val="28"/>
      <w:framePr w:wrap="around" w:vAnchor="text" w:hAnchor="margin" w:xAlign="center" w:y="1"/>
      <w:rPr>
        <w:rStyle w:val="48"/>
      </w:rPr>
    </w:pPr>
    <w:r>
      <w:t xml:space="preserve">- </w:t>
    </w:r>
    <w:r>
      <w:fldChar w:fldCharType="begin"/>
    </w:r>
    <w:r>
      <w:instrText xml:space="preserve"> PAGE </w:instrText>
    </w:r>
    <w:r>
      <w:fldChar w:fldCharType="separate"/>
    </w:r>
    <w:r>
      <w:t>32</w:t>
    </w:r>
    <w:r>
      <w:fldChar w:fldCharType="end"/>
    </w:r>
    <w:r>
      <w:t xml:space="preserve"> -</w:t>
    </w:r>
  </w:p>
  <w:p w14:paraId="2ADB678E">
    <w:pPr>
      <w:pStyle w:val="2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327190">
    <w:pPr>
      <w:widowControl w:val="0"/>
      <w:tabs>
        <w:tab w:val="center" w:pos="4153"/>
        <w:tab w:val="right" w:pos="8306"/>
      </w:tabs>
      <w:snapToGrid w:val="0"/>
      <w:jc w:val="left"/>
      <w:rPr>
        <w:rFonts w:ascii="Times New Roman" w:hAnsi="Times New Roman" w:eastAsia="宋体" w:cs="Times New Roman"/>
        <w:kern w:val="2"/>
        <w:sz w:val="18"/>
        <w:szCs w:val="24"/>
        <w:lang w:val="en-US" w:eastAsia="zh-CN" w:bidi="ar-S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35DD17">
    <w:pPr>
      <w:pStyle w:val="29"/>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402FE2">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rPr>
        <w:rFonts w:ascii="Times New Roman" w:hAnsi="Times New Roman" w:eastAsia="宋体" w:cs="Times New Roman"/>
        <w:kern w:val="2"/>
        <w:sz w:val="18"/>
        <w:szCs w:val="24"/>
        <w:lang w:val="en-US" w:eastAsia="zh-CN" w:bidi="ar-S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609221C"/>
    <w:multiLevelType w:val="singleLevel"/>
    <w:tmpl w:val="B609221C"/>
    <w:lvl w:ilvl="0" w:tentative="0">
      <w:start w:val="1"/>
      <w:numFmt w:val="decimal"/>
      <w:suff w:val="nothing"/>
      <w:lvlText w:val="%1、"/>
      <w:lvlJc w:val="left"/>
    </w:lvl>
  </w:abstractNum>
  <w:abstractNum w:abstractNumId="1">
    <w:nsid w:val="B9358C2E"/>
    <w:multiLevelType w:val="singleLevel"/>
    <w:tmpl w:val="B9358C2E"/>
    <w:lvl w:ilvl="0" w:tentative="0">
      <w:start w:val="2"/>
      <w:numFmt w:val="decimal"/>
      <w:suff w:val="nothing"/>
      <w:lvlText w:val="%1、"/>
      <w:lvlJc w:val="left"/>
    </w:lvl>
  </w:abstractNum>
  <w:abstractNum w:abstractNumId="2">
    <w:nsid w:val="BF6BC116"/>
    <w:multiLevelType w:val="singleLevel"/>
    <w:tmpl w:val="BF6BC116"/>
    <w:lvl w:ilvl="0" w:tentative="0">
      <w:start w:val="16"/>
      <w:numFmt w:val="decimal"/>
      <w:suff w:val="space"/>
      <w:lvlText w:val="%1."/>
      <w:lvlJc w:val="left"/>
    </w:lvl>
  </w:abstractNum>
  <w:abstractNum w:abstractNumId="3">
    <w:nsid w:val="CFE7C3F8"/>
    <w:multiLevelType w:val="singleLevel"/>
    <w:tmpl w:val="CFE7C3F8"/>
    <w:lvl w:ilvl="0" w:tentative="0">
      <w:start w:val="1"/>
      <w:numFmt w:val="decimal"/>
      <w:suff w:val="nothing"/>
      <w:lvlText w:val="（%1）"/>
      <w:lvlJc w:val="left"/>
    </w:lvl>
  </w:abstractNum>
  <w:abstractNum w:abstractNumId="4">
    <w:nsid w:val="DDECD3BC"/>
    <w:multiLevelType w:val="singleLevel"/>
    <w:tmpl w:val="DDECD3BC"/>
    <w:lvl w:ilvl="0" w:tentative="0">
      <w:start w:val="6"/>
      <w:numFmt w:val="decimal"/>
      <w:suff w:val="space"/>
      <w:lvlText w:val="%1."/>
      <w:lvlJc w:val="left"/>
    </w:lvl>
  </w:abstractNum>
  <w:abstractNum w:abstractNumId="5">
    <w:nsid w:val="DE759F4B"/>
    <w:multiLevelType w:val="singleLevel"/>
    <w:tmpl w:val="DE759F4B"/>
    <w:lvl w:ilvl="0" w:tentative="0">
      <w:start w:val="2"/>
      <w:numFmt w:val="decimal"/>
      <w:suff w:val="space"/>
      <w:lvlText w:val="%1."/>
      <w:lvlJc w:val="left"/>
    </w:lvl>
  </w:abstractNum>
  <w:abstractNum w:abstractNumId="6">
    <w:nsid w:val="DEABE1DB"/>
    <w:multiLevelType w:val="singleLevel"/>
    <w:tmpl w:val="DEABE1DB"/>
    <w:lvl w:ilvl="0" w:tentative="0">
      <w:start w:val="23"/>
      <w:numFmt w:val="decimal"/>
      <w:suff w:val="space"/>
      <w:lvlText w:val="%1."/>
      <w:lvlJc w:val="left"/>
    </w:lvl>
  </w:abstractNum>
  <w:abstractNum w:abstractNumId="7">
    <w:nsid w:val="FFEFC674"/>
    <w:multiLevelType w:val="singleLevel"/>
    <w:tmpl w:val="FFEFC674"/>
    <w:lvl w:ilvl="0" w:tentative="0">
      <w:start w:val="1"/>
      <w:numFmt w:val="decimal"/>
      <w:suff w:val="nothing"/>
      <w:lvlText w:val="（%1）"/>
      <w:lvlJc w:val="left"/>
    </w:lvl>
  </w:abstractNum>
  <w:abstractNum w:abstractNumId="8">
    <w:nsid w:val="FFFFFF7C"/>
    <w:multiLevelType w:val="singleLevel"/>
    <w:tmpl w:val="FFFFFF7C"/>
    <w:lvl w:ilvl="0" w:tentative="0">
      <w:start w:val="1"/>
      <w:numFmt w:val="decimal"/>
      <w:pStyle w:val="59"/>
      <w:lvlText w:val="%1."/>
      <w:lvlJc w:val="left"/>
      <w:pPr>
        <w:tabs>
          <w:tab w:val="left" w:pos="7994"/>
        </w:tabs>
        <w:ind w:left="7994" w:leftChars="800" w:hanging="360" w:hangingChars="200"/>
      </w:pPr>
    </w:lvl>
  </w:abstractNum>
  <w:abstractNum w:abstractNumId="9">
    <w:nsid w:val="FFFFFF89"/>
    <w:multiLevelType w:val="singleLevel"/>
    <w:tmpl w:val="FFFFFF89"/>
    <w:lvl w:ilvl="0" w:tentative="0">
      <w:start w:val="1"/>
      <w:numFmt w:val="bullet"/>
      <w:pStyle w:val="16"/>
      <w:lvlText w:val=""/>
      <w:lvlJc w:val="left"/>
      <w:pPr>
        <w:tabs>
          <w:tab w:val="left" w:pos="360"/>
        </w:tabs>
        <w:ind w:left="360" w:hanging="360" w:hangingChars="200"/>
      </w:pPr>
      <w:rPr>
        <w:rFonts w:hint="default" w:ascii="Wingdings" w:hAnsi="Wingdings"/>
      </w:rPr>
    </w:lvl>
  </w:abstractNum>
  <w:abstractNum w:abstractNumId="10">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1">
    <w:nsid w:val="12503483"/>
    <w:multiLevelType w:val="multilevel"/>
    <w:tmpl w:val="12503483"/>
    <w:lvl w:ilvl="0" w:tentative="0">
      <w:start w:val="1"/>
      <w:numFmt w:val="bullet"/>
      <w:pStyle w:val="107"/>
      <w:lvlText w:val=""/>
      <w:lvlJc w:val="left"/>
      <w:pPr>
        <w:tabs>
          <w:tab w:val="left" w:pos="420"/>
        </w:tabs>
        <w:ind w:left="420" w:hanging="420"/>
      </w:pPr>
      <w:rPr>
        <w:rFonts w:hint="default" w:ascii="Wingdings" w:hAnsi="Wingdings"/>
      </w:rPr>
    </w:lvl>
    <w:lvl w:ilvl="1" w:tentative="0">
      <w:start w:val="1"/>
      <w:numFmt w:val="bullet"/>
      <w:pStyle w:val="106"/>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2">
    <w:nsid w:val="160D20D0"/>
    <w:multiLevelType w:val="multilevel"/>
    <w:tmpl w:val="160D20D0"/>
    <w:lvl w:ilvl="0" w:tentative="0">
      <w:start w:val="1"/>
      <w:numFmt w:val="bullet"/>
      <w:pStyle w:val="75"/>
      <w:lvlText w:val=""/>
      <w:lvlJc w:val="left"/>
      <w:pPr>
        <w:tabs>
          <w:tab w:val="left" w:pos="840"/>
        </w:tabs>
        <w:ind w:left="840" w:hanging="420"/>
      </w:pPr>
      <w:rPr>
        <w:rFonts w:hint="default" w:ascii="Wingdings" w:hAnsi="Wingdings"/>
      </w:rPr>
    </w:lvl>
    <w:lvl w:ilvl="1" w:tentative="0">
      <w:start w:val="1"/>
      <w:numFmt w:val="bullet"/>
      <w:pStyle w:val="76"/>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13">
    <w:nsid w:val="2F395B7B"/>
    <w:multiLevelType w:val="multilevel"/>
    <w:tmpl w:val="2F395B7B"/>
    <w:lvl w:ilvl="0" w:tentative="0">
      <w:start w:val="1"/>
      <w:numFmt w:val="bullet"/>
      <w:pStyle w:val="167"/>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4">
    <w:nsid w:val="7A0F6431"/>
    <w:multiLevelType w:val="singleLevel"/>
    <w:tmpl w:val="7A0F6431"/>
    <w:lvl w:ilvl="0" w:tentative="0">
      <w:start w:val="1"/>
      <w:numFmt w:val="decimal"/>
      <w:suff w:val="space"/>
      <w:lvlText w:val="%1."/>
      <w:lvlJc w:val="left"/>
    </w:lvl>
  </w:abstractNum>
  <w:abstractNum w:abstractNumId="15">
    <w:nsid w:val="7AEF7716"/>
    <w:multiLevelType w:val="multilevel"/>
    <w:tmpl w:val="7AEF7716"/>
    <w:lvl w:ilvl="0" w:tentative="0">
      <w:start w:val="1"/>
      <w:numFmt w:val="chineseCountingThousand"/>
      <w:pStyle w:val="120"/>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9"/>
  </w:num>
  <w:num w:numId="2">
    <w:abstractNumId w:val="8"/>
  </w:num>
  <w:num w:numId="3">
    <w:abstractNumId w:val="12"/>
  </w:num>
  <w:num w:numId="4">
    <w:abstractNumId w:val="11"/>
  </w:num>
  <w:num w:numId="5">
    <w:abstractNumId w:val="15"/>
  </w:num>
  <w:num w:numId="6">
    <w:abstractNumId w:val="13"/>
  </w:num>
  <w:num w:numId="7">
    <w:abstractNumId w:val="0"/>
  </w:num>
  <w:num w:numId="8">
    <w:abstractNumId w:val="1"/>
  </w:num>
  <w:num w:numId="9">
    <w:abstractNumId w:val="14"/>
  </w:num>
  <w:num w:numId="10">
    <w:abstractNumId w:val="3"/>
  </w:num>
  <w:num w:numId="11">
    <w:abstractNumId w:val="7"/>
  </w:num>
  <w:num w:numId="12">
    <w:abstractNumId w:val="5"/>
  </w:num>
  <w:num w:numId="13">
    <w:abstractNumId w:val="4"/>
  </w:num>
  <w:num w:numId="14">
    <w:abstractNumId w:val="2"/>
  </w:num>
  <w:num w:numId="15">
    <w:abstractNumId w:val="6"/>
  </w:num>
  <w:num w:numId="16">
    <w:abstractNumId w:val="1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wtx">
    <w15:presenceInfo w15:providerId="WPS Office" w15:userId="1483458054"/>
  </w15:person>
  <w15:person w15:author="Yo">
    <w15:presenceInfo w15:providerId="WPS Office" w15:userId="3089318638"/>
  </w15:person>
  <w15:person w15:author="Trafalgar Roy">
    <w15:presenceInfo w15:providerId="WPS Office" w15:userId="33603224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doNotDisplayPageBoundaries w:val="1"/>
  <w:bordersDoNotSurroundHeader w:val="0"/>
  <w:bordersDoNotSurroundFooter w:val="0"/>
  <w:hideSpellingErrors/>
  <w:trackRevisions w:val="1"/>
  <w:documentProtection w:enforcement="0"/>
  <w:defaultTabStop w:val="420"/>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kwNjY2NjcxZDBhNTdkNjlmNDI4MmI2M2FkYmM3YmYifQ=="/>
    <w:docVar w:name="KSO_WPS_MARK_KEY" w:val="a5980290-81d1-4166-b591-31e4936b8684"/>
  </w:docVars>
  <w:rsids>
    <w:rsidRoot w:val="006C5683"/>
    <w:rsid w:val="000006EA"/>
    <w:rsid w:val="00000AD9"/>
    <w:rsid w:val="000043C0"/>
    <w:rsid w:val="00004F2D"/>
    <w:rsid w:val="000050CA"/>
    <w:rsid w:val="000051C6"/>
    <w:rsid w:val="00005215"/>
    <w:rsid w:val="00005A10"/>
    <w:rsid w:val="00005D3D"/>
    <w:rsid w:val="0000667D"/>
    <w:rsid w:val="00006F7B"/>
    <w:rsid w:val="00007951"/>
    <w:rsid w:val="0000796B"/>
    <w:rsid w:val="00010063"/>
    <w:rsid w:val="00010102"/>
    <w:rsid w:val="0001019E"/>
    <w:rsid w:val="00011EA6"/>
    <w:rsid w:val="00012640"/>
    <w:rsid w:val="00012B21"/>
    <w:rsid w:val="0001300F"/>
    <w:rsid w:val="0001336E"/>
    <w:rsid w:val="0001480D"/>
    <w:rsid w:val="00014A5C"/>
    <w:rsid w:val="00015388"/>
    <w:rsid w:val="0001716B"/>
    <w:rsid w:val="00017F81"/>
    <w:rsid w:val="000211EA"/>
    <w:rsid w:val="000234B2"/>
    <w:rsid w:val="00024FD2"/>
    <w:rsid w:val="00025AE4"/>
    <w:rsid w:val="0002684B"/>
    <w:rsid w:val="00026A57"/>
    <w:rsid w:val="00027645"/>
    <w:rsid w:val="000300AE"/>
    <w:rsid w:val="000300EE"/>
    <w:rsid w:val="000302B6"/>
    <w:rsid w:val="0003106D"/>
    <w:rsid w:val="00031700"/>
    <w:rsid w:val="00031F6E"/>
    <w:rsid w:val="0003277F"/>
    <w:rsid w:val="00032948"/>
    <w:rsid w:val="00032B0A"/>
    <w:rsid w:val="0003315D"/>
    <w:rsid w:val="00033DE7"/>
    <w:rsid w:val="0003541F"/>
    <w:rsid w:val="00036A2B"/>
    <w:rsid w:val="00040D3C"/>
    <w:rsid w:val="00042C84"/>
    <w:rsid w:val="00043621"/>
    <w:rsid w:val="00043739"/>
    <w:rsid w:val="00043A89"/>
    <w:rsid w:val="00045739"/>
    <w:rsid w:val="00046D30"/>
    <w:rsid w:val="000510B6"/>
    <w:rsid w:val="00051133"/>
    <w:rsid w:val="00051F3F"/>
    <w:rsid w:val="000521D8"/>
    <w:rsid w:val="00052BC1"/>
    <w:rsid w:val="00053A89"/>
    <w:rsid w:val="0005582B"/>
    <w:rsid w:val="00055BD9"/>
    <w:rsid w:val="00056247"/>
    <w:rsid w:val="00056292"/>
    <w:rsid w:val="00056C11"/>
    <w:rsid w:val="00057302"/>
    <w:rsid w:val="00057332"/>
    <w:rsid w:val="00057D00"/>
    <w:rsid w:val="00060A3D"/>
    <w:rsid w:val="00060C1C"/>
    <w:rsid w:val="00061D20"/>
    <w:rsid w:val="0006267A"/>
    <w:rsid w:val="0006335B"/>
    <w:rsid w:val="00063C25"/>
    <w:rsid w:val="00064892"/>
    <w:rsid w:val="00066026"/>
    <w:rsid w:val="0006660A"/>
    <w:rsid w:val="0006670C"/>
    <w:rsid w:val="00067960"/>
    <w:rsid w:val="0007003A"/>
    <w:rsid w:val="00070210"/>
    <w:rsid w:val="000707BF"/>
    <w:rsid w:val="00072B70"/>
    <w:rsid w:val="00072CB4"/>
    <w:rsid w:val="000734CD"/>
    <w:rsid w:val="00074403"/>
    <w:rsid w:val="000750DC"/>
    <w:rsid w:val="00075497"/>
    <w:rsid w:val="0007583C"/>
    <w:rsid w:val="00075E26"/>
    <w:rsid w:val="00076057"/>
    <w:rsid w:val="000770EC"/>
    <w:rsid w:val="00080613"/>
    <w:rsid w:val="00082667"/>
    <w:rsid w:val="00082AD2"/>
    <w:rsid w:val="00083DC6"/>
    <w:rsid w:val="00084857"/>
    <w:rsid w:val="000849B8"/>
    <w:rsid w:val="000850AF"/>
    <w:rsid w:val="000852EB"/>
    <w:rsid w:val="000869D8"/>
    <w:rsid w:val="00086CA6"/>
    <w:rsid w:val="00090213"/>
    <w:rsid w:val="00092FC7"/>
    <w:rsid w:val="00093133"/>
    <w:rsid w:val="0009395E"/>
    <w:rsid w:val="00094C6E"/>
    <w:rsid w:val="000954D5"/>
    <w:rsid w:val="00095723"/>
    <w:rsid w:val="00095A74"/>
    <w:rsid w:val="0009618D"/>
    <w:rsid w:val="0009709B"/>
    <w:rsid w:val="000975E3"/>
    <w:rsid w:val="000A1DD1"/>
    <w:rsid w:val="000A21A5"/>
    <w:rsid w:val="000A3908"/>
    <w:rsid w:val="000A4C29"/>
    <w:rsid w:val="000A5B36"/>
    <w:rsid w:val="000A6E2B"/>
    <w:rsid w:val="000A79D3"/>
    <w:rsid w:val="000B05E2"/>
    <w:rsid w:val="000B2568"/>
    <w:rsid w:val="000B41BB"/>
    <w:rsid w:val="000B5357"/>
    <w:rsid w:val="000B597F"/>
    <w:rsid w:val="000B634D"/>
    <w:rsid w:val="000B73D2"/>
    <w:rsid w:val="000B7465"/>
    <w:rsid w:val="000C14CB"/>
    <w:rsid w:val="000C18BC"/>
    <w:rsid w:val="000C1D03"/>
    <w:rsid w:val="000C1EE4"/>
    <w:rsid w:val="000C1FF9"/>
    <w:rsid w:val="000C4151"/>
    <w:rsid w:val="000C4425"/>
    <w:rsid w:val="000C4B12"/>
    <w:rsid w:val="000C5FA7"/>
    <w:rsid w:val="000C7E71"/>
    <w:rsid w:val="000D0BCE"/>
    <w:rsid w:val="000D16AA"/>
    <w:rsid w:val="000D1A7D"/>
    <w:rsid w:val="000D2309"/>
    <w:rsid w:val="000D2CCA"/>
    <w:rsid w:val="000D366B"/>
    <w:rsid w:val="000D37B4"/>
    <w:rsid w:val="000D38F9"/>
    <w:rsid w:val="000D5D6B"/>
    <w:rsid w:val="000D7A20"/>
    <w:rsid w:val="000E161C"/>
    <w:rsid w:val="000E1994"/>
    <w:rsid w:val="000E2C39"/>
    <w:rsid w:val="000E355C"/>
    <w:rsid w:val="000E4445"/>
    <w:rsid w:val="000E470B"/>
    <w:rsid w:val="000E4DE8"/>
    <w:rsid w:val="000E4EF8"/>
    <w:rsid w:val="000E50F5"/>
    <w:rsid w:val="000E5E99"/>
    <w:rsid w:val="000E655B"/>
    <w:rsid w:val="000E6A66"/>
    <w:rsid w:val="000F0C3B"/>
    <w:rsid w:val="000F0E9F"/>
    <w:rsid w:val="000F1540"/>
    <w:rsid w:val="000F1D4A"/>
    <w:rsid w:val="000F2065"/>
    <w:rsid w:val="000F2A88"/>
    <w:rsid w:val="000F2C23"/>
    <w:rsid w:val="000F2D1B"/>
    <w:rsid w:val="000F3658"/>
    <w:rsid w:val="000F3B37"/>
    <w:rsid w:val="000F3C85"/>
    <w:rsid w:val="000F3F12"/>
    <w:rsid w:val="000F565B"/>
    <w:rsid w:val="000F5C6C"/>
    <w:rsid w:val="000F5F3F"/>
    <w:rsid w:val="000F64AD"/>
    <w:rsid w:val="00100570"/>
    <w:rsid w:val="00101CE5"/>
    <w:rsid w:val="00101DD0"/>
    <w:rsid w:val="00102555"/>
    <w:rsid w:val="0010291B"/>
    <w:rsid w:val="00102B4B"/>
    <w:rsid w:val="00103AB9"/>
    <w:rsid w:val="00103E80"/>
    <w:rsid w:val="00107187"/>
    <w:rsid w:val="00107272"/>
    <w:rsid w:val="00107D54"/>
    <w:rsid w:val="00110383"/>
    <w:rsid w:val="00110B62"/>
    <w:rsid w:val="00111581"/>
    <w:rsid w:val="00111CEB"/>
    <w:rsid w:val="0011245C"/>
    <w:rsid w:val="0011500F"/>
    <w:rsid w:val="00115A55"/>
    <w:rsid w:val="0011665D"/>
    <w:rsid w:val="00116AAC"/>
    <w:rsid w:val="00117D55"/>
    <w:rsid w:val="001204B2"/>
    <w:rsid w:val="001212EF"/>
    <w:rsid w:val="001217DC"/>
    <w:rsid w:val="00121F81"/>
    <w:rsid w:val="0012203F"/>
    <w:rsid w:val="00123CC6"/>
    <w:rsid w:val="00125689"/>
    <w:rsid w:val="00125C8A"/>
    <w:rsid w:val="001261FC"/>
    <w:rsid w:val="001306FE"/>
    <w:rsid w:val="00130827"/>
    <w:rsid w:val="001308A2"/>
    <w:rsid w:val="00131140"/>
    <w:rsid w:val="001317AD"/>
    <w:rsid w:val="00131FC3"/>
    <w:rsid w:val="0013281E"/>
    <w:rsid w:val="00132FD3"/>
    <w:rsid w:val="001339CF"/>
    <w:rsid w:val="00134E0F"/>
    <w:rsid w:val="0013673A"/>
    <w:rsid w:val="00136D81"/>
    <w:rsid w:val="001410EB"/>
    <w:rsid w:val="00141224"/>
    <w:rsid w:val="00143103"/>
    <w:rsid w:val="00143554"/>
    <w:rsid w:val="00143653"/>
    <w:rsid w:val="00143934"/>
    <w:rsid w:val="00143B3A"/>
    <w:rsid w:val="00143E43"/>
    <w:rsid w:val="00143FFC"/>
    <w:rsid w:val="00145760"/>
    <w:rsid w:val="00146ABB"/>
    <w:rsid w:val="00147338"/>
    <w:rsid w:val="00147A48"/>
    <w:rsid w:val="00150143"/>
    <w:rsid w:val="001509AB"/>
    <w:rsid w:val="00152E91"/>
    <w:rsid w:val="0015460B"/>
    <w:rsid w:val="00154736"/>
    <w:rsid w:val="00156CA9"/>
    <w:rsid w:val="00157465"/>
    <w:rsid w:val="00157E23"/>
    <w:rsid w:val="00157FC3"/>
    <w:rsid w:val="00160ACE"/>
    <w:rsid w:val="00161C4F"/>
    <w:rsid w:val="00161C84"/>
    <w:rsid w:val="00161F2A"/>
    <w:rsid w:val="00161FDF"/>
    <w:rsid w:val="00162091"/>
    <w:rsid w:val="001626BD"/>
    <w:rsid w:val="00162C33"/>
    <w:rsid w:val="0016340E"/>
    <w:rsid w:val="00164E23"/>
    <w:rsid w:val="0016595F"/>
    <w:rsid w:val="00165A4C"/>
    <w:rsid w:val="00166A2C"/>
    <w:rsid w:val="00166BF2"/>
    <w:rsid w:val="00166CC3"/>
    <w:rsid w:val="00167E68"/>
    <w:rsid w:val="00170A9E"/>
    <w:rsid w:val="00170ED1"/>
    <w:rsid w:val="0017121A"/>
    <w:rsid w:val="00171401"/>
    <w:rsid w:val="0017141F"/>
    <w:rsid w:val="00171777"/>
    <w:rsid w:val="001719FB"/>
    <w:rsid w:val="00172B65"/>
    <w:rsid w:val="00172EF5"/>
    <w:rsid w:val="001732E1"/>
    <w:rsid w:val="00174268"/>
    <w:rsid w:val="0017486B"/>
    <w:rsid w:val="0017613E"/>
    <w:rsid w:val="00177167"/>
    <w:rsid w:val="00177753"/>
    <w:rsid w:val="00177BE4"/>
    <w:rsid w:val="00180EDB"/>
    <w:rsid w:val="00181A71"/>
    <w:rsid w:val="00182329"/>
    <w:rsid w:val="0018261B"/>
    <w:rsid w:val="001834A7"/>
    <w:rsid w:val="0018373B"/>
    <w:rsid w:val="00183C79"/>
    <w:rsid w:val="00183C8B"/>
    <w:rsid w:val="00183E75"/>
    <w:rsid w:val="001845CF"/>
    <w:rsid w:val="001865BB"/>
    <w:rsid w:val="00186EAE"/>
    <w:rsid w:val="00186F7A"/>
    <w:rsid w:val="00187518"/>
    <w:rsid w:val="00187743"/>
    <w:rsid w:val="00187F07"/>
    <w:rsid w:val="0019096C"/>
    <w:rsid w:val="00191EA7"/>
    <w:rsid w:val="00192164"/>
    <w:rsid w:val="00192883"/>
    <w:rsid w:val="00194C98"/>
    <w:rsid w:val="00194FB7"/>
    <w:rsid w:val="00195D28"/>
    <w:rsid w:val="00196B4E"/>
    <w:rsid w:val="001975A1"/>
    <w:rsid w:val="001A027A"/>
    <w:rsid w:val="001A08E4"/>
    <w:rsid w:val="001A0D2C"/>
    <w:rsid w:val="001A12B5"/>
    <w:rsid w:val="001A1C72"/>
    <w:rsid w:val="001A3980"/>
    <w:rsid w:val="001A422B"/>
    <w:rsid w:val="001A440A"/>
    <w:rsid w:val="001A4A55"/>
    <w:rsid w:val="001A5C6F"/>
    <w:rsid w:val="001A6A4F"/>
    <w:rsid w:val="001A76B7"/>
    <w:rsid w:val="001B015C"/>
    <w:rsid w:val="001B1339"/>
    <w:rsid w:val="001B1B58"/>
    <w:rsid w:val="001B1F55"/>
    <w:rsid w:val="001B2049"/>
    <w:rsid w:val="001B2934"/>
    <w:rsid w:val="001B4A37"/>
    <w:rsid w:val="001B5963"/>
    <w:rsid w:val="001B6FAD"/>
    <w:rsid w:val="001C04B2"/>
    <w:rsid w:val="001C14C1"/>
    <w:rsid w:val="001C1FDE"/>
    <w:rsid w:val="001C2063"/>
    <w:rsid w:val="001C21E1"/>
    <w:rsid w:val="001C3426"/>
    <w:rsid w:val="001C4675"/>
    <w:rsid w:val="001C4768"/>
    <w:rsid w:val="001C5839"/>
    <w:rsid w:val="001C6AF6"/>
    <w:rsid w:val="001C7129"/>
    <w:rsid w:val="001C77E1"/>
    <w:rsid w:val="001C7ADA"/>
    <w:rsid w:val="001C7B48"/>
    <w:rsid w:val="001C7EA0"/>
    <w:rsid w:val="001D121D"/>
    <w:rsid w:val="001D3543"/>
    <w:rsid w:val="001D4151"/>
    <w:rsid w:val="001D58E5"/>
    <w:rsid w:val="001D7299"/>
    <w:rsid w:val="001E0FAB"/>
    <w:rsid w:val="001E2084"/>
    <w:rsid w:val="001E2502"/>
    <w:rsid w:val="001E292F"/>
    <w:rsid w:val="001E351C"/>
    <w:rsid w:val="001E474D"/>
    <w:rsid w:val="001E5194"/>
    <w:rsid w:val="001E5851"/>
    <w:rsid w:val="001E5A81"/>
    <w:rsid w:val="001E62FB"/>
    <w:rsid w:val="001E68FE"/>
    <w:rsid w:val="001E6A0B"/>
    <w:rsid w:val="001E77DA"/>
    <w:rsid w:val="001E7A2F"/>
    <w:rsid w:val="001E7AB0"/>
    <w:rsid w:val="001E7DD0"/>
    <w:rsid w:val="001F0349"/>
    <w:rsid w:val="001F077B"/>
    <w:rsid w:val="001F0B74"/>
    <w:rsid w:val="001F1045"/>
    <w:rsid w:val="001F2648"/>
    <w:rsid w:val="001F3E37"/>
    <w:rsid w:val="001F41B9"/>
    <w:rsid w:val="001F4BE8"/>
    <w:rsid w:val="001F4EB8"/>
    <w:rsid w:val="001F560A"/>
    <w:rsid w:val="001F6270"/>
    <w:rsid w:val="001F6318"/>
    <w:rsid w:val="001F65B1"/>
    <w:rsid w:val="001F6B83"/>
    <w:rsid w:val="001F6F6A"/>
    <w:rsid w:val="001F7595"/>
    <w:rsid w:val="002000B8"/>
    <w:rsid w:val="002005CD"/>
    <w:rsid w:val="00200B4C"/>
    <w:rsid w:val="00202F46"/>
    <w:rsid w:val="00203267"/>
    <w:rsid w:val="00203897"/>
    <w:rsid w:val="0020391D"/>
    <w:rsid w:val="00205F9C"/>
    <w:rsid w:val="002060F7"/>
    <w:rsid w:val="00207BC6"/>
    <w:rsid w:val="00210771"/>
    <w:rsid w:val="00210EE2"/>
    <w:rsid w:val="00211885"/>
    <w:rsid w:val="00212864"/>
    <w:rsid w:val="00212ADF"/>
    <w:rsid w:val="002134CF"/>
    <w:rsid w:val="00213A60"/>
    <w:rsid w:val="0021429B"/>
    <w:rsid w:val="00215699"/>
    <w:rsid w:val="002159DE"/>
    <w:rsid w:val="00215E99"/>
    <w:rsid w:val="0021667D"/>
    <w:rsid w:val="002166A1"/>
    <w:rsid w:val="002166A6"/>
    <w:rsid w:val="00216BB6"/>
    <w:rsid w:val="0022039D"/>
    <w:rsid w:val="0022048B"/>
    <w:rsid w:val="0022175C"/>
    <w:rsid w:val="00222261"/>
    <w:rsid w:val="002227DF"/>
    <w:rsid w:val="00223AC8"/>
    <w:rsid w:val="00223C96"/>
    <w:rsid w:val="00224852"/>
    <w:rsid w:val="00224BE4"/>
    <w:rsid w:val="0022634D"/>
    <w:rsid w:val="00227512"/>
    <w:rsid w:val="0022766E"/>
    <w:rsid w:val="0022777A"/>
    <w:rsid w:val="002278D5"/>
    <w:rsid w:val="00227C13"/>
    <w:rsid w:val="00227D49"/>
    <w:rsid w:val="00227FC7"/>
    <w:rsid w:val="0023110A"/>
    <w:rsid w:val="00233A54"/>
    <w:rsid w:val="00234440"/>
    <w:rsid w:val="002347C9"/>
    <w:rsid w:val="00236E72"/>
    <w:rsid w:val="0023738E"/>
    <w:rsid w:val="002411BD"/>
    <w:rsid w:val="00242ED3"/>
    <w:rsid w:val="00244711"/>
    <w:rsid w:val="00244AE4"/>
    <w:rsid w:val="00245EBE"/>
    <w:rsid w:val="002472C1"/>
    <w:rsid w:val="002473F4"/>
    <w:rsid w:val="00247D64"/>
    <w:rsid w:val="00250934"/>
    <w:rsid w:val="00250F42"/>
    <w:rsid w:val="00252EBA"/>
    <w:rsid w:val="0025361A"/>
    <w:rsid w:val="002545EF"/>
    <w:rsid w:val="00254B44"/>
    <w:rsid w:val="00254E99"/>
    <w:rsid w:val="00255B9B"/>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702CD"/>
    <w:rsid w:val="00270B4E"/>
    <w:rsid w:val="00271500"/>
    <w:rsid w:val="00272E57"/>
    <w:rsid w:val="00274663"/>
    <w:rsid w:val="00275641"/>
    <w:rsid w:val="0027569A"/>
    <w:rsid w:val="002767D9"/>
    <w:rsid w:val="00280382"/>
    <w:rsid w:val="00280F4B"/>
    <w:rsid w:val="002816D0"/>
    <w:rsid w:val="002821E9"/>
    <w:rsid w:val="002827D2"/>
    <w:rsid w:val="002835B7"/>
    <w:rsid w:val="00284C1F"/>
    <w:rsid w:val="00284F69"/>
    <w:rsid w:val="002851AF"/>
    <w:rsid w:val="00285866"/>
    <w:rsid w:val="00286129"/>
    <w:rsid w:val="0028787B"/>
    <w:rsid w:val="00290263"/>
    <w:rsid w:val="002908A7"/>
    <w:rsid w:val="00291768"/>
    <w:rsid w:val="00291796"/>
    <w:rsid w:val="00292F66"/>
    <w:rsid w:val="0029315D"/>
    <w:rsid w:val="00293A33"/>
    <w:rsid w:val="0029449E"/>
    <w:rsid w:val="0029488D"/>
    <w:rsid w:val="0029530C"/>
    <w:rsid w:val="00296020"/>
    <w:rsid w:val="00296695"/>
    <w:rsid w:val="0029693F"/>
    <w:rsid w:val="002969C6"/>
    <w:rsid w:val="00296BE2"/>
    <w:rsid w:val="00296F46"/>
    <w:rsid w:val="00296F8A"/>
    <w:rsid w:val="002A11CE"/>
    <w:rsid w:val="002A13E2"/>
    <w:rsid w:val="002A180F"/>
    <w:rsid w:val="002A1B36"/>
    <w:rsid w:val="002A37E6"/>
    <w:rsid w:val="002A4DFC"/>
    <w:rsid w:val="002B18D6"/>
    <w:rsid w:val="002B22D4"/>
    <w:rsid w:val="002B3984"/>
    <w:rsid w:val="002B4BF3"/>
    <w:rsid w:val="002B55C8"/>
    <w:rsid w:val="002B5E4B"/>
    <w:rsid w:val="002B64E9"/>
    <w:rsid w:val="002B660D"/>
    <w:rsid w:val="002B7969"/>
    <w:rsid w:val="002C0031"/>
    <w:rsid w:val="002C0485"/>
    <w:rsid w:val="002C0762"/>
    <w:rsid w:val="002C257A"/>
    <w:rsid w:val="002C2BEC"/>
    <w:rsid w:val="002C30C0"/>
    <w:rsid w:val="002C4F4B"/>
    <w:rsid w:val="002C5233"/>
    <w:rsid w:val="002C6EC0"/>
    <w:rsid w:val="002C7258"/>
    <w:rsid w:val="002D0189"/>
    <w:rsid w:val="002D0356"/>
    <w:rsid w:val="002D07C0"/>
    <w:rsid w:val="002D0F98"/>
    <w:rsid w:val="002D1DFB"/>
    <w:rsid w:val="002D45BF"/>
    <w:rsid w:val="002D4A85"/>
    <w:rsid w:val="002D6162"/>
    <w:rsid w:val="002D64DF"/>
    <w:rsid w:val="002D750A"/>
    <w:rsid w:val="002E242E"/>
    <w:rsid w:val="002E2FEC"/>
    <w:rsid w:val="002E38DB"/>
    <w:rsid w:val="002E3BEB"/>
    <w:rsid w:val="002E441D"/>
    <w:rsid w:val="002E4AB1"/>
    <w:rsid w:val="002E4F11"/>
    <w:rsid w:val="002E4F8A"/>
    <w:rsid w:val="002E505D"/>
    <w:rsid w:val="002E6F69"/>
    <w:rsid w:val="002E7296"/>
    <w:rsid w:val="002E73B8"/>
    <w:rsid w:val="002F04A7"/>
    <w:rsid w:val="002F0545"/>
    <w:rsid w:val="002F0823"/>
    <w:rsid w:val="002F2471"/>
    <w:rsid w:val="002F2B7A"/>
    <w:rsid w:val="002F2E1D"/>
    <w:rsid w:val="002F3105"/>
    <w:rsid w:val="002F59F2"/>
    <w:rsid w:val="002F5E6C"/>
    <w:rsid w:val="002F72FF"/>
    <w:rsid w:val="00300BF3"/>
    <w:rsid w:val="0030143F"/>
    <w:rsid w:val="00301A2B"/>
    <w:rsid w:val="00301BCD"/>
    <w:rsid w:val="00302988"/>
    <w:rsid w:val="00303ACF"/>
    <w:rsid w:val="0030463E"/>
    <w:rsid w:val="00304ED6"/>
    <w:rsid w:val="00306654"/>
    <w:rsid w:val="00306D5D"/>
    <w:rsid w:val="00306FF4"/>
    <w:rsid w:val="00310EE1"/>
    <w:rsid w:val="003122B0"/>
    <w:rsid w:val="00312390"/>
    <w:rsid w:val="003123F4"/>
    <w:rsid w:val="00312EAF"/>
    <w:rsid w:val="00313487"/>
    <w:rsid w:val="003138EB"/>
    <w:rsid w:val="00315880"/>
    <w:rsid w:val="00315A06"/>
    <w:rsid w:val="0031678B"/>
    <w:rsid w:val="0031683C"/>
    <w:rsid w:val="00317146"/>
    <w:rsid w:val="003176EA"/>
    <w:rsid w:val="00317D36"/>
    <w:rsid w:val="00321473"/>
    <w:rsid w:val="003225FB"/>
    <w:rsid w:val="00323A7C"/>
    <w:rsid w:val="00323BE9"/>
    <w:rsid w:val="00323C32"/>
    <w:rsid w:val="00323CC7"/>
    <w:rsid w:val="003247BA"/>
    <w:rsid w:val="00324A1D"/>
    <w:rsid w:val="00324C55"/>
    <w:rsid w:val="003250B4"/>
    <w:rsid w:val="00325742"/>
    <w:rsid w:val="00327224"/>
    <w:rsid w:val="00327AB3"/>
    <w:rsid w:val="00327F9E"/>
    <w:rsid w:val="00330527"/>
    <w:rsid w:val="00330C9F"/>
    <w:rsid w:val="003318A6"/>
    <w:rsid w:val="003321A8"/>
    <w:rsid w:val="00332EB1"/>
    <w:rsid w:val="00333E63"/>
    <w:rsid w:val="00334044"/>
    <w:rsid w:val="00334CB0"/>
    <w:rsid w:val="00335188"/>
    <w:rsid w:val="00335234"/>
    <w:rsid w:val="003373B8"/>
    <w:rsid w:val="003413F4"/>
    <w:rsid w:val="00342DC1"/>
    <w:rsid w:val="00342EF7"/>
    <w:rsid w:val="003432B6"/>
    <w:rsid w:val="003434E9"/>
    <w:rsid w:val="00343F41"/>
    <w:rsid w:val="00344BF3"/>
    <w:rsid w:val="00345CC1"/>
    <w:rsid w:val="00345EA7"/>
    <w:rsid w:val="0034652C"/>
    <w:rsid w:val="00346606"/>
    <w:rsid w:val="00346E73"/>
    <w:rsid w:val="00346F27"/>
    <w:rsid w:val="0035067B"/>
    <w:rsid w:val="00350681"/>
    <w:rsid w:val="00350B6E"/>
    <w:rsid w:val="00350FA8"/>
    <w:rsid w:val="00351A4A"/>
    <w:rsid w:val="00351D95"/>
    <w:rsid w:val="00351FB4"/>
    <w:rsid w:val="00353860"/>
    <w:rsid w:val="00354CD9"/>
    <w:rsid w:val="003556C1"/>
    <w:rsid w:val="00355EEE"/>
    <w:rsid w:val="00356FC1"/>
    <w:rsid w:val="00357883"/>
    <w:rsid w:val="00360494"/>
    <w:rsid w:val="00360B7E"/>
    <w:rsid w:val="00360C00"/>
    <w:rsid w:val="00361243"/>
    <w:rsid w:val="00361633"/>
    <w:rsid w:val="00361935"/>
    <w:rsid w:val="003626AE"/>
    <w:rsid w:val="0036292A"/>
    <w:rsid w:val="00362AF3"/>
    <w:rsid w:val="0036467D"/>
    <w:rsid w:val="00364BEE"/>
    <w:rsid w:val="0036508D"/>
    <w:rsid w:val="003651C8"/>
    <w:rsid w:val="00366321"/>
    <w:rsid w:val="00366419"/>
    <w:rsid w:val="003665E3"/>
    <w:rsid w:val="003669F1"/>
    <w:rsid w:val="00366F10"/>
    <w:rsid w:val="003700A3"/>
    <w:rsid w:val="00370B40"/>
    <w:rsid w:val="00371A92"/>
    <w:rsid w:val="00371C15"/>
    <w:rsid w:val="00372CDF"/>
    <w:rsid w:val="00373411"/>
    <w:rsid w:val="0037369C"/>
    <w:rsid w:val="00373D40"/>
    <w:rsid w:val="003741F6"/>
    <w:rsid w:val="00374A29"/>
    <w:rsid w:val="00374FA4"/>
    <w:rsid w:val="003756C6"/>
    <w:rsid w:val="00376548"/>
    <w:rsid w:val="00376E35"/>
    <w:rsid w:val="003773AC"/>
    <w:rsid w:val="00377F6C"/>
    <w:rsid w:val="00380094"/>
    <w:rsid w:val="00380256"/>
    <w:rsid w:val="0038165D"/>
    <w:rsid w:val="00383071"/>
    <w:rsid w:val="00385175"/>
    <w:rsid w:val="00385444"/>
    <w:rsid w:val="00385F39"/>
    <w:rsid w:val="00386070"/>
    <w:rsid w:val="00387DCF"/>
    <w:rsid w:val="00390006"/>
    <w:rsid w:val="003900A5"/>
    <w:rsid w:val="0039012D"/>
    <w:rsid w:val="003917AD"/>
    <w:rsid w:val="003917D1"/>
    <w:rsid w:val="00391FAB"/>
    <w:rsid w:val="00392539"/>
    <w:rsid w:val="00392677"/>
    <w:rsid w:val="0039320C"/>
    <w:rsid w:val="00393431"/>
    <w:rsid w:val="00393633"/>
    <w:rsid w:val="003945E2"/>
    <w:rsid w:val="00394981"/>
    <w:rsid w:val="00395100"/>
    <w:rsid w:val="003953A8"/>
    <w:rsid w:val="003958E6"/>
    <w:rsid w:val="00395D76"/>
    <w:rsid w:val="00396F7B"/>
    <w:rsid w:val="00396FA3"/>
    <w:rsid w:val="0039788E"/>
    <w:rsid w:val="00397F0D"/>
    <w:rsid w:val="003A011D"/>
    <w:rsid w:val="003A0DC3"/>
    <w:rsid w:val="003A1675"/>
    <w:rsid w:val="003A1CA9"/>
    <w:rsid w:val="003A1CF5"/>
    <w:rsid w:val="003A2812"/>
    <w:rsid w:val="003A2D0C"/>
    <w:rsid w:val="003A3304"/>
    <w:rsid w:val="003A3551"/>
    <w:rsid w:val="003A38F0"/>
    <w:rsid w:val="003A3EBB"/>
    <w:rsid w:val="003A443D"/>
    <w:rsid w:val="003A4DE4"/>
    <w:rsid w:val="003A6A5A"/>
    <w:rsid w:val="003A72E9"/>
    <w:rsid w:val="003B11DA"/>
    <w:rsid w:val="003B175A"/>
    <w:rsid w:val="003B3231"/>
    <w:rsid w:val="003B357A"/>
    <w:rsid w:val="003B4274"/>
    <w:rsid w:val="003B499C"/>
    <w:rsid w:val="003B4CCD"/>
    <w:rsid w:val="003B53D4"/>
    <w:rsid w:val="003B56D7"/>
    <w:rsid w:val="003B7298"/>
    <w:rsid w:val="003C0FF8"/>
    <w:rsid w:val="003C1D0C"/>
    <w:rsid w:val="003C1F2E"/>
    <w:rsid w:val="003C42A3"/>
    <w:rsid w:val="003C49D5"/>
    <w:rsid w:val="003C4FD5"/>
    <w:rsid w:val="003C582B"/>
    <w:rsid w:val="003C6BFF"/>
    <w:rsid w:val="003D2333"/>
    <w:rsid w:val="003D2E1B"/>
    <w:rsid w:val="003D3241"/>
    <w:rsid w:val="003D39AE"/>
    <w:rsid w:val="003D3B44"/>
    <w:rsid w:val="003D4804"/>
    <w:rsid w:val="003D5413"/>
    <w:rsid w:val="003D7685"/>
    <w:rsid w:val="003D7E9A"/>
    <w:rsid w:val="003E0366"/>
    <w:rsid w:val="003E100C"/>
    <w:rsid w:val="003E1C0C"/>
    <w:rsid w:val="003E2FFE"/>
    <w:rsid w:val="003E37AA"/>
    <w:rsid w:val="003E4310"/>
    <w:rsid w:val="003E47DE"/>
    <w:rsid w:val="003E4FFA"/>
    <w:rsid w:val="003E6E11"/>
    <w:rsid w:val="003F0536"/>
    <w:rsid w:val="003F10D3"/>
    <w:rsid w:val="003F1548"/>
    <w:rsid w:val="003F2B3D"/>
    <w:rsid w:val="003F2FBA"/>
    <w:rsid w:val="003F3105"/>
    <w:rsid w:val="003F3C44"/>
    <w:rsid w:val="003F4172"/>
    <w:rsid w:val="003F4249"/>
    <w:rsid w:val="003F4768"/>
    <w:rsid w:val="003F4E3B"/>
    <w:rsid w:val="003F5086"/>
    <w:rsid w:val="003F5108"/>
    <w:rsid w:val="003F5C9D"/>
    <w:rsid w:val="003F5D2C"/>
    <w:rsid w:val="003F7679"/>
    <w:rsid w:val="00400C13"/>
    <w:rsid w:val="00401AD9"/>
    <w:rsid w:val="00401F48"/>
    <w:rsid w:val="00402311"/>
    <w:rsid w:val="0040239F"/>
    <w:rsid w:val="00402C97"/>
    <w:rsid w:val="00403364"/>
    <w:rsid w:val="0040415C"/>
    <w:rsid w:val="00404AA4"/>
    <w:rsid w:val="00404AF1"/>
    <w:rsid w:val="00404C61"/>
    <w:rsid w:val="004050C9"/>
    <w:rsid w:val="004051F0"/>
    <w:rsid w:val="00405C04"/>
    <w:rsid w:val="00406314"/>
    <w:rsid w:val="00406376"/>
    <w:rsid w:val="00406896"/>
    <w:rsid w:val="00411B37"/>
    <w:rsid w:val="0041244F"/>
    <w:rsid w:val="004125ED"/>
    <w:rsid w:val="0041353D"/>
    <w:rsid w:val="00413B39"/>
    <w:rsid w:val="0041450E"/>
    <w:rsid w:val="0041456E"/>
    <w:rsid w:val="00415370"/>
    <w:rsid w:val="00415781"/>
    <w:rsid w:val="00416485"/>
    <w:rsid w:val="00416F40"/>
    <w:rsid w:val="00417769"/>
    <w:rsid w:val="00417F0D"/>
    <w:rsid w:val="00420765"/>
    <w:rsid w:val="00421EF2"/>
    <w:rsid w:val="00422668"/>
    <w:rsid w:val="0042482B"/>
    <w:rsid w:val="00424946"/>
    <w:rsid w:val="0042602D"/>
    <w:rsid w:val="004261DA"/>
    <w:rsid w:val="00427004"/>
    <w:rsid w:val="00431540"/>
    <w:rsid w:val="00431AC1"/>
    <w:rsid w:val="00431DE1"/>
    <w:rsid w:val="004329C9"/>
    <w:rsid w:val="00432CD5"/>
    <w:rsid w:val="00432EF0"/>
    <w:rsid w:val="0043396E"/>
    <w:rsid w:val="00433CDB"/>
    <w:rsid w:val="00435D29"/>
    <w:rsid w:val="004363FA"/>
    <w:rsid w:val="004364CC"/>
    <w:rsid w:val="00437141"/>
    <w:rsid w:val="004405B0"/>
    <w:rsid w:val="00440853"/>
    <w:rsid w:val="00441905"/>
    <w:rsid w:val="00441FF9"/>
    <w:rsid w:val="0044382F"/>
    <w:rsid w:val="00443B96"/>
    <w:rsid w:val="00443E1D"/>
    <w:rsid w:val="004442EB"/>
    <w:rsid w:val="00444FA3"/>
    <w:rsid w:val="004459DC"/>
    <w:rsid w:val="00446553"/>
    <w:rsid w:val="00446A92"/>
    <w:rsid w:val="004501B4"/>
    <w:rsid w:val="0045082F"/>
    <w:rsid w:val="00450C00"/>
    <w:rsid w:val="0045135E"/>
    <w:rsid w:val="00452434"/>
    <w:rsid w:val="00452C53"/>
    <w:rsid w:val="004539C7"/>
    <w:rsid w:val="00454597"/>
    <w:rsid w:val="004548E6"/>
    <w:rsid w:val="0045543A"/>
    <w:rsid w:val="0045543C"/>
    <w:rsid w:val="004556FB"/>
    <w:rsid w:val="00455880"/>
    <w:rsid w:val="004561F9"/>
    <w:rsid w:val="0045637C"/>
    <w:rsid w:val="004563C4"/>
    <w:rsid w:val="004569A3"/>
    <w:rsid w:val="004578ED"/>
    <w:rsid w:val="00457EFC"/>
    <w:rsid w:val="0046064C"/>
    <w:rsid w:val="004611B6"/>
    <w:rsid w:val="00461997"/>
    <w:rsid w:val="00463F8B"/>
    <w:rsid w:val="004644C2"/>
    <w:rsid w:val="004649AD"/>
    <w:rsid w:val="004650E7"/>
    <w:rsid w:val="0046687B"/>
    <w:rsid w:val="00466CB4"/>
    <w:rsid w:val="00470418"/>
    <w:rsid w:val="004704EA"/>
    <w:rsid w:val="0047071D"/>
    <w:rsid w:val="004720F6"/>
    <w:rsid w:val="004727C4"/>
    <w:rsid w:val="00472F62"/>
    <w:rsid w:val="00473579"/>
    <w:rsid w:val="00473E50"/>
    <w:rsid w:val="00474E5A"/>
    <w:rsid w:val="00475355"/>
    <w:rsid w:val="0047558F"/>
    <w:rsid w:val="00475FD5"/>
    <w:rsid w:val="00476FED"/>
    <w:rsid w:val="0047725A"/>
    <w:rsid w:val="004812F4"/>
    <w:rsid w:val="0048231B"/>
    <w:rsid w:val="004838D4"/>
    <w:rsid w:val="004845AC"/>
    <w:rsid w:val="00484C31"/>
    <w:rsid w:val="00485E3C"/>
    <w:rsid w:val="00486F09"/>
    <w:rsid w:val="004877FB"/>
    <w:rsid w:val="004906DB"/>
    <w:rsid w:val="00490C0F"/>
    <w:rsid w:val="00491FF2"/>
    <w:rsid w:val="004925EE"/>
    <w:rsid w:val="00492735"/>
    <w:rsid w:val="00493926"/>
    <w:rsid w:val="004945E8"/>
    <w:rsid w:val="00494FC9"/>
    <w:rsid w:val="00495228"/>
    <w:rsid w:val="004963B6"/>
    <w:rsid w:val="004A1AB1"/>
    <w:rsid w:val="004A2013"/>
    <w:rsid w:val="004A201B"/>
    <w:rsid w:val="004A2B7A"/>
    <w:rsid w:val="004A3EB3"/>
    <w:rsid w:val="004A4377"/>
    <w:rsid w:val="004A57EB"/>
    <w:rsid w:val="004A5824"/>
    <w:rsid w:val="004A59D3"/>
    <w:rsid w:val="004A6156"/>
    <w:rsid w:val="004A6D7C"/>
    <w:rsid w:val="004A6F11"/>
    <w:rsid w:val="004A7224"/>
    <w:rsid w:val="004A74DD"/>
    <w:rsid w:val="004B00D1"/>
    <w:rsid w:val="004B0AC8"/>
    <w:rsid w:val="004B0B57"/>
    <w:rsid w:val="004B0BBE"/>
    <w:rsid w:val="004B0EB0"/>
    <w:rsid w:val="004B1246"/>
    <w:rsid w:val="004B1CAB"/>
    <w:rsid w:val="004B2FF9"/>
    <w:rsid w:val="004B3506"/>
    <w:rsid w:val="004B36ED"/>
    <w:rsid w:val="004B40DB"/>
    <w:rsid w:val="004B4EF6"/>
    <w:rsid w:val="004B612E"/>
    <w:rsid w:val="004B623B"/>
    <w:rsid w:val="004B6554"/>
    <w:rsid w:val="004B6B22"/>
    <w:rsid w:val="004B6C50"/>
    <w:rsid w:val="004C0DA0"/>
    <w:rsid w:val="004C3E02"/>
    <w:rsid w:val="004C422D"/>
    <w:rsid w:val="004C440E"/>
    <w:rsid w:val="004C4CEB"/>
    <w:rsid w:val="004C5CBA"/>
    <w:rsid w:val="004C64D8"/>
    <w:rsid w:val="004C64F7"/>
    <w:rsid w:val="004C6C09"/>
    <w:rsid w:val="004C6EA3"/>
    <w:rsid w:val="004C7BCD"/>
    <w:rsid w:val="004D000F"/>
    <w:rsid w:val="004D055D"/>
    <w:rsid w:val="004D1240"/>
    <w:rsid w:val="004D12B8"/>
    <w:rsid w:val="004D12F6"/>
    <w:rsid w:val="004D1946"/>
    <w:rsid w:val="004D32ED"/>
    <w:rsid w:val="004D3E71"/>
    <w:rsid w:val="004D49EE"/>
    <w:rsid w:val="004D4AE0"/>
    <w:rsid w:val="004D4C0B"/>
    <w:rsid w:val="004D69FC"/>
    <w:rsid w:val="004D72BA"/>
    <w:rsid w:val="004D77BD"/>
    <w:rsid w:val="004D77DE"/>
    <w:rsid w:val="004D7BF4"/>
    <w:rsid w:val="004D7C92"/>
    <w:rsid w:val="004E295C"/>
    <w:rsid w:val="004E38B2"/>
    <w:rsid w:val="004E3936"/>
    <w:rsid w:val="004E490B"/>
    <w:rsid w:val="004E57F7"/>
    <w:rsid w:val="004E5D9C"/>
    <w:rsid w:val="004E6191"/>
    <w:rsid w:val="004E6707"/>
    <w:rsid w:val="004E6B8E"/>
    <w:rsid w:val="004F0543"/>
    <w:rsid w:val="004F0D33"/>
    <w:rsid w:val="004F2385"/>
    <w:rsid w:val="004F246C"/>
    <w:rsid w:val="004F3A97"/>
    <w:rsid w:val="004F5591"/>
    <w:rsid w:val="004F5D14"/>
    <w:rsid w:val="004F68DC"/>
    <w:rsid w:val="004F7F44"/>
    <w:rsid w:val="00500598"/>
    <w:rsid w:val="00500F52"/>
    <w:rsid w:val="00500F7A"/>
    <w:rsid w:val="005012AD"/>
    <w:rsid w:val="005016E5"/>
    <w:rsid w:val="00501A56"/>
    <w:rsid w:val="00502317"/>
    <w:rsid w:val="005027BB"/>
    <w:rsid w:val="00503415"/>
    <w:rsid w:val="005034C1"/>
    <w:rsid w:val="005037E1"/>
    <w:rsid w:val="00503B5C"/>
    <w:rsid w:val="0050456A"/>
    <w:rsid w:val="0050487B"/>
    <w:rsid w:val="00505C46"/>
    <w:rsid w:val="005068E1"/>
    <w:rsid w:val="005070B6"/>
    <w:rsid w:val="005077C5"/>
    <w:rsid w:val="00510111"/>
    <w:rsid w:val="00510B80"/>
    <w:rsid w:val="0051168A"/>
    <w:rsid w:val="005117D2"/>
    <w:rsid w:val="005118A6"/>
    <w:rsid w:val="005122F4"/>
    <w:rsid w:val="0051405F"/>
    <w:rsid w:val="00514277"/>
    <w:rsid w:val="0051444F"/>
    <w:rsid w:val="005156A6"/>
    <w:rsid w:val="00516393"/>
    <w:rsid w:val="00516669"/>
    <w:rsid w:val="005179A5"/>
    <w:rsid w:val="00520B4F"/>
    <w:rsid w:val="00522582"/>
    <w:rsid w:val="00524AD7"/>
    <w:rsid w:val="005254FD"/>
    <w:rsid w:val="005268A9"/>
    <w:rsid w:val="0052720F"/>
    <w:rsid w:val="00527421"/>
    <w:rsid w:val="005275C4"/>
    <w:rsid w:val="00527D36"/>
    <w:rsid w:val="00531076"/>
    <w:rsid w:val="00531D28"/>
    <w:rsid w:val="005328A8"/>
    <w:rsid w:val="005338EE"/>
    <w:rsid w:val="00533920"/>
    <w:rsid w:val="00535141"/>
    <w:rsid w:val="00535324"/>
    <w:rsid w:val="00535504"/>
    <w:rsid w:val="005363B4"/>
    <w:rsid w:val="0053712D"/>
    <w:rsid w:val="005403F4"/>
    <w:rsid w:val="00540B60"/>
    <w:rsid w:val="00541076"/>
    <w:rsid w:val="00541136"/>
    <w:rsid w:val="0054216F"/>
    <w:rsid w:val="00542F18"/>
    <w:rsid w:val="0054343C"/>
    <w:rsid w:val="00544853"/>
    <w:rsid w:val="00544CA5"/>
    <w:rsid w:val="005450E2"/>
    <w:rsid w:val="00545B19"/>
    <w:rsid w:val="00547404"/>
    <w:rsid w:val="005474A2"/>
    <w:rsid w:val="00547520"/>
    <w:rsid w:val="0055035F"/>
    <w:rsid w:val="005507FD"/>
    <w:rsid w:val="005511C0"/>
    <w:rsid w:val="00551D4B"/>
    <w:rsid w:val="00551E3C"/>
    <w:rsid w:val="0055232C"/>
    <w:rsid w:val="0055278E"/>
    <w:rsid w:val="00555488"/>
    <w:rsid w:val="0055549A"/>
    <w:rsid w:val="00555B18"/>
    <w:rsid w:val="00555C9C"/>
    <w:rsid w:val="00556A4D"/>
    <w:rsid w:val="00557319"/>
    <w:rsid w:val="0055764E"/>
    <w:rsid w:val="00560528"/>
    <w:rsid w:val="00560699"/>
    <w:rsid w:val="00561503"/>
    <w:rsid w:val="00561923"/>
    <w:rsid w:val="005622F8"/>
    <w:rsid w:val="0056310A"/>
    <w:rsid w:val="0056336F"/>
    <w:rsid w:val="00563B9D"/>
    <w:rsid w:val="00565AF7"/>
    <w:rsid w:val="00566024"/>
    <w:rsid w:val="005671C3"/>
    <w:rsid w:val="0057060C"/>
    <w:rsid w:val="00570C0B"/>
    <w:rsid w:val="0057189C"/>
    <w:rsid w:val="00571BD2"/>
    <w:rsid w:val="00571CD7"/>
    <w:rsid w:val="00571D59"/>
    <w:rsid w:val="00572E3E"/>
    <w:rsid w:val="0057332B"/>
    <w:rsid w:val="0057364D"/>
    <w:rsid w:val="005737FC"/>
    <w:rsid w:val="0057420B"/>
    <w:rsid w:val="0057593B"/>
    <w:rsid w:val="005762CE"/>
    <w:rsid w:val="00576DC0"/>
    <w:rsid w:val="00580280"/>
    <w:rsid w:val="00580B9E"/>
    <w:rsid w:val="00580DAB"/>
    <w:rsid w:val="0058135A"/>
    <w:rsid w:val="005817D9"/>
    <w:rsid w:val="00581F7C"/>
    <w:rsid w:val="00583358"/>
    <w:rsid w:val="005839BF"/>
    <w:rsid w:val="00584058"/>
    <w:rsid w:val="00584413"/>
    <w:rsid w:val="005844A5"/>
    <w:rsid w:val="005846B4"/>
    <w:rsid w:val="005850E5"/>
    <w:rsid w:val="005851E0"/>
    <w:rsid w:val="00585571"/>
    <w:rsid w:val="005856F9"/>
    <w:rsid w:val="00585B91"/>
    <w:rsid w:val="00586BB0"/>
    <w:rsid w:val="00586BF1"/>
    <w:rsid w:val="00587DC4"/>
    <w:rsid w:val="0059008F"/>
    <w:rsid w:val="005903E4"/>
    <w:rsid w:val="005907D5"/>
    <w:rsid w:val="005910C0"/>
    <w:rsid w:val="005913EE"/>
    <w:rsid w:val="00592461"/>
    <w:rsid w:val="005950D6"/>
    <w:rsid w:val="0059519C"/>
    <w:rsid w:val="00595524"/>
    <w:rsid w:val="005974F3"/>
    <w:rsid w:val="0059751C"/>
    <w:rsid w:val="00597919"/>
    <w:rsid w:val="00597F9F"/>
    <w:rsid w:val="005A0B9F"/>
    <w:rsid w:val="005A0EFC"/>
    <w:rsid w:val="005A44E7"/>
    <w:rsid w:val="005A5D8E"/>
    <w:rsid w:val="005A63D8"/>
    <w:rsid w:val="005A71A7"/>
    <w:rsid w:val="005A7420"/>
    <w:rsid w:val="005A7C14"/>
    <w:rsid w:val="005A7DBE"/>
    <w:rsid w:val="005B152C"/>
    <w:rsid w:val="005B1C64"/>
    <w:rsid w:val="005B1DE8"/>
    <w:rsid w:val="005B2294"/>
    <w:rsid w:val="005B271E"/>
    <w:rsid w:val="005B2807"/>
    <w:rsid w:val="005B3606"/>
    <w:rsid w:val="005B388D"/>
    <w:rsid w:val="005B3E08"/>
    <w:rsid w:val="005B49B6"/>
    <w:rsid w:val="005B56EE"/>
    <w:rsid w:val="005B63E1"/>
    <w:rsid w:val="005B672C"/>
    <w:rsid w:val="005B747D"/>
    <w:rsid w:val="005B7733"/>
    <w:rsid w:val="005B7A22"/>
    <w:rsid w:val="005C0602"/>
    <w:rsid w:val="005C0D5D"/>
    <w:rsid w:val="005C1415"/>
    <w:rsid w:val="005C191A"/>
    <w:rsid w:val="005C2AA9"/>
    <w:rsid w:val="005C330D"/>
    <w:rsid w:val="005C40C7"/>
    <w:rsid w:val="005C4114"/>
    <w:rsid w:val="005C4EFF"/>
    <w:rsid w:val="005C4F43"/>
    <w:rsid w:val="005C6CC6"/>
    <w:rsid w:val="005C6E71"/>
    <w:rsid w:val="005C7363"/>
    <w:rsid w:val="005D0B55"/>
    <w:rsid w:val="005D4A04"/>
    <w:rsid w:val="005D4CF7"/>
    <w:rsid w:val="005D5347"/>
    <w:rsid w:val="005D5CC5"/>
    <w:rsid w:val="005D5FE6"/>
    <w:rsid w:val="005D61EA"/>
    <w:rsid w:val="005D74D8"/>
    <w:rsid w:val="005D787B"/>
    <w:rsid w:val="005E031D"/>
    <w:rsid w:val="005E03AC"/>
    <w:rsid w:val="005E04B5"/>
    <w:rsid w:val="005E0621"/>
    <w:rsid w:val="005E12BE"/>
    <w:rsid w:val="005E2C81"/>
    <w:rsid w:val="005E4D3C"/>
    <w:rsid w:val="005E7158"/>
    <w:rsid w:val="005E7ECB"/>
    <w:rsid w:val="005F0C00"/>
    <w:rsid w:val="005F1037"/>
    <w:rsid w:val="005F2BF8"/>
    <w:rsid w:val="005F2EA8"/>
    <w:rsid w:val="005F3B04"/>
    <w:rsid w:val="005F5574"/>
    <w:rsid w:val="005F5D1D"/>
    <w:rsid w:val="005F60C9"/>
    <w:rsid w:val="005F64C6"/>
    <w:rsid w:val="006008F1"/>
    <w:rsid w:val="00601714"/>
    <w:rsid w:val="00601735"/>
    <w:rsid w:val="00602BD2"/>
    <w:rsid w:val="00604980"/>
    <w:rsid w:val="0060614D"/>
    <w:rsid w:val="006100A4"/>
    <w:rsid w:val="00610871"/>
    <w:rsid w:val="00610E48"/>
    <w:rsid w:val="00610FE0"/>
    <w:rsid w:val="00613C47"/>
    <w:rsid w:val="00615086"/>
    <w:rsid w:val="00616201"/>
    <w:rsid w:val="00616225"/>
    <w:rsid w:val="00616BA2"/>
    <w:rsid w:val="0061705E"/>
    <w:rsid w:val="00617070"/>
    <w:rsid w:val="006170F1"/>
    <w:rsid w:val="00617914"/>
    <w:rsid w:val="00617A8B"/>
    <w:rsid w:val="00621904"/>
    <w:rsid w:val="00622248"/>
    <w:rsid w:val="00622FEA"/>
    <w:rsid w:val="00623CDF"/>
    <w:rsid w:val="00623DB1"/>
    <w:rsid w:val="006245F3"/>
    <w:rsid w:val="0062485E"/>
    <w:rsid w:val="00624DBE"/>
    <w:rsid w:val="00625450"/>
    <w:rsid w:val="0062557A"/>
    <w:rsid w:val="0062624F"/>
    <w:rsid w:val="006319CA"/>
    <w:rsid w:val="00633B3E"/>
    <w:rsid w:val="00634EC0"/>
    <w:rsid w:val="0063627F"/>
    <w:rsid w:val="006376C4"/>
    <w:rsid w:val="006403E7"/>
    <w:rsid w:val="00642D72"/>
    <w:rsid w:val="006443CB"/>
    <w:rsid w:val="006448B8"/>
    <w:rsid w:val="00644F80"/>
    <w:rsid w:val="00645874"/>
    <w:rsid w:val="00647673"/>
    <w:rsid w:val="00650F81"/>
    <w:rsid w:val="00650FC7"/>
    <w:rsid w:val="00651822"/>
    <w:rsid w:val="00651F86"/>
    <w:rsid w:val="00652D6B"/>
    <w:rsid w:val="0065395E"/>
    <w:rsid w:val="00653C24"/>
    <w:rsid w:val="00653D68"/>
    <w:rsid w:val="00653E4E"/>
    <w:rsid w:val="00654275"/>
    <w:rsid w:val="0065446D"/>
    <w:rsid w:val="00654891"/>
    <w:rsid w:val="00654894"/>
    <w:rsid w:val="00655104"/>
    <w:rsid w:val="00656067"/>
    <w:rsid w:val="00660693"/>
    <w:rsid w:val="006611D6"/>
    <w:rsid w:val="00661918"/>
    <w:rsid w:val="00662A5A"/>
    <w:rsid w:val="006636D0"/>
    <w:rsid w:val="00663834"/>
    <w:rsid w:val="00663BF1"/>
    <w:rsid w:val="006647D7"/>
    <w:rsid w:val="00664F1B"/>
    <w:rsid w:val="006653D7"/>
    <w:rsid w:val="00665BFF"/>
    <w:rsid w:val="006665BA"/>
    <w:rsid w:val="00666A4F"/>
    <w:rsid w:val="00667477"/>
    <w:rsid w:val="006703D9"/>
    <w:rsid w:val="00672DFC"/>
    <w:rsid w:val="00672F5B"/>
    <w:rsid w:val="00673DEE"/>
    <w:rsid w:val="00674E69"/>
    <w:rsid w:val="00675720"/>
    <w:rsid w:val="0067738E"/>
    <w:rsid w:val="00677F23"/>
    <w:rsid w:val="0068015A"/>
    <w:rsid w:val="0068055B"/>
    <w:rsid w:val="00680936"/>
    <w:rsid w:val="00680D8C"/>
    <w:rsid w:val="00680D99"/>
    <w:rsid w:val="006821B2"/>
    <w:rsid w:val="00682725"/>
    <w:rsid w:val="00682A1B"/>
    <w:rsid w:val="00682D73"/>
    <w:rsid w:val="00682ED3"/>
    <w:rsid w:val="00683126"/>
    <w:rsid w:val="00683993"/>
    <w:rsid w:val="006846E8"/>
    <w:rsid w:val="00685EBD"/>
    <w:rsid w:val="006861C3"/>
    <w:rsid w:val="00686AF3"/>
    <w:rsid w:val="00690F1F"/>
    <w:rsid w:val="006915BD"/>
    <w:rsid w:val="006915F2"/>
    <w:rsid w:val="00691DC2"/>
    <w:rsid w:val="00692582"/>
    <w:rsid w:val="00692592"/>
    <w:rsid w:val="00692A2F"/>
    <w:rsid w:val="0069322C"/>
    <w:rsid w:val="00693652"/>
    <w:rsid w:val="006939E7"/>
    <w:rsid w:val="00693D3E"/>
    <w:rsid w:val="006942F7"/>
    <w:rsid w:val="006956FB"/>
    <w:rsid w:val="00697D85"/>
    <w:rsid w:val="006A1A71"/>
    <w:rsid w:val="006A1D3D"/>
    <w:rsid w:val="006A2150"/>
    <w:rsid w:val="006A2216"/>
    <w:rsid w:val="006A241D"/>
    <w:rsid w:val="006A3288"/>
    <w:rsid w:val="006A43E6"/>
    <w:rsid w:val="006A47EB"/>
    <w:rsid w:val="006A4A22"/>
    <w:rsid w:val="006A4AEE"/>
    <w:rsid w:val="006A5E74"/>
    <w:rsid w:val="006A70BE"/>
    <w:rsid w:val="006A7290"/>
    <w:rsid w:val="006A7934"/>
    <w:rsid w:val="006A7BC8"/>
    <w:rsid w:val="006B0001"/>
    <w:rsid w:val="006B054B"/>
    <w:rsid w:val="006B059F"/>
    <w:rsid w:val="006B0E3A"/>
    <w:rsid w:val="006B2048"/>
    <w:rsid w:val="006B215A"/>
    <w:rsid w:val="006B2AD6"/>
    <w:rsid w:val="006B342E"/>
    <w:rsid w:val="006B3812"/>
    <w:rsid w:val="006B3B80"/>
    <w:rsid w:val="006B6EF0"/>
    <w:rsid w:val="006B6F32"/>
    <w:rsid w:val="006B7130"/>
    <w:rsid w:val="006B73CC"/>
    <w:rsid w:val="006B7695"/>
    <w:rsid w:val="006C0176"/>
    <w:rsid w:val="006C2994"/>
    <w:rsid w:val="006C35EC"/>
    <w:rsid w:val="006C4150"/>
    <w:rsid w:val="006C4382"/>
    <w:rsid w:val="006C4891"/>
    <w:rsid w:val="006C52BC"/>
    <w:rsid w:val="006C5683"/>
    <w:rsid w:val="006C5E33"/>
    <w:rsid w:val="006C5E48"/>
    <w:rsid w:val="006C6434"/>
    <w:rsid w:val="006C6CD8"/>
    <w:rsid w:val="006C70BB"/>
    <w:rsid w:val="006C7EB1"/>
    <w:rsid w:val="006D013F"/>
    <w:rsid w:val="006D017F"/>
    <w:rsid w:val="006D08BD"/>
    <w:rsid w:val="006D0F8E"/>
    <w:rsid w:val="006D1416"/>
    <w:rsid w:val="006D1D3F"/>
    <w:rsid w:val="006D253B"/>
    <w:rsid w:val="006D325A"/>
    <w:rsid w:val="006D386A"/>
    <w:rsid w:val="006D4242"/>
    <w:rsid w:val="006D45F0"/>
    <w:rsid w:val="006D4C8F"/>
    <w:rsid w:val="006D52A0"/>
    <w:rsid w:val="006D57CB"/>
    <w:rsid w:val="006D5819"/>
    <w:rsid w:val="006D5E6F"/>
    <w:rsid w:val="006D693F"/>
    <w:rsid w:val="006D6CDD"/>
    <w:rsid w:val="006D7604"/>
    <w:rsid w:val="006D765E"/>
    <w:rsid w:val="006D76CB"/>
    <w:rsid w:val="006E0455"/>
    <w:rsid w:val="006E4238"/>
    <w:rsid w:val="006E4551"/>
    <w:rsid w:val="006E5F01"/>
    <w:rsid w:val="006E7033"/>
    <w:rsid w:val="006E7404"/>
    <w:rsid w:val="006E7B97"/>
    <w:rsid w:val="006F05B9"/>
    <w:rsid w:val="006F1972"/>
    <w:rsid w:val="006F1EA3"/>
    <w:rsid w:val="006F2627"/>
    <w:rsid w:val="006F2A57"/>
    <w:rsid w:val="006F3187"/>
    <w:rsid w:val="006F3568"/>
    <w:rsid w:val="006F40AD"/>
    <w:rsid w:val="006F53EB"/>
    <w:rsid w:val="006F6360"/>
    <w:rsid w:val="006F6436"/>
    <w:rsid w:val="006F65C5"/>
    <w:rsid w:val="006F687A"/>
    <w:rsid w:val="006F68EF"/>
    <w:rsid w:val="006F6D4C"/>
    <w:rsid w:val="006F6E67"/>
    <w:rsid w:val="006F7157"/>
    <w:rsid w:val="006F78E0"/>
    <w:rsid w:val="007023EA"/>
    <w:rsid w:val="00702B1B"/>
    <w:rsid w:val="007032B3"/>
    <w:rsid w:val="00704164"/>
    <w:rsid w:val="007063BD"/>
    <w:rsid w:val="00706446"/>
    <w:rsid w:val="00706A58"/>
    <w:rsid w:val="00707517"/>
    <w:rsid w:val="007078ED"/>
    <w:rsid w:val="00710187"/>
    <w:rsid w:val="007101D7"/>
    <w:rsid w:val="00710D6E"/>
    <w:rsid w:val="007110E1"/>
    <w:rsid w:val="00711B18"/>
    <w:rsid w:val="007126D1"/>
    <w:rsid w:val="00714394"/>
    <w:rsid w:val="00714C87"/>
    <w:rsid w:val="00714ED6"/>
    <w:rsid w:val="00715E8D"/>
    <w:rsid w:val="00721C26"/>
    <w:rsid w:val="00721F7E"/>
    <w:rsid w:val="00722E29"/>
    <w:rsid w:val="00723ECB"/>
    <w:rsid w:val="00724606"/>
    <w:rsid w:val="00724A36"/>
    <w:rsid w:val="00724A60"/>
    <w:rsid w:val="00724E85"/>
    <w:rsid w:val="0072525D"/>
    <w:rsid w:val="00726E8A"/>
    <w:rsid w:val="00727047"/>
    <w:rsid w:val="00727A0E"/>
    <w:rsid w:val="00727C81"/>
    <w:rsid w:val="00730B33"/>
    <w:rsid w:val="00734510"/>
    <w:rsid w:val="00734887"/>
    <w:rsid w:val="007365B6"/>
    <w:rsid w:val="00737394"/>
    <w:rsid w:val="007401E2"/>
    <w:rsid w:val="00740205"/>
    <w:rsid w:val="007411E5"/>
    <w:rsid w:val="00741605"/>
    <w:rsid w:val="00742788"/>
    <w:rsid w:val="007436F2"/>
    <w:rsid w:val="00743B2E"/>
    <w:rsid w:val="0074436D"/>
    <w:rsid w:val="00746951"/>
    <w:rsid w:val="00746F65"/>
    <w:rsid w:val="007472C3"/>
    <w:rsid w:val="0074791E"/>
    <w:rsid w:val="00750948"/>
    <w:rsid w:val="00750A23"/>
    <w:rsid w:val="0075115D"/>
    <w:rsid w:val="00751A33"/>
    <w:rsid w:val="00751E0A"/>
    <w:rsid w:val="00753890"/>
    <w:rsid w:val="0075466D"/>
    <w:rsid w:val="007555DF"/>
    <w:rsid w:val="007569DC"/>
    <w:rsid w:val="0075711E"/>
    <w:rsid w:val="00757549"/>
    <w:rsid w:val="007579F2"/>
    <w:rsid w:val="00761434"/>
    <w:rsid w:val="00761FD5"/>
    <w:rsid w:val="00762BB6"/>
    <w:rsid w:val="0076341D"/>
    <w:rsid w:val="0076446D"/>
    <w:rsid w:val="007647EF"/>
    <w:rsid w:val="00765DD8"/>
    <w:rsid w:val="00766230"/>
    <w:rsid w:val="00766B33"/>
    <w:rsid w:val="00766D36"/>
    <w:rsid w:val="00767607"/>
    <w:rsid w:val="00767ACD"/>
    <w:rsid w:val="007705B5"/>
    <w:rsid w:val="0077270D"/>
    <w:rsid w:val="00773874"/>
    <w:rsid w:val="0077393B"/>
    <w:rsid w:val="00775D3B"/>
    <w:rsid w:val="0077615A"/>
    <w:rsid w:val="007806A0"/>
    <w:rsid w:val="00780FDB"/>
    <w:rsid w:val="007822E4"/>
    <w:rsid w:val="00782346"/>
    <w:rsid w:val="007838CD"/>
    <w:rsid w:val="007839A9"/>
    <w:rsid w:val="007840F3"/>
    <w:rsid w:val="007849BE"/>
    <w:rsid w:val="00785491"/>
    <w:rsid w:val="007858C0"/>
    <w:rsid w:val="0078679A"/>
    <w:rsid w:val="00786BDC"/>
    <w:rsid w:val="007871FE"/>
    <w:rsid w:val="00787C89"/>
    <w:rsid w:val="007908ED"/>
    <w:rsid w:val="00790F74"/>
    <w:rsid w:val="00792014"/>
    <w:rsid w:val="007921CD"/>
    <w:rsid w:val="00792288"/>
    <w:rsid w:val="00792447"/>
    <w:rsid w:val="007928C6"/>
    <w:rsid w:val="00792E73"/>
    <w:rsid w:val="0079694C"/>
    <w:rsid w:val="007A0187"/>
    <w:rsid w:val="007A19AC"/>
    <w:rsid w:val="007A23A3"/>
    <w:rsid w:val="007A268F"/>
    <w:rsid w:val="007A29EC"/>
    <w:rsid w:val="007A4A53"/>
    <w:rsid w:val="007A4C93"/>
    <w:rsid w:val="007A4E17"/>
    <w:rsid w:val="007A7F6D"/>
    <w:rsid w:val="007B0FBD"/>
    <w:rsid w:val="007B10EC"/>
    <w:rsid w:val="007B1BAF"/>
    <w:rsid w:val="007B20C3"/>
    <w:rsid w:val="007B2FE8"/>
    <w:rsid w:val="007B35F7"/>
    <w:rsid w:val="007B4DD5"/>
    <w:rsid w:val="007B4F72"/>
    <w:rsid w:val="007B5148"/>
    <w:rsid w:val="007B5A16"/>
    <w:rsid w:val="007B71AA"/>
    <w:rsid w:val="007B7F09"/>
    <w:rsid w:val="007C03FE"/>
    <w:rsid w:val="007C0E04"/>
    <w:rsid w:val="007C17D3"/>
    <w:rsid w:val="007C1FA2"/>
    <w:rsid w:val="007C2827"/>
    <w:rsid w:val="007C294A"/>
    <w:rsid w:val="007C3A26"/>
    <w:rsid w:val="007C4032"/>
    <w:rsid w:val="007C4CE1"/>
    <w:rsid w:val="007C537A"/>
    <w:rsid w:val="007C57D1"/>
    <w:rsid w:val="007C6B3E"/>
    <w:rsid w:val="007C7130"/>
    <w:rsid w:val="007C74E5"/>
    <w:rsid w:val="007C7F57"/>
    <w:rsid w:val="007D0348"/>
    <w:rsid w:val="007D0E43"/>
    <w:rsid w:val="007D13E7"/>
    <w:rsid w:val="007D1A3E"/>
    <w:rsid w:val="007D1E37"/>
    <w:rsid w:val="007D2335"/>
    <w:rsid w:val="007D358B"/>
    <w:rsid w:val="007D370E"/>
    <w:rsid w:val="007D4624"/>
    <w:rsid w:val="007D4A8F"/>
    <w:rsid w:val="007D563E"/>
    <w:rsid w:val="007D5A49"/>
    <w:rsid w:val="007D5FC1"/>
    <w:rsid w:val="007D6EB6"/>
    <w:rsid w:val="007D715A"/>
    <w:rsid w:val="007D7EF9"/>
    <w:rsid w:val="007E002B"/>
    <w:rsid w:val="007E08DB"/>
    <w:rsid w:val="007E0B17"/>
    <w:rsid w:val="007E0D90"/>
    <w:rsid w:val="007E0E9E"/>
    <w:rsid w:val="007E12DC"/>
    <w:rsid w:val="007E1760"/>
    <w:rsid w:val="007E21FB"/>
    <w:rsid w:val="007E3B9D"/>
    <w:rsid w:val="007E420B"/>
    <w:rsid w:val="007E4932"/>
    <w:rsid w:val="007E4CAD"/>
    <w:rsid w:val="007E502C"/>
    <w:rsid w:val="007E516A"/>
    <w:rsid w:val="007E5BD7"/>
    <w:rsid w:val="007E6761"/>
    <w:rsid w:val="007E75F0"/>
    <w:rsid w:val="007E7968"/>
    <w:rsid w:val="007E79C4"/>
    <w:rsid w:val="007F013A"/>
    <w:rsid w:val="007F0730"/>
    <w:rsid w:val="007F1D54"/>
    <w:rsid w:val="007F2D90"/>
    <w:rsid w:val="007F3F6F"/>
    <w:rsid w:val="007F48A9"/>
    <w:rsid w:val="007F4E28"/>
    <w:rsid w:val="007F4F82"/>
    <w:rsid w:val="007F5143"/>
    <w:rsid w:val="007F6758"/>
    <w:rsid w:val="007F6D96"/>
    <w:rsid w:val="00800D05"/>
    <w:rsid w:val="00801D7A"/>
    <w:rsid w:val="008020F2"/>
    <w:rsid w:val="00803F74"/>
    <w:rsid w:val="00804653"/>
    <w:rsid w:val="00804C48"/>
    <w:rsid w:val="0080505A"/>
    <w:rsid w:val="008060B3"/>
    <w:rsid w:val="00806205"/>
    <w:rsid w:val="00806639"/>
    <w:rsid w:val="00806A84"/>
    <w:rsid w:val="00806EF4"/>
    <w:rsid w:val="008073A4"/>
    <w:rsid w:val="00807C6C"/>
    <w:rsid w:val="008115ED"/>
    <w:rsid w:val="0081254B"/>
    <w:rsid w:val="0081340B"/>
    <w:rsid w:val="00815822"/>
    <w:rsid w:val="00815B93"/>
    <w:rsid w:val="00816585"/>
    <w:rsid w:val="0081760E"/>
    <w:rsid w:val="00817BB4"/>
    <w:rsid w:val="00817E4F"/>
    <w:rsid w:val="00820F5B"/>
    <w:rsid w:val="00821021"/>
    <w:rsid w:val="008214BB"/>
    <w:rsid w:val="00821B58"/>
    <w:rsid w:val="00822D4E"/>
    <w:rsid w:val="00822FBA"/>
    <w:rsid w:val="0082398C"/>
    <w:rsid w:val="00824FF1"/>
    <w:rsid w:val="00825196"/>
    <w:rsid w:val="00826F4C"/>
    <w:rsid w:val="008303A6"/>
    <w:rsid w:val="008310B4"/>
    <w:rsid w:val="00831573"/>
    <w:rsid w:val="00831C7F"/>
    <w:rsid w:val="00833C51"/>
    <w:rsid w:val="00834577"/>
    <w:rsid w:val="008349A6"/>
    <w:rsid w:val="00835271"/>
    <w:rsid w:val="00835679"/>
    <w:rsid w:val="008377DA"/>
    <w:rsid w:val="00841F21"/>
    <w:rsid w:val="00842991"/>
    <w:rsid w:val="008429B0"/>
    <w:rsid w:val="00843900"/>
    <w:rsid w:val="00844C5B"/>
    <w:rsid w:val="00845A15"/>
    <w:rsid w:val="0084632F"/>
    <w:rsid w:val="008474A9"/>
    <w:rsid w:val="00851180"/>
    <w:rsid w:val="00852528"/>
    <w:rsid w:val="0085434F"/>
    <w:rsid w:val="008543F7"/>
    <w:rsid w:val="008545DC"/>
    <w:rsid w:val="00854A7E"/>
    <w:rsid w:val="00855B06"/>
    <w:rsid w:val="00856B95"/>
    <w:rsid w:val="00856D1A"/>
    <w:rsid w:val="00857D29"/>
    <w:rsid w:val="00861313"/>
    <w:rsid w:val="0086161C"/>
    <w:rsid w:val="008617AF"/>
    <w:rsid w:val="00861DB0"/>
    <w:rsid w:val="00861E83"/>
    <w:rsid w:val="0086225C"/>
    <w:rsid w:val="008629A8"/>
    <w:rsid w:val="00863225"/>
    <w:rsid w:val="00863ADA"/>
    <w:rsid w:val="00865BAA"/>
    <w:rsid w:val="00865C83"/>
    <w:rsid w:val="008677CB"/>
    <w:rsid w:val="0087026D"/>
    <w:rsid w:val="0087056E"/>
    <w:rsid w:val="00870CB6"/>
    <w:rsid w:val="00870DF8"/>
    <w:rsid w:val="008722A6"/>
    <w:rsid w:val="008737AE"/>
    <w:rsid w:val="00873851"/>
    <w:rsid w:val="00873FEA"/>
    <w:rsid w:val="0087419B"/>
    <w:rsid w:val="008744CC"/>
    <w:rsid w:val="00874592"/>
    <w:rsid w:val="008751C1"/>
    <w:rsid w:val="0087595D"/>
    <w:rsid w:val="00876C1B"/>
    <w:rsid w:val="00876E70"/>
    <w:rsid w:val="008804E1"/>
    <w:rsid w:val="008815B6"/>
    <w:rsid w:val="008818F6"/>
    <w:rsid w:val="00881D45"/>
    <w:rsid w:val="0088398E"/>
    <w:rsid w:val="00885182"/>
    <w:rsid w:val="008858B7"/>
    <w:rsid w:val="0088647E"/>
    <w:rsid w:val="00886D52"/>
    <w:rsid w:val="00887215"/>
    <w:rsid w:val="00887E02"/>
    <w:rsid w:val="00890382"/>
    <w:rsid w:val="0089046A"/>
    <w:rsid w:val="00891106"/>
    <w:rsid w:val="00892833"/>
    <w:rsid w:val="00892DCB"/>
    <w:rsid w:val="00893479"/>
    <w:rsid w:val="0089375D"/>
    <w:rsid w:val="008943CB"/>
    <w:rsid w:val="008946B9"/>
    <w:rsid w:val="008A0882"/>
    <w:rsid w:val="008A10C1"/>
    <w:rsid w:val="008A181A"/>
    <w:rsid w:val="008A183F"/>
    <w:rsid w:val="008A1C47"/>
    <w:rsid w:val="008A2289"/>
    <w:rsid w:val="008A34BA"/>
    <w:rsid w:val="008A3766"/>
    <w:rsid w:val="008A4F66"/>
    <w:rsid w:val="008A5290"/>
    <w:rsid w:val="008A593A"/>
    <w:rsid w:val="008A6A60"/>
    <w:rsid w:val="008A6C5A"/>
    <w:rsid w:val="008A6CCA"/>
    <w:rsid w:val="008B1B8C"/>
    <w:rsid w:val="008B2C59"/>
    <w:rsid w:val="008B2DF3"/>
    <w:rsid w:val="008B376A"/>
    <w:rsid w:val="008B444E"/>
    <w:rsid w:val="008B569F"/>
    <w:rsid w:val="008B7220"/>
    <w:rsid w:val="008C0669"/>
    <w:rsid w:val="008C0814"/>
    <w:rsid w:val="008C0867"/>
    <w:rsid w:val="008C08A5"/>
    <w:rsid w:val="008C1DD7"/>
    <w:rsid w:val="008C26FA"/>
    <w:rsid w:val="008C2BC1"/>
    <w:rsid w:val="008C4566"/>
    <w:rsid w:val="008C46B6"/>
    <w:rsid w:val="008C4935"/>
    <w:rsid w:val="008C522A"/>
    <w:rsid w:val="008C5E71"/>
    <w:rsid w:val="008C64E3"/>
    <w:rsid w:val="008C6A8B"/>
    <w:rsid w:val="008C77F7"/>
    <w:rsid w:val="008D00EA"/>
    <w:rsid w:val="008D0D1E"/>
    <w:rsid w:val="008D1175"/>
    <w:rsid w:val="008D1627"/>
    <w:rsid w:val="008D1DA0"/>
    <w:rsid w:val="008D2828"/>
    <w:rsid w:val="008D284E"/>
    <w:rsid w:val="008D4ED3"/>
    <w:rsid w:val="008D54BF"/>
    <w:rsid w:val="008D5DC6"/>
    <w:rsid w:val="008D6A11"/>
    <w:rsid w:val="008E0D4B"/>
    <w:rsid w:val="008E1C27"/>
    <w:rsid w:val="008E1E54"/>
    <w:rsid w:val="008E2057"/>
    <w:rsid w:val="008E31EC"/>
    <w:rsid w:val="008E3C88"/>
    <w:rsid w:val="008E488D"/>
    <w:rsid w:val="008E4E17"/>
    <w:rsid w:val="008E5337"/>
    <w:rsid w:val="008E610D"/>
    <w:rsid w:val="008E69A2"/>
    <w:rsid w:val="008E78F2"/>
    <w:rsid w:val="008E7B12"/>
    <w:rsid w:val="008F022C"/>
    <w:rsid w:val="008F152D"/>
    <w:rsid w:val="008F2A60"/>
    <w:rsid w:val="008F310D"/>
    <w:rsid w:val="008F3888"/>
    <w:rsid w:val="008F3B22"/>
    <w:rsid w:val="008F43C7"/>
    <w:rsid w:val="008F4823"/>
    <w:rsid w:val="008F606D"/>
    <w:rsid w:val="008F7150"/>
    <w:rsid w:val="008F71CC"/>
    <w:rsid w:val="008F721C"/>
    <w:rsid w:val="00900662"/>
    <w:rsid w:val="00900B2A"/>
    <w:rsid w:val="00901953"/>
    <w:rsid w:val="00902166"/>
    <w:rsid w:val="00903C31"/>
    <w:rsid w:val="009040A1"/>
    <w:rsid w:val="0090473B"/>
    <w:rsid w:val="0090487F"/>
    <w:rsid w:val="00904A00"/>
    <w:rsid w:val="00904EAB"/>
    <w:rsid w:val="00904EAC"/>
    <w:rsid w:val="00905282"/>
    <w:rsid w:val="00905908"/>
    <w:rsid w:val="00906AD1"/>
    <w:rsid w:val="009075A4"/>
    <w:rsid w:val="009101AF"/>
    <w:rsid w:val="00911808"/>
    <w:rsid w:val="009145FB"/>
    <w:rsid w:val="0091555E"/>
    <w:rsid w:val="00915786"/>
    <w:rsid w:val="0091746C"/>
    <w:rsid w:val="00917816"/>
    <w:rsid w:val="00917D06"/>
    <w:rsid w:val="009207DB"/>
    <w:rsid w:val="00921202"/>
    <w:rsid w:val="00922024"/>
    <w:rsid w:val="009222A3"/>
    <w:rsid w:val="009224EE"/>
    <w:rsid w:val="00922D24"/>
    <w:rsid w:val="00924853"/>
    <w:rsid w:val="009248C9"/>
    <w:rsid w:val="009252E0"/>
    <w:rsid w:val="00925501"/>
    <w:rsid w:val="00926982"/>
    <w:rsid w:val="00926D4C"/>
    <w:rsid w:val="009270C4"/>
    <w:rsid w:val="0093083B"/>
    <w:rsid w:val="0093092B"/>
    <w:rsid w:val="00930C8D"/>
    <w:rsid w:val="009319D7"/>
    <w:rsid w:val="009325F7"/>
    <w:rsid w:val="00932BCF"/>
    <w:rsid w:val="00933396"/>
    <w:rsid w:val="00934D73"/>
    <w:rsid w:val="00935042"/>
    <w:rsid w:val="009354F5"/>
    <w:rsid w:val="0093740F"/>
    <w:rsid w:val="00937B4A"/>
    <w:rsid w:val="00937BE9"/>
    <w:rsid w:val="00937C1D"/>
    <w:rsid w:val="00940804"/>
    <w:rsid w:val="00940E9B"/>
    <w:rsid w:val="00940FC3"/>
    <w:rsid w:val="009410B3"/>
    <w:rsid w:val="0094131D"/>
    <w:rsid w:val="0094166C"/>
    <w:rsid w:val="00942120"/>
    <w:rsid w:val="00942292"/>
    <w:rsid w:val="0094245E"/>
    <w:rsid w:val="009425F7"/>
    <w:rsid w:val="00943BC0"/>
    <w:rsid w:val="00944BF0"/>
    <w:rsid w:val="00945EC2"/>
    <w:rsid w:val="00946136"/>
    <w:rsid w:val="00946CD9"/>
    <w:rsid w:val="00946E7C"/>
    <w:rsid w:val="00947046"/>
    <w:rsid w:val="00950297"/>
    <w:rsid w:val="009505F4"/>
    <w:rsid w:val="00951216"/>
    <w:rsid w:val="00951614"/>
    <w:rsid w:val="0095279B"/>
    <w:rsid w:val="009533C3"/>
    <w:rsid w:val="009535D3"/>
    <w:rsid w:val="00953807"/>
    <w:rsid w:val="00954282"/>
    <w:rsid w:val="00954427"/>
    <w:rsid w:val="0095611C"/>
    <w:rsid w:val="009564ED"/>
    <w:rsid w:val="00956CA2"/>
    <w:rsid w:val="0096079B"/>
    <w:rsid w:val="0096218D"/>
    <w:rsid w:val="00964509"/>
    <w:rsid w:val="0096501B"/>
    <w:rsid w:val="0096625E"/>
    <w:rsid w:val="0096662B"/>
    <w:rsid w:val="009666AF"/>
    <w:rsid w:val="00967180"/>
    <w:rsid w:val="0096797D"/>
    <w:rsid w:val="00970704"/>
    <w:rsid w:val="00970B65"/>
    <w:rsid w:val="00970D66"/>
    <w:rsid w:val="00971127"/>
    <w:rsid w:val="0097119E"/>
    <w:rsid w:val="009718E9"/>
    <w:rsid w:val="009734B8"/>
    <w:rsid w:val="00973514"/>
    <w:rsid w:val="009739F9"/>
    <w:rsid w:val="009741E7"/>
    <w:rsid w:val="00975C75"/>
    <w:rsid w:val="00977506"/>
    <w:rsid w:val="00977DFD"/>
    <w:rsid w:val="0098177A"/>
    <w:rsid w:val="00983583"/>
    <w:rsid w:val="00983EFD"/>
    <w:rsid w:val="009855B0"/>
    <w:rsid w:val="009859A8"/>
    <w:rsid w:val="00985F2F"/>
    <w:rsid w:val="00986257"/>
    <w:rsid w:val="00986564"/>
    <w:rsid w:val="0098658A"/>
    <w:rsid w:val="00986861"/>
    <w:rsid w:val="00987CBC"/>
    <w:rsid w:val="00991EB0"/>
    <w:rsid w:val="0099212B"/>
    <w:rsid w:val="0099245F"/>
    <w:rsid w:val="00993891"/>
    <w:rsid w:val="00995768"/>
    <w:rsid w:val="00995F21"/>
    <w:rsid w:val="00996203"/>
    <w:rsid w:val="00996326"/>
    <w:rsid w:val="009964FB"/>
    <w:rsid w:val="00996F95"/>
    <w:rsid w:val="00997B35"/>
    <w:rsid w:val="00997B6A"/>
    <w:rsid w:val="00997EA5"/>
    <w:rsid w:val="009A07D5"/>
    <w:rsid w:val="009A1FE7"/>
    <w:rsid w:val="009A2967"/>
    <w:rsid w:val="009A3274"/>
    <w:rsid w:val="009A36B7"/>
    <w:rsid w:val="009A3720"/>
    <w:rsid w:val="009A392B"/>
    <w:rsid w:val="009A3D58"/>
    <w:rsid w:val="009A42CF"/>
    <w:rsid w:val="009A44E8"/>
    <w:rsid w:val="009A581E"/>
    <w:rsid w:val="009A698D"/>
    <w:rsid w:val="009A6AB4"/>
    <w:rsid w:val="009A7461"/>
    <w:rsid w:val="009B0BF0"/>
    <w:rsid w:val="009B1DA5"/>
    <w:rsid w:val="009B1E1D"/>
    <w:rsid w:val="009B28FD"/>
    <w:rsid w:val="009B2AD6"/>
    <w:rsid w:val="009B3172"/>
    <w:rsid w:val="009B461D"/>
    <w:rsid w:val="009B4F1F"/>
    <w:rsid w:val="009B5594"/>
    <w:rsid w:val="009B59ED"/>
    <w:rsid w:val="009B6405"/>
    <w:rsid w:val="009B6D8D"/>
    <w:rsid w:val="009B729E"/>
    <w:rsid w:val="009B7498"/>
    <w:rsid w:val="009C217C"/>
    <w:rsid w:val="009C264B"/>
    <w:rsid w:val="009C34F1"/>
    <w:rsid w:val="009C3B80"/>
    <w:rsid w:val="009C3D84"/>
    <w:rsid w:val="009C3F5A"/>
    <w:rsid w:val="009C48C6"/>
    <w:rsid w:val="009C5D76"/>
    <w:rsid w:val="009C5DFB"/>
    <w:rsid w:val="009C5FDE"/>
    <w:rsid w:val="009C623B"/>
    <w:rsid w:val="009C667D"/>
    <w:rsid w:val="009C69E7"/>
    <w:rsid w:val="009C7B1D"/>
    <w:rsid w:val="009C7F10"/>
    <w:rsid w:val="009C7FF8"/>
    <w:rsid w:val="009D03F1"/>
    <w:rsid w:val="009D0921"/>
    <w:rsid w:val="009D101B"/>
    <w:rsid w:val="009D118E"/>
    <w:rsid w:val="009D1CF4"/>
    <w:rsid w:val="009D271A"/>
    <w:rsid w:val="009D380F"/>
    <w:rsid w:val="009D57A7"/>
    <w:rsid w:val="009D65EE"/>
    <w:rsid w:val="009D6865"/>
    <w:rsid w:val="009D6903"/>
    <w:rsid w:val="009E02F1"/>
    <w:rsid w:val="009E0525"/>
    <w:rsid w:val="009E199C"/>
    <w:rsid w:val="009E1F76"/>
    <w:rsid w:val="009E20A6"/>
    <w:rsid w:val="009E233F"/>
    <w:rsid w:val="009E323A"/>
    <w:rsid w:val="009E328B"/>
    <w:rsid w:val="009E68C1"/>
    <w:rsid w:val="009E6DD0"/>
    <w:rsid w:val="009E6DEE"/>
    <w:rsid w:val="009E700C"/>
    <w:rsid w:val="009F082A"/>
    <w:rsid w:val="009F0BD9"/>
    <w:rsid w:val="009F12B4"/>
    <w:rsid w:val="009F33FA"/>
    <w:rsid w:val="009F347C"/>
    <w:rsid w:val="009F3F14"/>
    <w:rsid w:val="009F54D7"/>
    <w:rsid w:val="009F5B9D"/>
    <w:rsid w:val="009F6619"/>
    <w:rsid w:val="009F68FF"/>
    <w:rsid w:val="00A00E77"/>
    <w:rsid w:val="00A01A4C"/>
    <w:rsid w:val="00A01C1F"/>
    <w:rsid w:val="00A01C98"/>
    <w:rsid w:val="00A020F7"/>
    <w:rsid w:val="00A025E5"/>
    <w:rsid w:val="00A04B2F"/>
    <w:rsid w:val="00A054CB"/>
    <w:rsid w:val="00A05E8F"/>
    <w:rsid w:val="00A06A54"/>
    <w:rsid w:val="00A10423"/>
    <w:rsid w:val="00A10A6F"/>
    <w:rsid w:val="00A115B1"/>
    <w:rsid w:val="00A118B4"/>
    <w:rsid w:val="00A129C6"/>
    <w:rsid w:val="00A14BDD"/>
    <w:rsid w:val="00A15A52"/>
    <w:rsid w:val="00A169FE"/>
    <w:rsid w:val="00A1706F"/>
    <w:rsid w:val="00A1721D"/>
    <w:rsid w:val="00A20630"/>
    <w:rsid w:val="00A20956"/>
    <w:rsid w:val="00A210DB"/>
    <w:rsid w:val="00A21667"/>
    <w:rsid w:val="00A220FB"/>
    <w:rsid w:val="00A223A5"/>
    <w:rsid w:val="00A22946"/>
    <w:rsid w:val="00A23770"/>
    <w:rsid w:val="00A241FD"/>
    <w:rsid w:val="00A24BC5"/>
    <w:rsid w:val="00A2504C"/>
    <w:rsid w:val="00A26CA4"/>
    <w:rsid w:val="00A26D2E"/>
    <w:rsid w:val="00A26E5D"/>
    <w:rsid w:val="00A276A6"/>
    <w:rsid w:val="00A276FF"/>
    <w:rsid w:val="00A27A41"/>
    <w:rsid w:val="00A30C82"/>
    <w:rsid w:val="00A31A01"/>
    <w:rsid w:val="00A32211"/>
    <w:rsid w:val="00A3279A"/>
    <w:rsid w:val="00A33842"/>
    <w:rsid w:val="00A33A1E"/>
    <w:rsid w:val="00A33FDC"/>
    <w:rsid w:val="00A34114"/>
    <w:rsid w:val="00A34C81"/>
    <w:rsid w:val="00A34E19"/>
    <w:rsid w:val="00A35C90"/>
    <w:rsid w:val="00A362F9"/>
    <w:rsid w:val="00A36BE7"/>
    <w:rsid w:val="00A36F35"/>
    <w:rsid w:val="00A373CC"/>
    <w:rsid w:val="00A3760C"/>
    <w:rsid w:val="00A37704"/>
    <w:rsid w:val="00A378A0"/>
    <w:rsid w:val="00A37E59"/>
    <w:rsid w:val="00A40108"/>
    <w:rsid w:val="00A404AF"/>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0D10"/>
    <w:rsid w:val="00A533D5"/>
    <w:rsid w:val="00A5510E"/>
    <w:rsid w:val="00A559F4"/>
    <w:rsid w:val="00A56173"/>
    <w:rsid w:val="00A56547"/>
    <w:rsid w:val="00A57079"/>
    <w:rsid w:val="00A570E0"/>
    <w:rsid w:val="00A606A0"/>
    <w:rsid w:val="00A60943"/>
    <w:rsid w:val="00A60A2E"/>
    <w:rsid w:val="00A60A60"/>
    <w:rsid w:val="00A61263"/>
    <w:rsid w:val="00A614AD"/>
    <w:rsid w:val="00A61608"/>
    <w:rsid w:val="00A616BD"/>
    <w:rsid w:val="00A61886"/>
    <w:rsid w:val="00A61E92"/>
    <w:rsid w:val="00A63D89"/>
    <w:rsid w:val="00A63EF3"/>
    <w:rsid w:val="00A650F1"/>
    <w:rsid w:val="00A6526E"/>
    <w:rsid w:val="00A65DA4"/>
    <w:rsid w:val="00A66E04"/>
    <w:rsid w:val="00A67194"/>
    <w:rsid w:val="00A671B3"/>
    <w:rsid w:val="00A67864"/>
    <w:rsid w:val="00A70242"/>
    <w:rsid w:val="00A7040E"/>
    <w:rsid w:val="00A7286F"/>
    <w:rsid w:val="00A734F2"/>
    <w:rsid w:val="00A73DEE"/>
    <w:rsid w:val="00A74678"/>
    <w:rsid w:val="00A75AEA"/>
    <w:rsid w:val="00A76063"/>
    <w:rsid w:val="00A767EB"/>
    <w:rsid w:val="00A771BF"/>
    <w:rsid w:val="00A77299"/>
    <w:rsid w:val="00A803C1"/>
    <w:rsid w:val="00A815B6"/>
    <w:rsid w:val="00A815F6"/>
    <w:rsid w:val="00A81953"/>
    <w:rsid w:val="00A823D7"/>
    <w:rsid w:val="00A827C9"/>
    <w:rsid w:val="00A8350D"/>
    <w:rsid w:val="00A85B31"/>
    <w:rsid w:val="00A861F3"/>
    <w:rsid w:val="00A86C48"/>
    <w:rsid w:val="00A90DB1"/>
    <w:rsid w:val="00A90FB8"/>
    <w:rsid w:val="00A9147B"/>
    <w:rsid w:val="00A91BA8"/>
    <w:rsid w:val="00A91EF1"/>
    <w:rsid w:val="00A91EF2"/>
    <w:rsid w:val="00A9325C"/>
    <w:rsid w:val="00A93680"/>
    <w:rsid w:val="00A9430B"/>
    <w:rsid w:val="00A94483"/>
    <w:rsid w:val="00A959CA"/>
    <w:rsid w:val="00A96FC6"/>
    <w:rsid w:val="00A97A16"/>
    <w:rsid w:val="00A97B61"/>
    <w:rsid w:val="00A97C2E"/>
    <w:rsid w:val="00A97CE3"/>
    <w:rsid w:val="00A97E0C"/>
    <w:rsid w:val="00AA01DA"/>
    <w:rsid w:val="00AA1178"/>
    <w:rsid w:val="00AA11BA"/>
    <w:rsid w:val="00AA2755"/>
    <w:rsid w:val="00AA2D62"/>
    <w:rsid w:val="00AA2E2C"/>
    <w:rsid w:val="00AA2E90"/>
    <w:rsid w:val="00AA3077"/>
    <w:rsid w:val="00AA375B"/>
    <w:rsid w:val="00AA38AF"/>
    <w:rsid w:val="00AA450C"/>
    <w:rsid w:val="00AA4B62"/>
    <w:rsid w:val="00AA5EB3"/>
    <w:rsid w:val="00AA6916"/>
    <w:rsid w:val="00AB040A"/>
    <w:rsid w:val="00AB110E"/>
    <w:rsid w:val="00AB11CF"/>
    <w:rsid w:val="00AB1287"/>
    <w:rsid w:val="00AB1CE8"/>
    <w:rsid w:val="00AB2655"/>
    <w:rsid w:val="00AB2F06"/>
    <w:rsid w:val="00AB4FFF"/>
    <w:rsid w:val="00AB5190"/>
    <w:rsid w:val="00AB5513"/>
    <w:rsid w:val="00AB5A0C"/>
    <w:rsid w:val="00AB6070"/>
    <w:rsid w:val="00AB6DFC"/>
    <w:rsid w:val="00AB7354"/>
    <w:rsid w:val="00AB7BFE"/>
    <w:rsid w:val="00AB7C46"/>
    <w:rsid w:val="00AB7DD5"/>
    <w:rsid w:val="00AC05D0"/>
    <w:rsid w:val="00AC3637"/>
    <w:rsid w:val="00AC3D4F"/>
    <w:rsid w:val="00AC3DB7"/>
    <w:rsid w:val="00AC4699"/>
    <w:rsid w:val="00AC5650"/>
    <w:rsid w:val="00AC59DF"/>
    <w:rsid w:val="00AC72C7"/>
    <w:rsid w:val="00AC7899"/>
    <w:rsid w:val="00AD13D6"/>
    <w:rsid w:val="00AD4087"/>
    <w:rsid w:val="00AD4E84"/>
    <w:rsid w:val="00AD629C"/>
    <w:rsid w:val="00AD6A21"/>
    <w:rsid w:val="00AD6BE0"/>
    <w:rsid w:val="00AD752F"/>
    <w:rsid w:val="00AE0C8D"/>
    <w:rsid w:val="00AE0E2A"/>
    <w:rsid w:val="00AE1411"/>
    <w:rsid w:val="00AE19B4"/>
    <w:rsid w:val="00AE2330"/>
    <w:rsid w:val="00AE55BC"/>
    <w:rsid w:val="00AE62E7"/>
    <w:rsid w:val="00AE686D"/>
    <w:rsid w:val="00AE6B27"/>
    <w:rsid w:val="00AF0DC0"/>
    <w:rsid w:val="00AF0F96"/>
    <w:rsid w:val="00AF21D7"/>
    <w:rsid w:val="00AF28EB"/>
    <w:rsid w:val="00AF31BA"/>
    <w:rsid w:val="00AF36B6"/>
    <w:rsid w:val="00AF4803"/>
    <w:rsid w:val="00AF4D10"/>
    <w:rsid w:val="00AF58CB"/>
    <w:rsid w:val="00AF726F"/>
    <w:rsid w:val="00B00506"/>
    <w:rsid w:val="00B00ED5"/>
    <w:rsid w:val="00B0128C"/>
    <w:rsid w:val="00B0190C"/>
    <w:rsid w:val="00B01C3F"/>
    <w:rsid w:val="00B02315"/>
    <w:rsid w:val="00B02BF0"/>
    <w:rsid w:val="00B02EA8"/>
    <w:rsid w:val="00B034DD"/>
    <w:rsid w:val="00B03AB4"/>
    <w:rsid w:val="00B05B91"/>
    <w:rsid w:val="00B06ED4"/>
    <w:rsid w:val="00B077CC"/>
    <w:rsid w:val="00B07A28"/>
    <w:rsid w:val="00B102E7"/>
    <w:rsid w:val="00B12A63"/>
    <w:rsid w:val="00B13397"/>
    <w:rsid w:val="00B1400D"/>
    <w:rsid w:val="00B147C9"/>
    <w:rsid w:val="00B15BB2"/>
    <w:rsid w:val="00B16EBE"/>
    <w:rsid w:val="00B20E3B"/>
    <w:rsid w:val="00B21D0E"/>
    <w:rsid w:val="00B22C57"/>
    <w:rsid w:val="00B23C76"/>
    <w:rsid w:val="00B23EEE"/>
    <w:rsid w:val="00B27298"/>
    <w:rsid w:val="00B27384"/>
    <w:rsid w:val="00B276E4"/>
    <w:rsid w:val="00B27A6D"/>
    <w:rsid w:val="00B309F9"/>
    <w:rsid w:val="00B30DAD"/>
    <w:rsid w:val="00B31782"/>
    <w:rsid w:val="00B32D93"/>
    <w:rsid w:val="00B3402E"/>
    <w:rsid w:val="00B360B7"/>
    <w:rsid w:val="00B36928"/>
    <w:rsid w:val="00B37293"/>
    <w:rsid w:val="00B4076A"/>
    <w:rsid w:val="00B413EB"/>
    <w:rsid w:val="00B428F3"/>
    <w:rsid w:val="00B42C20"/>
    <w:rsid w:val="00B43287"/>
    <w:rsid w:val="00B43864"/>
    <w:rsid w:val="00B43AD9"/>
    <w:rsid w:val="00B443D5"/>
    <w:rsid w:val="00B44482"/>
    <w:rsid w:val="00B450D9"/>
    <w:rsid w:val="00B46FF2"/>
    <w:rsid w:val="00B51B75"/>
    <w:rsid w:val="00B52AD3"/>
    <w:rsid w:val="00B539EB"/>
    <w:rsid w:val="00B54B76"/>
    <w:rsid w:val="00B55ECC"/>
    <w:rsid w:val="00B560E5"/>
    <w:rsid w:val="00B5610F"/>
    <w:rsid w:val="00B576E1"/>
    <w:rsid w:val="00B6088D"/>
    <w:rsid w:val="00B608F1"/>
    <w:rsid w:val="00B60F79"/>
    <w:rsid w:val="00B61158"/>
    <w:rsid w:val="00B6252C"/>
    <w:rsid w:val="00B62CBE"/>
    <w:rsid w:val="00B62EFD"/>
    <w:rsid w:val="00B63999"/>
    <w:rsid w:val="00B63B4A"/>
    <w:rsid w:val="00B63E1F"/>
    <w:rsid w:val="00B641C5"/>
    <w:rsid w:val="00B64F8D"/>
    <w:rsid w:val="00B6533C"/>
    <w:rsid w:val="00B65388"/>
    <w:rsid w:val="00B65FD8"/>
    <w:rsid w:val="00B6731A"/>
    <w:rsid w:val="00B673CA"/>
    <w:rsid w:val="00B70903"/>
    <w:rsid w:val="00B7108D"/>
    <w:rsid w:val="00B7117A"/>
    <w:rsid w:val="00B713F0"/>
    <w:rsid w:val="00B72053"/>
    <w:rsid w:val="00B733A9"/>
    <w:rsid w:val="00B73BEF"/>
    <w:rsid w:val="00B74530"/>
    <w:rsid w:val="00B7458C"/>
    <w:rsid w:val="00B74E4D"/>
    <w:rsid w:val="00B75D3F"/>
    <w:rsid w:val="00B75D4C"/>
    <w:rsid w:val="00B76F2C"/>
    <w:rsid w:val="00B77723"/>
    <w:rsid w:val="00B77863"/>
    <w:rsid w:val="00B801AC"/>
    <w:rsid w:val="00B815D3"/>
    <w:rsid w:val="00B8270D"/>
    <w:rsid w:val="00B827F1"/>
    <w:rsid w:val="00B82B33"/>
    <w:rsid w:val="00B8384C"/>
    <w:rsid w:val="00B843A1"/>
    <w:rsid w:val="00B8441F"/>
    <w:rsid w:val="00B854BE"/>
    <w:rsid w:val="00B85704"/>
    <w:rsid w:val="00B86421"/>
    <w:rsid w:val="00B866BF"/>
    <w:rsid w:val="00B868D6"/>
    <w:rsid w:val="00B86D0A"/>
    <w:rsid w:val="00B8748B"/>
    <w:rsid w:val="00B87B3F"/>
    <w:rsid w:val="00B90972"/>
    <w:rsid w:val="00B91818"/>
    <w:rsid w:val="00B922D6"/>
    <w:rsid w:val="00B92819"/>
    <w:rsid w:val="00B93E18"/>
    <w:rsid w:val="00B93E2C"/>
    <w:rsid w:val="00B94BE5"/>
    <w:rsid w:val="00B95B44"/>
    <w:rsid w:val="00B96069"/>
    <w:rsid w:val="00BA0A76"/>
    <w:rsid w:val="00BA11A9"/>
    <w:rsid w:val="00BA1642"/>
    <w:rsid w:val="00BA30C2"/>
    <w:rsid w:val="00BA31C6"/>
    <w:rsid w:val="00BA4B0A"/>
    <w:rsid w:val="00BA4FE7"/>
    <w:rsid w:val="00BA699B"/>
    <w:rsid w:val="00BA76AB"/>
    <w:rsid w:val="00BB0225"/>
    <w:rsid w:val="00BB0423"/>
    <w:rsid w:val="00BB1D73"/>
    <w:rsid w:val="00BB2CE4"/>
    <w:rsid w:val="00BB2D17"/>
    <w:rsid w:val="00BB2D1B"/>
    <w:rsid w:val="00BB42D2"/>
    <w:rsid w:val="00BB6ECF"/>
    <w:rsid w:val="00BB74B3"/>
    <w:rsid w:val="00BB777A"/>
    <w:rsid w:val="00BC06FE"/>
    <w:rsid w:val="00BC1765"/>
    <w:rsid w:val="00BC1FD6"/>
    <w:rsid w:val="00BC25D7"/>
    <w:rsid w:val="00BC320C"/>
    <w:rsid w:val="00BC4883"/>
    <w:rsid w:val="00BC5454"/>
    <w:rsid w:val="00BC5F7F"/>
    <w:rsid w:val="00BC74EE"/>
    <w:rsid w:val="00BC777E"/>
    <w:rsid w:val="00BD056C"/>
    <w:rsid w:val="00BD219A"/>
    <w:rsid w:val="00BD2C42"/>
    <w:rsid w:val="00BD2EF9"/>
    <w:rsid w:val="00BD2F1D"/>
    <w:rsid w:val="00BD3997"/>
    <w:rsid w:val="00BD5D7E"/>
    <w:rsid w:val="00BD6EF9"/>
    <w:rsid w:val="00BD754C"/>
    <w:rsid w:val="00BD764C"/>
    <w:rsid w:val="00BD78C6"/>
    <w:rsid w:val="00BE01E1"/>
    <w:rsid w:val="00BE07A5"/>
    <w:rsid w:val="00BE15DA"/>
    <w:rsid w:val="00BE19AD"/>
    <w:rsid w:val="00BE369C"/>
    <w:rsid w:val="00BE4FBC"/>
    <w:rsid w:val="00BE5B7C"/>
    <w:rsid w:val="00BE6DBE"/>
    <w:rsid w:val="00BE72FD"/>
    <w:rsid w:val="00BE733C"/>
    <w:rsid w:val="00BE73D4"/>
    <w:rsid w:val="00BE7AF2"/>
    <w:rsid w:val="00BF1EF8"/>
    <w:rsid w:val="00BF25A9"/>
    <w:rsid w:val="00BF2DE5"/>
    <w:rsid w:val="00BF4429"/>
    <w:rsid w:val="00BF4C49"/>
    <w:rsid w:val="00BF4D1A"/>
    <w:rsid w:val="00BF5168"/>
    <w:rsid w:val="00BF51C9"/>
    <w:rsid w:val="00BF5A5B"/>
    <w:rsid w:val="00BF62DF"/>
    <w:rsid w:val="00BF6338"/>
    <w:rsid w:val="00BF6D56"/>
    <w:rsid w:val="00BF7EB2"/>
    <w:rsid w:val="00C00D03"/>
    <w:rsid w:val="00C00D9C"/>
    <w:rsid w:val="00C01DFC"/>
    <w:rsid w:val="00C0270E"/>
    <w:rsid w:val="00C0282B"/>
    <w:rsid w:val="00C03262"/>
    <w:rsid w:val="00C047A4"/>
    <w:rsid w:val="00C05013"/>
    <w:rsid w:val="00C067E0"/>
    <w:rsid w:val="00C0773D"/>
    <w:rsid w:val="00C1025D"/>
    <w:rsid w:val="00C11733"/>
    <w:rsid w:val="00C12CC1"/>
    <w:rsid w:val="00C12D93"/>
    <w:rsid w:val="00C12EE2"/>
    <w:rsid w:val="00C12EE5"/>
    <w:rsid w:val="00C1324B"/>
    <w:rsid w:val="00C139DE"/>
    <w:rsid w:val="00C13B55"/>
    <w:rsid w:val="00C13CB8"/>
    <w:rsid w:val="00C151CE"/>
    <w:rsid w:val="00C1561B"/>
    <w:rsid w:val="00C15BBB"/>
    <w:rsid w:val="00C16087"/>
    <w:rsid w:val="00C2092E"/>
    <w:rsid w:val="00C20F37"/>
    <w:rsid w:val="00C213FD"/>
    <w:rsid w:val="00C21C42"/>
    <w:rsid w:val="00C23520"/>
    <w:rsid w:val="00C24AE3"/>
    <w:rsid w:val="00C25082"/>
    <w:rsid w:val="00C2570A"/>
    <w:rsid w:val="00C265D4"/>
    <w:rsid w:val="00C26DC6"/>
    <w:rsid w:val="00C27447"/>
    <w:rsid w:val="00C275FC"/>
    <w:rsid w:val="00C30615"/>
    <w:rsid w:val="00C30715"/>
    <w:rsid w:val="00C30D84"/>
    <w:rsid w:val="00C3131B"/>
    <w:rsid w:val="00C317A7"/>
    <w:rsid w:val="00C33614"/>
    <w:rsid w:val="00C33AEC"/>
    <w:rsid w:val="00C357CB"/>
    <w:rsid w:val="00C35C8E"/>
    <w:rsid w:val="00C36B1D"/>
    <w:rsid w:val="00C3742C"/>
    <w:rsid w:val="00C410D2"/>
    <w:rsid w:val="00C41363"/>
    <w:rsid w:val="00C42A78"/>
    <w:rsid w:val="00C437D6"/>
    <w:rsid w:val="00C4471B"/>
    <w:rsid w:val="00C45C94"/>
    <w:rsid w:val="00C4601D"/>
    <w:rsid w:val="00C46612"/>
    <w:rsid w:val="00C509D2"/>
    <w:rsid w:val="00C51CCA"/>
    <w:rsid w:val="00C523ED"/>
    <w:rsid w:val="00C53131"/>
    <w:rsid w:val="00C54473"/>
    <w:rsid w:val="00C54789"/>
    <w:rsid w:val="00C55945"/>
    <w:rsid w:val="00C55D94"/>
    <w:rsid w:val="00C55DCB"/>
    <w:rsid w:val="00C55FBB"/>
    <w:rsid w:val="00C57582"/>
    <w:rsid w:val="00C608EF"/>
    <w:rsid w:val="00C60D60"/>
    <w:rsid w:val="00C612BB"/>
    <w:rsid w:val="00C612BF"/>
    <w:rsid w:val="00C61338"/>
    <w:rsid w:val="00C6207E"/>
    <w:rsid w:val="00C6324D"/>
    <w:rsid w:val="00C64FAE"/>
    <w:rsid w:val="00C66344"/>
    <w:rsid w:val="00C66EDC"/>
    <w:rsid w:val="00C674F7"/>
    <w:rsid w:val="00C67D05"/>
    <w:rsid w:val="00C714EE"/>
    <w:rsid w:val="00C731E1"/>
    <w:rsid w:val="00C73883"/>
    <w:rsid w:val="00C7443F"/>
    <w:rsid w:val="00C745D7"/>
    <w:rsid w:val="00C7702A"/>
    <w:rsid w:val="00C7732F"/>
    <w:rsid w:val="00C773C8"/>
    <w:rsid w:val="00C80A25"/>
    <w:rsid w:val="00C80E5E"/>
    <w:rsid w:val="00C82930"/>
    <w:rsid w:val="00C82C9E"/>
    <w:rsid w:val="00C841BF"/>
    <w:rsid w:val="00C84F61"/>
    <w:rsid w:val="00C8531E"/>
    <w:rsid w:val="00C85560"/>
    <w:rsid w:val="00C85A3E"/>
    <w:rsid w:val="00C85A50"/>
    <w:rsid w:val="00C85B6C"/>
    <w:rsid w:val="00C85ECE"/>
    <w:rsid w:val="00C86BFE"/>
    <w:rsid w:val="00C86D8A"/>
    <w:rsid w:val="00C86FF3"/>
    <w:rsid w:val="00C87E2F"/>
    <w:rsid w:val="00C900B0"/>
    <w:rsid w:val="00C9080B"/>
    <w:rsid w:val="00C90EA7"/>
    <w:rsid w:val="00C90EF9"/>
    <w:rsid w:val="00C9146C"/>
    <w:rsid w:val="00C91711"/>
    <w:rsid w:val="00C91A95"/>
    <w:rsid w:val="00C92931"/>
    <w:rsid w:val="00C92949"/>
    <w:rsid w:val="00C9312F"/>
    <w:rsid w:val="00C94499"/>
    <w:rsid w:val="00C9491A"/>
    <w:rsid w:val="00C94BE9"/>
    <w:rsid w:val="00C95701"/>
    <w:rsid w:val="00C95DD7"/>
    <w:rsid w:val="00C95ED6"/>
    <w:rsid w:val="00C96BBB"/>
    <w:rsid w:val="00CA04D5"/>
    <w:rsid w:val="00CA0F7D"/>
    <w:rsid w:val="00CA1AC8"/>
    <w:rsid w:val="00CA1FB0"/>
    <w:rsid w:val="00CA24D1"/>
    <w:rsid w:val="00CA2AD9"/>
    <w:rsid w:val="00CA39CC"/>
    <w:rsid w:val="00CA3C11"/>
    <w:rsid w:val="00CA403D"/>
    <w:rsid w:val="00CA4743"/>
    <w:rsid w:val="00CA57FE"/>
    <w:rsid w:val="00CA5FF6"/>
    <w:rsid w:val="00CA6F32"/>
    <w:rsid w:val="00CA735E"/>
    <w:rsid w:val="00CB01B1"/>
    <w:rsid w:val="00CB138F"/>
    <w:rsid w:val="00CB13CF"/>
    <w:rsid w:val="00CB13E0"/>
    <w:rsid w:val="00CB199A"/>
    <w:rsid w:val="00CB2282"/>
    <w:rsid w:val="00CB2F02"/>
    <w:rsid w:val="00CB44CC"/>
    <w:rsid w:val="00CB4522"/>
    <w:rsid w:val="00CB76B8"/>
    <w:rsid w:val="00CB7703"/>
    <w:rsid w:val="00CB77EE"/>
    <w:rsid w:val="00CB783B"/>
    <w:rsid w:val="00CB7AE2"/>
    <w:rsid w:val="00CC1C1E"/>
    <w:rsid w:val="00CC2611"/>
    <w:rsid w:val="00CC2803"/>
    <w:rsid w:val="00CC295E"/>
    <w:rsid w:val="00CC48D6"/>
    <w:rsid w:val="00CC4B7F"/>
    <w:rsid w:val="00CC544C"/>
    <w:rsid w:val="00CC559E"/>
    <w:rsid w:val="00CC707F"/>
    <w:rsid w:val="00CC708A"/>
    <w:rsid w:val="00CC79CD"/>
    <w:rsid w:val="00CD0365"/>
    <w:rsid w:val="00CD1447"/>
    <w:rsid w:val="00CD1841"/>
    <w:rsid w:val="00CD1BF1"/>
    <w:rsid w:val="00CD1D2E"/>
    <w:rsid w:val="00CD27CD"/>
    <w:rsid w:val="00CD4BF8"/>
    <w:rsid w:val="00CD52CD"/>
    <w:rsid w:val="00CD652E"/>
    <w:rsid w:val="00CD6828"/>
    <w:rsid w:val="00CD685C"/>
    <w:rsid w:val="00CD68DD"/>
    <w:rsid w:val="00CD7B8B"/>
    <w:rsid w:val="00CE01F8"/>
    <w:rsid w:val="00CE0D43"/>
    <w:rsid w:val="00CE19B6"/>
    <w:rsid w:val="00CE24B9"/>
    <w:rsid w:val="00CE2B04"/>
    <w:rsid w:val="00CE3E8B"/>
    <w:rsid w:val="00CE47DC"/>
    <w:rsid w:val="00CE5298"/>
    <w:rsid w:val="00CE5322"/>
    <w:rsid w:val="00CE58EB"/>
    <w:rsid w:val="00CE6939"/>
    <w:rsid w:val="00CE705F"/>
    <w:rsid w:val="00CE745E"/>
    <w:rsid w:val="00CF0041"/>
    <w:rsid w:val="00CF0D4B"/>
    <w:rsid w:val="00CF2605"/>
    <w:rsid w:val="00CF2804"/>
    <w:rsid w:val="00CF35B2"/>
    <w:rsid w:val="00CF36C4"/>
    <w:rsid w:val="00CF38D4"/>
    <w:rsid w:val="00CF5C07"/>
    <w:rsid w:val="00CF5CFC"/>
    <w:rsid w:val="00D00272"/>
    <w:rsid w:val="00D00AF5"/>
    <w:rsid w:val="00D00E75"/>
    <w:rsid w:val="00D00EE2"/>
    <w:rsid w:val="00D01917"/>
    <w:rsid w:val="00D01EBC"/>
    <w:rsid w:val="00D036AC"/>
    <w:rsid w:val="00D03DE1"/>
    <w:rsid w:val="00D03EDD"/>
    <w:rsid w:val="00D03EEF"/>
    <w:rsid w:val="00D04F08"/>
    <w:rsid w:val="00D050BB"/>
    <w:rsid w:val="00D058B9"/>
    <w:rsid w:val="00D07010"/>
    <w:rsid w:val="00D07087"/>
    <w:rsid w:val="00D07A1B"/>
    <w:rsid w:val="00D07E2A"/>
    <w:rsid w:val="00D11666"/>
    <w:rsid w:val="00D11D07"/>
    <w:rsid w:val="00D138F2"/>
    <w:rsid w:val="00D1489F"/>
    <w:rsid w:val="00D159F8"/>
    <w:rsid w:val="00D15DD2"/>
    <w:rsid w:val="00D16E55"/>
    <w:rsid w:val="00D16ECF"/>
    <w:rsid w:val="00D17564"/>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DF4"/>
    <w:rsid w:val="00D26113"/>
    <w:rsid w:val="00D27131"/>
    <w:rsid w:val="00D30B0E"/>
    <w:rsid w:val="00D31AD0"/>
    <w:rsid w:val="00D31BBD"/>
    <w:rsid w:val="00D34305"/>
    <w:rsid w:val="00D34E83"/>
    <w:rsid w:val="00D35189"/>
    <w:rsid w:val="00D352D0"/>
    <w:rsid w:val="00D37354"/>
    <w:rsid w:val="00D404B1"/>
    <w:rsid w:val="00D4104F"/>
    <w:rsid w:val="00D43988"/>
    <w:rsid w:val="00D4707E"/>
    <w:rsid w:val="00D47238"/>
    <w:rsid w:val="00D4762C"/>
    <w:rsid w:val="00D47867"/>
    <w:rsid w:val="00D47B4E"/>
    <w:rsid w:val="00D47EAF"/>
    <w:rsid w:val="00D50B2A"/>
    <w:rsid w:val="00D51517"/>
    <w:rsid w:val="00D52D4A"/>
    <w:rsid w:val="00D52D7F"/>
    <w:rsid w:val="00D53034"/>
    <w:rsid w:val="00D538B0"/>
    <w:rsid w:val="00D541A8"/>
    <w:rsid w:val="00D55A05"/>
    <w:rsid w:val="00D562A8"/>
    <w:rsid w:val="00D61A9F"/>
    <w:rsid w:val="00D61EDD"/>
    <w:rsid w:val="00D628AF"/>
    <w:rsid w:val="00D6294B"/>
    <w:rsid w:val="00D654F8"/>
    <w:rsid w:val="00D66697"/>
    <w:rsid w:val="00D676B3"/>
    <w:rsid w:val="00D6787A"/>
    <w:rsid w:val="00D67ACA"/>
    <w:rsid w:val="00D67F69"/>
    <w:rsid w:val="00D70FAD"/>
    <w:rsid w:val="00D71103"/>
    <w:rsid w:val="00D71213"/>
    <w:rsid w:val="00D713E4"/>
    <w:rsid w:val="00D72FAD"/>
    <w:rsid w:val="00D7314F"/>
    <w:rsid w:val="00D73259"/>
    <w:rsid w:val="00D732D3"/>
    <w:rsid w:val="00D73678"/>
    <w:rsid w:val="00D73AF1"/>
    <w:rsid w:val="00D73E64"/>
    <w:rsid w:val="00D74504"/>
    <w:rsid w:val="00D74639"/>
    <w:rsid w:val="00D74926"/>
    <w:rsid w:val="00D75407"/>
    <w:rsid w:val="00D75449"/>
    <w:rsid w:val="00D7563E"/>
    <w:rsid w:val="00D76E21"/>
    <w:rsid w:val="00D770D5"/>
    <w:rsid w:val="00D809B7"/>
    <w:rsid w:val="00D812A9"/>
    <w:rsid w:val="00D813B0"/>
    <w:rsid w:val="00D8141C"/>
    <w:rsid w:val="00D81A57"/>
    <w:rsid w:val="00D81A98"/>
    <w:rsid w:val="00D8269A"/>
    <w:rsid w:val="00D82962"/>
    <w:rsid w:val="00D82A4C"/>
    <w:rsid w:val="00D830B5"/>
    <w:rsid w:val="00D83A65"/>
    <w:rsid w:val="00D846CF"/>
    <w:rsid w:val="00D84999"/>
    <w:rsid w:val="00D85683"/>
    <w:rsid w:val="00D86D21"/>
    <w:rsid w:val="00D8772B"/>
    <w:rsid w:val="00D9031D"/>
    <w:rsid w:val="00D90824"/>
    <w:rsid w:val="00D90F8A"/>
    <w:rsid w:val="00D91621"/>
    <w:rsid w:val="00D9180B"/>
    <w:rsid w:val="00D925BC"/>
    <w:rsid w:val="00D9323B"/>
    <w:rsid w:val="00D94EB6"/>
    <w:rsid w:val="00D95111"/>
    <w:rsid w:val="00D954B6"/>
    <w:rsid w:val="00D9553A"/>
    <w:rsid w:val="00D958D2"/>
    <w:rsid w:val="00D95C5C"/>
    <w:rsid w:val="00D96B91"/>
    <w:rsid w:val="00D9740F"/>
    <w:rsid w:val="00D97545"/>
    <w:rsid w:val="00D9787B"/>
    <w:rsid w:val="00D97BA1"/>
    <w:rsid w:val="00DA09FC"/>
    <w:rsid w:val="00DA0A19"/>
    <w:rsid w:val="00DA16AA"/>
    <w:rsid w:val="00DA28A7"/>
    <w:rsid w:val="00DA2BB0"/>
    <w:rsid w:val="00DA2FCA"/>
    <w:rsid w:val="00DA348E"/>
    <w:rsid w:val="00DA373A"/>
    <w:rsid w:val="00DA4A4E"/>
    <w:rsid w:val="00DA59D2"/>
    <w:rsid w:val="00DA5A9C"/>
    <w:rsid w:val="00DA5F60"/>
    <w:rsid w:val="00DA6E9D"/>
    <w:rsid w:val="00DA6FF3"/>
    <w:rsid w:val="00DB0066"/>
    <w:rsid w:val="00DB0F33"/>
    <w:rsid w:val="00DB1595"/>
    <w:rsid w:val="00DB297D"/>
    <w:rsid w:val="00DB2B7E"/>
    <w:rsid w:val="00DB2BA7"/>
    <w:rsid w:val="00DB2F6C"/>
    <w:rsid w:val="00DB345D"/>
    <w:rsid w:val="00DB5719"/>
    <w:rsid w:val="00DB624E"/>
    <w:rsid w:val="00DB65FF"/>
    <w:rsid w:val="00DB7C6B"/>
    <w:rsid w:val="00DC02EA"/>
    <w:rsid w:val="00DC1309"/>
    <w:rsid w:val="00DC16F9"/>
    <w:rsid w:val="00DC1CA6"/>
    <w:rsid w:val="00DC20CF"/>
    <w:rsid w:val="00DC3472"/>
    <w:rsid w:val="00DC4B44"/>
    <w:rsid w:val="00DC5C38"/>
    <w:rsid w:val="00DC61A3"/>
    <w:rsid w:val="00DC76E7"/>
    <w:rsid w:val="00DC7E69"/>
    <w:rsid w:val="00DD0467"/>
    <w:rsid w:val="00DD15EF"/>
    <w:rsid w:val="00DD1738"/>
    <w:rsid w:val="00DD190E"/>
    <w:rsid w:val="00DD3316"/>
    <w:rsid w:val="00DD3E02"/>
    <w:rsid w:val="00DD45AF"/>
    <w:rsid w:val="00DD5654"/>
    <w:rsid w:val="00DD5E57"/>
    <w:rsid w:val="00DD60E3"/>
    <w:rsid w:val="00DD7F9B"/>
    <w:rsid w:val="00DE1C74"/>
    <w:rsid w:val="00DE1CCF"/>
    <w:rsid w:val="00DE3385"/>
    <w:rsid w:val="00DE3CA1"/>
    <w:rsid w:val="00DE4007"/>
    <w:rsid w:val="00DE4053"/>
    <w:rsid w:val="00DE4638"/>
    <w:rsid w:val="00DE4651"/>
    <w:rsid w:val="00DE4FEE"/>
    <w:rsid w:val="00DE534A"/>
    <w:rsid w:val="00DE55FD"/>
    <w:rsid w:val="00DE60A8"/>
    <w:rsid w:val="00DE7265"/>
    <w:rsid w:val="00DE7525"/>
    <w:rsid w:val="00DE787B"/>
    <w:rsid w:val="00DE7C1C"/>
    <w:rsid w:val="00DF0111"/>
    <w:rsid w:val="00DF01E6"/>
    <w:rsid w:val="00DF14DF"/>
    <w:rsid w:val="00DF2247"/>
    <w:rsid w:val="00DF2353"/>
    <w:rsid w:val="00DF3AB2"/>
    <w:rsid w:val="00DF4116"/>
    <w:rsid w:val="00DF5129"/>
    <w:rsid w:val="00DF5784"/>
    <w:rsid w:val="00DF58B8"/>
    <w:rsid w:val="00DF5FF8"/>
    <w:rsid w:val="00DF6EE5"/>
    <w:rsid w:val="00DF7E7E"/>
    <w:rsid w:val="00E0077B"/>
    <w:rsid w:val="00E00898"/>
    <w:rsid w:val="00E03634"/>
    <w:rsid w:val="00E050B6"/>
    <w:rsid w:val="00E0557E"/>
    <w:rsid w:val="00E05980"/>
    <w:rsid w:val="00E05D14"/>
    <w:rsid w:val="00E0628E"/>
    <w:rsid w:val="00E06460"/>
    <w:rsid w:val="00E073CF"/>
    <w:rsid w:val="00E07997"/>
    <w:rsid w:val="00E07A6A"/>
    <w:rsid w:val="00E07EB8"/>
    <w:rsid w:val="00E107B2"/>
    <w:rsid w:val="00E10EB1"/>
    <w:rsid w:val="00E114CF"/>
    <w:rsid w:val="00E120E4"/>
    <w:rsid w:val="00E13636"/>
    <w:rsid w:val="00E149F4"/>
    <w:rsid w:val="00E14A90"/>
    <w:rsid w:val="00E16CF1"/>
    <w:rsid w:val="00E17F53"/>
    <w:rsid w:val="00E20354"/>
    <w:rsid w:val="00E207DB"/>
    <w:rsid w:val="00E20BB5"/>
    <w:rsid w:val="00E21F5A"/>
    <w:rsid w:val="00E221D8"/>
    <w:rsid w:val="00E234F1"/>
    <w:rsid w:val="00E23ACB"/>
    <w:rsid w:val="00E23BDA"/>
    <w:rsid w:val="00E25124"/>
    <w:rsid w:val="00E261F8"/>
    <w:rsid w:val="00E26E25"/>
    <w:rsid w:val="00E27DF3"/>
    <w:rsid w:val="00E3110A"/>
    <w:rsid w:val="00E319DC"/>
    <w:rsid w:val="00E324AD"/>
    <w:rsid w:val="00E3342D"/>
    <w:rsid w:val="00E33683"/>
    <w:rsid w:val="00E33734"/>
    <w:rsid w:val="00E33F82"/>
    <w:rsid w:val="00E34AA9"/>
    <w:rsid w:val="00E36A4F"/>
    <w:rsid w:val="00E376C4"/>
    <w:rsid w:val="00E37D5F"/>
    <w:rsid w:val="00E429A0"/>
    <w:rsid w:val="00E42D39"/>
    <w:rsid w:val="00E44CD4"/>
    <w:rsid w:val="00E45B91"/>
    <w:rsid w:val="00E46804"/>
    <w:rsid w:val="00E46C57"/>
    <w:rsid w:val="00E513EE"/>
    <w:rsid w:val="00E5176B"/>
    <w:rsid w:val="00E527C9"/>
    <w:rsid w:val="00E528BA"/>
    <w:rsid w:val="00E52A91"/>
    <w:rsid w:val="00E53497"/>
    <w:rsid w:val="00E534DF"/>
    <w:rsid w:val="00E55A50"/>
    <w:rsid w:val="00E565C2"/>
    <w:rsid w:val="00E56C9D"/>
    <w:rsid w:val="00E5723E"/>
    <w:rsid w:val="00E57362"/>
    <w:rsid w:val="00E60269"/>
    <w:rsid w:val="00E60887"/>
    <w:rsid w:val="00E60C32"/>
    <w:rsid w:val="00E61619"/>
    <w:rsid w:val="00E61E25"/>
    <w:rsid w:val="00E6272B"/>
    <w:rsid w:val="00E627F6"/>
    <w:rsid w:val="00E62F1A"/>
    <w:rsid w:val="00E63F1D"/>
    <w:rsid w:val="00E646D5"/>
    <w:rsid w:val="00E64BB7"/>
    <w:rsid w:val="00E64EEE"/>
    <w:rsid w:val="00E66F49"/>
    <w:rsid w:val="00E721A9"/>
    <w:rsid w:val="00E73549"/>
    <w:rsid w:val="00E7484F"/>
    <w:rsid w:val="00E74861"/>
    <w:rsid w:val="00E74B50"/>
    <w:rsid w:val="00E74EC9"/>
    <w:rsid w:val="00E75572"/>
    <w:rsid w:val="00E75733"/>
    <w:rsid w:val="00E75A9D"/>
    <w:rsid w:val="00E77754"/>
    <w:rsid w:val="00E80CF7"/>
    <w:rsid w:val="00E80FB4"/>
    <w:rsid w:val="00E81B8E"/>
    <w:rsid w:val="00E81ED7"/>
    <w:rsid w:val="00E8369B"/>
    <w:rsid w:val="00E8377F"/>
    <w:rsid w:val="00E83850"/>
    <w:rsid w:val="00E85244"/>
    <w:rsid w:val="00E85A96"/>
    <w:rsid w:val="00E86159"/>
    <w:rsid w:val="00E86741"/>
    <w:rsid w:val="00E87653"/>
    <w:rsid w:val="00E87AE4"/>
    <w:rsid w:val="00E90A5A"/>
    <w:rsid w:val="00E90C1F"/>
    <w:rsid w:val="00E9124A"/>
    <w:rsid w:val="00E9222C"/>
    <w:rsid w:val="00E9296D"/>
    <w:rsid w:val="00E92AA5"/>
    <w:rsid w:val="00E94509"/>
    <w:rsid w:val="00E94A0D"/>
    <w:rsid w:val="00E9558B"/>
    <w:rsid w:val="00E95A44"/>
    <w:rsid w:val="00E95D1B"/>
    <w:rsid w:val="00E969A4"/>
    <w:rsid w:val="00E9735C"/>
    <w:rsid w:val="00EA0266"/>
    <w:rsid w:val="00EA234B"/>
    <w:rsid w:val="00EA274B"/>
    <w:rsid w:val="00EA2EFA"/>
    <w:rsid w:val="00EA3184"/>
    <w:rsid w:val="00EA3732"/>
    <w:rsid w:val="00EA3794"/>
    <w:rsid w:val="00EA3CDD"/>
    <w:rsid w:val="00EA4124"/>
    <w:rsid w:val="00EA42EB"/>
    <w:rsid w:val="00EA5028"/>
    <w:rsid w:val="00EA50D6"/>
    <w:rsid w:val="00EA5714"/>
    <w:rsid w:val="00EA5E70"/>
    <w:rsid w:val="00EA60EF"/>
    <w:rsid w:val="00EA6A30"/>
    <w:rsid w:val="00EA6A41"/>
    <w:rsid w:val="00EA73C4"/>
    <w:rsid w:val="00EA7662"/>
    <w:rsid w:val="00EA7CC3"/>
    <w:rsid w:val="00EB016F"/>
    <w:rsid w:val="00EB04F4"/>
    <w:rsid w:val="00EB05E3"/>
    <w:rsid w:val="00EB212C"/>
    <w:rsid w:val="00EB2216"/>
    <w:rsid w:val="00EB27D1"/>
    <w:rsid w:val="00EB33F4"/>
    <w:rsid w:val="00EB3B9C"/>
    <w:rsid w:val="00EB40E0"/>
    <w:rsid w:val="00EB4C04"/>
    <w:rsid w:val="00EB6502"/>
    <w:rsid w:val="00EB7D9C"/>
    <w:rsid w:val="00EC01F0"/>
    <w:rsid w:val="00EC1406"/>
    <w:rsid w:val="00EC1526"/>
    <w:rsid w:val="00EC23F3"/>
    <w:rsid w:val="00EC2677"/>
    <w:rsid w:val="00EC2AB5"/>
    <w:rsid w:val="00EC36F2"/>
    <w:rsid w:val="00EC4B79"/>
    <w:rsid w:val="00EC4F33"/>
    <w:rsid w:val="00EC7E82"/>
    <w:rsid w:val="00ED0785"/>
    <w:rsid w:val="00ED0B81"/>
    <w:rsid w:val="00ED19B3"/>
    <w:rsid w:val="00ED1A64"/>
    <w:rsid w:val="00ED28DD"/>
    <w:rsid w:val="00ED421C"/>
    <w:rsid w:val="00ED43A6"/>
    <w:rsid w:val="00ED4E89"/>
    <w:rsid w:val="00ED502A"/>
    <w:rsid w:val="00ED69B3"/>
    <w:rsid w:val="00ED6AF3"/>
    <w:rsid w:val="00ED6FB9"/>
    <w:rsid w:val="00ED7371"/>
    <w:rsid w:val="00ED7E2F"/>
    <w:rsid w:val="00ED7EA8"/>
    <w:rsid w:val="00EE1162"/>
    <w:rsid w:val="00EE1313"/>
    <w:rsid w:val="00EE2126"/>
    <w:rsid w:val="00EE2FBF"/>
    <w:rsid w:val="00EE3363"/>
    <w:rsid w:val="00EE3725"/>
    <w:rsid w:val="00EE3F3C"/>
    <w:rsid w:val="00EE4C7E"/>
    <w:rsid w:val="00EE556D"/>
    <w:rsid w:val="00EE60A2"/>
    <w:rsid w:val="00EE6184"/>
    <w:rsid w:val="00EE679C"/>
    <w:rsid w:val="00EE686B"/>
    <w:rsid w:val="00EE7596"/>
    <w:rsid w:val="00EE7A2C"/>
    <w:rsid w:val="00EF06D3"/>
    <w:rsid w:val="00EF09D3"/>
    <w:rsid w:val="00EF108A"/>
    <w:rsid w:val="00EF1240"/>
    <w:rsid w:val="00EF1F75"/>
    <w:rsid w:val="00EF2240"/>
    <w:rsid w:val="00EF297A"/>
    <w:rsid w:val="00EF3069"/>
    <w:rsid w:val="00EF31A5"/>
    <w:rsid w:val="00EF3742"/>
    <w:rsid w:val="00EF3EB5"/>
    <w:rsid w:val="00EF57B9"/>
    <w:rsid w:val="00EF57DF"/>
    <w:rsid w:val="00EF632B"/>
    <w:rsid w:val="00EF6556"/>
    <w:rsid w:val="00EF689A"/>
    <w:rsid w:val="00F02BAD"/>
    <w:rsid w:val="00F0319D"/>
    <w:rsid w:val="00F07050"/>
    <w:rsid w:val="00F07890"/>
    <w:rsid w:val="00F07A4C"/>
    <w:rsid w:val="00F07B03"/>
    <w:rsid w:val="00F115A2"/>
    <w:rsid w:val="00F11635"/>
    <w:rsid w:val="00F11928"/>
    <w:rsid w:val="00F12D86"/>
    <w:rsid w:val="00F131AA"/>
    <w:rsid w:val="00F131FD"/>
    <w:rsid w:val="00F1350B"/>
    <w:rsid w:val="00F13B05"/>
    <w:rsid w:val="00F13B5A"/>
    <w:rsid w:val="00F13EED"/>
    <w:rsid w:val="00F15AF2"/>
    <w:rsid w:val="00F21290"/>
    <w:rsid w:val="00F2299F"/>
    <w:rsid w:val="00F231F0"/>
    <w:rsid w:val="00F24787"/>
    <w:rsid w:val="00F25311"/>
    <w:rsid w:val="00F259A5"/>
    <w:rsid w:val="00F263E5"/>
    <w:rsid w:val="00F301E0"/>
    <w:rsid w:val="00F307CC"/>
    <w:rsid w:val="00F30BBA"/>
    <w:rsid w:val="00F31630"/>
    <w:rsid w:val="00F31A8F"/>
    <w:rsid w:val="00F320C0"/>
    <w:rsid w:val="00F32C7D"/>
    <w:rsid w:val="00F32D63"/>
    <w:rsid w:val="00F33C8D"/>
    <w:rsid w:val="00F34012"/>
    <w:rsid w:val="00F343A3"/>
    <w:rsid w:val="00F34C99"/>
    <w:rsid w:val="00F3531A"/>
    <w:rsid w:val="00F353E8"/>
    <w:rsid w:val="00F35AB2"/>
    <w:rsid w:val="00F400FB"/>
    <w:rsid w:val="00F41DB0"/>
    <w:rsid w:val="00F43631"/>
    <w:rsid w:val="00F43947"/>
    <w:rsid w:val="00F439BB"/>
    <w:rsid w:val="00F43CEB"/>
    <w:rsid w:val="00F449D7"/>
    <w:rsid w:val="00F460C4"/>
    <w:rsid w:val="00F461AE"/>
    <w:rsid w:val="00F467F9"/>
    <w:rsid w:val="00F47426"/>
    <w:rsid w:val="00F50D6C"/>
    <w:rsid w:val="00F5184D"/>
    <w:rsid w:val="00F51B88"/>
    <w:rsid w:val="00F51CB2"/>
    <w:rsid w:val="00F534D3"/>
    <w:rsid w:val="00F5421D"/>
    <w:rsid w:val="00F55022"/>
    <w:rsid w:val="00F55184"/>
    <w:rsid w:val="00F5704A"/>
    <w:rsid w:val="00F60DF3"/>
    <w:rsid w:val="00F62057"/>
    <w:rsid w:val="00F62597"/>
    <w:rsid w:val="00F6264B"/>
    <w:rsid w:val="00F6290C"/>
    <w:rsid w:val="00F646C8"/>
    <w:rsid w:val="00F67988"/>
    <w:rsid w:val="00F67C01"/>
    <w:rsid w:val="00F70909"/>
    <w:rsid w:val="00F7114B"/>
    <w:rsid w:val="00F721EF"/>
    <w:rsid w:val="00F72AC2"/>
    <w:rsid w:val="00F72F17"/>
    <w:rsid w:val="00F73429"/>
    <w:rsid w:val="00F74168"/>
    <w:rsid w:val="00F742F1"/>
    <w:rsid w:val="00F7470C"/>
    <w:rsid w:val="00F74942"/>
    <w:rsid w:val="00F7534A"/>
    <w:rsid w:val="00F76037"/>
    <w:rsid w:val="00F761E0"/>
    <w:rsid w:val="00F76832"/>
    <w:rsid w:val="00F76B53"/>
    <w:rsid w:val="00F76DA6"/>
    <w:rsid w:val="00F7761D"/>
    <w:rsid w:val="00F77724"/>
    <w:rsid w:val="00F77839"/>
    <w:rsid w:val="00F77AF3"/>
    <w:rsid w:val="00F77CE6"/>
    <w:rsid w:val="00F77DD1"/>
    <w:rsid w:val="00F8023F"/>
    <w:rsid w:val="00F8032A"/>
    <w:rsid w:val="00F81A48"/>
    <w:rsid w:val="00F82021"/>
    <w:rsid w:val="00F82080"/>
    <w:rsid w:val="00F82A7B"/>
    <w:rsid w:val="00F8476C"/>
    <w:rsid w:val="00F850A1"/>
    <w:rsid w:val="00F85CBD"/>
    <w:rsid w:val="00F87810"/>
    <w:rsid w:val="00F905B8"/>
    <w:rsid w:val="00F91164"/>
    <w:rsid w:val="00F91292"/>
    <w:rsid w:val="00F91BFE"/>
    <w:rsid w:val="00F91D47"/>
    <w:rsid w:val="00F92B0F"/>
    <w:rsid w:val="00F9354E"/>
    <w:rsid w:val="00F941FC"/>
    <w:rsid w:val="00F96D24"/>
    <w:rsid w:val="00F97093"/>
    <w:rsid w:val="00F97FF3"/>
    <w:rsid w:val="00FA0091"/>
    <w:rsid w:val="00FA1AA9"/>
    <w:rsid w:val="00FA2C8B"/>
    <w:rsid w:val="00FA3E0C"/>
    <w:rsid w:val="00FA4DBA"/>
    <w:rsid w:val="00FA4FBA"/>
    <w:rsid w:val="00FA5580"/>
    <w:rsid w:val="00FA655A"/>
    <w:rsid w:val="00FA69C3"/>
    <w:rsid w:val="00FA6AAC"/>
    <w:rsid w:val="00FA6CBC"/>
    <w:rsid w:val="00FA6D48"/>
    <w:rsid w:val="00FA7027"/>
    <w:rsid w:val="00FA7775"/>
    <w:rsid w:val="00FA7EC0"/>
    <w:rsid w:val="00FB1729"/>
    <w:rsid w:val="00FB30A2"/>
    <w:rsid w:val="00FB4993"/>
    <w:rsid w:val="00FC072E"/>
    <w:rsid w:val="00FC1364"/>
    <w:rsid w:val="00FC4323"/>
    <w:rsid w:val="00FC51AE"/>
    <w:rsid w:val="00FC550A"/>
    <w:rsid w:val="00FC551E"/>
    <w:rsid w:val="00FC5790"/>
    <w:rsid w:val="00FC6275"/>
    <w:rsid w:val="00FD039F"/>
    <w:rsid w:val="00FD053B"/>
    <w:rsid w:val="00FD0910"/>
    <w:rsid w:val="00FD0A92"/>
    <w:rsid w:val="00FD0AF0"/>
    <w:rsid w:val="00FD1234"/>
    <w:rsid w:val="00FD18F3"/>
    <w:rsid w:val="00FD194F"/>
    <w:rsid w:val="00FD1995"/>
    <w:rsid w:val="00FD2333"/>
    <w:rsid w:val="00FD25E1"/>
    <w:rsid w:val="00FD4A75"/>
    <w:rsid w:val="00FD54E6"/>
    <w:rsid w:val="00FD5688"/>
    <w:rsid w:val="00FD5725"/>
    <w:rsid w:val="00FD5E1C"/>
    <w:rsid w:val="00FD5F36"/>
    <w:rsid w:val="00FD6624"/>
    <w:rsid w:val="00FD7F6B"/>
    <w:rsid w:val="00FE0948"/>
    <w:rsid w:val="00FE1880"/>
    <w:rsid w:val="00FE3256"/>
    <w:rsid w:val="00FE3F8E"/>
    <w:rsid w:val="00FE445D"/>
    <w:rsid w:val="00FE47ED"/>
    <w:rsid w:val="00FE5101"/>
    <w:rsid w:val="00FE61DC"/>
    <w:rsid w:val="00FE67D0"/>
    <w:rsid w:val="00FE689B"/>
    <w:rsid w:val="00FE7081"/>
    <w:rsid w:val="00FE79CE"/>
    <w:rsid w:val="00FF06FA"/>
    <w:rsid w:val="00FF081E"/>
    <w:rsid w:val="00FF145C"/>
    <w:rsid w:val="00FF26EE"/>
    <w:rsid w:val="00FF28EC"/>
    <w:rsid w:val="00FF2AA0"/>
    <w:rsid w:val="00FF47A3"/>
    <w:rsid w:val="00FF4B3F"/>
    <w:rsid w:val="00FF4B43"/>
    <w:rsid w:val="00FF574F"/>
    <w:rsid w:val="011E42FB"/>
    <w:rsid w:val="012146C6"/>
    <w:rsid w:val="015D35F5"/>
    <w:rsid w:val="01E55D35"/>
    <w:rsid w:val="01F72B36"/>
    <w:rsid w:val="02095687"/>
    <w:rsid w:val="02743188"/>
    <w:rsid w:val="02AC10D3"/>
    <w:rsid w:val="034033B2"/>
    <w:rsid w:val="034955D4"/>
    <w:rsid w:val="03B866D0"/>
    <w:rsid w:val="03C40B3F"/>
    <w:rsid w:val="03E11E16"/>
    <w:rsid w:val="04833B9D"/>
    <w:rsid w:val="04FC5581"/>
    <w:rsid w:val="05513B15"/>
    <w:rsid w:val="05821997"/>
    <w:rsid w:val="05891928"/>
    <w:rsid w:val="05BF24C9"/>
    <w:rsid w:val="05DF0DF0"/>
    <w:rsid w:val="06C559AF"/>
    <w:rsid w:val="0775586D"/>
    <w:rsid w:val="081C64DD"/>
    <w:rsid w:val="083E1B6F"/>
    <w:rsid w:val="08435461"/>
    <w:rsid w:val="08435AFA"/>
    <w:rsid w:val="090C7C1B"/>
    <w:rsid w:val="0929095D"/>
    <w:rsid w:val="09493091"/>
    <w:rsid w:val="099346FE"/>
    <w:rsid w:val="09CD036E"/>
    <w:rsid w:val="0A914C01"/>
    <w:rsid w:val="0AA70308"/>
    <w:rsid w:val="0AD31787"/>
    <w:rsid w:val="0AF96D6A"/>
    <w:rsid w:val="0B912479"/>
    <w:rsid w:val="0BCC39BB"/>
    <w:rsid w:val="0BE268CA"/>
    <w:rsid w:val="0C2520CA"/>
    <w:rsid w:val="0C4C5587"/>
    <w:rsid w:val="0C7777A9"/>
    <w:rsid w:val="0C8E1548"/>
    <w:rsid w:val="0D490A8D"/>
    <w:rsid w:val="0DC93D4A"/>
    <w:rsid w:val="0E5643EF"/>
    <w:rsid w:val="0E6E6F80"/>
    <w:rsid w:val="0ED4797C"/>
    <w:rsid w:val="0EF425D6"/>
    <w:rsid w:val="0F7A7451"/>
    <w:rsid w:val="0FF94323"/>
    <w:rsid w:val="107A34BF"/>
    <w:rsid w:val="107A51CD"/>
    <w:rsid w:val="108D4A90"/>
    <w:rsid w:val="10993984"/>
    <w:rsid w:val="10E67EAB"/>
    <w:rsid w:val="11925F20"/>
    <w:rsid w:val="11C91423"/>
    <w:rsid w:val="123821EC"/>
    <w:rsid w:val="12E12E71"/>
    <w:rsid w:val="12E96032"/>
    <w:rsid w:val="12EC0F8D"/>
    <w:rsid w:val="13D4431F"/>
    <w:rsid w:val="14C17DE4"/>
    <w:rsid w:val="151D38BF"/>
    <w:rsid w:val="15BA18F1"/>
    <w:rsid w:val="15BF1762"/>
    <w:rsid w:val="160650C5"/>
    <w:rsid w:val="161A1EE6"/>
    <w:rsid w:val="168723B3"/>
    <w:rsid w:val="16BA40A9"/>
    <w:rsid w:val="16E54E7B"/>
    <w:rsid w:val="16F47498"/>
    <w:rsid w:val="17051BB8"/>
    <w:rsid w:val="17727A45"/>
    <w:rsid w:val="181638D8"/>
    <w:rsid w:val="18841AD7"/>
    <w:rsid w:val="18A015D3"/>
    <w:rsid w:val="198E1224"/>
    <w:rsid w:val="19B1604A"/>
    <w:rsid w:val="19B95C26"/>
    <w:rsid w:val="19E46AD9"/>
    <w:rsid w:val="1A126E19"/>
    <w:rsid w:val="1A652503"/>
    <w:rsid w:val="1AC668AF"/>
    <w:rsid w:val="1B1C21BB"/>
    <w:rsid w:val="1B325F2A"/>
    <w:rsid w:val="1B512F9E"/>
    <w:rsid w:val="1B62301A"/>
    <w:rsid w:val="1C1F1E0E"/>
    <w:rsid w:val="1CF12935"/>
    <w:rsid w:val="1D190873"/>
    <w:rsid w:val="1D4B710C"/>
    <w:rsid w:val="1E330E9C"/>
    <w:rsid w:val="1E340CEE"/>
    <w:rsid w:val="1E9C6591"/>
    <w:rsid w:val="1F206D1F"/>
    <w:rsid w:val="1F507A92"/>
    <w:rsid w:val="1F8430F7"/>
    <w:rsid w:val="1FD21930"/>
    <w:rsid w:val="20043B19"/>
    <w:rsid w:val="20D17B68"/>
    <w:rsid w:val="2112344B"/>
    <w:rsid w:val="21481A39"/>
    <w:rsid w:val="219A1B7F"/>
    <w:rsid w:val="21B22A5C"/>
    <w:rsid w:val="21E65C8F"/>
    <w:rsid w:val="235220CD"/>
    <w:rsid w:val="23AA6A32"/>
    <w:rsid w:val="23C9229F"/>
    <w:rsid w:val="24195A43"/>
    <w:rsid w:val="245D31B5"/>
    <w:rsid w:val="24826101"/>
    <w:rsid w:val="250C7D5F"/>
    <w:rsid w:val="254A7173"/>
    <w:rsid w:val="25784A9C"/>
    <w:rsid w:val="25E16A45"/>
    <w:rsid w:val="25F11338"/>
    <w:rsid w:val="25F46AB0"/>
    <w:rsid w:val="26C4552D"/>
    <w:rsid w:val="27217B54"/>
    <w:rsid w:val="277D1EE5"/>
    <w:rsid w:val="27A31B59"/>
    <w:rsid w:val="27B87AF2"/>
    <w:rsid w:val="27EE3E21"/>
    <w:rsid w:val="281F54D0"/>
    <w:rsid w:val="286C3B37"/>
    <w:rsid w:val="289002C6"/>
    <w:rsid w:val="28C71A62"/>
    <w:rsid w:val="293801B5"/>
    <w:rsid w:val="298A23AD"/>
    <w:rsid w:val="29A924E3"/>
    <w:rsid w:val="2B033371"/>
    <w:rsid w:val="2B3A56AF"/>
    <w:rsid w:val="2BB71443"/>
    <w:rsid w:val="2BF00047"/>
    <w:rsid w:val="2C0853D9"/>
    <w:rsid w:val="2C240F34"/>
    <w:rsid w:val="2C64115C"/>
    <w:rsid w:val="2D0B54A3"/>
    <w:rsid w:val="2D230138"/>
    <w:rsid w:val="2D6F4378"/>
    <w:rsid w:val="2DED1D9C"/>
    <w:rsid w:val="2E13650C"/>
    <w:rsid w:val="2E590BD6"/>
    <w:rsid w:val="2EA0509E"/>
    <w:rsid w:val="2F3F3850"/>
    <w:rsid w:val="2F815A0A"/>
    <w:rsid w:val="2FD0573D"/>
    <w:rsid w:val="2FF73D1D"/>
    <w:rsid w:val="300801AF"/>
    <w:rsid w:val="30104524"/>
    <w:rsid w:val="30113460"/>
    <w:rsid w:val="30204AC3"/>
    <w:rsid w:val="304B4E50"/>
    <w:rsid w:val="3063463F"/>
    <w:rsid w:val="308F3CFA"/>
    <w:rsid w:val="31A11AE9"/>
    <w:rsid w:val="31FC3EF9"/>
    <w:rsid w:val="322E5E24"/>
    <w:rsid w:val="324B16F5"/>
    <w:rsid w:val="32CF303F"/>
    <w:rsid w:val="32FE3BCB"/>
    <w:rsid w:val="3350673E"/>
    <w:rsid w:val="33977D4F"/>
    <w:rsid w:val="33B67A9F"/>
    <w:rsid w:val="33E02E1C"/>
    <w:rsid w:val="33EF143A"/>
    <w:rsid w:val="341D63B4"/>
    <w:rsid w:val="34E60A39"/>
    <w:rsid w:val="351D0A98"/>
    <w:rsid w:val="35262958"/>
    <w:rsid w:val="354F755A"/>
    <w:rsid w:val="355C0DE1"/>
    <w:rsid w:val="35893F26"/>
    <w:rsid w:val="361D3B28"/>
    <w:rsid w:val="36383DD0"/>
    <w:rsid w:val="363B2715"/>
    <w:rsid w:val="36F1018E"/>
    <w:rsid w:val="371D223F"/>
    <w:rsid w:val="376857B1"/>
    <w:rsid w:val="377622CB"/>
    <w:rsid w:val="3780685D"/>
    <w:rsid w:val="37BA2F63"/>
    <w:rsid w:val="37C81053"/>
    <w:rsid w:val="37DE5837"/>
    <w:rsid w:val="37E817A5"/>
    <w:rsid w:val="3817749E"/>
    <w:rsid w:val="38704532"/>
    <w:rsid w:val="38AA04E2"/>
    <w:rsid w:val="38B04014"/>
    <w:rsid w:val="38B92C74"/>
    <w:rsid w:val="38D77AF6"/>
    <w:rsid w:val="38DA1EF9"/>
    <w:rsid w:val="38E050B1"/>
    <w:rsid w:val="394E75C1"/>
    <w:rsid w:val="398A2C99"/>
    <w:rsid w:val="39B41E0D"/>
    <w:rsid w:val="39B853D1"/>
    <w:rsid w:val="39D91E18"/>
    <w:rsid w:val="39DB34A5"/>
    <w:rsid w:val="3A3C23C2"/>
    <w:rsid w:val="3B040851"/>
    <w:rsid w:val="3BA76A03"/>
    <w:rsid w:val="3BE30FA7"/>
    <w:rsid w:val="3C002C09"/>
    <w:rsid w:val="3C466C40"/>
    <w:rsid w:val="3C525055"/>
    <w:rsid w:val="3C56385D"/>
    <w:rsid w:val="3C895347"/>
    <w:rsid w:val="3CDF3135"/>
    <w:rsid w:val="3D1D0F09"/>
    <w:rsid w:val="3D4153BD"/>
    <w:rsid w:val="3D605B64"/>
    <w:rsid w:val="3DB66D48"/>
    <w:rsid w:val="3E42676A"/>
    <w:rsid w:val="3F26350E"/>
    <w:rsid w:val="3F2B5786"/>
    <w:rsid w:val="3F3E428E"/>
    <w:rsid w:val="3F513CB1"/>
    <w:rsid w:val="3FA86688"/>
    <w:rsid w:val="3FB269C3"/>
    <w:rsid w:val="3FD032C7"/>
    <w:rsid w:val="3FDB1D7E"/>
    <w:rsid w:val="3FDE41F4"/>
    <w:rsid w:val="406D3E71"/>
    <w:rsid w:val="40767C0D"/>
    <w:rsid w:val="40E45FD9"/>
    <w:rsid w:val="410061AC"/>
    <w:rsid w:val="413E22CD"/>
    <w:rsid w:val="41571D6E"/>
    <w:rsid w:val="41B06223"/>
    <w:rsid w:val="41B829D4"/>
    <w:rsid w:val="41E77728"/>
    <w:rsid w:val="41F65B4A"/>
    <w:rsid w:val="41F8244F"/>
    <w:rsid w:val="421F601D"/>
    <w:rsid w:val="42482AD4"/>
    <w:rsid w:val="42720094"/>
    <w:rsid w:val="42896114"/>
    <w:rsid w:val="42BE5CDC"/>
    <w:rsid w:val="430C0C47"/>
    <w:rsid w:val="432B6014"/>
    <w:rsid w:val="43A73423"/>
    <w:rsid w:val="43E62EC8"/>
    <w:rsid w:val="451275EF"/>
    <w:rsid w:val="46CC258D"/>
    <w:rsid w:val="46E42C4A"/>
    <w:rsid w:val="472C7633"/>
    <w:rsid w:val="47385FC3"/>
    <w:rsid w:val="474256D1"/>
    <w:rsid w:val="475D2AB1"/>
    <w:rsid w:val="47747F85"/>
    <w:rsid w:val="47D965EA"/>
    <w:rsid w:val="484C2C4E"/>
    <w:rsid w:val="48D43EA7"/>
    <w:rsid w:val="48EA0098"/>
    <w:rsid w:val="492A728B"/>
    <w:rsid w:val="496D4057"/>
    <w:rsid w:val="49807693"/>
    <w:rsid w:val="49D82CEC"/>
    <w:rsid w:val="4ADA6DED"/>
    <w:rsid w:val="4BC16430"/>
    <w:rsid w:val="4BFD54DB"/>
    <w:rsid w:val="4C164FBE"/>
    <w:rsid w:val="4C271A49"/>
    <w:rsid w:val="4C325CE4"/>
    <w:rsid w:val="4C623D84"/>
    <w:rsid w:val="4CC57EE5"/>
    <w:rsid w:val="4CE935CD"/>
    <w:rsid w:val="4DC55A54"/>
    <w:rsid w:val="4DD637A3"/>
    <w:rsid w:val="4DEA0C18"/>
    <w:rsid w:val="4DF60365"/>
    <w:rsid w:val="4E0D2787"/>
    <w:rsid w:val="4E0D453F"/>
    <w:rsid w:val="4E537D88"/>
    <w:rsid w:val="4E5E2A3C"/>
    <w:rsid w:val="4E7B22CD"/>
    <w:rsid w:val="4ECD27ED"/>
    <w:rsid w:val="4F227A3B"/>
    <w:rsid w:val="4F2B0C9E"/>
    <w:rsid w:val="4FCD0FCF"/>
    <w:rsid w:val="4FE44606"/>
    <w:rsid w:val="4FEC07C0"/>
    <w:rsid w:val="4FF813ED"/>
    <w:rsid w:val="50043987"/>
    <w:rsid w:val="502F5B05"/>
    <w:rsid w:val="505144B9"/>
    <w:rsid w:val="509960DB"/>
    <w:rsid w:val="50F67A62"/>
    <w:rsid w:val="510E78E7"/>
    <w:rsid w:val="51D73B45"/>
    <w:rsid w:val="51F21254"/>
    <w:rsid w:val="523258FE"/>
    <w:rsid w:val="52DF6974"/>
    <w:rsid w:val="52E5010A"/>
    <w:rsid w:val="53292792"/>
    <w:rsid w:val="53B57275"/>
    <w:rsid w:val="540A2A63"/>
    <w:rsid w:val="54A27FE5"/>
    <w:rsid w:val="551A77A3"/>
    <w:rsid w:val="552B71DA"/>
    <w:rsid w:val="55C80ACA"/>
    <w:rsid w:val="55F9355F"/>
    <w:rsid w:val="5606548A"/>
    <w:rsid w:val="56562CF2"/>
    <w:rsid w:val="569E718D"/>
    <w:rsid w:val="572A016E"/>
    <w:rsid w:val="573D71DF"/>
    <w:rsid w:val="57592C33"/>
    <w:rsid w:val="577D0663"/>
    <w:rsid w:val="57AE734F"/>
    <w:rsid w:val="58236A15"/>
    <w:rsid w:val="58321EC6"/>
    <w:rsid w:val="58501D07"/>
    <w:rsid w:val="585A3C87"/>
    <w:rsid w:val="58620FD6"/>
    <w:rsid w:val="586757C9"/>
    <w:rsid w:val="58807305"/>
    <w:rsid w:val="58A446B9"/>
    <w:rsid w:val="58C411C0"/>
    <w:rsid w:val="59436CB6"/>
    <w:rsid w:val="597C3E85"/>
    <w:rsid w:val="5ABF28B9"/>
    <w:rsid w:val="5AC22B45"/>
    <w:rsid w:val="5ADD3C34"/>
    <w:rsid w:val="5B24477E"/>
    <w:rsid w:val="5B8878FB"/>
    <w:rsid w:val="5D12364D"/>
    <w:rsid w:val="5D5F6EC4"/>
    <w:rsid w:val="5D652999"/>
    <w:rsid w:val="5D6730F6"/>
    <w:rsid w:val="5D8D7C8E"/>
    <w:rsid w:val="5DC61182"/>
    <w:rsid w:val="5E123C25"/>
    <w:rsid w:val="5E2935C7"/>
    <w:rsid w:val="5E643D94"/>
    <w:rsid w:val="5E6E14AE"/>
    <w:rsid w:val="5EB43E99"/>
    <w:rsid w:val="5EB54CAB"/>
    <w:rsid w:val="5EC74A26"/>
    <w:rsid w:val="5EEC4F2C"/>
    <w:rsid w:val="5F137888"/>
    <w:rsid w:val="5F3118C0"/>
    <w:rsid w:val="5F362174"/>
    <w:rsid w:val="5F882F48"/>
    <w:rsid w:val="5FAD15EE"/>
    <w:rsid w:val="5FB053DE"/>
    <w:rsid w:val="5FC1565D"/>
    <w:rsid w:val="60103A97"/>
    <w:rsid w:val="6095591C"/>
    <w:rsid w:val="60C1328E"/>
    <w:rsid w:val="610C012A"/>
    <w:rsid w:val="611F168A"/>
    <w:rsid w:val="61237EB8"/>
    <w:rsid w:val="61FC3A17"/>
    <w:rsid w:val="623A3232"/>
    <w:rsid w:val="624C3ACF"/>
    <w:rsid w:val="626C60A0"/>
    <w:rsid w:val="629F2D89"/>
    <w:rsid w:val="633C34A4"/>
    <w:rsid w:val="63BA64B1"/>
    <w:rsid w:val="63F2576A"/>
    <w:rsid w:val="64232B20"/>
    <w:rsid w:val="64365814"/>
    <w:rsid w:val="64CB312C"/>
    <w:rsid w:val="64DB3FFC"/>
    <w:rsid w:val="64E32783"/>
    <w:rsid w:val="65007F4E"/>
    <w:rsid w:val="6585379C"/>
    <w:rsid w:val="658A3520"/>
    <w:rsid w:val="66044022"/>
    <w:rsid w:val="662D4763"/>
    <w:rsid w:val="664513D6"/>
    <w:rsid w:val="664B644A"/>
    <w:rsid w:val="666B09B5"/>
    <w:rsid w:val="66885224"/>
    <w:rsid w:val="66B5676F"/>
    <w:rsid w:val="67236729"/>
    <w:rsid w:val="677360E3"/>
    <w:rsid w:val="67F65590"/>
    <w:rsid w:val="68D357B0"/>
    <w:rsid w:val="69962BD5"/>
    <w:rsid w:val="69CB7493"/>
    <w:rsid w:val="69D4537F"/>
    <w:rsid w:val="69EA60D3"/>
    <w:rsid w:val="6A365264"/>
    <w:rsid w:val="6AB30BF4"/>
    <w:rsid w:val="6B681D9F"/>
    <w:rsid w:val="6B981DF8"/>
    <w:rsid w:val="6B9D025C"/>
    <w:rsid w:val="6BA75FB6"/>
    <w:rsid w:val="6BCA0C7C"/>
    <w:rsid w:val="6BFE0F28"/>
    <w:rsid w:val="6BFF52D4"/>
    <w:rsid w:val="6C59487A"/>
    <w:rsid w:val="6D9B19E5"/>
    <w:rsid w:val="6DE0473D"/>
    <w:rsid w:val="6F5E0FC0"/>
    <w:rsid w:val="6F6F4E5B"/>
    <w:rsid w:val="6FCD69D4"/>
    <w:rsid w:val="6FDD5985"/>
    <w:rsid w:val="70A80E7F"/>
    <w:rsid w:val="70E241C6"/>
    <w:rsid w:val="71034F30"/>
    <w:rsid w:val="71603DA0"/>
    <w:rsid w:val="728B1D53"/>
    <w:rsid w:val="72991E28"/>
    <w:rsid w:val="73CB0F03"/>
    <w:rsid w:val="74365CEE"/>
    <w:rsid w:val="74564E86"/>
    <w:rsid w:val="74605DE9"/>
    <w:rsid w:val="753D3F57"/>
    <w:rsid w:val="75970A0E"/>
    <w:rsid w:val="75BA3232"/>
    <w:rsid w:val="76A16BB3"/>
    <w:rsid w:val="76D10E3F"/>
    <w:rsid w:val="76E35326"/>
    <w:rsid w:val="76EB17F6"/>
    <w:rsid w:val="77747E1D"/>
    <w:rsid w:val="778411AD"/>
    <w:rsid w:val="77901832"/>
    <w:rsid w:val="77B9304C"/>
    <w:rsid w:val="77E93077"/>
    <w:rsid w:val="78440AD8"/>
    <w:rsid w:val="786B73C0"/>
    <w:rsid w:val="78857573"/>
    <w:rsid w:val="789442E7"/>
    <w:rsid w:val="78E74F63"/>
    <w:rsid w:val="79F41288"/>
    <w:rsid w:val="7A6B1587"/>
    <w:rsid w:val="7B1E65F5"/>
    <w:rsid w:val="7B9F5272"/>
    <w:rsid w:val="7BBB7C03"/>
    <w:rsid w:val="7BC260BE"/>
    <w:rsid w:val="7BE2675B"/>
    <w:rsid w:val="7C0741E9"/>
    <w:rsid w:val="7C230F73"/>
    <w:rsid w:val="7CB87C7E"/>
    <w:rsid w:val="7CCE2A8F"/>
    <w:rsid w:val="7D1B52B4"/>
    <w:rsid w:val="7D3744CD"/>
    <w:rsid w:val="7D7173A1"/>
    <w:rsid w:val="7DB23C95"/>
    <w:rsid w:val="7DB45E56"/>
    <w:rsid w:val="7E3E3449"/>
    <w:rsid w:val="7E433576"/>
    <w:rsid w:val="7EB01333"/>
    <w:rsid w:val="7EED3340"/>
    <w:rsid w:val="7F727327"/>
    <w:rsid w:val="7FCB42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semiHidden="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qFormat="1" w:unhideWhenUsed="0" w:uiPriority="0" w:semiHidden="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qFormat="1" w:unhideWhenUsed="0" w:uiPriority="0" w:semiHidden="0" w:name="Quote"/>
    <w:lsdException w:qFormat="1" w:unhideWhenUsed="0" w:uiPriority="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5"/>
    <w:next w:val="1"/>
    <w:link w:val="56"/>
    <w:qFormat/>
    <w:uiPriority w:val="0"/>
    <w:pPr>
      <w:spacing w:before="340" w:after="330" w:line="360" w:lineRule="auto"/>
      <w:jc w:val="center"/>
      <w:outlineLvl w:val="0"/>
    </w:pPr>
    <w:rPr>
      <w:rFonts w:eastAsia="黑体"/>
      <w:kern w:val="44"/>
      <w:szCs w:val="44"/>
    </w:rPr>
  </w:style>
  <w:style w:type="paragraph" w:styleId="7">
    <w:name w:val="heading 2"/>
    <w:basedOn w:val="5"/>
    <w:next w:val="6"/>
    <w:link w:val="71"/>
    <w:qFormat/>
    <w:uiPriority w:val="0"/>
    <w:pPr>
      <w:adjustRightInd w:val="0"/>
      <w:jc w:val="center"/>
      <w:textAlignment w:val="baseline"/>
      <w:outlineLvl w:val="1"/>
    </w:pPr>
    <w:rPr>
      <w:kern w:val="0"/>
      <w:sz w:val="24"/>
      <w:szCs w:val="20"/>
    </w:rPr>
  </w:style>
  <w:style w:type="paragraph" w:styleId="5">
    <w:name w:val="heading 3"/>
    <w:basedOn w:val="6"/>
    <w:next w:val="1"/>
    <w:link w:val="55"/>
    <w:qFormat/>
    <w:uiPriority w:val="9"/>
    <w:pPr>
      <w:spacing w:before="260" w:after="260" w:line="240" w:lineRule="auto"/>
      <w:outlineLvl w:val="2"/>
    </w:pPr>
    <w:rPr>
      <w:rFonts w:ascii="宋体" w:hAnsi="宋体" w:eastAsia="宋体"/>
      <w:szCs w:val="32"/>
    </w:rPr>
  </w:style>
  <w:style w:type="paragraph" w:styleId="6">
    <w:name w:val="heading 4"/>
    <w:basedOn w:val="1"/>
    <w:next w:val="1"/>
    <w:link w:val="53"/>
    <w:qFormat/>
    <w:uiPriority w:val="9"/>
    <w:pPr>
      <w:keepNext/>
      <w:keepLines/>
      <w:spacing w:before="280" w:after="290" w:line="376" w:lineRule="auto"/>
      <w:outlineLvl w:val="3"/>
    </w:pPr>
    <w:rPr>
      <w:rFonts w:ascii="Arial" w:hAnsi="Arial" w:eastAsia="黑体"/>
      <w:b/>
      <w:bCs/>
      <w:sz w:val="28"/>
      <w:szCs w:val="28"/>
    </w:rPr>
  </w:style>
  <w:style w:type="paragraph" w:styleId="8">
    <w:name w:val="heading 5"/>
    <w:basedOn w:val="1"/>
    <w:next w:val="9"/>
    <w:link w:val="80"/>
    <w:qFormat/>
    <w:uiPriority w:val="0"/>
    <w:pPr>
      <w:keepNext/>
      <w:keepLines/>
      <w:spacing w:before="280" w:after="290" w:line="376" w:lineRule="auto"/>
      <w:outlineLvl w:val="4"/>
    </w:pPr>
    <w:rPr>
      <w:b/>
      <w:sz w:val="28"/>
      <w:szCs w:val="20"/>
    </w:rPr>
  </w:style>
  <w:style w:type="paragraph" w:styleId="10">
    <w:name w:val="heading 6"/>
    <w:basedOn w:val="1"/>
    <w:next w:val="9"/>
    <w:link w:val="83"/>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9"/>
    <w:link w:val="84"/>
    <w:qFormat/>
    <w:uiPriority w:val="0"/>
    <w:pPr>
      <w:keepNext/>
      <w:keepLines/>
      <w:spacing w:before="240" w:after="64" w:line="320" w:lineRule="auto"/>
      <w:outlineLvl w:val="6"/>
    </w:pPr>
    <w:rPr>
      <w:b/>
      <w:sz w:val="24"/>
      <w:szCs w:val="20"/>
    </w:rPr>
  </w:style>
  <w:style w:type="paragraph" w:styleId="12">
    <w:name w:val="heading 8"/>
    <w:basedOn w:val="1"/>
    <w:next w:val="9"/>
    <w:link w:val="85"/>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9"/>
    <w:link w:val="86"/>
    <w:qFormat/>
    <w:uiPriority w:val="0"/>
    <w:pPr>
      <w:keepNext/>
      <w:keepLines/>
      <w:spacing w:before="240" w:after="64" w:line="320" w:lineRule="auto"/>
      <w:outlineLvl w:val="8"/>
    </w:pPr>
    <w:rPr>
      <w:rFonts w:ascii="Arial" w:hAnsi="Arial" w:eastAsia="黑体"/>
      <w:szCs w:val="20"/>
    </w:rPr>
  </w:style>
  <w:style w:type="character" w:default="1" w:styleId="46">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3"/>
    <w:link w:val="92"/>
    <w:qFormat/>
    <w:uiPriority w:val="0"/>
    <w:pPr>
      <w:spacing w:line="360" w:lineRule="auto"/>
    </w:pPr>
    <w:rPr>
      <w:b/>
      <w:bCs/>
      <w:sz w:val="24"/>
    </w:rPr>
  </w:style>
  <w:style w:type="paragraph" w:styleId="3">
    <w:name w:val="Body Text 2"/>
    <w:basedOn w:val="1"/>
    <w:next w:val="2"/>
    <w:link w:val="96"/>
    <w:qFormat/>
    <w:uiPriority w:val="0"/>
    <w:pPr>
      <w:spacing w:line="360" w:lineRule="auto"/>
    </w:pPr>
    <w:rPr>
      <w:sz w:val="24"/>
    </w:rPr>
  </w:style>
  <w:style w:type="paragraph" w:styleId="9">
    <w:name w:val="Normal Indent"/>
    <w:basedOn w:val="1"/>
    <w:next w:val="1"/>
    <w:link w:val="57"/>
    <w:qFormat/>
    <w:uiPriority w:val="0"/>
    <w:pPr>
      <w:ind w:firstLine="420"/>
    </w:pPr>
    <w:rPr>
      <w:szCs w:val="20"/>
    </w:rPr>
  </w:style>
  <w:style w:type="paragraph" w:styleId="14">
    <w:name w:val="toc 7"/>
    <w:basedOn w:val="1"/>
    <w:next w:val="1"/>
    <w:semiHidden/>
    <w:qFormat/>
    <w:uiPriority w:val="0"/>
    <w:pPr>
      <w:ind w:left="1260"/>
      <w:jc w:val="left"/>
    </w:pPr>
    <w:rPr>
      <w:szCs w:val="21"/>
    </w:rPr>
  </w:style>
  <w:style w:type="paragraph" w:styleId="15">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qFormat/>
    <w:uiPriority w:val="0"/>
    <w:pPr>
      <w:numPr>
        <w:ilvl w:val="0"/>
        <w:numId w:val="1"/>
      </w:numPr>
    </w:pPr>
    <w:rPr>
      <w:szCs w:val="20"/>
    </w:rPr>
  </w:style>
  <w:style w:type="paragraph" w:styleId="17">
    <w:name w:val="Document Map"/>
    <w:basedOn w:val="1"/>
    <w:semiHidden/>
    <w:qFormat/>
    <w:uiPriority w:val="0"/>
    <w:pPr>
      <w:shd w:val="clear" w:color="auto" w:fill="000080"/>
    </w:pPr>
  </w:style>
  <w:style w:type="paragraph" w:styleId="18">
    <w:name w:val="annotation text"/>
    <w:basedOn w:val="1"/>
    <w:link w:val="184"/>
    <w:semiHidden/>
    <w:qFormat/>
    <w:uiPriority w:val="99"/>
    <w:pPr>
      <w:autoSpaceDE w:val="0"/>
      <w:autoSpaceDN w:val="0"/>
      <w:adjustRightInd w:val="0"/>
      <w:jc w:val="left"/>
      <w:textAlignment w:val="baseline"/>
    </w:pPr>
    <w:rPr>
      <w:rFonts w:ascii="宋体"/>
      <w:kern w:val="0"/>
      <w:sz w:val="34"/>
      <w:szCs w:val="20"/>
    </w:rPr>
  </w:style>
  <w:style w:type="paragraph" w:styleId="19">
    <w:name w:val="Body Text 3"/>
    <w:basedOn w:val="1"/>
    <w:link w:val="98"/>
    <w:qFormat/>
    <w:uiPriority w:val="0"/>
    <w:pPr>
      <w:spacing w:after="120"/>
    </w:pPr>
    <w:rPr>
      <w:sz w:val="16"/>
      <w:szCs w:val="16"/>
    </w:rPr>
  </w:style>
  <w:style w:type="paragraph" w:styleId="20">
    <w:name w:val="Body Text Indent"/>
    <w:basedOn w:val="1"/>
    <w:link w:val="79"/>
    <w:qFormat/>
    <w:uiPriority w:val="0"/>
    <w:pPr>
      <w:spacing w:line="360" w:lineRule="auto"/>
      <w:ind w:firstLine="420" w:firstLineChars="200"/>
    </w:pPr>
  </w:style>
  <w:style w:type="paragraph" w:styleId="21">
    <w:name w:val="toc 5"/>
    <w:basedOn w:val="1"/>
    <w:next w:val="1"/>
    <w:semiHidden/>
    <w:qFormat/>
    <w:uiPriority w:val="0"/>
    <w:pPr>
      <w:ind w:left="840"/>
      <w:jc w:val="left"/>
    </w:pPr>
    <w:rPr>
      <w:szCs w:val="21"/>
    </w:rPr>
  </w:style>
  <w:style w:type="paragraph" w:styleId="22">
    <w:name w:val="toc 3"/>
    <w:basedOn w:val="1"/>
    <w:next w:val="1"/>
    <w:semiHidden/>
    <w:qFormat/>
    <w:uiPriority w:val="0"/>
    <w:pPr>
      <w:ind w:left="420"/>
      <w:jc w:val="left"/>
    </w:pPr>
    <w:rPr>
      <w:i/>
      <w:iCs/>
    </w:rPr>
  </w:style>
  <w:style w:type="paragraph" w:styleId="23">
    <w:name w:val="Plain Text"/>
    <w:basedOn w:val="1"/>
    <w:link w:val="90"/>
    <w:qFormat/>
    <w:uiPriority w:val="0"/>
    <w:rPr>
      <w:rFonts w:ascii="宋体" w:hAnsi="Courier New"/>
      <w:szCs w:val="20"/>
    </w:rPr>
  </w:style>
  <w:style w:type="paragraph" w:styleId="24">
    <w:name w:val="toc 8"/>
    <w:basedOn w:val="1"/>
    <w:next w:val="1"/>
    <w:semiHidden/>
    <w:qFormat/>
    <w:uiPriority w:val="0"/>
    <w:pPr>
      <w:ind w:left="1470"/>
      <w:jc w:val="left"/>
    </w:pPr>
    <w:rPr>
      <w:szCs w:val="21"/>
    </w:rPr>
  </w:style>
  <w:style w:type="paragraph" w:styleId="25">
    <w:name w:val="Date"/>
    <w:basedOn w:val="1"/>
    <w:next w:val="1"/>
    <w:link w:val="88"/>
    <w:qFormat/>
    <w:uiPriority w:val="0"/>
    <w:rPr>
      <w:rFonts w:ascii="宋体" w:hAnsi="Courier New"/>
      <w:sz w:val="32"/>
      <w:szCs w:val="20"/>
    </w:rPr>
  </w:style>
  <w:style w:type="paragraph" w:styleId="26">
    <w:name w:val="Body Text Indent 2"/>
    <w:basedOn w:val="1"/>
    <w:link w:val="93"/>
    <w:qFormat/>
    <w:uiPriority w:val="0"/>
    <w:pPr>
      <w:spacing w:beforeLines="50" w:afterLines="50" w:line="120" w:lineRule="auto"/>
      <w:ind w:firstLine="840" w:firstLineChars="400"/>
      <w:jc w:val="left"/>
    </w:pPr>
    <w:rPr>
      <w:rFonts w:ascii="宋体" w:hAnsi="宋体"/>
    </w:rPr>
  </w:style>
  <w:style w:type="paragraph" w:styleId="27">
    <w:name w:val="Balloon Text"/>
    <w:basedOn w:val="1"/>
    <w:link w:val="99"/>
    <w:semiHidden/>
    <w:qFormat/>
    <w:uiPriority w:val="99"/>
    <w:rPr>
      <w:sz w:val="18"/>
      <w:szCs w:val="18"/>
    </w:rPr>
  </w:style>
  <w:style w:type="paragraph" w:styleId="28">
    <w:name w:val="footer"/>
    <w:basedOn w:val="1"/>
    <w:link w:val="97"/>
    <w:qFormat/>
    <w:uiPriority w:val="0"/>
    <w:pPr>
      <w:tabs>
        <w:tab w:val="center" w:pos="4153"/>
        <w:tab w:val="right" w:pos="8306"/>
      </w:tabs>
      <w:snapToGrid w:val="0"/>
      <w:jc w:val="left"/>
    </w:pPr>
    <w:rPr>
      <w:sz w:val="18"/>
      <w:szCs w:val="18"/>
    </w:rPr>
  </w:style>
  <w:style w:type="paragraph" w:styleId="29">
    <w:name w:val="header"/>
    <w:basedOn w:val="1"/>
    <w:link w:val="94"/>
    <w:qFormat/>
    <w:uiPriority w:val="99"/>
    <w:pPr>
      <w:pBdr>
        <w:bottom w:val="single" w:color="auto" w:sz="6" w:space="1"/>
      </w:pBdr>
      <w:tabs>
        <w:tab w:val="center" w:pos="4153"/>
        <w:tab w:val="right" w:pos="8306"/>
      </w:tabs>
      <w:snapToGrid w:val="0"/>
      <w:jc w:val="center"/>
    </w:pPr>
    <w:rPr>
      <w:sz w:val="18"/>
      <w:szCs w:val="18"/>
    </w:rPr>
  </w:style>
  <w:style w:type="paragraph" w:styleId="30">
    <w:name w:val="toc 1"/>
    <w:basedOn w:val="1"/>
    <w:next w:val="1"/>
    <w:qFormat/>
    <w:uiPriority w:val="0"/>
    <w:pPr>
      <w:spacing w:before="120" w:after="120"/>
      <w:jc w:val="left"/>
    </w:pPr>
    <w:rPr>
      <w:b/>
      <w:bCs/>
      <w:caps/>
    </w:rPr>
  </w:style>
  <w:style w:type="paragraph" w:styleId="31">
    <w:name w:val="toc 4"/>
    <w:basedOn w:val="1"/>
    <w:next w:val="1"/>
    <w:semiHidden/>
    <w:qFormat/>
    <w:uiPriority w:val="0"/>
    <w:pPr>
      <w:ind w:left="630"/>
      <w:jc w:val="left"/>
    </w:pPr>
    <w:rPr>
      <w:szCs w:val="21"/>
    </w:rPr>
  </w:style>
  <w:style w:type="paragraph" w:styleId="32">
    <w:name w:val="Subtitle"/>
    <w:next w:val="1"/>
    <w:link w:val="309"/>
    <w:qFormat/>
    <w:uiPriority w:val="0"/>
    <w:pPr>
      <w:wordWrap w:val="0"/>
      <w:spacing w:after="60"/>
      <w:jc w:val="center"/>
    </w:pPr>
    <w:rPr>
      <w:rFonts w:ascii="Calibri" w:hAnsi="Calibri" w:eastAsia="宋体" w:cs="Times New Roman"/>
      <w:sz w:val="24"/>
      <w:lang w:val="en-US" w:eastAsia="zh-CN" w:bidi="ar-SA"/>
    </w:rPr>
  </w:style>
  <w:style w:type="paragraph" w:styleId="33">
    <w:name w:val="toc 6"/>
    <w:basedOn w:val="1"/>
    <w:next w:val="1"/>
    <w:semiHidden/>
    <w:qFormat/>
    <w:uiPriority w:val="0"/>
    <w:pPr>
      <w:ind w:left="1050"/>
      <w:jc w:val="left"/>
    </w:pPr>
    <w:rPr>
      <w:szCs w:val="21"/>
    </w:rPr>
  </w:style>
  <w:style w:type="paragraph" w:styleId="34">
    <w:name w:val="Body Text Indent 3"/>
    <w:basedOn w:val="1"/>
    <w:link w:val="95"/>
    <w:qFormat/>
    <w:uiPriority w:val="0"/>
    <w:pPr>
      <w:spacing w:line="360" w:lineRule="auto"/>
      <w:ind w:firstLine="482" w:firstLineChars="200"/>
    </w:pPr>
    <w:rPr>
      <w:rFonts w:ascii="宋体"/>
      <w:b/>
      <w:bCs/>
      <w:sz w:val="24"/>
    </w:rPr>
  </w:style>
  <w:style w:type="paragraph" w:styleId="35">
    <w:name w:val="toc 2"/>
    <w:basedOn w:val="1"/>
    <w:next w:val="1"/>
    <w:semiHidden/>
    <w:qFormat/>
    <w:uiPriority w:val="0"/>
    <w:pPr>
      <w:tabs>
        <w:tab w:val="right" w:leader="dot" w:pos="8296"/>
      </w:tabs>
      <w:ind w:left="210"/>
      <w:jc w:val="left"/>
    </w:pPr>
    <w:rPr>
      <w:smallCaps/>
    </w:rPr>
  </w:style>
  <w:style w:type="paragraph" w:styleId="36">
    <w:name w:val="toc 9"/>
    <w:basedOn w:val="1"/>
    <w:next w:val="1"/>
    <w:semiHidden/>
    <w:qFormat/>
    <w:uiPriority w:val="0"/>
    <w:pPr>
      <w:ind w:left="1680"/>
      <w:jc w:val="left"/>
    </w:pPr>
    <w:rPr>
      <w:szCs w:val="21"/>
    </w:rPr>
  </w:style>
  <w:style w:type="paragraph" w:styleId="37">
    <w:name w:val="HTML Preformatted"/>
    <w:basedOn w:val="1"/>
    <w:link w:val="89"/>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8">
    <w:name w:val="Normal (Web)"/>
    <w:basedOn w:val="1"/>
    <w:qFormat/>
    <w:uiPriority w:val="99"/>
    <w:pPr>
      <w:spacing w:beforeAutospacing="1" w:afterAutospacing="1"/>
      <w:jc w:val="left"/>
    </w:pPr>
    <w:rPr>
      <w:kern w:val="0"/>
      <w:sz w:val="24"/>
    </w:rPr>
  </w:style>
  <w:style w:type="paragraph" w:styleId="39">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0">
    <w:name w:val="Title"/>
    <w:basedOn w:val="1"/>
    <w:link w:val="87"/>
    <w:qFormat/>
    <w:uiPriority w:val="0"/>
    <w:pPr>
      <w:spacing w:before="240" w:after="60"/>
      <w:jc w:val="center"/>
      <w:outlineLvl w:val="0"/>
    </w:pPr>
    <w:rPr>
      <w:rFonts w:ascii="Arial" w:hAnsi="Arial" w:eastAsia="隶书" w:cs="Arial"/>
      <w:b/>
      <w:bCs/>
      <w:sz w:val="32"/>
      <w:szCs w:val="32"/>
    </w:rPr>
  </w:style>
  <w:style w:type="paragraph" w:styleId="41">
    <w:name w:val="annotation subject"/>
    <w:basedOn w:val="18"/>
    <w:next w:val="18"/>
    <w:link w:val="185"/>
    <w:qFormat/>
    <w:uiPriority w:val="99"/>
    <w:pPr>
      <w:autoSpaceDE/>
      <w:autoSpaceDN/>
      <w:adjustRightInd/>
      <w:textAlignment w:val="auto"/>
    </w:pPr>
    <w:rPr>
      <w:rFonts w:ascii="Times New Roman"/>
      <w:b/>
      <w:bCs/>
      <w:kern w:val="2"/>
      <w:sz w:val="21"/>
      <w:szCs w:val="24"/>
    </w:rPr>
  </w:style>
  <w:style w:type="paragraph" w:styleId="42">
    <w:name w:val="Body Text First Indent"/>
    <w:basedOn w:val="2"/>
    <w:link w:val="130"/>
    <w:qFormat/>
    <w:uiPriority w:val="0"/>
    <w:pPr>
      <w:spacing w:after="120" w:line="240" w:lineRule="auto"/>
      <w:ind w:firstLine="420" w:firstLineChars="100"/>
    </w:pPr>
    <w:rPr>
      <w:sz w:val="21"/>
    </w:rPr>
  </w:style>
  <w:style w:type="table" w:styleId="44">
    <w:name w:val="Table Grid"/>
    <w:basedOn w:val="4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45">
    <w:name w:val="Table Elegant"/>
    <w:basedOn w:val="43"/>
    <w:qFormat/>
    <w:uiPriority w:val="0"/>
    <w:pPr>
      <w:widowControl w:val="0"/>
      <w:jc w:val="both"/>
    </w:pPr>
    <w:rPr>
      <w:rFonts w:ascii="Calibri" w:hAnsi="Calibri"/>
    </w:r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op w:val="nil"/>
          <w:left w:val="nil"/>
          <w:bottom w:val="nil"/>
          <w:right w:val="nil"/>
          <w:insideH w:val="nil"/>
          <w:insideV w:val="nil"/>
          <w:tl2br w:val="nil"/>
          <w:tr2bl w:val="nil"/>
        </w:tcBorders>
      </w:tcPr>
    </w:tblStylePr>
  </w:style>
  <w:style w:type="character" w:styleId="47">
    <w:name w:val="Strong"/>
    <w:qFormat/>
    <w:uiPriority w:val="0"/>
    <w:rPr>
      <w:b/>
      <w:bCs/>
    </w:rPr>
  </w:style>
  <w:style w:type="character" w:styleId="48">
    <w:name w:val="page number"/>
    <w:basedOn w:val="46"/>
    <w:qFormat/>
    <w:uiPriority w:val="0"/>
  </w:style>
  <w:style w:type="character" w:styleId="49">
    <w:name w:val="FollowedHyperlink"/>
    <w:qFormat/>
    <w:uiPriority w:val="0"/>
    <w:rPr>
      <w:color w:val="800080"/>
      <w:u w:val="single"/>
    </w:rPr>
  </w:style>
  <w:style w:type="character" w:styleId="50">
    <w:name w:val="Emphasis"/>
    <w:basedOn w:val="46"/>
    <w:qFormat/>
    <w:uiPriority w:val="0"/>
    <w:rPr>
      <w:sz w:val="20"/>
    </w:rPr>
  </w:style>
  <w:style w:type="character" w:styleId="51">
    <w:name w:val="Hyperlink"/>
    <w:basedOn w:val="46"/>
    <w:qFormat/>
    <w:uiPriority w:val="0"/>
    <w:rPr>
      <w:color w:val="0000FF"/>
      <w:u w:val="single"/>
    </w:rPr>
  </w:style>
  <w:style w:type="character" w:styleId="52">
    <w:name w:val="annotation reference"/>
    <w:basedOn w:val="46"/>
    <w:qFormat/>
    <w:uiPriority w:val="99"/>
    <w:rPr>
      <w:sz w:val="21"/>
      <w:szCs w:val="21"/>
    </w:rPr>
  </w:style>
  <w:style w:type="character" w:customStyle="1" w:styleId="53">
    <w:name w:val="标题 4 Char"/>
    <w:link w:val="6"/>
    <w:qFormat/>
    <w:uiPriority w:val="9"/>
    <w:rPr>
      <w:rFonts w:ascii="Arial" w:hAnsi="Arial" w:eastAsia="黑体"/>
      <w:b/>
      <w:bCs/>
      <w:kern w:val="2"/>
      <w:sz w:val="28"/>
      <w:szCs w:val="28"/>
      <w:lang w:val="en-US" w:eastAsia="zh-CN" w:bidi="ar-SA"/>
    </w:rPr>
  </w:style>
  <w:style w:type="paragraph" w:customStyle="1" w:styleId="54">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5">
    <w:name w:val="标题 3 Char1"/>
    <w:link w:val="5"/>
    <w:qFormat/>
    <w:uiPriority w:val="9"/>
    <w:rPr>
      <w:rFonts w:ascii="宋体" w:hAnsi="宋体" w:eastAsia="宋体"/>
      <w:b/>
      <w:bCs/>
      <w:kern w:val="2"/>
      <w:sz w:val="28"/>
      <w:szCs w:val="32"/>
      <w:lang w:val="en-US" w:eastAsia="zh-CN" w:bidi="ar-SA"/>
    </w:rPr>
  </w:style>
  <w:style w:type="character" w:customStyle="1" w:styleId="56">
    <w:name w:val="标题 1 Char"/>
    <w:link w:val="4"/>
    <w:qFormat/>
    <w:uiPriority w:val="0"/>
    <w:rPr>
      <w:rFonts w:ascii="宋体" w:hAnsi="宋体" w:eastAsia="黑体"/>
      <w:b/>
      <w:bCs/>
      <w:kern w:val="44"/>
      <w:sz w:val="28"/>
      <w:szCs w:val="44"/>
      <w:lang w:val="en-US" w:eastAsia="zh-CN" w:bidi="ar-SA"/>
    </w:rPr>
  </w:style>
  <w:style w:type="character" w:customStyle="1" w:styleId="57">
    <w:name w:val="正文缩进 Char"/>
    <w:link w:val="9"/>
    <w:qFormat/>
    <w:uiPriority w:val="0"/>
    <w:rPr>
      <w:rFonts w:eastAsia="宋体"/>
      <w:kern w:val="2"/>
      <w:sz w:val="21"/>
      <w:lang w:val="en-US" w:eastAsia="zh-CN" w:bidi="ar-SA"/>
    </w:rPr>
  </w:style>
  <w:style w:type="character" w:customStyle="1" w:styleId="58">
    <w:name w:val="标题 3 Char"/>
    <w:qFormat/>
    <w:uiPriority w:val="0"/>
    <w:rPr>
      <w:rFonts w:ascii="黑体" w:eastAsia="黑体"/>
      <w:bCs/>
      <w:sz w:val="30"/>
    </w:rPr>
  </w:style>
  <w:style w:type="paragraph" w:customStyle="1" w:styleId="59">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60">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1">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2">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Char Char Char 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5">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6">
    <w:name w:val="自定义正文"/>
    <w:basedOn w:val="1"/>
    <w:qFormat/>
    <w:uiPriority w:val="0"/>
    <w:pPr>
      <w:spacing w:afterLines="50"/>
      <w:ind w:left="600" w:leftChars="600"/>
    </w:pPr>
  </w:style>
  <w:style w:type="paragraph" w:customStyle="1" w:styleId="67">
    <w:name w:val="Char Char Char Char Char"/>
    <w:basedOn w:val="1"/>
    <w:qFormat/>
    <w:uiPriority w:val="0"/>
    <w:rPr>
      <w:rFonts w:ascii="Tahoma" w:hAnsi="Tahoma"/>
      <w:sz w:val="24"/>
      <w:szCs w:val="20"/>
    </w:rPr>
  </w:style>
  <w:style w:type="paragraph" w:customStyle="1" w:styleId="68">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9">
    <w:name w:val="Char Char"/>
    <w:basedOn w:val="1"/>
    <w:qFormat/>
    <w:uiPriority w:val="0"/>
    <w:rPr>
      <w:rFonts w:ascii="Tahoma" w:hAnsi="Tahoma"/>
      <w:sz w:val="24"/>
      <w:szCs w:val="20"/>
    </w:rPr>
  </w:style>
  <w:style w:type="paragraph" w:customStyle="1" w:styleId="70">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1">
    <w:name w:val="标题 2 Char"/>
    <w:link w:val="7"/>
    <w:qFormat/>
    <w:uiPriority w:val="0"/>
    <w:rPr>
      <w:rFonts w:ascii="宋体" w:hAnsi="宋体" w:eastAsia="宋体"/>
      <w:b/>
      <w:bCs/>
      <w:sz w:val="24"/>
      <w:lang w:val="en-US" w:eastAsia="zh-CN" w:bidi="ar-SA"/>
    </w:rPr>
  </w:style>
  <w:style w:type="paragraph" w:customStyle="1" w:styleId="72">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3">
    <w:name w:val="List Paragraph"/>
    <w:basedOn w:val="1"/>
    <w:qFormat/>
    <w:uiPriority w:val="0"/>
    <w:pPr>
      <w:ind w:firstLine="420" w:firstLineChars="200"/>
    </w:pPr>
    <w:rPr>
      <w:rFonts w:ascii="Calibri" w:hAnsi="Calibri"/>
      <w:szCs w:val="22"/>
    </w:rPr>
  </w:style>
  <w:style w:type="paragraph" w:customStyle="1" w:styleId="74">
    <w:name w:val="USE 1"/>
    <w:basedOn w:val="1"/>
    <w:qFormat/>
    <w:uiPriority w:val="0"/>
    <w:pPr>
      <w:spacing w:line="200" w:lineRule="atLeast"/>
      <w:jc w:val="left"/>
    </w:pPr>
    <w:rPr>
      <w:rFonts w:ascii="宋体" w:hAnsi="宋体"/>
      <w:b/>
      <w:sz w:val="24"/>
      <w:szCs w:val="28"/>
    </w:rPr>
  </w:style>
  <w:style w:type="paragraph" w:customStyle="1" w:styleId="75">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6">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7">
    <w:name w:val="样式 标题 2 + 段前: 13 磅 段后: 13 磅 行距: 单倍行距"/>
    <w:basedOn w:val="7"/>
    <w:qFormat/>
    <w:uiPriority w:val="0"/>
    <w:pPr>
      <w:adjustRightInd/>
      <w:spacing w:before="0" w:after="0"/>
      <w:jc w:val="both"/>
      <w:textAlignment w:val="auto"/>
    </w:pPr>
    <w:rPr>
      <w:rFonts w:ascii="Cambria" w:hAnsi="Cambria" w:cs="宋体"/>
      <w:kern w:val="2"/>
      <w:sz w:val="32"/>
    </w:rPr>
  </w:style>
  <w:style w:type="character" w:customStyle="1" w:styleId="78">
    <w:name w:val="H4 Char2"/>
    <w:qFormat/>
    <w:uiPriority w:val="0"/>
    <w:rPr>
      <w:rFonts w:ascii="Arial" w:hAnsi="Arial" w:eastAsia="黑体"/>
      <w:b/>
      <w:bCs/>
      <w:kern w:val="2"/>
      <w:sz w:val="28"/>
      <w:szCs w:val="28"/>
      <w:lang w:val="en-US" w:eastAsia="zh-CN" w:bidi="ar-SA"/>
    </w:rPr>
  </w:style>
  <w:style w:type="character" w:customStyle="1" w:styleId="79">
    <w:name w:val="正文文本缩进 Char"/>
    <w:link w:val="20"/>
    <w:qFormat/>
    <w:uiPriority w:val="0"/>
    <w:rPr>
      <w:rFonts w:eastAsia="宋体"/>
      <w:kern w:val="2"/>
      <w:sz w:val="21"/>
      <w:szCs w:val="24"/>
      <w:lang w:val="en-US" w:eastAsia="zh-CN" w:bidi="ar-SA"/>
    </w:rPr>
  </w:style>
  <w:style w:type="character" w:customStyle="1" w:styleId="80">
    <w:name w:val="标题 5 Char"/>
    <w:link w:val="8"/>
    <w:qFormat/>
    <w:uiPriority w:val="0"/>
    <w:rPr>
      <w:rFonts w:eastAsia="宋体"/>
      <w:b/>
      <w:kern w:val="2"/>
      <w:sz w:val="28"/>
      <w:lang w:val="en-US" w:eastAsia="zh-CN" w:bidi="ar-SA"/>
    </w:rPr>
  </w:style>
  <w:style w:type="character" w:customStyle="1" w:styleId="81">
    <w:name w:val="第*章 Char"/>
    <w:qFormat/>
    <w:uiPriority w:val="0"/>
    <w:rPr>
      <w:rFonts w:ascii="Arial" w:hAnsi="Arial" w:eastAsia="黑体"/>
      <w:b/>
      <w:bCs/>
      <w:kern w:val="2"/>
      <w:sz w:val="32"/>
      <w:szCs w:val="32"/>
    </w:rPr>
  </w:style>
  <w:style w:type="character" w:customStyle="1" w:styleId="82">
    <w:name w:val="章标题1 Char"/>
    <w:qFormat/>
    <w:uiPriority w:val="0"/>
    <w:rPr>
      <w:rFonts w:eastAsia="宋体"/>
      <w:b/>
      <w:bCs/>
      <w:kern w:val="2"/>
      <w:sz w:val="32"/>
      <w:szCs w:val="32"/>
      <w:lang w:val="en-US" w:eastAsia="zh-CN" w:bidi="ar-SA"/>
    </w:rPr>
  </w:style>
  <w:style w:type="character" w:customStyle="1" w:styleId="83">
    <w:name w:val="标题 6 Char"/>
    <w:link w:val="10"/>
    <w:qFormat/>
    <w:uiPriority w:val="0"/>
    <w:rPr>
      <w:rFonts w:ascii="Arial" w:hAnsi="Arial" w:eastAsia="黑体"/>
      <w:b/>
      <w:kern w:val="2"/>
      <w:sz w:val="24"/>
      <w:lang w:val="en-US" w:eastAsia="zh-CN" w:bidi="ar-SA"/>
    </w:rPr>
  </w:style>
  <w:style w:type="character" w:customStyle="1" w:styleId="84">
    <w:name w:val="标题 7 Char"/>
    <w:link w:val="11"/>
    <w:qFormat/>
    <w:uiPriority w:val="0"/>
    <w:rPr>
      <w:rFonts w:eastAsia="宋体"/>
      <w:b/>
      <w:kern w:val="2"/>
      <w:sz w:val="24"/>
      <w:lang w:val="en-US" w:eastAsia="zh-CN" w:bidi="ar-SA"/>
    </w:rPr>
  </w:style>
  <w:style w:type="character" w:customStyle="1" w:styleId="85">
    <w:name w:val="标题 8 Char"/>
    <w:link w:val="12"/>
    <w:qFormat/>
    <w:uiPriority w:val="0"/>
    <w:rPr>
      <w:rFonts w:ascii="Arial" w:hAnsi="Arial" w:eastAsia="黑体"/>
      <w:kern w:val="2"/>
      <w:sz w:val="24"/>
      <w:lang w:val="en-US" w:eastAsia="zh-CN" w:bidi="ar-SA"/>
    </w:rPr>
  </w:style>
  <w:style w:type="character" w:customStyle="1" w:styleId="86">
    <w:name w:val="标题 9 Char"/>
    <w:link w:val="13"/>
    <w:qFormat/>
    <w:uiPriority w:val="0"/>
    <w:rPr>
      <w:rFonts w:ascii="Arial" w:hAnsi="Arial" w:eastAsia="黑体"/>
      <w:kern w:val="2"/>
      <w:sz w:val="21"/>
      <w:lang w:val="en-US" w:eastAsia="zh-CN" w:bidi="ar-SA"/>
    </w:rPr>
  </w:style>
  <w:style w:type="character" w:customStyle="1" w:styleId="87">
    <w:name w:val="标题 Char"/>
    <w:link w:val="40"/>
    <w:qFormat/>
    <w:uiPriority w:val="0"/>
    <w:rPr>
      <w:rFonts w:ascii="Arial" w:hAnsi="Arial" w:eastAsia="隶书" w:cs="Arial"/>
      <w:b/>
      <w:bCs/>
      <w:kern w:val="2"/>
      <w:sz w:val="32"/>
      <w:szCs w:val="32"/>
      <w:lang w:val="en-US" w:eastAsia="zh-CN" w:bidi="ar-SA"/>
    </w:rPr>
  </w:style>
  <w:style w:type="character" w:customStyle="1" w:styleId="88">
    <w:name w:val="日期 Char"/>
    <w:link w:val="25"/>
    <w:qFormat/>
    <w:uiPriority w:val="0"/>
    <w:rPr>
      <w:rFonts w:ascii="宋体" w:hAnsi="Courier New" w:eastAsia="宋体"/>
      <w:kern w:val="2"/>
      <w:sz w:val="32"/>
      <w:lang w:val="en-US" w:eastAsia="zh-CN" w:bidi="ar-SA"/>
    </w:rPr>
  </w:style>
  <w:style w:type="character" w:customStyle="1" w:styleId="89">
    <w:name w:val="HTML 预设格式 Char"/>
    <w:link w:val="37"/>
    <w:qFormat/>
    <w:uiPriority w:val="0"/>
    <w:rPr>
      <w:rFonts w:ascii="Arial Unicode MS" w:hAnsi="Arial Unicode MS" w:eastAsia="Arial Unicode MS"/>
      <w:color w:val="000000"/>
      <w:lang w:val="en-US" w:eastAsia="zh-CN" w:bidi="ar-SA"/>
    </w:rPr>
  </w:style>
  <w:style w:type="character" w:customStyle="1" w:styleId="90">
    <w:name w:val="纯文本 Char"/>
    <w:link w:val="23"/>
    <w:qFormat/>
    <w:uiPriority w:val="0"/>
    <w:rPr>
      <w:rFonts w:ascii="宋体" w:hAnsi="Courier New" w:eastAsia="宋体"/>
      <w:kern w:val="2"/>
      <w:sz w:val="21"/>
      <w:lang w:val="en-US" w:eastAsia="zh-CN" w:bidi="ar-SA"/>
    </w:rPr>
  </w:style>
  <w:style w:type="character" w:customStyle="1" w:styleId="91">
    <w:name w:val="正文文字首行缩进 Char"/>
    <w:qFormat/>
    <w:uiPriority w:val="0"/>
    <w:rPr>
      <w:kern w:val="2"/>
      <w:sz w:val="21"/>
      <w:szCs w:val="24"/>
    </w:rPr>
  </w:style>
  <w:style w:type="character" w:customStyle="1" w:styleId="92">
    <w:name w:val="正文文本 Char"/>
    <w:link w:val="2"/>
    <w:qFormat/>
    <w:uiPriority w:val="0"/>
    <w:rPr>
      <w:rFonts w:eastAsia="宋体"/>
      <w:b/>
      <w:bCs/>
      <w:kern w:val="2"/>
      <w:sz w:val="24"/>
      <w:szCs w:val="24"/>
      <w:lang w:val="en-US" w:eastAsia="zh-CN" w:bidi="ar-SA"/>
    </w:rPr>
  </w:style>
  <w:style w:type="character" w:customStyle="1" w:styleId="93">
    <w:name w:val="正文文本缩进 2 Char"/>
    <w:link w:val="26"/>
    <w:qFormat/>
    <w:uiPriority w:val="0"/>
    <w:rPr>
      <w:rFonts w:ascii="宋体" w:hAnsi="宋体" w:eastAsia="宋体"/>
      <w:kern w:val="2"/>
      <w:sz w:val="21"/>
      <w:szCs w:val="24"/>
      <w:lang w:val="en-US" w:eastAsia="zh-CN" w:bidi="ar-SA"/>
    </w:rPr>
  </w:style>
  <w:style w:type="character" w:customStyle="1" w:styleId="94">
    <w:name w:val="页眉 Char"/>
    <w:link w:val="29"/>
    <w:qFormat/>
    <w:uiPriority w:val="99"/>
    <w:rPr>
      <w:rFonts w:eastAsia="宋体"/>
      <w:kern w:val="2"/>
      <w:sz w:val="18"/>
      <w:szCs w:val="18"/>
      <w:lang w:val="en-US" w:eastAsia="zh-CN" w:bidi="ar-SA"/>
    </w:rPr>
  </w:style>
  <w:style w:type="character" w:customStyle="1" w:styleId="95">
    <w:name w:val="正文文本缩进 3 Char"/>
    <w:link w:val="34"/>
    <w:qFormat/>
    <w:uiPriority w:val="0"/>
    <w:rPr>
      <w:rFonts w:ascii="宋体" w:eastAsia="宋体"/>
      <w:b/>
      <w:bCs/>
      <w:kern w:val="2"/>
      <w:sz w:val="24"/>
      <w:szCs w:val="24"/>
      <w:lang w:val="en-US" w:eastAsia="zh-CN" w:bidi="ar-SA"/>
    </w:rPr>
  </w:style>
  <w:style w:type="character" w:customStyle="1" w:styleId="96">
    <w:name w:val="正文文本 2 Char"/>
    <w:link w:val="3"/>
    <w:qFormat/>
    <w:uiPriority w:val="0"/>
    <w:rPr>
      <w:rFonts w:eastAsia="宋体"/>
      <w:kern w:val="2"/>
      <w:sz w:val="24"/>
      <w:szCs w:val="24"/>
      <w:lang w:val="en-US" w:eastAsia="zh-CN" w:bidi="ar-SA"/>
    </w:rPr>
  </w:style>
  <w:style w:type="character" w:customStyle="1" w:styleId="97">
    <w:name w:val="页脚 Char"/>
    <w:link w:val="28"/>
    <w:qFormat/>
    <w:uiPriority w:val="0"/>
    <w:rPr>
      <w:rFonts w:eastAsia="宋体"/>
      <w:kern w:val="2"/>
      <w:sz w:val="18"/>
      <w:szCs w:val="18"/>
      <w:lang w:val="en-US" w:eastAsia="zh-CN" w:bidi="ar-SA"/>
    </w:rPr>
  </w:style>
  <w:style w:type="character" w:customStyle="1" w:styleId="98">
    <w:name w:val="正文文本 3 Char"/>
    <w:link w:val="19"/>
    <w:qFormat/>
    <w:uiPriority w:val="0"/>
    <w:rPr>
      <w:rFonts w:eastAsia="宋体"/>
      <w:kern w:val="2"/>
      <w:sz w:val="16"/>
      <w:szCs w:val="16"/>
      <w:lang w:val="en-US" w:eastAsia="zh-CN" w:bidi="ar-SA"/>
    </w:rPr>
  </w:style>
  <w:style w:type="character" w:customStyle="1" w:styleId="99">
    <w:name w:val="批注框文本 Char"/>
    <w:link w:val="27"/>
    <w:semiHidden/>
    <w:qFormat/>
    <w:uiPriority w:val="99"/>
    <w:rPr>
      <w:rFonts w:eastAsia="宋体"/>
      <w:kern w:val="2"/>
      <w:sz w:val="18"/>
      <w:szCs w:val="18"/>
      <w:lang w:val="en-US" w:eastAsia="zh-CN" w:bidi="ar-SA"/>
    </w:rPr>
  </w:style>
  <w:style w:type="paragraph" w:customStyle="1" w:styleId="100">
    <w:name w:val="样式1"/>
    <w:basedOn w:val="40"/>
    <w:qFormat/>
    <w:uiPriority w:val="0"/>
    <w:pPr>
      <w:spacing w:before="120" w:after="120"/>
    </w:pPr>
    <w:rPr>
      <w:rFonts w:eastAsia="黑体"/>
      <w:b w:val="0"/>
      <w:sz w:val="30"/>
      <w:szCs w:val="21"/>
    </w:rPr>
  </w:style>
  <w:style w:type="paragraph" w:customStyle="1" w:styleId="101">
    <w:name w:val="样式2"/>
    <w:basedOn w:val="40"/>
    <w:next w:val="100"/>
    <w:qFormat/>
    <w:uiPriority w:val="0"/>
    <w:pPr>
      <w:spacing w:before="120" w:after="120"/>
    </w:pPr>
    <w:rPr>
      <w:rFonts w:eastAsia="黑体"/>
      <w:b w:val="0"/>
      <w:sz w:val="30"/>
      <w:szCs w:val="30"/>
    </w:rPr>
  </w:style>
  <w:style w:type="character" w:customStyle="1" w:styleId="102">
    <w:name w:val="标题 3 Char Char"/>
    <w:qFormat/>
    <w:uiPriority w:val="0"/>
    <w:rPr>
      <w:rFonts w:eastAsia="宋体"/>
      <w:b/>
      <w:bCs/>
      <w:kern w:val="2"/>
      <w:sz w:val="32"/>
      <w:szCs w:val="32"/>
      <w:lang w:val="en-US" w:eastAsia="zh-CN" w:bidi="ar-SA"/>
    </w:rPr>
  </w:style>
  <w:style w:type="paragraph" w:customStyle="1" w:styleId="103">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4">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5">
    <w:name w:val="--规划正文"/>
    <w:basedOn w:val="1"/>
    <w:qFormat/>
    <w:uiPriority w:val="0"/>
    <w:pPr>
      <w:spacing w:line="360" w:lineRule="auto"/>
      <w:ind w:firstLine="200" w:firstLineChars="200"/>
    </w:pPr>
    <w:rPr>
      <w:szCs w:val="20"/>
    </w:rPr>
  </w:style>
  <w:style w:type="paragraph" w:customStyle="1" w:styleId="106">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7">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8">
    <w:name w:val="样式4"/>
    <w:basedOn w:val="1"/>
    <w:qFormat/>
    <w:uiPriority w:val="0"/>
    <w:pPr>
      <w:tabs>
        <w:tab w:val="left" w:pos="842"/>
      </w:tabs>
      <w:spacing w:line="360" w:lineRule="auto"/>
      <w:ind w:left="842" w:hanging="420"/>
    </w:pPr>
    <w:rPr>
      <w:sz w:val="24"/>
    </w:rPr>
  </w:style>
  <w:style w:type="paragraph" w:customStyle="1" w:styleId="109">
    <w:name w:val="文字"/>
    <w:basedOn w:val="1"/>
    <w:qFormat/>
    <w:uiPriority w:val="0"/>
    <w:pPr>
      <w:tabs>
        <w:tab w:val="left" w:pos="8520"/>
      </w:tabs>
      <w:spacing w:line="312" w:lineRule="auto"/>
      <w:ind w:right="-210" w:firstLine="556"/>
    </w:pPr>
    <w:rPr>
      <w:rFonts w:ascii="宋体"/>
      <w:sz w:val="28"/>
      <w:szCs w:val="20"/>
    </w:rPr>
  </w:style>
  <w:style w:type="paragraph" w:customStyle="1" w:styleId="110">
    <w:name w:val="--规划-表格-居左"/>
    <w:basedOn w:val="105"/>
    <w:qFormat/>
    <w:uiPriority w:val="0"/>
    <w:pPr>
      <w:spacing w:line="240" w:lineRule="auto"/>
      <w:ind w:firstLine="0" w:firstLineChars="0"/>
    </w:pPr>
    <w:rPr>
      <w:sz w:val="20"/>
    </w:rPr>
  </w:style>
  <w:style w:type="paragraph" w:customStyle="1" w:styleId="111">
    <w:name w:val="--规划-表格-居中"/>
    <w:basedOn w:val="105"/>
    <w:qFormat/>
    <w:uiPriority w:val="0"/>
    <w:pPr>
      <w:spacing w:line="240" w:lineRule="auto"/>
      <w:ind w:firstLine="0" w:firstLineChars="0"/>
      <w:jc w:val="center"/>
    </w:pPr>
    <w:rPr>
      <w:sz w:val="20"/>
    </w:rPr>
  </w:style>
  <w:style w:type="paragraph" w:customStyle="1" w:styleId="112">
    <w:name w:val="--编号内缩进"/>
    <w:basedOn w:val="1"/>
    <w:qFormat/>
    <w:uiPriority w:val="0"/>
    <w:pPr>
      <w:spacing w:line="360" w:lineRule="auto"/>
      <w:ind w:left="420" w:firstLine="200" w:firstLineChars="200"/>
    </w:pPr>
    <w:rPr>
      <w:szCs w:val="21"/>
    </w:rPr>
  </w:style>
  <w:style w:type="paragraph" w:customStyle="1" w:styleId="113">
    <w:name w:val="--规划-题注"/>
    <w:basedOn w:val="1"/>
    <w:next w:val="105"/>
    <w:qFormat/>
    <w:uiPriority w:val="0"/>
    <w:pPr>
      <w:spacing w:line="360" w:lineRule="auto"/>
      <w:jc w:val="center"/>
    </w:pPr>
    <w:rPr>
      <w:rFonts w:eastAsia="黑体"/>
    </w:rPr>
  </w:style>
  <w:style w:type="paragraph" w:customStyle="1" w:styleId="114">
    <w:name w:val="--规划-图和表"/>
    <w:next w:val="105"/>
    <w:qFormat/>
    <w:uiPriority w:val="0"/>
    <w:pPr>
      <w:jc w:val="center"/>
    </w:pPr>
    <w:rPr>
      <w:rFonts w:ascii="Times New Roman" w:hAnsi="Times New Roman" w:eastAsia="宋体" w:cs="Times New Roman"/>
      <w:kern w:val="2"/>
      <w:sz w:val="21"/>
      <w:lang w:val="en-US" w:eastAsia="zh-CN" w:bidi="ar-SA"/>
    </w:rPr>
  </w:style>
  <w:style w:type="paragraph" w:customStyle="1" w:styleId="115">
    <w:name w:val="--规划-小标题"/>
    <w:basedOn w:val="1"/>
    <w:next w:val="105"/>
    <w:qFormat/>
    <w:uiPriority w:val="0"/>
    <w:pPr>
      <w:keepNext/>
      <w:keepLines/>
      <w:spacing w:line="360" w:lineRule="auto"/>
      <w:outlineLvl w:val="4"/>
    </w:pPr>
    <w:rPr>
      <w:rFonts w:eastAsia="黑体"/>
    </w:rPr>
  </w:style>
  <w:style w:type="paragraph" w:customStyle="1" w:styleId="116">
    <w:name w:val="--规划正文 Char"/>
    <w:basedOn w:val="1"/>
    <w:qFormat/>
    <w:uiPriority w:val="0"/>
    <w:pPr>
      <w:spacing w:line="360" w:lineRule="auto"/>
      <w:ind w:firstLine="200" w:firstLineChars="200"/>
    </w:pPr>
    <w:rPr>
      <w:sz w:val="24"/>
    </w:rPr>
  </w:style>
  <w:style w:type="paragraph" w:customStyle="1" w:styleId="117">
    <w:name w:val="缺省文本"/>
    <w:basedOn w:val="1"/>
    <w:qFormat/>
    <w:uiPriority w:val="0"/>
    <w:pPr>
      <w:autoSpaceDE w:val="0"/>
      <w:autoSpaceDN w:val="0"/>
      <w:adjustRightInd w:val="0"/>
      <w:jc w:val="left"/>
    </w:pPr>
    <w:rPr>
      <w:kern w:val="0"/>
    </w:rPr>
  </w:style>
  <w:style w:type="paragraph" w:customStyle="1" w:styleId="118">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9">
    <w:name w:val="--规划正文 Char Char"/>
    <w:qFormat/>
    <w:uiPriority w:val="0"/>
    <w:rPr>
      <w:rFonts w:eastAsia="宋体"/>
      <w:kern w:val="2"/>
      <w:sz w:val="24"/>
      <w:szCs w:val="24"/>
      <w:lang w:val="en-US" w:eastAsia="zh-CN" w:bidi="ar-SA"/>
    </w:rPr>
  </w:style>
  <w:style w:type="paragraph" w:customStyle="1" w:styleId="120">
    <w:name w:val="样式3"/>
    <w:basedOn w:val="4"/>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1">
    <w:name w:val="--规划正文 Char1"/>
    <w:qFormat/>
    <w:uiPriority w:val="0"/>
    <w:rPr>
      <w:rFonts w:eastAsia="宋体"/>
      <w:kern w:val="2"/>
      <w:sz w:val="21"/>
      <w:lang w:val="en-US" w:eastAsia="zh-CN" w:bidi="ar-SA"/>
    </w:rPr>
  </w:style>
  <w:style w:type="paragraph" w:customStyle="1" w:styleId="122">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3">
    <w:name w:val="列表项目"/>
    <w:basedOn w:val="1"/>
    <w:qFormat/>
    <w:uiPriority w:val="0"/>
    <w:pPr>
      <w:tabs>
        <w:tab w:val="left" w:pos="420"/>
        <w:tab w:val="left" w:pos="1080"/>
      </w:tabs>
      <w:spacing w:line="288" w:lineRule="auto"/>
      <w:ind w:left="1080" w:hanging="360"/>
    </w:pPr>
    <w:rPr>
      <w:sz w:val="24"/>
      <w:szCs w:val="20"/>
    </w:rPr>
  </w:style>
  <w:style w:type="character" w:customStyle="1" w:styleId="124">
    <w:name w:val="content1"/>
    <w:qFormat/>
    <w:uiPriority w:val="0"/>
    <w:rPr>
      <w:rFonts w:hint="default" w:ascii="??" w:hAnsi="??"/>
      <w:sz w:val="16"/>
      <w:szCs w:val="16"/>
      <w:u w:val="none"/>
    </w:rPr>
  </w:style>
  <w:style w:type="character" w:customStyle="1" w:styleId="125">
    <w:name w:val="unnamed4"/>
    <w:basedOn w:val="46"/>
    <w:qFormat/>
    <w:uiPriority w:val="0"/>
  </w:style>
  <w:style w:type="character" w:customStyle="1" w:styleId="126">
    <w:name w:val="font2"/>
    <w:basedOn w:val="46"/>
    <w:qFormat/>
    <w:uiPriority w:val="0"/>
  </w:style>
  <w:style w:type="character" w:customStyle="1" w:styleId="127">
    <w:name w:val="font41"/>
    <w:basedOn w:val="46"/>
    <w:qFormat/>
    <w:uiPriority w:val="0"/>
    <w:rPr>
      <w:color w:val="000000"/>
      <w:spacing w:val="260"/>
      <w:sz w:val="18"/>
      <w:szCs w:val="18"/>
      <w:u w:val="none"/>
    </w:rPr>
  </w:style>
  <w:style w:type="paragraph" w:customStyle="1" w:styleId="128">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9">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30">
    <w:name w:val="正文首行缩进 Char"/>
    <w:link w:val="42"/>
    <w:qFormat/>
    <w:uiPriority w:val="0"/>
    <w:rPr>
      <w:rFonts w:eastAsia="宋体"/>
      <w:b/>
      <w:bCs/>
      <w:kern w:val="2"/>
      <w:sz w:val="21"/>
      <w:szCs w:val="24"/>
      <w:lang w:val="en-US" w:eastAsia="zh-CN" w:bidi="ar-SA"/>
    </w:rPr>
  </w:style>
  <w:style w:type="paragraph" w:customStyle="1" w:styleId="131">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2">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3">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4">
    <w:name w:val="mode"/>
    <w:basedOn w:val="46"/>
    <w:qFormat/>
    <w:uiPriority w:val="0"/>
  </w:style>
  <w:style w:type="paragraph" w:customStyle="1" w:styleId="135">
    <w:name w:val="9"/>
    <w:basedOn w:val="1"/>
    <w:next w:val="9"/>
    <w:qFormat/>
    <w:uiPriority w:val="0"/>
    <w:pPr>
      <w:autoSpaceDE w:val="0"/>
      <w:autoSpaceDN w:val="0"/>
      <w:adjustRightInd w:val="0"/>
      <w:ind w:firstLine="420"/>
      <w:jc w:val="left"/>
      <w:textAlignment w:val="baseline"/>
    </w:pPr>
    <w:rPr>
      <w:rFonts w:ascii="宋体"/>
      <w:kern w:val="0"/>
      <w:sz w:val="34"/>
      <w:szCs w:val="20"/>
    </w:rPr>
  </w:style>
  <w:style w:type="character" w:customStyle="1" w:styleId="136">
    <w:name w:val="unnamed3"/>
    <w:basedOn w:val="46"/>
    <w:qFormat/>
    <w:uiPriority w:val="0"/>
  </w:style>
  <w:style w:type="paragraph" w:customStyle="1" w:styleId="137">
    <w:name w:val="8"/>
    <w:basedOn w:val="1"/>
    <w:next w:val="20"/>
    <w:qFormat/>
    <w:uiPriority w:val="0"/>
    <w:pPr>
      <w:spacing w:after="120"/>
      <w:ind w:left="420" w:leftChars="200"/>
    </w:pPr>
  </w:style>
  <w:style w:type="paragraph" w:customStyle="1" w:styleId="138">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9">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40">
    <w:name w:val="5"/>
    <w:basedOn w:val="1"/>
    <w:qFormat/>
    <w:uiPriority w:val="0"/>
    <w:pPr>
      <w:autoSpaceDE w:val="0"/>
      <w:autoSpaceDN w:val="0"/>
      <w:adjustRightInd w:val="0"/>
      <w:jc w:val="left"/>
    </w:pPr>
    <w:rPr>
      <w:rFonts w:ascii="宋体"/>
      <w:b/>
      <w:bCs/>
      <w:kern w:val="0"/>
      <w:sz w:val="18"/>
      <w:szCs w:val="18"/>
    </w:rPr>
  </w:style>
  <w:style w:type="paragraph" w:customStyle="1" w:styleId="141">
    <w:name w:val="6"/>
    <w:basedOn w:val="140"/>
    <w:qFormat/>
    <w:uiPriority w:val="0"/>
    <w:pPr>
      <w:spacing w:line="270" w:lineRule="atLeast"/>
      <w:jc w:val="both"/>
    </w:pPr>
    <w:rPr>
      <w:b w:val="0"/>
      <w:bCs w:val="0"/>
    </w:rPr>
  </w:style>
  <w:style w:type="paragraph" w:customStyle="1" w:styleId="142">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3">
    <w:name w:val="姜文清定义的正文"/>
    <w:basedOn w:val="1"/>
    <w:qFormat/>
    <w:uiPriority w:val="0"/>
    <w:pPr>
      <w:spacing w:line="240" w:lineRule="atLeast"/>
      <w:ind w:firstLine="567"/>
    </w:pPr>
    <w:rPr>
      <w:szCs w:val="20"/>
    </w:rPr>
  </w:style>
  <w:style w:type="paragraph" w:customStyle="1" w:styleId="144">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5">
    <w:name w:val="CM2"/>
    <w:basedOn w:val="144"/>
    <w:next w:val="144"/>
    <w:qFormat/>
    <w:uiPriority w:val="0"/>
    <w:pPr>
      <w:spacing w:line="200" w:lineRule="atLeast"/>
    </w:pPr>
    <w:rPr>
      <w:rFonts w:ascii="Arial" w:hAnsi="Arial" w:eastAsia="宋体" w:cs="Times New Roman"/>
      <w:color w:val="auto"/>
    </w:rPr>
  </w:style>
  <w:style w:type="paragraph" w:customStyle="1" w:styleId="146">
    <w:name w:val="Normal Paragraph"/>
    <w:basedOn w:val="1"/>
    <w:qFormat/>
    <w:uiPriority w:val="0"/>
    <w:pPr>
      <w:widowControl/>
      <w:spacing w:before="120" w:line="360" w:lineRule="auto"/>
      <w:ind w:firstLine="425"/>
    </w:pPr>
    <w:rPr>
      <w:kern w:val="0"/>
      <w:sz w:val="24"/>
    </w:rPr>
  </w:style>
  <w:style w:type="character" w:customStyle="1" w:styleId="147">
    <w:name w:val="blue"/>
    <w:basedOn w:val="46"/>
    <w:qFormat/>
    <w:uiPriority w:val="0"/>
  </w:style>
  <w:style w:type="paragraph" w:customStyle="1" w:styleId="148">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9">
    <w:name w:val="font"/>
    <w:basedOn w:val="46"/>
    <w:qFormat/>
    <w:uiPriority w:val="0"/>
  </w:style>
  <w:style w:type="character" w:customStyle="1" w:styleId="150">
    <w:name w:val="font11"/>
    <w:qFormat/>
    <w:uiPriority w:val="0"/>
    <w:rPr>
      <w:rFonts w:hint="default" w:ascii="ˎ̥" w:hAnsi="ˎ̥"/>
    </w:rPr>
  </w:style>
  <w:style w:type="paragraph" w:customStyle="1" w:styleId="151">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2">
    <w:name w:val="proddescription"/>
    <w:basedOn w:val="46"/>
    <w:qFormat/>
    <w:uiPriority w:val="0"/>
  </w:style>
  <w:style w:type="character" w:customStyle="1" w:styleId="153">
    <w:name w:val="prodheadlines"/>
    <w:basedOn w:val="46"/>
    <w:qFormat/>
    <w:uiPriority w:val="0"/>
  </w:style>
  <w:style w:type="character" w:customStyle="1" w:styleId="154">
    <w:name w:val="text"/>
    <w:basedOn w:val="46"/>
    <w:qFormat/>
    <w:uiPriority w:val="0"/>
  </w:style>
  <w:style w:type="paragraph" w:customStyle="1" w:styleId="155">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6">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7">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8">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9">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60">
    <w:name w:val="段落正文"/>
    <w:basedOn w:val="23"/>
    <w:qFormat/>
    <w:uiPriority w:val="0"/>
    <w:pPr>
      <w:ind w:firstLine="560" w:firstLineChars="200"/>
    </w:pPr>
    <w:rPr>
      <w:sz w:val="28"/>
    </w:rPr>
  </w:style>
  <w:style w:type="character" w:customStyle="1" w:styleId="161">
    <w:name w:val="gray6"/>
    <w:basedOn w:val="46"/>
    <w:qFormat/>
    <w:uiPriority w:val="0"/>
  </w:style>
  <w:style w:type="character" w:customStyle="1" w:styleId="162">
    <w:name w:val="style9"/>
    <w:basedOn w:val="46"/>
    <w:qFormat/>
    <w:uiPriority w:val="0"/>
  </w:style>
  <w:style w:type="paragraph" w:customStyle="1" w:styleId="163">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4">
    <w:name w:val="grame"/>
    <w:basedOn w:val="46"/>
    <w:qFormat/>
    <w:uiPriority w:val="0"/>
  </w:style>
  <w:style w:type="paragraph" w:customStyle="1" w:styleId="165">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6">
    <w:name w:val="Char1"/>
    <w:basedOn w:val="1"/>
    <w:qFormat/>
    <w:uiPriority w:val="0"/>
    <w:pPr>
      <w:jc w:val="left"/>
    </w:pPr>
    <w:rPr>
      <w:rFonts w:ascii="Tahoma" w:hAnsi="Tahoma"/>
      <w:sz w:val="24"/>
      <w:szCs w:val="20"/>
    </w:rPr>
  </w:style>
  <w:style w:type="paragraph" w:customStyle="1" w:styleId="167">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8">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9">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70">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1">
    <w:name w:val="font6"/>
    <w:basedOn w:val="1"/>
    <w:qFormat/>
    <w:uiPriority w:val="0"/>
    <w:pPr>
      <w:widowControl/>
      <w:spacing w:before="100" w:beforeAutospacing="1" w:after="100" w:afterAutospacing="1"/>
      <w:jc w:val="left"/>
    </w:pPr>
    <w:rPr>
      <w:kern w:val="0"/>
      <w:sz w:val="24"/>
    </w:rPr>
  </w:style>
  <w:style w:type="paragraph" w:customStyle="1" w:styleId="172">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3">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4">
    <w:name w:val="表格字"/>
    <w:basedOn w:val="1"/>
    <w:qFormat/>
    <w:uiPriority w:val="0"/>
    <w:pPr>
      <w:adjustRightInd w:val="0"/>
      <w:jc w:val="center"/>
    </w:pPr>
    <w:rPr>
      <w:rFonts w:ascii="宋体"/>
      <w:sz w:val="24"/>
      <w:szCs w:val="20"/>
    </w:rPr>
  </w:style>
  <w:style w:type="character" w:customStyle="1" w:styleId="175">
    <w:name w:val="样式 小三 加粗"/>
    <w:qFormat/>
    <w:uiPriority w:val="0"/>
    <w:rPr>
      <w:rFonts w:eastAsia="宋体"/>
      <w:b/>
      <w:bCs/>
      <w:sz w:val="32"/>
    </w:rPr>
  </w:style>
  <w:style w:type="paragraph" w:customStyle="1" w:styleId="176">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7">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8">
    <w:name w:val="Char Char Char"/>
    <w:basedOn w:val="1"/>
    <w:qFormat/>
    <w:uiPriority w:val="0"/>
    <w:rPr>
      <w:rFonts w:ascii="Tahoma" w:hAnsi="Tahoma"/>
      <w:sz w:val="24"/>
      <w:szCs w:val="20"/>
    </w:rPr>
  </w:style>
  <w:style w:type="paragraph" w:customStyle="1" w:styleId="179">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80">
    <w:name w:val="info4"/>
    <w:basedOn w:val="46"/>
    <w:qFormat/>
    <w:uiPriority w:val="0"/>
  </w:style>
  <w:style w:type="paragraph" w:customStyle="1" w:styleId="181">
    <w:name w:val="缩进正文"/>
    <w:basedOn w:val="1"/>
    <w:link w:val="182"/>
    <w:qFormat/>
    <w:uiPriority w:val="0"/>
    <w:pPr>
      <w:ind w:firstLine="560" w:firstLineChars="200"/>
    </w:pPr>
    <w:rPr>
      <w:rFonts w:eastAsia="仿宋_GB2312" w:cs="宋体"/>
      <w:sz w:val="28"/>
      <w:szCs w:val="20"/>
    </w:rPr>
  </w:style>
  <w:style w:type="character" w:customStyle="1" w:styleId="182">
    <w:name w:val="缩进正文 Char"/>
    <w:link w:val="181"/>
    <w:qFormat/>
    <w:uiPriority w:val="0"/>
    <w:rPr>
      <w:rFonts w:eastAsia="仿宋_GB2312" w:cs="宋体"/>
      <w:kern w:val="2"/>
      <w:sz w:val="28"/>
      <w:lang w:val="en-US" w:eastAsia="zh-CN" w:bidi="ar-SA"/>
    </w:rPr>
  </w:style>
  <w:style w:type="paragraph" w:customStyle="1" w:styleId="183">
    <w:name w:val="列出段落1"/>
    <w:basedOn w:val="1"/>
    <w:qFormat/>
    <w:uiPriority w:val="0"/>
    <w:pPr>
      <w:ind w:firstLine="420" w:firstLineChars="200"/>
    </w:pPr>
    <w:rPr>
      <w:rFonts w:ascii="Calibri" w:hAnsi="Calibri" w:cs="Calibri"/>
      <w:szCs w:val="21"/>
    </w:rPr>
  </w:style>
  <w:style w:type="character" w:customStyle="1" w:styleId="184">
    <w:name w:val="批注文字 Char"/>
    <w:basedOn w:val="46"/>
    <w:link w:val="18"/>
    <w:semiHidden/>
    <w:qFormat/>
    <w:uiPriority w:val="99"/>
    <w:rPr>
      <w:rFonts w:ascii="宋体"/>
      <w:sz w:val="34"/>
    </w:rPr>
  </w:style>
  <w:style w:type="character" w:customStyle="1" w:styleId="185">
    <w:name w:val="批注主题 Char"/>
    <w:basedOn w:val="184"/>
    <w:link w:val="41"/>
    <w:qFormat/>
    <w:uiPriority w:val="99"/>
    <w:rPr>
      <w:rFonts w:ascii="宋体"/>
      <w:sz w:val="34"/>
    </w:rPr>
  </w:style>
  <w:style w:type="paragraph" w:customStyle="1" w:styleId="186">
    <w:name w:val="评价"/>
    <w:basedOn w:val="1"/>
    <w:qFormat/>
    <w:uiPriority w:val="0"/>
    <w:pPr>
      <w:spacing w:afterLines="20"/>
      <w:ind w:firstLine="1446" w:firstLineChars="200"/>
    </w:pPr>
    <w:rPr>
      <w:rFonts w:ascii="Calibri" w:hAnsi="Calibri"/>
      <w:sz w:val="24"/>
    </w:rPr>
  </w:style>
  <w:style w:type="paragraph" w:customStyle="1" w:styleId="187">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8">
    <w:name w:val="alt-edited1"/>
    <w:qFormat/>
    <w:uiPriority w:val="0"/>
    <w:rPr>
      <w:color w:val="4D90F0"/>
    </w:rPr>
  </w:style>
  <w:style w:type="paragraph" w:customStyle="1" w:styleId="189">
    <w:name w:val="toc 14"/>
    <w:next w:val="1"/>
    <w:qFormat/>
    <w:uiPriority w:val="0"/>
    <w:pPr>
      <w:wordWrap w:val="0"/>
      <w:jc w:val="both"/>
    </w:pPr>
    <w:rPr>
      <w:rFonts w:ascii="Calibri" w:hAnsi="Calibri" w:eastAsia="宋体" w:cs="Times New Roman"/>
      <w:sz w:val="21"/>
      <w:lang w:val="en-US" w:eastAsia="zh-CN" w:bidi="ar-SA"/>
    </w:rPr>
  </w:style>
  <w:style w:type="character" w:customStyle="1" w:styleId="190">
    <w:name w:val="文档结构图 Char1"/>
    <w:semiHidden/>
    <w:qFormat/>
    <w:uiPriority w:val="0"/>
    <w:rPr>
      <w:sz w:val="20"/>
    </w:rPr>
  </w:style>
  <w:style w:type="character" w:customStyle="1" w:styleId="191">
    <w:name w:val="文档结构图 Char"/>
    <w:semiHidden/>
    <w:qFormat/>
    <w:uiPriority w:val="0"/>
    <w:rPr>
      <w:sz w:val="20"/>
    </w:rPr>
  </w:style>
  <w:style w:type="character" w:customStyle="1" w:styleId="192">
    <w:name w:val="short_text"/>
    <w:basedOn w:val="46"/>
    <w:qFormat/>
    <w:uiPriority w:val="0"/>
    <w:rPr>
      <w:sz w:val="20"/>
    </w:rPr>
  </w:style>
  <w:style w:type="character" w:customStyle="1" w:styleId="193">
    <w:name w:val="标题 Char1"/>
    <w:qFormat/>
    <w:uiPriority w:val="0"/>
    <w:rPr>
      <w:b/>
      <w:sz w:val="20"/>
    </w:rPr>
  </w:style>
  <w:style w:type="character" w:customStyle="1" w:styleId="194">
    <w:name w:val="正文文本缩进 3 Char1"/>
    <w:semiHidden/>
    <w:qFormat/>
    <w:uiPriority w:val="0"/>
    <w:rPr>
      <w:sz w:val="20"/>
    </w:rPr>
  </w:style>
  <w:style w:type="character" w:customStyle="1" w:styleId="195">
    <w:name w:val="font21"/>
    <w:qFormat/>
    <w:uiPriority w:val="0"/>
    <w:rPr>
      <w:color w:val="FF0000"/>
      <w:sz w:val="20"/>
      <w:u w:val="none"/>
    </w:rPr>
  </w:style>
  <w:style w:type="character" w:customStyle="1" w:styleId="196">
    <w:name w:val="不明显强调1"/>
    <w:qFormat/>
    <w:uiPriority w:val="0"/>
    <w:rPr>
      <w:i/>
      <w:sz w:val="20"/>
    </w:rPr>
  </w:style>
  <w:style w:type="character" w:customStyle="1" w:styleId="197">
    <w:name w:val="font71"/>
    <w:qFormat/>
    <w:uiPriority w:val="0"/>
    <w:rPr>
      <w:sz w:val="20"/>
      <w:u w:val="none"/>
    </w:rPr>
  </w:style>
  <w:style w:type="character" w:customStyle="1" w:styleId="198">
    <w:name w:val="页眉 Char1"/>
    <w:semiHidden/>
    <w:qFormat/>
    <w:uiPriority w:val="0"/>
    <w:rPr>
      <w:sz w:val="20"/>
    </w:rPr>
  </w:style>
  <w:style w:type="character" w:customStyle="1" w:styleId="199">
    <w:name w:val="正文文本缩进 2 Char1"/>
    <w:semiHidden/>
    <w:qFormat/>
    <w:uiPriority w:val="0"/>
    <w:rPr>
      <w:sz w:val="20"/>
    </w:rPr>
  </w:style>
  <w:style w:type="character" w:customStyle="1" w:styleId="200">
    <w:name w:val="font61"/>
    <w:qFormat/>
    <w:uiPriority w:val="0"/>
    <w:rPr>
      <w:sz w:val="20"/>
      <w:u w:val="none"/>
    </w:rPr>
  </w:style>
  <w:style w:type="character" w:customStyle="1" w:styleId="201">
    <w:name w:val="纯文本 Char1"/>
    <w:semiHidden/>
    <w:qFormat/>
    <w:uiPriority w:val="0"/>
    <w:rPr>
      <w:sz w:val="20"/>
    </w:rPr>
  </w:style>
  <w:style w:type="character" w:customStyle="1" w:styleId="202">
    <w:name w:val="正文文本 3 Char1"/>
    <w:semiHidden/>
    <w:qFormat/>
    <w:uiPriority w:val="0"/>
    <w:rPr>
      <w:sz w:val="20"/>
    </w:rPr>
  </w:style>
  <w:style w:type="character" w:customStyle="1" w:styleId="203">
    <w:name w:val="正文文本缩进 Char1"/>
    <w:semiHidden/>
    <w:qFormat/>
    <w:uiPriority w:val="0"/>
    <w:rPr>
      <w:sz w:val="20"/>
    </w:rPr>
  </w:style>
  <w:style w:type="character" w:customStyle="1" w:styleId="204">
    <w:name w:val="明显参考1"/>
    <w:qFormat/>
    <w:uiPriority w:val="0"/>
    <w:rPr>
      <w:b/>
      <w:sz w:val="20"/>
    </w:rPr>
  </w:style>
  <w:style w:type="character" w:customStyle="1" w:styleId="205">
    <w:name w:val="apple-converted-space"/>
    <w:qFormat/>
    <w:uiPriority w:val="0"/>
    <w:rPr>
      <w:sz w:val="20"/>
    </w:rPr>
  </w:style>
  <w:style w:type="character" w:customStyle="1" w:styleId="206">
    <w:name w:val="书籍标题1"/>
    <w:qFormat/>
    <w:uiPriority w:val="0"/>
    <w:rPr>
      <w:b/>
      <w:i/>
      <w:sz w:val="20"/>
    </w:rPr>
  </w:style>
  <w:style w:type="character" w:customStyle="1" w:styleId="207">
    <w:name w:val="long_text"/>
    <w:qFormat/>
    <w:uiPriority w:val="0"/>
    <w:rPr>
      <w:sz w:val="20"/>
    </w:rPr>
  </w:style>
  <w:style w:type="character" w:customStyle="1" w:styleId="208">
    <w:name w:val="日期 Char1"/>
    <w:semiHidden/>
    <w:qFormat/>
    <w:uiPriority w:val="0"/>
    <w:rPr>
      <w:sz w:val="20"/>
    </w:rPr>
  </w:style>
  <w:style w:type="character" w:customStyle="1" w:styleId="209">
    <w:name w:val="批注文字 Char1"/>
    <w:semiHidden/>
    <w:qFormat/>
    <w:uiPriority w:val="0"/>
    <w:rPr>
      <w:sz w:val="20"/>
    </w:rPr>
  </w:style>
  <w:style w:type="character" w:customStyle="1" w:styleId="210">
    <w:name w:val="明显强调1"/>
    <w:qFormat/>
    <w:uiPriority w:val="0"/>
    <w:rPr>
      <w:i/>
      <w:sz w:val="20"/>
    </w:rPr>
  </w:style>
  <w:style w:type="character" w:customStyle="1" w:styleId="211">
    <w:name w:val="16"/>
    <w:qFormat/>
    <w:uiPriority w:val="0"/>
    <w:rPr>
      <w:b/>
      <w:color w:val="FF0356"/>
      <w:sz w:val="20"/>
    </w:rPr>
  </w:style>
  <w:style w:type="character" w:customStyle="1" w:styleId="212">
    <w:name w:val="批注主题 Char1"/>
    <w:semiHidden/>
    <w:qFormat/>
    <w:uiPriority w:val="0"/>
    <w:rPr>
      <w:b/>
      <w:sz w:val="20"/>
    </w:rPr>
  </w:style>
  <w:style w:type="character" w:customStyle="1" w:styleId="213">
    <w:name w:val="正文文本 2 Char1"/>
    <w:semiHidden/>
    <w:qFormat/>
    <w:uiPriority w:val="0"/>
    <w:rPr>
      <w:sz w:val="20"/>
    </w:rPr>
  </w:style>
  <w:style w:type="character" w:customStyle="1" w:styleId="214">
    <w:name w:val="font31"/>
    <w:basedOn w:val="46"/>
    <w:qFormat/>
    <w:uiPriority w:val="0"/>
    <w:rPr>
      <w:color w:val="FF0000"/>
      <w:sz w:val="20"/>
      <w:u w:val="none"/>
      <w:vertAlign w:val="superscript"/>
    </w:rPr>
  </w:style>
  <w:style w:type="character" w:customStyle="1" w:styleId="215">
    <w:name w:val="不明显参考1"/>
    <w:qFormat/>
    <w:uiPriority w:val="0"/>
    <w:rPr>
      <w:sz w:val="20"/>
    </w:rPr>
  </w:style>
  <w:style w:type="character" w:customStyle="1" w:styleId="216">
    <w:name w:val="HTML 预设格式 Char1"/>
    <w:semiHidden/>
    <w:qFormat/>
    <w:uiPriority w:val="0"/>
    <w:rPr>
      <w:sz w:val="20"/>
    </w:rPr>
  </w:style>
  <w:style w:type="character" w:customStyle="1" w:styleId="217">
    <w:name w:val="font01"/>
    <w:basedOn w:val="46"/>
    <w:qFormat/>
    <w:uiPriority w:val="0"/>
    <w:rPr>
      <w:color w:val="FF0000"/>
      <w:sz w:val="20"/>
      <w:u w:val="none"/>
      <w:vertAlign w:val="superscript"/>
    </w:rPr>
  </w:style>
  <w:style w:type="character" w:customStyle="1" w:styleId="218">
    <w:name w:val="页脚 Char1"/>
    <w:semiHidden/>
    <w:qFormat/>
    <w:uiPriority w:val="0"/>
    <w:rPr>
      <w:sz w:val="20"/>
    </w:rPr>
  </w:style>
  <w:style w:type="character" w:customStyle="1" w:styleId="219">
    <w:name w:val="批注框文本 Char1"/>
    <w:semiHidden/>
    <w:qFormat/>
    <w:uiPriority w:val="0"/>
    <w:rPr>
      <w:sz w:val="20"/>
    </w:rPr>
  </w:style>
  <w:style w:type="paragraph" w:customStyle="1" w:styleId="220">
    <w:name w:val="列出段落2"/>
    <w:basedOn w:val="1"/>
    <w:next w:val="221"/>
    <w:qFormat/>
    <w:uiPriority w:val="0"/>
    <w:pPr>
      <w:ind w:firstLine="420"/>
    </w:pPr>
    <w:rPr>
      <w:rFonts w:hAnsi="Calibri"/>
      <w:kern w:val="0"/>
      <w:szCs w:val="20"/>
    </w:rPr>
  </w:style>
  <w:style w:type="paragraph" w:customStyle="1" w:styleId="221">
    <w:name w:val="toc 814"/>
    <w:next w:val="1"/>
    <w:qFormat/>
    <w:uiPriority w:val="0"/>
    <w:pPr>
      <w:wordWrap w:val="0"/>
      <w:ind w:left="2975"/>
      <w:jc w:val="both"/>
    </w:pPr>
    <w:rPr>
      <w:rFonts w:ascii="Calibri" w:hAnsi="Calibri" w:eastAsia="宋体" w:cs="Times New Roman"/>
      <w:sz w:val="21"/>
      <w:lang w:val="en-US" w:eastAsia="zh-CN" w:bidi="ar-SA"/>
    </w:rPr>
  </w:style>
  <w:style w:type="paragraph" w:customStyle="1" w:styleId="222">
    <w:name w:val="toc 62"/>
    <w:next w:val="1"/>
    <w:qFormat/>
    <w:uiPriority w:val="0"/>
    <w:pPr>
      <w:wordWrap w:val="0"/>
      <w:ind w:left="2125"/>
      <w:jc w:val="both"/>
    </w:pPr>
    <w:rPr>
      <w:rFonts w:ascii="Calibri" w:hAnsi="Calibri" w:eastAsia="宋体" w:cs="Times New Roman"/>
      <w:sz w:val="21"/>
      <w:lang w:val="en-US" w:eastAsia="zh-CN" w:bidi="ar-SA"/>
    </w:rPr>
  </w:style>
  <w:style w:type="paragraph" w:customStyle="1" w:styleId="223">
    <w:name w:val="toc 414"/>
    <w:next w:val="1"/>
    <w:qFormat/>
    <w:uiPriority w:val="0"/>
    <w:pPr>
      <w:wordWrap w:val="0"/>
      <w:ind w:left="1275"/>
      <w:jc w:val="both"/>
    </w:pPr>
    <w:rPr>
      <w:rFonts w:ascii="Calibri" w:hAnsi="Calibri" w:eastAsia="宋体" w:cs="Times New Roman"/>
      <w:sz w:val="21"/>
      <w:lang w:val="en-US" w:eastAsia="zh-CN" w:bidi="ar-SA"/>
    </w:rPr>
  </w:style>
  <w:style w:type="paragraph" w:customStyle="1" w:styleId="224">
    <w:name w:val="toc 411"/>
    <w:next w:val="1"/>
    <w:qFormat/>
    <w:uiPriority w:val="0"/>
    <w:pPr>
      <w:wordWrap w:val="0"/>
      <w:ind w:left="1275"/>
      <w:jc w:val="both"/>
    </w:pPr>
    <w:rPr>
      <w:rFonts w:ascii="Calibri" w:hAnsi="Calibri" w:eastAsia="宋体" w:cs="Times New Roman"/>
      <w:sz w:val="21"/>
      <w:lang w:val="en-US" w:eastAsia="zh-CN" w:bidi="ar-SA"/>
    </w:rPr>
  </w:style>
  <w:style w:type="paragraph" w:customStyle="1" w:styleId="225">
    <w:name w:val="xl86"/>
    <w:basedOn w:val="1"/>
    <w:next w:val="226"/>
    <w:qFormat/>
    <w:uiPriority w:val="0"/>
    <w:pPr>
      <w:widowControl/>
      <w:shd w:val="clear" w:color="000000" w:fill="FFFFFF"/>
      <w:spacing w:before="280" w:after="280"/>
      <w:jc w:val="center"/>
    </w:pPr>
    <w:rPr>
      <w:rFonts w:ascii="宋体" w:hAnsi="Calibri"/>
      <w:kern w:val="0"/>
      <w:sz w:val="20"/>
      <w:szCs w:val="20"/>
    </w:rPr>
  </w:style>
  <w:style w:type="paragraph" w:customStyle="1" w:styleId="226">
    <w:name w:val="toc 515"/>
    <w:next w:val="1"/>
    <w:qFormat/>
    <w:uiPriority w:val="0"/>
    <w:pPr>
      <w:wordWrap w:val="0"/>
      <w:ind w:left="1700"/>
      <w:jc w:val="both"/>
    </w:pPr>
    <w:rPr>
      <w:rFonts w:ascii="Calibri" w:hAnsi="Calibri" w:eastAsia="宋体" w:cs="Times New Roman"/>
      <w:sz w:val="21"/>
      <w:lang w:val="en-US" w:eastAsia="zh-CN" w:bidi="ar-SA"/>
    </w:rPr>
  </w:style>
  <w:style w:type="paragraph" w:customStyle="1" w:styleId="227">
    <w:name w:val="TOC Heading4"/>
    <w:next w:val="1"/>
    <w:qFormat/>
    <w:uiPriority w:val="0"/>
    <w:pPr>
      <w:wordWrap w:val="0"/>
    </w:pPr>
    <w:rPr>
      <w:rFonts w:ascii="Calibri" w:hAnsi="Calibri" w:eastAsia="宋体" w:cs="Times New Roman"/>
      <w:sz w:val="32"/>
      <w:lang w:val="en-US" w:eastAsia="zh-CN" w:bidi="ar-SA"/>
    </w:rPr>
  </w:style>
  <w:style w:type="paragraph" w:customStyle="1" w:styleId="228">
    <w:name w:val="toc 15"/>
    <w:next w:val="1"/>
    <w:qFormat/>
    <w:uiPriority w:val="0"/>
    <w:pPr>
      <w:wordWrap w:val="0"/>
      <w:jc w:val="both"/>
    </w:pPr>
    <w:rPr>
      <w:rFonts w:ascii="Calibri" w:hAnsi="Calibri" w:eastAsia="宋体" w:cs="Times New Roman"/>
      <w:sz w:val="21"/>
      <w:lang w:val="en-US" w:eastAsia="zh-CN" w:bidi="ar-SA"/>
    </w:rPr>
  </w:style>
  <w:style w:type="paragraph" w:customStyle="1" w:styleId="229">
    <w:name w:val="TOC Heading2"/>
    <w:next w:val="1"/>
    <w:qFormat/>
    <w:uiPriority w:val="0"/>
    <w:pPr>
      <w:wordWrap w:val="0"/>
    </w:pPr>
    <w:rPr>
      <w:rFonts w:ascii="Calibri" w:hAnsi="Calibri" w:eastAsia="宋体" w:cs="Times New Roman"/>
      <w:sz w:val="32"/>
      <w:lang w:val="en-US" w:eastAsia="zh-CN" w:bidi="ar-SA"/>
    </w:rPr>
  </w:style>
  <w:style w:type="paragraph" w:customStyle="1" w:styleId="230">
    <w:name w:val="TOC Heading1"/>
    <w:next w:val="1"/>
    <w:qFormat/>
    <w:uiPriority w:val="0"/>
    <w:pPr>
      <w:wordWrap w:val="0"/>
    </w:pPr>
    <w:rPr>
      <w:rFonts w:ascii="Calibri" w:hAnsi="Calibri" w:eastAsia="宋体" w:cs="Times New Roman"/>
      <w:sz w:val="32"/>
      <w:lang w:val="en-US" w:eastAsia="zh-CN" w:bidi="ar-SA"/>
    </w:rPr>
  </w:style>
  <w:style w:type="paragraph" w:customStyle="1" w:styleId="231">
    <w:name w:val="toc 73"/>
    <w:next w:val="1"/>
    <w:qFormat/>
    <w:uiPriority w:val="0"/>
    <w:pPr>
      <w:wordWrap w:val="0"/>
      <w:ind w:left="2550"/>
      <w:jc w:val="both"/>
    </w:pPr>
    <w:rPr>
      <w:rFonts w:ascii="Calibri" w:hAnsi="Calibri" w:eastAsia="宋体" w:cs="Times New Roman"/>
      <w:sz w:val="21"/>
      <w:lang w:val="en-US" w:eastAsia="zh-CN" w:bidi="ar-SA"/>
    </w:rPr>
  </w:style>
  <w:style w:type="paragraph" w:customStyle="1" w:styleId="232">
    <w:name w:val="font7"/>
    <w:basedOn w:val="1"/>
    <w:next w:val="233"/>
    <w:qFormat/>
    <w:uiPriority w:val="0"/>
    <w:pPr>
      <w:widowControl/>
      <w:spacing w:before="280" w:after="280"/>
    </w:pPr>
    <w:rPr>
      <w:rFonts w:ascii="Arial" w:hAnsi="Calibri"/>
      <w:kern w:val="0"/>
      <w:sz w:val="18"/>
      <w:szCs w:val="20"/>
    </w:rPr>
  </w:style>
  <w:style w:type="paragraph" w:customStyle="1" w:styleId="233">
    <w:name w:val="toc 810"/>
    <w:next w:val="1"/>
    <w:qFormat/>
    <w:uiPriority w:val="0"/>
    <w:pPr>
      <w:wordWrap w:val="0"/>
      <w:ind w:left="2975"/>
      <w:jc w:val="both"/>
    </w:pPr>
    <w:rPr>
      <w:rFonts w:ascii="Calibri" w:hAnsi="Calibri" w:eastAsia="宋体" w:cs="Times New Roman"/>
      <w:sz w:val="21"/>
      <w:lang w:val="en-US" w:eastAsia="zh-CN" w:bidi="ar-SA"/>
    </w:rPr>
  </w:style>
  <w:style w:type="paragraph" w:customStyle="1" w:styleId="234">
    <w:name w:val="xl113"/>
    <w:basedOn w:val="1"/>
    <w:next w:val="235"/>
    <w:qFormat/>
    <w:uiPriority w:val="0"/>
    <w:pPr>
      <w:widowControl/>
      <w:shd w:val="clear" w:color="000000" w:fill="FFFFFF"/>
      <w:spacing w:before="280" w:after="280"/>
      <w:jc w:val="center"/>
    </w:pPr>
    <w:rPr>
      <w:rFonts w:ascii="宋体" w:hAnsi="Calibri"/>
      <w:b/>
      <w:kern w:val="0"/>
      <w:sz w:val="20"/>
      <w:szCs w:val="20"/>
    </w:rPr>
  </w:style>
  <w:style w:type="paragraph" w:customStyle="1" w:styleId="235">
    <w:name w:val="TOC Heading10"/>
    <w:next w:val="1"/>
    <w:qFormat/>
    <w:uiPriority w:val="0"/>
    <w:pPr>
      <w:wordWrap w:val="0"/>
    </w:pPr>
    <w:rPr>
      <w:rFonts w:ascii="Calibri" w:hAnsi="Calibri" w:eastAsia="宋体" w:cs="Times New Roman"/>
      <w:sz w:val="32"/>
      <w:lang w:val="en-US" w:eastAsia="zh-CN" w:bidi="ar-SA"/>
    </w:rPr>
  </w:style>
  <w:style w:type="paragraph" w:customStyle="1" w:styleId="236">
    <w:name w:val="toc 89"/>
    <w:next w:val="1"/>
    <w:qFormat/>
    <w:uiPriority w:val="0"/>
    <w:pPr>
      <w:wordWrap w:val="0"/>
      <w:ind w:left="2975"/>
      <w:jc w:val="both"/>
    </w:pPr>
    <w:rPr>
      <w:rFonts w:ascii="Calibri" w:hAnsi="Calibri" w:eastAsia="宋体" w:cs="Times New Roman"/>
      <w:sz w:val="21"/>
      <w:lang w:val="en-US" w:eastAsia="zh-CN" w:bidi="ar-SA"/>
    </w:rPr>
  </w:style>
  <w:style w:type="paragraph" w:customStyle="1" w:styleId="237">
    <w:name w:val="xl73"/>
    <w:basedOn w:val="1"/>
    <w:next w:val="238"/>
    <w:qFormat/>
    <w:uiPriority w:val="0"/>
    <w:pPr>
      <w:widowControl/>
      <w:shd w:val="clear" w:color="000000" w:fill="FFFFFF"/>
      <w:spacing w:before="280" w:after="280"/>
      <w:jc w:val="center"/>
    </w:pPr>
    <w:rPr>
      <w:rFonts w:ascii="宋体" w:hAnsi="Calibri"/>
      <w:kern w:val="0"/>
      <w:sz w:val="20"/>
      <w:szCs w:val="20"/>
    </w:rPr>
  </w:style>
  <w:style w:type="paragraph" w:customStyle="1" w:styleId="238">
    <w:name w:val="toc 613"/>
    <w:next w:val="1"/>
    <w:qFormat/>
    <w:uiPriority w:val="0"/>
    <w:pPr>
      <w:wordWrap w:val="0"/>
      <w:ind w:left="2125"/>
      <w:jc w:val="both"/>
    </w:pPr>
    <w:rPr>
      <w:rFonts w:ascii="Calibri" w:hAnsi="Calibri" w:eastAsia="宋体" w:cs="Times New Roman"/>
      <w:sz w:val="21"/>
      <w:lang w:val="en-US" w:eastAsia="zh-CN" w:bidi="ar-SA"/>
    </w:rPr>
  </w:style>
  <w:style w:type="paragraph" w:customStyle="1" w:styleId="239">
    <w:name w:val="xl79"/>
    <w:basedOn w:val="1"/>
    <w:next w:val="240"/>
    <w:qFormat/>
    <w:uiPriority w:val="0"/>
    <w:pPr>
      <w:widowControl/>
      <w:shd w:val="clear" w:color="000000" w:fill="FFFFFF"/>
      <w:spacing w:before="280" w:after="280"/>
    </w:pPr>
    <w:rPr>
      <w:rFonts w:ascii="宋体" w:hAnsi="Calibri"/>
      <w:b/>
      <w:kern w:val="0"/>
      <w:sz w:val="20"/>
      <w:szCs w:val="20"/>
    </w:rPr>
  </w:style>
  <w:style w:type="paragraph" w:customStyle="1" w:styleId="240">
    <w:name w:val="toc 87"/>
    <w:next w:val="1"/>
    <w:qFormat/>
    <w:uiPriority w:val="0"/>
    <w:pPr>
      <w:wordWrap w:val="0"/>
      <w:ind w:left="2975"/>
      <w:jc w:val="both"/>
    </w:pPr>
    <w:rPr>
      <w:rFonts w:ascii="Calibri" w:hAnsi="Calibri" w:eastAsia="宋体" w:cs="Times New Roman"/>
      <w:sz w:val="21"/>
      <w:lang w:val="en-US" w:eastAsia="zh-CN" w:bidi="ar-SA"/>
    </w:rPr>
  </w:style>
  <w:style w:type="paragraph" w:customStyle="1" w:styleId="241">
    <w:name w:val="toc 11"/>
    <w:next w:val="1"/>
    <w:qFormat/>
    <w:uiPriority w:val="0"/>
    <w:pPr>
      <w:wordWrap w:val="0"/>
      <w:jc w:val="both"/>
    </w:pPr>
    <w:rPr>
      <w:rFonts w:ascii="Calibri" w:hAnsi="Calibri" w:eastAsia="宋体" w:cs="Times New Roman"/>
      <w:sz w:val="21"/>
      <w:lang w:val="en-US" w:eastAsia="zh-CN" w:bidi="ar-SA"/>
    </w:rPr>
  </w:style>
  <w:style w:type="paragraph" w:customStyle="1" w:styleId="242">
    <w:name w:val="toc 410"/>
    <w:next w:val="1"/>
    <w:qFormat/>
    <w:uiPriority w:val="0"/>
    <w:pPr>
      <w:wordWrap w:val="0"/>
      <w:ind w:left="1275"/>
      <w:jc w:val="both"/>
    </w:pPr>
    <w:rPr>
      <w:rFonts w:ascii="Calibri" w:hAnsi="Calibri" w:eastAsia="宋体" w:cs="Times New Roman"/>
      <w:sz w:val="21"/>
      <w:lang w:val="en-US" w:eastAsia="zh-CN" w:bidi="ar-SA"/>
    </w:rPr>
  </w:style>
  <w:style w:type="paragraph" w:customStyle="1" w:styleId="243">
    <w:name w:val="toc 611"/>
    <w:next w:val="1"/>
    <w:qFormat/>
    <w:uiPriority w:val="0"/>
    <w:pPr>
      <w:wordWrap w:val="0"/>
      <w:ind w:left="2125"/>
      <w:jc w:val="both"/>
    </w:pPr>
    <w:rPr>
      <w:rFonts w:ascii="Calibri" w:hAnsi="Calibri" w:eastAsia="宋体" w:cs="Times New Roman"/>
      <w:sz w:val="21"/>
      <w:lang w:val="en-US" w:eastAsia="zh-CN" w:bidi="ar-SA"/>
    </w:rPr>
  </w:style>
  <w:style w:type="paragraph" w:customStyle="1" w:styleId="244">
    <w:name w:val="xl112"/>
    <w:basedOn w:val="1"/>
    <w:next w:val="243"/>
    <w:qFormat/>
    <w:uiPriority w:val="0"/>
    <w:pPr>
      <w:widowControl/>
      <w:shd w:val="clear" w:color="000000" w:fill="FFFFFF"/>
      <w:spacing w:before="280" w:after="280"/>
      <w:jc w:val="center"/>
    </w:pPr>
    <w:rPr>
      <w:rFonts w:ascii="宋体" w:hAnsi="Calibri"/>
      <w:b/>
      <w:kern w:val="0"/>
      <w:sz w:val="20"/>
      <w:szCs w:val="20"/>
    </w:rPr>
  </w:style>
  <w:style w:type="paragraph" w:customStyle="1" w:styleId="245">
    <w:name w:val="toc 514"/>
    <w:next w:val="1"/>
    <w:qFormat/>
    <w:uiPriority w:val="0"/>
    <w:pPr>
      <w:wordWrap w:val="0"/>
      <w:ind w:left="1700"/>
      <w:jc w:val="both"/>
    </w:pPr>
    <w:rPr>
      <w:rFonts w:ascii="Calibri" w:hAnsi="Calibri" w:eastAsia="宋体" w:cs="Times New Roman"/>
      <w:sz w:val="21"/>
      <w:lang w:val="en-US" w:eastAsia="zh-CN" w:bidi="ar-SA"/>
    </w:rPr>
  </w:style>
  <w:style w:type="paragraph" w:customStyle="1" w:styleId="246">
    <w:name w:val="toc 44"/>
    <w:next w:val="1"/>
    <w:qFormat/>
    <w:uiPriority w:val="0"/>
    <w:pPr>
      <w:wordWrap w:val="0"/>
      <w:ind w:left="1275"/>
      <w:jc w:val="both"/>
    </w:pPr>
    <w:rPr>
      <w:rFonts w:ascii="Calibri" w:hAnsi="Calibri" w:eastAsia="宋体" w:cs="Times New Roman"/>
      <w:sz w:val="21"/>
      <w:lang w:val="en-US" w:eastAsia="zh-CN" w:bidi="ar-SA"/>
    </w:rPr>
  </w:style>
  <w:style w:type="paragraph" w:customStyle="1" w:styleId="247">
    <w:name w:val="toc 412"/>
    <w:next w:val="1"/>
    <w:qFormat/>
    <w:uiPriority w:val="0"/>
    <w:pPr>
      <w:wordWrap w:val="0"/>
      <w:ind w:left="1275"/>
      <w:jc w:val="both"/>
    </w:pPr>
    <w:rPr>
      <w:rFonts w:ascii="Calibri" w:hAnsi="Calibri" w:eastAsia="宋体" w:cs="Times New Roman"/>
      <w:sz w:val="21"/>
      <w:lang w:val="en-US" w:eastAsia="zh-CN" w:bidi="ar-SA"/>
    </w:rPr>
  </w:style>
  <w:style w:type="paragraph" w:customStyle="1" w:styleId="248">
    <w:name w:val="xl74"/>
    <w:basedOn w:val="1"/>
    <w:next w:val="249"/>
    <w:qFormat/>
    <w:uiPriority w:val="0"/>
    <w:pPr>
      <w:widowControl/>
      <w:shd w:val="clear" w:color="000000" w:fill="FFFFFF"/>
      <w:spacing w:before="280" w:after="280"/>
    </w:pPr>
    <w:rPr>
      <w:rFonts w:ascii="宋体" w:hAnsi="Calibri"/>
      <w:kern w:val="0"/>
      <w:sz w:val="20"/>
      <w:szCs w:val="20"/>
    </w:rPr>
  </w:style>
  <w:style w:type="paragraph" w:customStyle="1" w:styleId="249">
    <w:name w:val="toc 57"/>
    <w:next w:val="1"/>
    <w:qFormat/>
    <w:uiPriority w:val="0"/>
    <w:pPr>
      <w:wordWrap w:val="0"/>
      <w:ind w:left="1700"/>
      <w:jc w:val="both"/>
    </w:pPr>
    <w:rPr>
      <w:rFonts w:ascii="Calibri" w:hAnsi="Calibri" w:eastAsia="宋体" w:cs="Times New Roman"/>
      <w:sz w:val="21"/>
      <w:lang w:val="en-US" w:eastAsia="zh-CN" w:bidi="ar-SA"/>
    </w:rPr>
  </w:style>
  <w:style w:type="paragraph" w:customStyle="1" w:styleId="250">
    <w:name w:val="toc 912"/>
    <w:next w:val="1"/>
    <w:qFormat/>
    <w:uiPriority w:val="0"/>
    <w:pPr>
      <w:wordWrap w:val="0"/>
      <w:ind w:left="3400"/>
      <w:jc w:val="both"/>
    </w:pPr>
    <w:rPr>
      <w:rFonts w:ascii="Calibri" w:hAnsi="Calibri" w:eastAsia="宋体" w:cs="Times New Roman"/>
      <w:sz w:val="21"/>
      <w:lang w:val="en-US" w:eastAsia="zh-CN" w:bidi="ar-SA"/>
    </w:rPr>
  </w:style>
  <w:style w:type="paragraph" w:customStyle="1" w:styleId="251">
    <w:name w:val="toc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52">
    <w:name w:val="toc 38"/>
    <w:next w:val="1"/>
    <w:qFormat/>
    <w:uiPriority w:val="0"/>
    <w:pPr>
      <w:wordWrap w:val="0"/>
      <w:ind w:left="850"/>
      <w:jc w:val="both"/>
    </w:pPr>
    <w:rPr>
      <w:rFonts w:ascii="Calibri" w:hAnsi="Calibri" w:eastAsia="宋体" w:cs="Times New Roman"/>
      <w:sz w:val="21"/>
      <w:lang w:val="en-US" w:eastAsia="zh-CN" w:bidi="ar-SA"/>
    </w:rPr>
  </w:style>
  <w:style w:type="paragraph" w:customStyle="1" w:styleId="253">
    <w:name w:val="toc 95"/>
    <w:next w:val="1"/>
    <w:qFormat/>
    <w:uiPriority w:val="0"/>
    <w:pPr>
      <w:wordWrap w:val="0"/>
      <w:ind w:left="3400"/>
      <w:jc w:val="both"/>
    </w:pPr>
    <w:rPr>
      <w:rFonts w:ascii="Calibri" w:hAnsi="Calibri" w:eastAsia="宋体" w:cs="Times New Roman"/>
      <w:sz w:val="21"/>
      <w:lang w:val="en-US" w:eastAsia="zh-CN" w:bidi="ar-SA"/>
    </w:rPr>
  </w:style>
  <w:style w:type="paragraph" w:customStyle="1" w:styleId="254">
    <w:name w:val="列出段落5"/>
    <w:basedOn w:val="1"/>
    <w:next w:val="255"/>
    <w:qFormat/>
    <w:uiPriority w:val="0"/>
    <w:pPr>
      <w:ind w:firstLine="420"/>
    </w:pPr>
    <w:rPr>
      <w:rFonts w:hAnsi="Calibri"/>
      <w:kern w:val="0"/>
      <w:szCs w:val="20"/>
    </w:rPr>
  </w:style>
  <w:style w:type="paragraph" w:customStyle="1" w:styleId="255">
    <w:name w:val="toc 312"/>
    <w:next w:val="1"/>
    <w:qFormat/>
    <w:uiPriority w:val="0"/>
    <w:pPr>
      <w:wordWrap w:val="0"/>
      <w:ind w:left="850"/>
      <w:jc w:val="both"/>
    </w:pPr>
    <w:rPr>
      <w:rFonts w:ascii="Calibri" w:hAnsi="Calibri" w:eastAsia="宋体" w:cs="Times New Roman"/>
      <w:sz w:val="21"/>
      <w:lang w:val="en-US" w:eastAsia="zh-CN" w:bidi="ar-SA"/>
    </w:rPr>
  </w:style>
  <w:style w:type="paragraph" w:customStyle="1" w:styleId="256">
    <w:name w:val="xl66"/>
    <w:basedOn w:val="1"/>
    <w:next w:val="257"/>
    <w:qFormat/>
    <w:uiPriority w:val="0"/>
    <w:pPr>
      <w:widowControl/>
      <w:shd w:val="clear" w:color="000000" w:fill="FFFFFF"/>
      <w:spacing w:before="280" w:after="280"/>
    </w:pPr>
    <w:rPr>
      <w:rFonts w:ascii="宋体" w:hAnsi="Calibri"/>
      <w:kern w:val="0"/>
      <w:sz w:val="20"/>
      <w:szCs w:val="20"/>
    </w:rPr>
  </w:style>
  <w:style w:type="paragraph" w:customStyle="1" w:styleId="257">
    <w:name w:val="toc 56"/>
    <w:next w:val="1"/>
    <w:qFormat/>
    <w:uiPriority w:val="0"/>
    <w:pPr>
      <w:wordWrap w:val="0"/>
      <w:ind w:left="1700"/>
      <w:jc w:val="both"/>
    </w:pPr>
    <w:rPr>
      <w:rFonts w:ascii="Calibri" w:hAnsi="Calibri" w:eastAsia="宋体" w:cs="Times New Roman"/>
      <w:sz w:val="21"/>
      <w:lang w:val="en-US" w:eastAsia="zh-CN" w:bidi="ar-SA"/>
    </w:rPr>
  </w:style>
  <w:style w:type="paragraph" w:customStyle="1" w:styleId="258">
    <w:name w:val="TOC Heading3"/>
    <w:next w:val="1"/>
    <w:qFormat/>
    <w:uiPriority w:val="0"/>
    <w:pPr>
      <w:wordWrap w:val="0"/>
    </w:pPr>
    <w:rPr>
      <w:rFonts w:ascii="Calibri" w:hAnsi="Calibri" w:eastAsia="宋体" w:cs="Times New Roman"/>
      <w:sz w:val="32"/>
      <w:lang w:val="en-US" w:eastAsia="zh-CN" w:bidi="ar-SA"/>
    </w:rPr>
  </w:style>
  <w:style w:type="paragraph" w:customStyle="1" w:styleId="259">
    <w:name w:val="toc 65"/>
    <w:next w:val="1"/>
    <w:qFormat/>
    <w:uiPriority w:val="0"/>
    <w:pPr>
      <w:wordWrap w:val="0"/>
      <w:ind w:left="2125"/>
      <w:jc w:val="both"/>
    </w:pPr>
    <w:rPr>
      <w:rFonts w:ascii="Calibri" w:hAnsi="Calibri" w:eastAsia="宋体" w:cs="Times New Roman"/>
      <w:sz w:val="21"/>
      <w:lang w:val="en-US" w:eastAsia="zh-CN" w:bidi="ar-SA"/>
    </w:rPr>
  </w:style>
  <w:style w:type="paragraph" w:customStyle="1" w:styleId="260">
    <w:name w:val="toc 25"/>
    <w:next w:val="1"/>
    <w:qFormat/>
    <w:uiPriority w:val="0"/>
    <w:pPr>
      <w:wordWrap w:val="0"/>
      <w:ind w:left="425"/>
      <w:jc w:val="both"/>
    </w:pPr>
    <w:rPr>
      <w:rFonts w:ascii="Calibri" w:hAnsi="Calibri" w:eastAsia="宋体" w:cs="Times New Roman"/>
      <w:sz w:val="21"/>
      <w:lang w:val="en-US" w:eastAsia="zh-CN" w:bidi="ar-SA"/>
    </w:rPr>
  </w:style>
  <w:style w:type="paragraph" w:customStyle="1" w:styleId="261">
    <w:name w:val="xl84"/>
    <w:basedOn w:val="1"/>
    <w:next w:val="262"/>
    <w:qFormat/>
    <w:uiPriority w:val="0"/>
    <w:pPr>
      <w:widowControl/>
      <w:shd w:val="clear" w:color="000000" w:fill="FFFFFF"/>
      <w:spacing w:before="280" w:after="280"/>
      <w:jc w:val="center"/>
    </w:pPr>
    <w:rPr>
      <w:rFonts w:ascii="宋体" w:hAnsi="Calibri"/>
      <w:kern w:val="0"/>
      <w:sz w:val="20"/>
      <w:szCs w:val="20"/>
    </w:rPr>
  </w:style>
  <w:style w:type="paragraph" w:customStyle="1" w:styleId="262">
    <w:name w:val="toc 99"/>
    <w:next w:val="1"/>
    <w:qFormat/>
    <w:uiPriority w:val="0"/>
    <w:pPr>
      <w:wordWrap w:val="0"/>
      <w:ind w:left="3400"/>
      <w:jc w:val="both"/>
    </w:pPr>
    <w:rPr>
      <w:rFonts w:ascii="Calibri" w:hAnsi="Calibri" w:eastAsia="宋体" w:cs="Times New Roman"/>
      <w:sz w:val="21"/>
      <w:lang w:val="en-US" w:eastAsia="zh-CN" w:bidi="ar-SA"/>
    </w:rPr>
  </w:style>
  <w:style w:type="paragraph" w:customStyle="1" w:styleId="263">
    <w:name w:val="xl81"/>
    <w:basedOn w:val="1"/>
    <w:next w:val="264"/>
    <w:qFormat/>
    <w:uiPriority w:val="0"/>
    <w:pPr>
      <w:widowControl/>
      <w:shd w:val="clear" w:color="000000" w:fill="FFFFFF"/>
      <w:spacing w:before="280" w:after="280"/>
    </w:pPr>
    <w:rPr>
      <w:rFonts w:ascii="宋体" w:hAnsi="Calibri"/>
      <w:kern w:val="0"/>
      <w:sz w:val="20"/>
      <w:szCs w:val="20"/>
    </w:rPr>
  </w:style>
  <w:style w:type="paragraph" w:customStyle="1" w:styleId="264">
    <w:name w:val="toc 59"/>
    <w:next w:val="1"/>
    <w:qFormat/>
    <w:uiPriority w:val="0"/>
    <w:pPr>
      <w:wordWrap w:val="0"/>
      <w:ind w:left="1700"/>
      <w:jc w:val="both"/>
    </w:pPr>
    <w:rPr>
      <w:rFonts w:ascii="Calibri" w:hAnsi="Calibri" w:eastAsia="宋体" w:cs="Times New Roman"/>
      <w:sz w:val="21"/>
      <w:lang w:val="en-US" w:eastAsia="zh-CN" w:bidi="ar-SA"/>
    </w:rPr>
  </w:style>
  <w:style w:type="paragraph" w:customStyle="1" w:styleId="265">
    <w:name w:val="目录 11"/>
    <w:next w:val="1"/>
    <w:qFormat/>
    <w:uiPriority w:val="0"/>
    <w:pPr>
      <w:wordWrap w:val="0"/>
      <w:jc w:val="both"/>
    </w:pPr>
    <w:rPr>
      <w:rFonts w:ascii="Calibri" w:hAnsi="Calibri" w:eastAsia="宋体" w:cs="Times New Roman"/>
      <w:sz w:val="21"/>
      <w:lang w:val="en-US" w:eastAsia="zh-CN" w:bidi="ar-SA"/>
    </w:rPr>
  </w:style>
  <w:style w:type="paragraph" w:customStyle="1" w:styleId="266">
    <w:name w:val="toc 513"/>
    <w:next w:val="1"/>
    <w:qFormat/>
    <w:uiPriority w:val="0"/>
    <w:pPr>
      <w:wordWrap w:val="0"/>
      <w:ind w:left="1700"/>
      <w:jc w:val="both"/>
    </w:pPr>
    <w:rPr>
      <w:rFonts w:ascii="Calibri" w:hAnsi="Calibri" w:eastAsia="宋体" w:cs="Times New Roman"/>
      <w:sz w:val="21"/>
      <w:lang w:val="en-US" w:eastAsia="zh-CN" w:bidi="ar-SA"/>
    </w:rPr>
  </w:style>
  <w:style w:type="paragraph" w:customStyle="1" w:styleId="267">
    <w:name w:val="TOC Heading12"/>
    <w:next w:val="1"/>
    <w:qFormat/>
    <w:uiPriority w:val="0"/>
    <w:pPr>
      <w:wordWrap w:val="0"/>
    </w:pPr>
    <w:rPr>
      <w:rFonts w:ascii="Calibri" w:hAnsi="Calibri" w:eastAsia="宋体" w:cs="Times New Roman"/>
      <w:sz w:val="32"/>
      <w:lang w:val="en-US" w:eastAsia="zh-CN" w:bidi="ar-SA"/>
    </w:rPr>
  </w:style>
  <w:style w:type="paragraph" w:customStyle="1" w:styleId="268">
    <w:name w:val="TOC Heading8"/>
    <w:next w:val="1"/>
    <w:qFormat/>
    <w:uiPriority w:val="0"/>
    <w:pPr>
      <w:wordWrap w:val="0"/>
    </w:pPr>
    <w:rPr>
      <w:rFonts w:ascii="Calibri" w:hAnsi="Calibri" w:eastAsia="宋体" w:cs="Times New Roman"/>
      <w:sz w:val="32"/>
      <w:lang w:val="en-US" w:eastAsia="zh-CN" w:bidi="ar-SA"/>
    </w:rPr>
  </w:style>
  <w:style w:type="paragraph" w:customStyle="1" w:styleId="269">
    <w:name w:val="toc 711"/>
    <w:next w:val="1"/>
    <w:qFormat/>
    <w:uiPriority w:val="0"/>
    <w:pPr>
      <w:wordWrap w:val="0"/>
      <w:ind w:left="2550"/>
      <w:jc w:val="both"/>
    </w:pPr>
    <w:rPr>
      <w:rFonts w:ascii="Calibri" w:hAnsi="Calibri" w:eastAsia="宋体" w:cs="Times New Roman"/>
      <w:sz w:val="21"/>
      <w:lang w:val="en-US" w:eastAsia="zh-CN" w:bidi="ar-SA"/>
    </w:rPr>
  </w:style>
  <w:style w:type="paragraph" w:customStyle="1" w:styleId="270">
    <w:name w:val="toc 212"/>
    <w:next w:val="1"/>
    <w:qFormat/>
    <w:uiPriority w:val="0"/>
    <w:pPr>
      <w:wordWrap w:val="0"/>
      <w:ind w:left="425"/>
      <w:jc w:val="both"/>
    </w:pPr>
    <w:rPr>
      <w:rFonts w:ascii="Calibri" w:hAnsi="Calibri" w:eastAsia="宋体" w:cs="Times New Roman"/>
      <w:sz w:val="21"/>
      <w:lang w:val="en-US" w:eastAsia="zh-CN" w:bidi="ar-SA"/>
    </w:rPr>
  </w:style>
  <w:style w:type="paragraph" w:customStyle="1" w:styleId="271">
    <w:name w:val="目录 21"/>
    <w:next w:val="1"/>
    <w:qFormat/>
    <w:uiPriority w:val="0"/>
    <w:pPr>
      <w:wordWrap w:val="0"/>
      <w:ind w:left="425"/>
      <w:jc w:val="both"/>
    </w:pPr>
    <w:rPr>
      <w:rFonts w:ascii="Calibri" w:hAnsi="Calibri" w:eastAsia="宋体" w:cs="Times New Roman"/>
      <w:sz w:val="21"/>
      <w:lang w:val="en-US" w:eastAsia="zh-CN" w:bidi="ar-SA"/>
    </w:rPr>
  </w:style>
  <w:style w:type="paragraph" w:customStyle="1" w:styleId="272">
    <w:name w:val="toc 45"/>
    <w:next w:val="1"/>
    <w:qFormat/>
    <w:uiPriority w:val="0"/>
    <w:pPr>
      <w:wordWrap w:val="0"/>
      <w:ind w:left="1275"/>
      <w:jc w:val="both"/>
    </w:pPr>
    <w:rPr>
      <w:rFonts w:ascii="Calibri" w:hAnsi="Calibri" w:eastAsia="宋体" w:cs="Times New Roman"/>
      <w:sz w:val="21"/>
      <w:lang w:val="en-US" w:eastAsia="zh-CN" w:bidi="ar-SA"/>
    </w:rPr>
  </w:style>
  <w:style w:type="paragraph" w:customStyle="1" w:styleId="273">
    <w:name w:val="xl116"/>
    <w:basedOn w:val="1"/>
    <w:next w:val="274"/>
    <w:qFormat/>
    <w:uiPriority w:val="0"/>
    <w:pPr>
      <w:widowControl/>
      <w:shd w:val="clear" w:color="000000" w:fill="FFFFFF"/>
      <w:spacing w:before="280" w:after="280"/>
      <w:jc w:val="center"/>
    </w:pPr>
    <w:rPr>
      <w:rFonts w:ascii="Arial Narrow" w:hAnsi="Calibri"/>
      <w:kern w:val="0"/>
      <w:sz w:val="20"/>
      <w:szCs w:val="20"/>
    </w:rPr>
  </w:style>
  <w:style w:type="paragraph" w:customStyle="1" w:styleId="274">
    <w:name w:val="toc 78"/>
    <w:next w:val="1"/>
    <w:qFormat/>
    <w:uiPriority w:val="0"/>
    <w:pPr>
      <w:wordWrap w:val="0"/>
      <w:ind w:left="2550"/>
      <w:jc w:val="both"/>
    </w:pPr>
    <w:rPr>
      <w:rFonts w:ascii="Calibri" w:hAnsi="Calibri" w:eastAsia="宋体" w:cs="Times New Roman"/>
      <w:sz w:val="21"/>
      <w:lang w:val="en-US" w:eastAsia="zh-CN" w:bidi="ar-SA"/>
    </w:rPr>
  </w:style>
  <w:style w:type="paragraph" w:customStyle="1" w:styleId="275">
    <w:name w:val="font8"/>
    <w:basedOn w:val="1"/>
    <w:next w:val="276"/>
    <w:qFormat/>
    <w:uiPriority w:val="0"/>
    <w:pPr>
      <w:widowControl/>
      <w:spacing w:before="280" w:after="280"/>
    </w:pPr>
    <w:rPr>
      <w:rFonts w:ascii="Arial" w:hAnsi="Calibri"/>
      <w:kern w:val="0"/>
      <w:sz w:val="20"/>
      <w:szCs w:val="20"/>
    </w:rPr>
  </w:style>
  <w:style w:type="paragraph" w:customStyle="1" w:styleId="276">
    <w:name w:val="TOC Heading11"/>
    <w:next w:val="1"/>
    <w:qFormat/>
    <w:uiPriority w:val="0"/>
    <w:pPr>
      <w:wordWrap w:val="0"/>
    </w:pPr>
    <w:rPr>
      <w:rFonts w:ascii="Calibri" w:hAnsi="Calibri" w:eastAsia="宋体" w:cs="Times New Roman"/>
      <w:sz w:val="32"/>
      <w:lang w:val="en-US" w:eastAsia="zh-CN" w:bidi="ar-SA"/>
    </w:rPr>
  </w:style>
  <w:style w:type="paragraph" w:customStyle="1" w:styleId="277">
    <w:name w:val="xl69"/>
    <w:basedOn w:val="1"/>
    <w:next w:val="278"/>
    <w:qFormat/>
    <w:uiPriority w:val="0"/>
    <w:pPr>
      <w:widowControl/>
      <w:shd w:val="clear" w:color="000000" w:fill="FFFFFF"/>
      <w:spacing w:before="280" w:after="280"/>
    </w:pPr>
    <w:rPr>
      <w:rFonts w:ascii="宋体" w:hAnsi="Calibri"/>
      <w:b/>
      <w:kern w:val="0"/>
      <w:sz w:val="20"/>
      <w:szCs w:val="20"/>
    </w:rPr>
  </w:style>
  <w:style w:type="paragraph" w:customStyle="1" w:styleId="278">
    <w:name w:val="toc 48"/>
    <w:next w:val="1"/>
    <w:qFormat/>
    <w:uiPriority w:val="0"/>
    <w:pPr>
      <w:wordWrap w:val="0"/>
      <w:ind w:left="1275"/>
      <w:jc w:val="both"/>
    </w:pPr>
    <w:rPr>
      <w:rFonts w:ascii="Calibri" w:hAnsi="Calibri" w:eastAsia="宋体" w:cs="Times New Roman"/>
      <w:sz w:val="21"/>
      <w:lang w:val="en-US" w:eastAsia="zh-CN" w:bidi="ar-SA"/>
    </w:rPr>
  </w:style>
  <w:style w:type="paragraph" w:customStyle="1" w:styleId="279">
    <w:name w:val="toc 813"/>
    <w:next w:val="1"/>
    <w:qFormat/>
    <w:uiPriority w:val="0"/>
    <w:pPr>
      <w:wordWrap w:val="0"/>
      <w:ind w:left="2975"/>
      <w:jc w:val="both"/>
    </w:pPr>
    <w:rPr>
      <w:rFonts w:ascii="Calibri" w:hAnsi="Calibri" w:eastAsia="宋体" w:cs="Times New Roman"/>
      <w:sz w:val="21"/>
      <w:lang w:val="en-US" w:eastAsia="zh-CN" w:bidi="ar-SA"/>
    </w:rPr>
  </w:style>
  <w:style w:type="paragraph" w:customStyle="1" w:styleId="280">
    <w:name w:val="目录 91"/>
    <w:next w:val="1"/>
    <w:qFormat/>
    <w:uiPriority w:val="0"/>
    <w:pPr>
      <w:wordWrap w:val="0"/>
      <w:ind w:left="3400"/>
      <w:jc w:val="both"/>
    </w:pPr>
    <w:rPr>
      <w:rFonts w:ascii="Calibri" w:hAnsi="Calibri" w:eastAsia="宋体" w:cs="Times New Roman"/>
      <w:sz w:val="21"/>
      <w:lang w:val="en-US" w:eastAsia="zh-CN" w:bidi="ar-SA"/>
    </w:rPr>
  </w:style>
  <w:style w:type="paragraph" w:customStyle="1" w:styleId="281">
    <w:name w:val="列出段落3"/>
    <w:basedOn w:val="1"/>
    <w:next w:val="282"/>
    <w:qFormat/>
    <w:uiPriority w:val="0"/>
    <w:pPr>
      <w:ind w:firstLine="420"/>
    </w:pPr>
    <w:rPr>
      <w:rFonts w:hAnsi="Calibri"/>
      <w:kern w:val="0"/>
      <w:szCs w:val="20"/>
    </w:rPr>
  </w:style>
  <w:style w:type="paragraph" w:customStyle="1" w:styleId="282">
    <w:name w:val="toc 213"/>
    <w:next w:val="1"/>
    <w:qFormat/>
    <w:uiPriority w:val="0"/>
    <w:pPr>
      <w:wordWrap w:val="0"/>
      <w:ind w:left="425"/>
      <w:jc w:val="both"/>
    </w:pPr>
    <w:rPr>
      <w:rFonts w:ascii="Calibri" w:hAnsi="Calibri" w:eastAsia="宋体" w:cs="Times New Roman"/>
      <w:sz w:val="21"/>
      <w:lang w:val="en-US" w:eastAsia="zh-CN" w:bidi="ar-SA"/>
    </w:rPr>
  </w:style>
  <w:style w:type="paragraph" w:customStyle="1" w:styleId="283">
    <w:name w:val="TOC 标题1"/>
    <w:next w:val="1"/>
    <w:qFormat/>
    <w:uiPriority w:val="0"/>
    <w:pPr>
      <w:wordWrap w:val="0"/>
    </w:pPr>
    <w:rPr>
      <w:rFonts w:ascii="Calibri" w:hAnsi="Calibri" w:eastAsia="宋体" w:cs="Times New Roman"/>
      <w:sz w:val="32"/>
      <w:lang w:val="en-US" w:eastAsia="zh-CN" w:bidi="ar-SA"/>
    </w:rPr>
  </w:style>
  <w:style w:type="paragraph" w:customStyle="1" w:styleId="284">
    <w:name w:val="TOC Heading5"/>
    <w:next w:val="1"/>
    <w:qFormat/>
    <w:uiPriority w:val="0"/>
    <w:pPr>
      <w:wordWrap w:val="0"/>
    </w:pPr>
    <w:rPr>
      <w:rFonts w:ascii="Calibri" w:hAnsi="Calibri" w:eastAsia="宋体" w:cs="Times New Roman"/>
      <w:sz w:val="32"/>
      <w:lang w:val="en-US" w:eastAsia="zh-CN" w:bidi="ar-SA"/>
    </w:rPr>
  </w:style>
  <w:style w:type="paragraph" w:customStyle="1" w:styleId="285">
    <w:name w:val="toc 313"/>
    <w:next w:val="1"/>
    <w:qFormat/>
    <w:uiPriority w:val="0"/>
    <w:pPr>
      <w:wordWrap w:val="0"/>
      <w:ind w:left="850"/>
      <w:jc w:val="both"/>
    </w:pPr>
    <w:rPr>
      <w:rFonts w:ascii="Calibri" w:hAnsi="Calibri" w:eastAsia="宋体" w:cs="Times New Roman"/>
      <w:sz w:val="21"/>
      <w:lang w:val="en-US" w:eastAsia="zh-CN" w:bidi="ar-SA"/>
    </w:rPr>
  </w:style>
  <w:style w:type="paragraph" w:customStyle="1" w:styleId="286">
    <w:name w:val="toc 716"/>
    <w:next w:val="1"/>
    <w:qFormat/>
    <w:uiPriority w:val="0"/>
    <w:pPr>
      <w:wordWrap w:val="0"/>
      <w:ind w:left="2550"/>
      <w:jc w:val="both"/>
    </w:pPr>
    <w:rPr>
      <w:rFonts w:ascii="Calibri" w:hAnsi="Calibri" w:eastAsia="宋体" w:cs="Times New Roman"/>
      <w:sz w:val="21"/>
      <w:lang w:val="en-US" w:eastAsia="zh-CN" w:bidi="ar-SA"/>
    </w:rPr>
  </w:style>
  <w:style w:type="paragraph" w:customStyle="1" w:styleId="287">
    <w:name w:val="xl115"/>
    <w:basedOn w:val="1"/>
    <w:next w:val="288"/>
    <w:qFormat/>
    <w:uiPriority w:val="0"/>
    <w:pPr>
      <w:widowControl/>
      <w:shd w:val="clear" w:color="000000" w:fill="FFFFFF"/>
      <w:spacing w:before="280" w:after="280"/>
      <w:jc w:val="center"/>
    </w:pPr>
    <w:rPr>
      <w:rFonts w:ascii="宋体" w:hAnsi="Calibri"/>
      <w:b/>
      <w:kern w:val="0"/>
      <w:sz w:val="20"/>
      <w:szCs w:val="20"/>
    </w:rPr>
  </w:style>
  <w:style w:type="paragraph" w:customStyle="1" w:styleId="288">
    <w:name w:val="toc 712"/>
    <w:next w:val="1"/>
    <w:qFormat/>
    <w:uiPriority w:val="0"/>
    <w:pPr>
      <w:wordWrap w:val="0"/>
      <w:ind w:left="2550"/>
      <w:jc w:val="both"/>
    </w:pPr>
    <w:rPr>
      <w:rFonts w:ascii="Calibri" w:hAnsi="Calibri" w:eastAsia="宋体" w:cs="Times New Roman"/>
      <w:sz w:val="21"/>
      <w:lang w:val="en-US" w:eastAsia="zh-CN" w:bidi="ar-SA"/>
    </w:rPr>
  </w:style>
  <w:style w:type="paragraph" w:customStyle="1" w:styleId="289">
    <w:name w:val="toc 64"/>
    <w:next w:val="1"/>
    <w:qFormat/>
    <w:uiPriority w:val="0"/>
    <w:pPr>
      <w:wordWrap w:val="0"/>
      <w:ind w:left="2125"/>
      <w:jc w:val="both"/>
    </w:pPr>
    <w:rPr>
      <w:rFonts w:ascii="Calibri" w:hAnsi="Calibri" w:eastAsia="宋体" w:cs="Times New Roman"/>
      <w:sz w:val="21"/>
      <w:lang w:val="en-US" w:eastAsia="zh-CN" w:bidi="ar-SA"/>
    </w:rPr>
  </w:style>
  <w:style w:type="paragraph" w:customStyle="1" w:styleId="290">
    <w:name w:val="toc 24"/>
    <w:next w:val="1"/>
    <w:qFormat/>
    <w:uiPriority w:val="0"/>
    <w:pPr>
      <w:wordWrap w:val="0"/>
      <w:ind w:left="425"/>
      <w:jc w:val="both"/>
    </w:pPr>
    <w:rPr>
      <w:rFonts w:ascii="Calibri" w:hAnsi="Calibri" w:eastAsia="宋体" w:cs="Times New Roman"/>
      <w:sz w:val="21"/>
      <w:lang w:val="en-US" w:eastAsia="zh-CN" w:bidi="ar-SA"/>
    </w:rPr>
  </w:style>
  <w:style w:type="paragraph" w:customStyle="1" w:styleId="291">
    <w:name w:val="toc 54"/>
    <w:next w:val="1"/>
    <w:qFormat/>
    <w:uiPriority w:val="0"/>
    <w:pPr>
      <w:wordWrap w:val="0"/>
      <w:ind w:left="1700"/>
      <w:jc w:val="both"/>
    </w:pPr>
    <w:rPr>
      <w:rFonts w:ascii="Calibri" w:hAnsi="Calibri" w:eastAsia="宋体" w:cs="Times New Roman"/>
      <w:sz w:val="21"/>
      <w:lang w:val="en-US" w:eastAsia="zh-CN" w:bidi="ar-SA"/>
    </w:rPr>
  </w:style>
  <w:style w:type="paragraph" w:customStyle="1" w:styleId="292">
    <w:name w:val="xl93"/>
    <w:basedOn w:val="1"/>
    <w:next w:val="293"/>
    <w:qFormat/>
    <w:uiPriority w:val="0"/>
    <w:pPr>
      <w:widowControl/>
      <w:shd w:val="clear" w:color="000000" w:fill="FFFFFF"/>
      <w:spacing w:before="280" w:after="280"/>
      <w:jc w:val="center"/>
    </w:pPr>
    <w:rPr>
      <w:rFonts w:ascii="宋体" w:hAnsi="Calibri"/>
      <w:kern w:val="0"/>
      <w:sz w:val="20"/>
      <w:szCs w:val="20"/>
    </w:rPr>
  </w:style>
  <w:style w:type="paragraph" w:customStyle="1" w:styleId="293">
    <w:name w:val="toc 112"/>
    <w:next w:val="1"/>
    <w:qFormat/>
    <w:uiPriority w:val="0"/>
    <w:pPr>
      <w:wordWrap w:val="0"/>
      <w:jc w:val="both"/>
    </w:pPr>
    <w:rPr>
      <w:rFonts w:ascii="Calibri" w:hAnsi="Calibri" w:eastAsia="宋体" w:cs="Times New Roman"/>
      <w:sz w:val="21"/>
      <w:lang w:val="en-US" w:eastAsia="zh-CN" w:bidi="ar-SA"/>
    </w:rPr>
  </w:style>
  <w:style w:type="paragraph" w:customStyle="1" w:styleId="294">
    <w:name w:val="xl96"/>
    <w:basedOn w:val="1"/>
    <w:next w:val="245"/>
    <w:qFormat/>
    <w:uiPriority w:val="0"/>
    <w:pPr>
      <w:widowControl/>
      <w:shd w:val="clear" w:color="000000" w:fill="FFFFFF"/>
      <w:spacing w:before="280" w:after="280"/>
      <w:jc w:val="center"/>
    </w:pPr>
    <w:rPr>
      <w:rFonts w:ascii="宋体" w:hAnsi="Calibri"/>
      <w:kern w:val="0"/>
      <w:sz w:val="20"/>
      <w:szCs w:val="20"/>
    </w:rPr>
  </w:style>
  <w:style w:type="paragraph" w:customStyle="1" w:styleId="295">
    <w:name w:val="xl106"/>
    <w:basedOn w:val="1"/>
    <w:next w:val="279"/>
    <w:qFormat/>
    <w:uiPriority w:val="0"/>
    <w:pPr>
      <w:widowControl/>
      <w:shd w:val="clear" w:color="000000" w:fill="FFFFFF"/>
      <w:spacing w:before="280" w:after="280"/>
    </w:pPr>
    <w:rPr>
      <w:rFonts w:ascii="宋体" w:hAnsi="Calibri"/>
      <w:kern w:val="0"/>
      <w:sz w:val="20"/>
      <w:szCs w:val="20"/>
    </w:rPr>
  </w:style>
  <w:style w:type="paragraph" w:customStyle="1" w:styleId="296">
    <w:name w:val="toc 35"/>
    <w:next w:val="1"/>
    <w:qFormat/>
    <w:uiPriority w:val="0"/>
    <w:pPr>
      <w:wordWrap w:val="0"/>
      <w:ind w:left="850"/>
      <w:jc w:val="both"/>
    </w:pPr>
    <w:rPr>
      <w:rFonts w:ascii="Calibri" w:hAnsi="Calibri" w:eastAsia="宋体" w:cs="Times New Roman"/>
      <w:sz w:val="21"/>
      <w:lang w:val="en-US" w:eastAsia="zh-CN" w:bidi="ar-SA"/>
    </w:rPr>
  </w:style>
  <w:style w:type="paragraph" w:customStyle="1" w:styleId="297">
    <w:name w:val="TOC Heading14"/>
    <w:next w:val="1"/>
    <w:qFormat/>
    <w:uiPriority w:val="0"/>
    <w:pPr>
      <w:wordWrap w:val="0"/>
    </w:pPr>
    <w:rPr>
      <w:rFonts w:ascii="Calibri" w:hAnsi="Calibri" w:eastAsia="宋体" w:cs="Times New Roman"/>
      <w:sz w:val="32"/>
      <w:lang w:val="en-US" w:eastAsia="zh-CN" w:bidi="ar-SA"/>
    </w:rPr>
  </w:style>
  <w:style w:type="paragraph" w:customStyle="1" w:styleId="298">
    <w:name w:val="Char Char Char Char Char Char Char1"/>
    <w:basedOn w:val="1"/>
    <w:next w:val="299"/>
    <w:qFormat/>
    <w:uiPriority w:val="0"/>
    <w:pPr>
      <w:widowControl/>
      <w:spacing w:after="160" w:line="240" w:lineRule="exact"/>
    </w:pPr>
    <w:rPr>
      <w:rFonts w:hAnsi="Calibri"/>
      <w:kern w:val="0"/>
      <w:szCs w:val="20"/>
    </w:rPr>
  </w:style>
  <w:style w:type="paragraph" w:customStyle="1" w:styleId="299">
    <w:name w:val="toc 67"/>
    <w:next w:val="1"/>
    <w:qFormat/>
    <w:uiPriority w:val="0"/>
    <w:pPr>
      <w:wordWrap w:val="0"/>
      <w:ind w:left="2125"/>
      <w:jc w:val="both"/>
    </w:pPr>
    <w:rPr>
      <w:rFonts w:ascii="Calibri" w:hAnsi="Calibri" w:eastAsia="宋体" w:cs="Times New Roman"/>
      <w:sz w:val="21"/>
      <w:lang w:val="en-US" w:eastAsia="zh-CN" w:bidi="ar-SA"/>
    </w:rPr>
  </w:style>
  <w:style w:type="paragraph" w:customStyle="1" w:styleId="300">
    <w:name w:val="列出段落4"/>
    <w:basedOn w:val="1"/>
    <w:next w:val="301"/>
    <w:qFormat/>
    <w:uiPriority w:val="0"/>
    <w:pPr>
      <w:ind w:firstLine="420"/>
    </w:pPr>
    <w:rPr>
      <w:rFonts w:hAnsi="Calibri"/>
      <w:kern w:val="0"/>
      <w:szCs w:val="20"/>
    </w:rPr>
  </w:style>
  <w:style w:type="paragraph" w:customStyle="1" w:styleId="301">
    <w:name w:val="TOC Heading9"/>
    <w:next w:val="1"/>
    <w:qFormat/>
    <w:uiPriority w:val="0"/>
    <w:pPr>
      <w:wordWrap w:val="0"/>
    </w:pPr>
    <w:rPr>
      <w:rFonts w:ascii="Calibri" w:hAnsi="Calibri" w:eastAsia="宋体" w:cs="Times New Roman"/>
      <w:sz w:val="32"/>
      <w:lang w:val="en-US" w:eastAsia="zh-CN" w:bidi="ar-SA"/>
    </w:rPr>
  </w:style>
  <w:style w:type="paragraph" w:customStyle="1" w:styleId="302">
    <w:name w:val="xl71"/>
    <w:basedOn w:val="1"/>
    <w:next w:val="303"/>
    <w:qFormat/>
    <w:uiPriority w:val="0"/>
    <w:pPr>
      <w:widowControl/>
      <w:shd w:val="clear" w:color="000000" w:fill="FFFFFF"/>
      <w:spacing w:before="280" w:after="280"/>
    </w:pPr>
    <w:rPr>
      <w:rFonts w:ascii="宋体" w:hAnsi="Calibri"/>
      <w:kern w:val="0"/>
      <w:sz w:val="24"/>
      <w:szCs w:val="20"/>
    </w:rPr>
  </w:style>
  <w:style w:type="paragraph" w:customStyle="1" w:styleId="303">
    <w:name w:val="toc 115"/>
    <w:next w:val="1"/>
    <w:qFormat/>
    <w:uiPriority w:val="0"/>
    <w:pPr>
      <w:wordWrap w:val="0"/>
      <w:jc w:val="both"/>
    </w:pPr>
    <w:rPr>
      <w:rFonts w:ascii="Calibri" w:hAnsi="Calibri" w:eastAsia="宋体" w:cs="Times New Roman"/>
      <w:sz w:val="21"/>
      <w:lang w:val="en-US" w:eastAsia="zh-CN" w:bidi="ar-SA"/>
    </w:rPr>
  </w:style>
  <w:style w:type="paragraph" w:customStyle="1" w:styleId="304">
    <w:name w:val="toc 51"/>
    <w:next w:val="1"/>
    <w:qFormat/>
    <w:uiPriority w:val="0"/>
    <w:pPr>
      <w:wordWrap w:val="0"/>
      <w:ind w:left="1700"/>
      <w:jc w:val="both"/>
    </w:pPr>
    <w:rPr>
      <w:rFonts w:ascii="Calibri" w:hAnsi="Calibri" w:eastAsia="宋体" w:cs="Times New Roman"/>
      <w:sz w:val="21"/>
      <w:lang w:val="en-US" w:eastAsia="zh-CN" w:bidi="ar-SA"/>
    </w:rPr>
  </w:style>
  <w:style w:type="paragraph" w:customStyle="1" w:styleId="305">
    <w:name w:val="toc 47"/>
    <w:next w:val="1"/>
    <w:qFormat/>
    <w:uiPriority w:val="0"/>
    <w:pPr>
      <w:wordWrap w:val="0"/>
      <w:ind w:left="1275"/>
      <w:jc w:val="both"/>
    </w:pPr>
    <w:rPr>
      <w:rFonts w:ascii="Calibri" w:hAnsi="Calibri" w:eastAsia="宋体" w:cs="Times New Roman"/>
      <w:sz w:val="21"/>
      <w:lang w:val="en-US" w:eastAsia="zh-CN" w:bidi="ar-SA"/>
    </w:rPr>
  </w:style>
  <w:style w:type="paragraph" w:customStyle="1" w:styleId="306">
    <w:name w:val="xl108"/>
    <w:basedOn w:val="1"/>
    <w:next w:val="307"/>
    <w:qFormat/>
    <w:uiPriority w:val="0"/>
    <w:pPr>
      <w:widowControl/>
      <w:shd w:val="clear" w:color="000000" w:fill="FFFFFF"/>
      <w:spacing w:before="280" w:after="280"/>
    </w:pPr>
    <w:rPr>
      <w:rFonts w:ascii="宋体" w:hAnsi="Calibri"/>
      <w:kern w:val="0"/>
      <w:sz w:val="18"/>
      <w:szCs w:val="20"/>
    </w:rPr>
  </w:style>
  <w:style w:type="paragraph" w:customStyle="1" w:styleId="307">
    <w:name w:val="toc 18"/>
    <w:next w:val="1"/>
    <w:qFormat/>
    <w:uiPriority w:val="0"/>
    <w:pPr>
      <w:wordWrap w:val="0"/>
      <w:jc w:val="both"/>
    </w:pPr>
    <w:rPr>
      <w:rFonts w:ascii="Calibri" w:hAnsi="Calibri" w:eastAsia="宋体" w:cs="Times New Roman"/>
      <w:sz w:val="21"/>
      <w:lang w:val="en-US" w:eastAsia="zh-CN" w:bidi="ar-SA"/>
    </w:rPr>
  </w:style>
  <w:style w:type="paragraph" w:customStyle="1" w:styleId="308">
    <w:name w:val="TOC Heading7"/>
    <w:next w:val="1"/>
    <w:qFormat/>
    <w:uiPriority w:val="0"/>
    <w:pPr>
      <w:wordWrap w:val="0"/>
    </w:pPr>
    <w:rPr>
      <w:rFonts w:ascii="Calibri" w:hAnsi="Calibri" w:eastAsia="宋体" w:cs="Times New Roman"/>
      <w:sz w:val="32"/>
      <w:lang w:val="en-US" w:eastAsia="zh-CN" w:bidi="ar-SA"/>
    </w:rPr>
  </w:style>
  <w:style w:type="character" w:customStyle="1" w:styleId="309">
    <w:name w:val="副标题 Char"/>
    <w:basedOn w:val="46"/>
    <w:link w:val="32"/>
    <w:qFormat/>
    <w:uiPriority w:val="0"/>
    <w:rPr>
      <w:rFonts w:ascii="Calibri" w:hAnsi="Calibri"/>
      <w:sz w:val="24"/>
    </w:rPr>
  </w:style>
  <w:style w:type="paragraph" w:customStyle="1" w:styleId="310">
    <w:name w:val="目录 71"/>
    <w:next w:val="1"/>
    <w:qFormat/>
    <w:uiPriority w:val="0"/>
    <w:pPr>
      <w:wordWrap w:val="0"/>
      <w:ind w:left="2550"/>
      <w:jc w:val="both"/>
    </w:pPr>
    <w:rPr>
      <w:rFonts w:ascii="Calibri" w:hAnsi="Calibri" w:eastAsia="宋体" w:cs="Times New Roman"/>
      <w:sz w:val="21"/>
      <w:lang w:val="en-US" w:eastAsia="zh-CN" w:bidi="ar-SA"/>
    </w:rPr>
  </w:style>
  <w:style w:type="paragraph" w:customStyle="1" w:styleId="311">
    <w:name w:val="toc 413"/>
    <w:next w:val="1"/>
    <w:qFormat/>
    <w:uiPriority w:val="0"/>
    <w:pPr>
      <w:wordWrap w:val="0"/>
      <w:ind w:left="1275"/>
      <w:jc w:val="both"/>
    </w:pPr>
    <w:rPr>
      <w:rFonts w:ascii="Calibri" w:hAnsi="Calibri" w:eastAsia="宋体" w:cs="Times New Roman"/>
      <w:sz w:val="21"/>
      <w:lang w:val="en-US" w:eastAsia="zh-CN" w:bidi="ar-SA"/>
    </w:rPr>
  </w:style>
  <w:style w:type="paragraph" w:customStyle="1" w:styleId="312">
    <w:name w:val="toc 85"/>
    <w:next w:val="1"/>
    <w:qFormat/>
    <w:uiPriority w:val="0"/>
    <w:pPr>
      <w:wordWrap w:val="0"/>
      <w:ind w:left="2975"/>
      <w:jc w:val="both"/>
    </w:pPr>
    <w:rPr>
      <w:rFonts w:ascii="Calibri" w:hAnsi="Calibri" w:eastAsia="宋体" w:cs="Times New Roman"/>
      <w:sz w:val="21"/>
      <w:lang w:val="en-US" w:eastAsia="zh-CN" w:bidi="ar-SA"/>
    </w:rPr>
  </w:style>
  <w:style w:type="paragraph" w:customStyle="1" w:styleId="313">
    <w:name w:val="列出段落6"/>
    <w:basedOn w:val="1"/>
    <w:next w:val="314"/>
    <w:qFormat/>
    <w:uiPriority w:val="0"/>
    <w:pPr>
      <w:ind w:firstLine="420"/>
    </w:pPr>
    <w:rPr>
      <w:rFonts w:hAnsi="Calibri"/>
      <w:kern w:val="0"/>
      <w:szCs w:val="20"/>
    </w:rPr>
  </w:style>
  <w:style w:type="paragraph" w:customStyle="1" w:styleId="314">
    <w:name w:val="toc 86"/>
    <w:next w:val="1"/>
    <w:qFormat/>
    <w:uiPriority w:val="0"/>
    <w:pPr>
      <w:wordWrap w:val="0"/>
      <w:ind w:left="2975"/>
      <w:jc w:val="both"/>
    </w:pPr>
    <w:rPr>
      <w:rFonts w:ascii="Calibri" w:hAnsi="Calibri" w:eastAsia="宋体" w:cs="Times New Roman"/>
      <w:sz w:val="21"/>
      <w:lang w:val="en-US" w:eastAsia="zh-CN" w:bidi="ar-SA"/>
    </w:rPr>
  </w:style>
  <w:style w:type="paragraph" w:customStyle="1" w:styleId="315">
    <w:name w:val="xl80"/>
    <w:basedOn w:val="1"/>
    <w:next w:val="316"/>
    <w:qFormat/>
    <w:uiPriority w:val="0"/>
    <w:pPr>
      <w:widowControl/>
      <w:shd w:val="clear" w:color="000000" w:fill="FFFFFF"/>
      <w:spacing w:before="280" w:after="280"/>
      <w:jc w:val="center"/>
    </w:pPr>
    <w:rPr>
      <w:rFonts w:ascii="宋体" w:hAnsi="Calibri"/>
      <w:b/>
      <w:kern w:val="0"/>
      <w:sz w:val="20"/>
      <w:szCs w:val="20"/>
    </w:rPr>
  </w:style>
  <w:style w:type="paragraph" w:customStyle="1" w:styleId="316">
    <w:name w:val="toc 49"/>
    <w:next w:val="1"/>
    <w:qFormat/>
    <w:uiPriority w:val="0"/>
    <w:pPr>
      <w:wordWrap w:val="0"/>
      <w:ind w:left="1275"/>
      <w:jc w:val="both"/>
    </w:pPr>
    <w:rPr>
      <w:rFonts w:ascii="Calibri" w:hAnsi="Calibri" w:eastAsia="宋体" w:cs="Times New Roman"/>
      <w:sz w:val="21"/>
      <w:lang w:val="en-US" w:eastAsia="zh-CN" w:bidi="ar-SA"/>
    </w:rPr>
  </w:style>
  <w:style w:type="paragraph" w:customStyle="1" w:styleId="317">
    <w:name w:val="Char Char Char Char1"/>
    <w:basedOn w:val="1"/>
    <w:next w:val="318"/>
    <w:qFormat/>
    <w:uiPriority w:val="0"/>
    <w:pPr>
      <w:widowControl/>
      <w:spacing w:after="160" w:line="240" w:lineRule="exact"/>
    </w:pPr>
    <w:rPr>
      <w:rFonts w:ascii="Verdana" w:hAnsi="Calibri" w:eastAsia="仿宋_GB2312"/>
      <w:kern w:val="0"/>
      <w:sz w:val="24"/>
      <w:szCs w:val="20"/>
    </w:rPr>
  </w:style>
  <w:style w:type="paragraph" w:customStyle="1" w:styleId="318">
    <w:name w:val="toc 713"/>
    <w:next w:val="1"/>
    <w:qFormat/>
    <w:uiPriority w:val="0"/>
    <w:pPr>
      <w:wordWrap w:val="0"/>
      <w:ind w:left="2550"/>
      <w:jc w:val="both"/>
    </w:pPr>
    <w:rPr>
      <w:rFonts w:ascii="Calibri" w:hAnsi="Calibri" w:eastAsia="宋体" w:cs="Times New Roman"/>
      <w:sz w:val="21"/>
      <w:lang w:val="en-US" w:eastAsia="zh-CN" w:bidi="ar-SA"/>
    </w:rPr>
  </w:style>
  <w:style w:type="paragraph" w:customStyle="1" w:styleId="319">
    <w:name w:val="xl102"/>
    <w:basedOn w:val="1"/>
    <w:next w:val="320"/>
    <w:qFormat/>
    <w:uiPriority w:val="0"/>
    <w:pPr>
      <w:widowControl/>
      <w:shd w:val="clear" w:color="000000" w:fill="FFFFFF"/>
      <w:spacing w:before="280" w:after="280"/>
      <w:jc w:val="right"/>
    </w:pPr>
    <w:rPr>
      <w:rFonts w:ascii="宋体" w:hAnsi="Calibri"/>
      <w:kern w:val="0"/>
      <w:sz w:val="20"/>
      <w:szCs w:val="20"/>
    </w:rPr>
  </w:style>
  <w:style w:type="paragraph" w:customStyle="1" w:styleId="320">
    <w:name w:val="toc 17"/>
    <w:next w:val="1"/>
    <w:qFormat/>
    <w:uiPriority w:val="0"/>
    <w:pPr>
      <w:wordWrap w:val="0"/>
      <w:jc w:val="both"/>
    </w:pPr>
    <w:rPr>
      <w:rFonts w:ascii="Calibri" w:hAnsi="Calibri" w:eastAsia="宋体" w:cs="Times New Roman"/>
      <w:sz w:val="21"/>
      <w:lang w:val="en-US" w:eastAsia="zh-CN" w:bidi="ar-SA"/>
    </w:rPr>
  </w:style>
  <w:style w:type="paragraph" w:customStyle="1" w:styleId="321">
    <w:name w:val="toc 46"/>
    <w:next w:val="1"/>
    <w:qFormat/>
    <w:uiPriority w:val="0"/>
    <w:pPr>
      <w:wordWrap w:val="0"/>
      <w:ind w:left="1275"/>
      <w:jc w:val="both"/>
    </w:pPr>
    <w:rPr>
      <w:rFonts w:ascii="Calibri" w:hAnsi="Calibri" w:eastAsia="宋体" w:cs="Times New Roman"/>
      <w:sz w:val="21"/>
      <w:lang w:val="en-US" w:eastAsia="zh-CN" w:bidi="ar-SA"/>
    </w:rPr>
  </w:style>
  <w:style w:type="paragraph" w:customStyle="1" w:styleId="322">
    <w:name w:val="toc 311"/>
    <w:next w:val="1"/>
    <w:qFormat/>
    <w:uiPriority w:val="0"/>
    <w:pPr>
      <w:wordWrap w:val="0"/>
      <w:ind w:left="850"/>
      <w:jc w:val="both"/>
    </w:pPr>
    <w:rPr>
      <w:rFonts w:ascii="Calibri" w:hAnsi="Calibri" w:eastAsia="宋体" w:cs="Times New Roman"/>
      <w:sz w:val="21"/>
      <w:lang w:val="en-US" w:eastAsia="zh-CN" w:bidi="ar-SA"/>
    </w:rPr>
  </w:style>
  <w:style w:type="paragraph" w:customStyle="1" w:styleId="323">
    <w:name w:val="xl65"/>
    <w:basedOn w:val="1"/>
    <w:next w:val="224"/>
    <w:qFormat/>
    <w:uiPriority w:val="0"/>
    <w:pPr>
      <w:widowControl/>
      <w:shd w:val="clear" w:color="000000" w:fill="FFFFFF"/>
      <w:spacing w:before="280" w:after="280"/>
      <w:jc w:val="center"/>
    </w:pPr>
    <w:rPr>
      <w:rFonts w:ascii="宋体" w:hAnsi="Calibri"/>
      <w:kern w:val="0"/>
      <w:sz w:val="20"/>
      <w:szCs w:val="20"/>
    </w:rPr>
  </w:style>
  <w:style w:type="paragraph" w:customStyle="1" w:styleId="324">
    <w:name w:val="toc 94"/>
    <w:next w:val="1"/>
    <w:qFormat/>
    <w:uiPriority w:val="0"/>
    <w:pPr>
      <w:wordWrap w:val="0"/>
      <w:ind w:left="3400"/>
      <w:jc w:val="both"/>
    </w:pPr>
    <w:rPr>
      <w:rFonts w:ascii="Calibri" w:hAnsi="Calibri" w:eastAsia="宋体" w:cs="Times New Roman"/>
      <w:sz w:val="21"/>
      <w:lang w:val="en-US" w:eastAsia="zh-CN" w:bidi="ar-SA"/>
    </w:rPr>
  </w:style>
  <w:style w:type="paragraph" w:customStyle="1" w:styleId="325">
    <w:name w:val="toc 55"/>
    <w:next w:val="1"/>
    <w:qFormat/>
    <w:uiPriority w:val="0"/>
    <w:pPr>
      <w:wordWrap w:val="0"/>
      <w:ind w:left="1700"/>
      <w:jc w:val="both"/>
    </w:pPr>
    <w:rPr>
      <w:rFonts w:ascii="Calibri" w:hAnsi="Calibri" w:eastAsia="宋体" w:cs="Times New Roman"/>
      <w:sz w:val="21"/>
      <w:lang w:val="en-US" w:eastAsia="zh-CN" w:bidi="ar-SA"/>
    </w:rPr>
  </w:style>
  <w:style w:type="paragraph" w:customStyle="1" w:styleId="326">
    <w:name w:val="toc 812"/>
    <w:next w:val="1"/>
    <w:qFormat/>
    <w:uiPriority w:val="0"/>
    <w:pPr>
      <w:wordWrap w:val="0"/>
      <w:ind w:left="2975"/>
      <w:jc w:val="both"/>
    </w:pPr>
    <w:rPr>
      <w:rFonts w:ascii="Calibri" w:hAnsi="Calibri" w:eastAsia="宋体" w:cs="Times New Roman"/>
      <w:sz w:val="21"/>
      <w:lang w:val="en-US" w:eastAsia="zh-CN" w:bidi="ar-SA"/>
    </w:rPr>
  </w:style>
  <w:style w:type="paragraph" w:customStyle="1" w:styleId="327">
    <w:name w:val="xl75"/>
    <w:basedOn w:val="1"/>
    <w:next w:val="328"/>
    <w:qFormat/>
    <w:uiPriority w:val="0"/>
    <w:pPr>
      <w:widowControl/>
      <w:shd w:val="clear" w:color="000000" w:fill="FFFFFF"/>
      <w:spacing w:before="280" w:after="280"/>
    </w:pPr>
    <w:rPr>
      <w:rFonts w:ascii="宋体" w:hAnsi="Calibri"/>
      <w:kern w:val="0"/>
      <w:sz w:val="20"/>
      <w:szCs w:val="20"/>
    </w:rPr>
  </w:style>
  <w:style w:type="paragraph" w:customStyle="1" w:styleId="328">
    <w:name w:val="toc 914"/>
    <w:next w:val="1"/>
    <w:qFormat/>
    <w:uiPriority w:val="0"/>
    <w:pPr>
      <w:wordWrap w:val="0"/>
      <w:ind w:left="3400"/>
      <w:jc w:val="both"/>
    </w:pPr>
    <w:rPr>
      <w:rFonts w:ascii="Calibri" w:hAnsi="Calibri" w:eastAsia="宋体" w:cs="Times New Roman"/>
      <w:sz w:val="21"/>
      <w:lang w:val="en-US" w:eastAsia="zh-CN" w:bidi="ar-SA"/>
    </w:rPr>
  </w:style>
  <w:style w:type="paragraph" w:customStyle="1" w:styleId="329">
    <w:name w:val="toc 19"/>
    <w:next w:val="1"/>
    <w:qFormat/>
    <w:uiPriority w:val="0"/>
    <w:pPr>
      <w:wordWrap w:val="0"/>
      <w:jc w:val="both"/>
    </w:pPr>
    <w:rPr>
      <w:rFonts w:ascii="Calibri" w:hAnsi="Calibri" w:eastAsia="宋体" w:cs="Times New Roman"/>
      <w:sz w:val="21"/>
      <w:lang w:val="en-US" w:eastAsia="zh-CN" w:bidi="ar-SA"/>
    </w:rPr>
  </w:style>
  <w:style w:type="paragraph" w:customStyle="1" w:styleId="330">
    <w:name w:val="TOC Heading6"/>
    <w:next w:val="1"/>
    <w:qFormat/>
    <w:uiPriority w:val="0"/>
    <w:pPr>
      <w:wordWrap w:val="0"/>
    </w:pPr>
    <w:rPr>
      <w:rFonts w:ascii="Calibri" w:hAnsi="Calibri" w:eastAsia="宋体" w:cs="Times New Roman"/>
      <w:sz w:val="32"/>
      <w:lang w:val="en-US" w:eastAsia="zh-CN" w:bidi="ar-SA"/>
    </w:rPr>
  </w:style>
  <w:style w:type="paragraph" w:customStyle="1" w:styleId="331">
    <w:name w:val="toc 52"/>
    <w:next w:val="1"/>
    <w:qFormat/>
    <w:uiPriority w:val="0"/>
    <w:pPr>
      <w:wordWrap w:val="0"/>
      <w:ind w:left="1700"/>
      <w:jc w:val="both"/>
    </w:pPr>
    <w:rPr>
      <w:rFonts w:ascii="Calibri" w:hAnsi="Calibri" w:eastAsia="宋体" w:cs="Times New Roman"/>
      <w:sz w:val="21"/>
      <w:lang w:val="en-US" w:eastAsia="zh-CN" w:bidi="ar-SA"/>
    </w:rPr>
  </w:style>
  <w:style w:type="paragraph" w:customStyle="1" w:styleId="332">
    <w:name w:val="toc 36"/>
    <w:next w:val="1"/>
    <w:qFormat/>
    <w:uiPriority w:val="0"/>
    <w:pPr>
      <w:wordWrap w:val="0"/>
      <w:ind w:left="850"/>
      <w:jc w:val="both"/>
    </w:pPr>
    <w:rPr>
      <w:rFonts w:ascii="Calibri" w:hAnsi="Calibri" w:eastAsia="宋体" w:cs="Times New Roman"/>
      <w:sz w:val="21"/>
      <w:lang w:val="en-US" w:eastAsia="zh-CN" w:bidi="ar-SA"/>
    </w:rPr>
  </w:style>
  <w:style w:type="paragraph" w:customStyle="1" w:styleId="333">
    <w:name w:val="toc 82"/>
    <w:next w:val="1"/>
    <w:qFormat/>
    <w:uiPriority w:val="0"/>
    <w:pPr>
      <w:wordWrap w:val="0"/>
      <w:ind w:left="2975"/>
      <w:jc w:val="both"/>
    </w:pPr>
    <w:rPr>
      <w:rFonts w:ascii="Calibri" w:hAnsi="Calibri" w:eastAsia="宋体" w:cs="Times New Roman"/>
      <w:sz w:val="21"/>
      <w:lang w:val="en-US" w:eastAsia="zh-CN" w:bidi="ar-SA"/>
    </w:rPr>
  </w:style>
  <w:style w:type="paragraph" w:customStyle="1" w:styleId="334">
    <w:name w:val="xl104"/>
    <w:basedOn w:val="1"/>
    <w:next w:val="335"/>
    <w:qFormat/>
    <w:uiPriority w:val="0"/>
    <w:pPr>
      <w:widowControl/>
      <w:shd w:val="clear" w:color="000000" w:fill="FFFFFF"/>
      <w:spacing w:before="280" w:after="280"/>
      <w:jc w:val="center"/>
    </w:pPr>
    <w:rPr>
      <w:rFonts w:ascii="宋体" w:hAnsi="Calibri"/>
      <w:kern w:val="0"/>
      <w:sz w:val="20"/>
      <w:szCs w:val="20"/>
    </w:rPr>
  </w:style>
  <w:style w:type="paragraph" w:customStyle="1" w:styleId="335">
    <w:name w:val="toc 210"/>
    <w:next w:val="1"/>
    <w:qFormat/>
    <w:uiPriority w:val="0"/>
    <w:pPr>
      <w:wordWrap w:val="0"/>
      <w:ind w:left="425"/>
      <w:jc w:val="both"/>
    </w:pPr>
    <w:rPr>
      <w:rFonts w:ascii="Calibri" w:hAnsi="Calibri" w:eastAsia="宋体" w:cs="Times New Roman"/>
      <w:sz w:val="21"/>
      <w:lang w:val="en-US" w:eastAsia="zh-CN" w:bidi="ar-SA"/>
    </w:rPr>
  </w:style>
  <w:style w:type="paragraph" w:customStyle="1" w:styleId="336">
    <w:name w:val="toc 110"/>
    <w:next w:val="1"/>
    <w:qFormat/>
    <w:uiPriority w:val="0"/>
    <w:pPr>
      <w:wordWrap w:val="0"/>
      <w:jc w:val="both"/>
    </w:pPr>
    <w:rPr>
      <w:rFonts w:ascii="Calibri" w:hAnsi="Calibri" w:eastAsia="宋体" w:cs="Times New Roman"/>
      <w:sz w:val="21"/>
      <w:lang w:val="en-US" w:eastAsia="zh-CN" w:bidi="ar-SA"/>
    </w:rPr>
  </w:style>
  <w:style w:type="paragraph" w:customStyle="1" w:styleId="337">
    <w:name w:val="toc 66"/>
    <w:next w:val="1"/>
    <w:qFormat/>
    <w:uiPriority w:val="0"/>
    <w:pPr>
      <w:wordWrap w:val="0"/>
      <w:ind w:left="2125"/>
      <w:jc w:val="both"/>
    </w:pPr>
    <w:rPr>
      <w:rFonts w:ascii="Calibri" w:hAnsi="Calibri" w:eastAsia="宋体" w:cs="Times New Roman"/>
      <w:sz w:val="21"/>
      <w:lang w:val="en-US" w:eastAsia="zh-CN" w:bidi="ar-SA"/>
    </w:rPr>
  </w:style>
  <w:style w:type="paragraph" w:customStyle="1" w:styleId="338">
    <w:name w:val="toc 31"/>
    <w:next w:val="1"/>
    <w:qFormat/>
    <w:uiPriority w:val="0"/>
    <w:pPr>
      <w:wordWrap w:val="0"/>
      <w:ind w:left="850"/>
      <w:jc w:val="both"/>
    </w:pPr>
    <w:rPr>
      <w:rFonts w:ascii="Calibri" w:hAnsi="Calibri" w:eastAsia="宋体" w:cs="Times New Roman"/>
      <w:sz w:val="21"/>
      <w:lang w:val="en-US" w:eastAsia="zh-CN" w:bidi="ar-SA"/>
    </w:rPr>
  </w:style>
  <w:style w:type="paragraph" w:customStyle="1" w:styleId="339">
    <w:name w:val="toc 93"/>
    <w:next w:val="1"/>
    <w:qFormat/>
    <w:uiPriority w:val="0"/>
    <w:pPr>
      <w:wordWrap w:val="0"/>
      <w:ind w:left="3400"/>
      <w:jc w:val="both"/>
    </w:pPr>
    <w:rPr>
      <w:rFonts w:ascii="Calibri" w:hAnsi="Calibri" w:eastAsia="宋体" w:cs="Times New Roman"/>
      <w:sz w:val="21"/>
      <w:lang w:val="en-US" w:eastAsia="zh-CN" w:bidi="ar-SA"/>
    </w:rPr>
  </w:style>
  <w:style w:type="paragraph" w:customStyle="1" w:styleId="340">
    <w:name w:val="toc 614"/>
    <w:next w:val="1"/>
    <w:qFormat/>
    <w:uiPriority w:val="0"/>
    <w:pPr>
      <w:wordWrap w:val="0"/>
      <w:ind w:left="2125"/>
      <w:jc w:val="both"/>
    </w:pPr>
    <w:rPr>
      <w:rFonts w:ascii="Calibri" w:hAnsi="Calibri" w:eastAsia="宋体" w:cs="Times New Roman"/>
      <w:sz w:val="21"/>
      <w:lang w:val="en-US" w:eastAsia="zh-CN" w:bidi="ar-SA"/>
    </w:rPr>
  </w:style>
  <w:style w:type="paragraph" w:customStyle="1" w:styleId="341">
    <w:name w:val="无间隔1"/>
    <w:next w:val="336"/>
    <w:qFormat/>
    <w:uiPriority w:val="0"/>
    <w:pPr>
      <w:widowControl w:val="0"/>
      <w:jc w:val="both"/>
    </w:pPr>
    <w:rPr>
      <w:rFonts w:ascii="Calibri" w:hAnsi="Calibri" w:eastAsia="宋体" w:cs="Times New Roman"/>
      <w:sz w:val="22"/>
      <w:lang w:val="en-US" w:eastAsia="zh-CN" w:bidi="ar-SA"/>
    </w:rPr>
  </w:style>
  <w:style w:type="paragraph" w:customStyle="1" w:styleId="342">
    <w:name w:val="目录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3">
    <w:name w:val="xl105"/>
    <w:basedOn w:val="1"/>
    <w:next w:val="344"/>
    <w:qFormat/>
    <w:uiPriority w:val="0"/>
    <w:pPr>
      <w:widowControl/>
      <w:shd w:val="clear" w:color="000000" w:fill="FFFFFF"/>
      <w:spacing w:before="280" w:after="280"/>
    </w:pPr>
    <w:rPr>
      <w:rFonts w:ascii="宋体" w:hAnsi="Calibri"/>
      <w:kern w:val="0"/>
      <w:sz w:val="18"/>
      <w:szCs w:val="20"/>
    </w:rPr>
  </w:style>
  <w:style w:type="paragraph" w:customStyle="1" w:styleId="344">
    <w:name w:val="toc 615"/>
    <w:next w:val="1"/>
    <w:qFormat/>
    <w:uiPriority w:val="0"/>
    <w:pPr>
      <w:wordWrap w:val="0"/>
      <w:ind w:left="2125"/>
      <w:jc w:val="both"/>
    </w:pPr>
    <w:rPr>
      <w:rFonts w:ascii="Calibri" w:hAnsi="Calibri" w:eastAsia="宋体" w:cs="Times New Roman"/>
      <w:sz w:val="21"/>
      <w:lang w:val="en-US" w:eastAsia="zh-CN" w:bidi="ar-SA"/>
    </w:rPr>
  </w:style>
  <w:style w:type="paragraph" w:customStyle="1" w:styleId="345">
    <w:name w:val="toc 41"/>
    <w:next w:val="1"/>
    <w:qFormat/>
    <w:uiPriority w:val="0"/>
    <w:pPr>
      <w:wordWrap w:val="0"/>
      <w:ind w:left="1275"/>
      <w:jc w:val="both"/>
    </w:pPr>
    <w:rPr>
      <w:rFonts w:ascii="Calibri" w:hAnsi="Calibri" w:eastAsia="宋体" w:cs="Times New Roman"/>
      <w:sz w:val="21"/>
      <w:lang w:val="en-US" w:eastAsia="zh-CN" w:bidi="ar-SA"/>
    </w:rPr>
  </w:style>
  <w:style w:type="paragraph" w:customStyle="1" w:styleId="346">
    <w:name w:val="toc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47">
    <w:name w:val="xl111"/>
    <w:basedOn w:val="1"/>
    <w:next w:val="348"/>
    <w:qFormat/>
    <w:uiPriority w:val="0"/>
    <w:pPr>
      <w:widowControl/>
      <w:shd w:val="clear" w:color="000000" w:fill="FFFFFF"/>
      <w:spacing w:before="280" w:after="280"/>
      <w:jc w:val="center"/>
    </w:pPr>
    <w:rPr>
      <w:rFonts w:ascii="宋体" w:hAnsi="Calibri"/>
      <w:b/>
      <w:kern w:val="0"/>
      <w:sz w:val="20"/>
      <w:szCs w:val="20"/>
    </w:rPr>
  </w:style>
  <w:style w:type="paragraph" w:customStyle="1" w:styleId="348">
    <w:name w:val="toc 88"/>
    <w:next w:val="1"/>
    <w:qFormat/>
    <w:uiPriority w:val="0"/>
    <w:pPr>
      <w:wordWrap w:val="0"/>
      <w:ind w:left="2975"/>
      <w:jc w:val="both"/>
    </w:pPr>
    <w:rPr>
      <w:rFonts w:ascii="Calibri" w:hAnsi="Calibri" w:eastAsia="宋体" w:cs="Times New Roman"/>
      <w:sz w:val="21"/>
      <w:lang w:val="en-US" w:eastAsia="zh-CN" w:bidi="ar-SA"/>
    </w:rPr>
  </w:style>
  <w:style w:type="paragraph" w:customStyle="1" w:styleId="349">
    <w:name w:val="toc 84"/>
    <w:next w:val="1"/>
    <w:qFormat/>
    <w:uiPriority w:val="0"/>
    <w:pPr>
      <w:wordWrap w:val="0"/>
      <w:ind w:left="2975"/>
      <w:jc w:val="both"/>
    </w:pPr>
    <w:rPr>
      <w:rFonts w:ascii="Calibri" w:hAnsi="Calibri" w:eastAsia="宋体" w:cs="Times New Roman"/>
      <w:sz w:val="21"/>
      <w:lang w:val="en-US" w:eastAsia="zh-CN" w:bidi="ar-SA"/>
    </w:rPr>
  </w:style>
  <w:style w:type="paragraph" w:customStyle="1" w:styleId="350">
    <w:name w:val="p0"/>
    <w:basedOn w:val="1"/>
    <w:next w:val="351"/>
    <w:qFormat/>
    <w:uiPriority w:val="0"/>
    <w:pPr>
      <w:widowControl/>
      <w:spacing w:before="280" w:after="280"/>
    </w:pPr>
    <w:rPr>
      <w:rFonts w:ascii="宋体" w:hAnsi="Calibri"/>
      <w:kern w:val="0"/>
      <w:sz w:val="24"/>
      <w:szCs w:val="20"/>
    </w:rPr>
  </w:style>
  <w:style w:type="paragraph" w:customStyle="1" w:styleId="351">
    <w:name w:val="toc 69"/>
    <w:next w:val="1"/>
    <w:qFormat/>
    <w:uiPriority w:val="0"/>
    <w:pPr>
      <w:wordWrap w:val="0"/>
      <w:ind w:left="2125"/>
      <w:jc w:val="both"/>
    </w:pPr>
    <w:rPr>
      <w:rFonts w:ascii="Calibri" w:hAnsi="Calibri" w:eastAsia="宋体" w:cs="Times New Roman"/>
      <w:sz w:val="21"/>
      <w:lang w:val="en-US" w:eastAsia="zh-CN" w:bidi="ar-SA"/>
    </w:rPr>
  </w:style>
  <w:style w:type="paragraph" w:customStyle="1" w:styleId="352">
    <w:name w:val="列出段落11"/>
    <w:basedOn w:val="1"/>
    <w:next w:val="353"/>
    <w:qFormat/>
    <w:uiPriority w:val="0"/>
    <w:pPr>
      <w:widowControl/>
      <w:spacing w:line="360" w:lineRule="auto"/>
      <w:ind w:firstLine="420"/>
    </w:pPr>
    <w:rPr>
      <w:rFonts w:hAnsi="Calibri" w:eastAsia="微软雅黑"/>
      <w:kern w:val="0"/>
      <w:sz w:val="24"/>
      <w:szCs w:val="20"/>
    </w:rPr>
  </w:style>
  <w:style w:type="paragraph" w:customStyle="1" w:styleId="353">
    <w:name w:val="toc 214"/>
    <w:next w:val="1"/>
    <w:qFormat/>
    <w:uiPriority w:val="0"/>
    <w:pPr>
      <w:wordWrap w:val="0"/>
      <w:ind w:left="425"/>
      <w:jc w:val="both"/>
    </w:pPr>
    <w:rPr>
      <w:rFonts w:ascii="Calibri" w:hAnsi="Calibri" w:eastAsia="宋体" w:cs="Times New Roman"/>
      <w:sz w:val="21"/>
      <w:lang w:val="en-US" w:eastAsia="zh-CN" w:bidi="ar-SA"/>
    </w:rPr>
  </w:style>
  <w:style w:type="paragraph" w:customStyle="1" w:styleId="354">
    <w:name w:val="toc 63"/>
    <w:next w:val="1"/>
    <w:qFormat/>
    <w:uiPriority w:val="0"/>
    <w:pPr>
      <w:wordWrap w:val="0"/>
      <w:ind w:left="2125"/>
      <w:jc w:val="both"/>
    </w:pPr>
    <w:rPr>
      <w:rFonts w:ascii="Calibri" w:hAnsi="Calibri" w:eastAsia="宋体" w:cs="Times New Roman"/>
      <w:sz w:val="21"/>
      <w:lang w:val="en-US" w:eastAsia="zh-CN" w:bidi="ar-SA"/>
    </w:rPr>
  </w:style>
  <w:style w:type="paragraph" w:customStyle="1" w:styleId="355">
    <w:name w:val="xl91"/>
    <w:basedOn w:val="1"/>
    <w:next w:val="252"/>
    <w:qFormat/>
    <w:uiPriority w:val="0"/>
    <w:pPr>
      <w:widowControl/>
      <w:shd w:val="clear" w:color="000000" w:fill="FFFFFF"/>
      <w:spacing w:before="280" w:after="280"/>
    </w:pPr>
    <w:rPr>
      <w:rFonts w:ascii="宋体" w:hAnsi="Calibri"/>
      <w:kern w:val="0"/>
      <w:sz w:val="20"/>
      <w:szCs w:val="20"/>
    </w:rPr>
  </w:style>
  <w:style w:type="paragraph" w:customStyle="1" w:styleId="356">
    <w:name w:val="toc 316"/>
    <w:next w:val="1"/>
    <w:qFormat/>
    <w:uiPriority w:val="0"/>
    <w:pPr>
      <w:wordWrap w:val="0"/>
      <w:ind w:left="850"/>
      <w:jc w:val="both"/>
    </w:pPr>
    <w:rPr>
      <w:rFonts w:ascii="Calibri" w:hAnsi="Calibri" w:eastAsia="宋体" w:cs="Times New Roman"/>
      <w:sz w:val="21"/>
      <w:lang w:val="en-US" w:eastAsia="zh-CN" w:bidi="ar-SA"/>
    </w:rPr>
  </w:style>
  <w:style w:type="paragraph" w:customStyle="1" w:styleId="357">
    <w:name w:val="_Style 1"/>
    <w:basedOn w:val="1"/>
    <w:next w:val="358"/>
    <w:qFormat/>
    <w:uiPriority w:val="0"/>
    <w:pPr>
      <w:ind w:firstLine="420"/>
    </w:pPr>
    <w:rPr>
      <w:rFonts w:hAnsi="Calibri"/>
      <w:kern w:val="0"/>
      <w:szCs w:val="20"/>
    </w:rPr>
  </w:style>
  <w:style w:type="paragraph" w:customStyle="1" w:styleId="358">
    <w:name w:val="TOC Heading13"/>
    <w:next w:val="1"/>
    <w:qFormat/>
    <w:uiPriority w:val="0"/>
    <w:pPr>
      <w:wordWrap w:val="0"/>
    </w:pPr>
    <w:rPr>
      <w:rFonts w:ascii="Calibri" w:hAnsi="Calibri" w:eastAsia="宋体" w:cs="Times New Roman"/>
      <w:sz w:val="32"/>
      <w:lang w:val="en-US" w:eastAsia="zh-CN" w:bidi="ar-SA"/>
    </w:rPr>
  </w:style>
  <w:style w:type="paragraph" w:customStyle="1" w:styleId="359">
    <w:name w:val="toc 116"/>
    <w:next w:val="1"/>
    <w:qFormat/>
    <w:uiPriority w:val="0"/>
    <w:pPr>
      <w:wordWrap w:val="0"/>
      <w:jc w:val="both"/>
    </w:pPr>
    <w:rPr>
      <w:rFonts w:ascii="Calibri" w:hAnsi="Calibri" w:eastAsia="宋体" w:cs="Times New Roman"/>
      <w:sz w:val="21"/>
      <w:lang w:val="en-US" w:eastAsia="zh-CN" w:bidi="ar-SA"/>
    </w:rPr>
  </w:style>
  <w:style w:type="paragraph" w:customStyle="1" w:styleId="360">
    <w:name w:val="toc 72"/>
    <w:next w:val="1"/>
    <w:qFormat/>
    <w:uiPriority w:val="0"/>
    <w:pPr>
      <w:wordWrap w:val="0"/>
      <w:ind w:left="2550"/>
      <w:jc w:val="both"/>
    </w:pPr>
    <w:rPr>
      <w:rFonts w:ascii="Calibri" w:hAnsi="Calibri" w:eastAsia="宋体" w:cs="Times New Roman"/>
      <w:sz w:val="21"/>
      <w:lang w:val="en-US" w:eastAsia="zh-CN" w:bidi="ar-SA"/>
    </w:rPr>
  </w:style>
  <w:style w:type="paragraph" w:customStyle="1" w:styleId="361">
    <w:name w:val="x_msonormal"/>
    <w:basedOn w:val="1"/>
    <w:next w:val="311"/>
    <w:qFormat/>
    <w:uiPriority w:val="0"/>
    <w:pPr>
      <w:widowControl/>
      <w:spacing w:before="280" w:after="280"/>
    </w:pPr>
    <w:rPr>
      <w:rFonts w:ascii="PMingLiU" w:hAnsi="Calibri" w:eastAsia="PMingLiU"/>
      <w:kern w:val="0"/>
      <w:sz w:val="24"/>
      <w:szCs w:val="20"/>
    </w:rPr>
  </w:style>
  <w:style w:type="paragraph" w:customStyle="1" w:styleId="362">
    <w:name w:val="toc 310"/>
    <w:next w:val="1"/>
    <w:qFormat/>
    <w:uiPriority w:val="0"/>
    <w:pPr>
      <w:wordWrap w:val="0"/>
      <w:ind w:left="850"/>
      <w:jc w:val="both"/>
    </w:pPr>
    <w:rPr>
      <w:rFonts w:ascii="Calibri" w:hAnsi="Calibri" w:eastAsia="宋体" w:cs="Times New Roman"/>
      <w:sz w:val="21"/>
      <w:lang w:val="en-US" w:eastAsia="zh-CN" w:bidi="ar-SA"/>
    </w:rPr>
  </w:style>
  <w:style w:type="paragraph" w:customStyle="1" w:styleId="363">
    <w:name w:val="toc 83"/>
    <w:next w:val="1"/>
    <w:qFormat/>
    <w:uiPriority w:val="0"/>
    <w:pPr>
      <w:wordWrap w:val="0"/>
      <w:ind w:left="2975"/>
      <w:jc w:val="both"/>
    </w:pPr>
    <w:rPr>
      <w:rFonts w:ascii="Calibri" w:hAnsi="Calibri" w:eastAsia="宋体" w:cs="Times New Roman"/>
      <w:sz w:val="21"/>
      <w:lang w:val="en-US" w:eastAsia="zh-CN" w:bidi="ar-SA"/>
    </w:rPr>
  </w:style>
  <w:style w:type="paragraph" w:customStyle="1" w:styleId="364">
    <w:name w:val="TOC Heading17"/>
    <w:next w:val="1"/>
    <w:qFormat/>
    <w:uiPriority w:val="0"/>
    <w:pPr>
      <w:wordWrap w:val="0"/>
    </w:pPr>
    <w:rPr>
      <w:rFonts w:ascii="Calibri" w:hAnsi="Calibri" w:eastAsia="宋体" w:cs="Times New Roman"/>
      <w:sz w:val="32"/>
      <w:lang w:val="en-US" w:eastAsia="zh-CN" w:bidi="ar-SA"/>
    </w:rPr>
  </w:style>
  <w:style w:type="paragraph" w:customStyle="1" w:styleId="365">
    <w:name w:val="toc 911"/>
    <w:next w:val="1"/>
    <w:qFormat/>
    <w:uiPriority w:val="0"/>
    <w:pPr>
      <w:wordWrap w:val="0"/>
      <w:ind w:left="3400"/>
      <w:jc w:val="both"/>
    </w:pPr>
    <w:rPr>
      <w:rFonts w:ascii="Calibri" w:hAnsi="Calibri" w:eastAsia="宋体" w:cs="Times New Roman"/>
      <w:sz w:val="21"/>
      <w:lang w:val="en-US" w:eastAsia="zh-CN" w:bidi="ar-SA"/>
    </w:rPr>
  </w:style>
  <w:style w:type="paragraph" w:customStyle="1" w:styleId="366">
    <w:name w:val="toc 811"/>
    <w:next w:val="1"/>
    <w:qFormat/>
    <w:uiPriority w:val="0"/>
    <w:pPr>
      <w:wordWrap w:val="0"/>
      <w:ind w:left="2975"/>
      <w:jc w:val="both"/>
    </w:pPr>
    <w:rPr>
      <w:rFonts w:ascii="Calibri" w:hAnsi="Calibri" w:eastAsia="宋体" w:cs="Times New Roman"/>
      <w:sz w:val="21"/>
      <w:lang w:val="en-US" w:eastAsia="zh-CN" w:bidi="ar-SA"/>
    </w:rPr>
  </w:style>
  <w:style w:type="paragraph" w:customStyle="1" w:styleId="367">
    <w:name w:val="目录 31"/>
    <w:next w:val="1"/>
    <w:qFormat/>
    <w:uiPriority w:val="0"/>
    <w:pPr>
      <w:wordWrap w:val="0"/>
      <w:ind w:left="850"/>
      <w:jc w:val="both"/>
    </w:pPr>
    <w:rPr>
      <w:rFonts w:ascii="Calibri" w:hAnsi="Calibri" w:eastAsia="宋体" w:cs="Times New Roman"/>
      <w:sz w:val="21"/>
      <w:lang w:val="en-US" w:eastAsia="zh-CN" w:bidi="ar-SA"/>
    </w:rPr>
  </w:style>
  <w:style w:type="paragraph" w:customStyle="1" w:styleId="368">
    <w:name w:val="xl118"/>
    <w:basedOn w:val="1"/>
    <w:next w:val="242"/>
    <w:qFormat/>
    <w:uiPriority w:val="0"/>
    <w:pPr>
      <w:widowControl/>
      <w:shd w:val="clear" w:color="000000" w:fill="FFFFFF"/>
      <w:spacing w:before="280" w:after="280"/>
      <w:jc w:val="center"/>
    </w:pPr>
    <w:rPr>
      <w:rFonts w:ascii="宋体" w:hAnsi="Calibri"/>
      <w:b/>
      <w:kern w:val="0"/>
      <w:sz w:val="20"/>
      <w:szCs w:val="20"/>
    </w:rPr>
  </w:style>
  <w:style w:type="paragraph" w:customStyle="1" w:styleId="369">
    <w:name w:val="xl83"/>
    <w:basedOn w:val="1"/>
    <w:next w:val="297"/>
    <w:qFormat/>
    <w:uiPriority w:val="0"/>
    <w:pPr>
      <w:widowControl/>
      <w:shd w:val="clear" w:color="000000" w:fill="FFFFFF"/>
      <w:spacing w:before="280" w:after="280"/>
    </w:pPr>
    <w:rPr>
      <w:rFonts w:ascii="宋体" w:hAnsi="Calibri"/>
      <w:kern w:val="0"/>
      <w:sz w:val="20"/>
      <w:szCs w:val="20"/>
    </w:rPr>
  </w:style>
  <w:style w:type="paragraph" w:customStyle="1" w:styleId="370">
    <w:name w:val="xl103"/>
    <w:basedOn w:val="1"/>
    <w:next w:val="371"/>
    <w:qFormat/>
    <w:uiPriority w:val="0"/>
    <w:pPr>
      <w:widowControl/>
      <w:shd w:val="clear" w:color="000000" w:fill="FFFFFF"/>
      <w:spacing w:before="280" w:after="280"/>
    </w:pPr>
    <w:rPr>
      <w:rFonts w:ascii="宋体" w:hAnsi="Calibri"/>
      <w:kern w:val="0"/>
      <w:sz w:val="20"/>
      <w:szCs w:val="20"/>
    </w:rPr>
  </w:style>
  <w:style w:type="paragraph" w:customStyle="1" w:styleId="371">
    <w:name w:val="toc 111"/>
    <w:next w:val="1"/>
    <w:qFormat/>
    <w:uiPriority w:val="0"/>
    <w:pPr>
      <w:wordWrap w:val="0"/>
      <w:jc w:val="both"/>
    </w:pPr>
    <w:rPr>
      <w:rFonts w:ascii="Calibri" w:hAnsi="Calibri" w:eastAsia="宋体" w:cs="Times New Roman"/>
      <w:sz w:val="21"/>
      <w:lang w:val="en-US" w:eastAsia="zh-CN" w:bidi="ar-SA"/>
    </w:rPr>
  </w:style>
  <w:style w:type="paragraph" w:customStyle="1" w:styleId="372">
    <w:name w:val="xl68"/>
    <w:basedOn w:val="1"/>
    <w:next w:val="373"/>
    <w:qFormat/>
    <w:uiPriority w:val="0"/>
    <w:pPr>
      <w:widowControl/>
      <w:shd w:val="clear" w:color="000000" w:fill="FFFFFF"/>
      <w:spacing w:before="280" w:after="280"/>
    </w:pPr>
    <w:rPr>
      <w:rFonts w:ascii="宋体" w:hAnsi="Calibri"/>
      <w:b/>
      <w:kern w:val="0"/>
      <w:sz w:val="20"/>
      <w:szCs w:val="20"/>
    </w:rPr>
  </w:style>
  <w:style w:type="paragraph" w:customStyle="1" w:styleId="373">
    <w:name w:val="TOC Heading16"/>
    <w:next w:val="1"/>
    <w:qFormat/>
    <w:uiPriority w:val="0"/>
    <w:pPr>
      <w:wordWrap w:val="0"/>
    </w:pPr>
    <w:rPr>
      <w:rFonts w:ascii="Calibri" w:hAnsi="Calibri" w:eastAsia="宋体" w:cs="Times New Roman"/>
      <w:sz w:val="32"/>
      <w:lang w:val="en-US" w:eastAsia="zh-CN" w:bidi="ar-SA"/>
    </w:rPr>
  </w:style>
  <w:style w:type="paragraph" w:customStyle="1" w:styleId="374">
    <w:name w:val="toc 113"/>
    <w:next w:val="1"/>
    <w:qFormat/>
    <w:uiPriority w:val="0"/>
    <w:pPr>
      <w:wordWrap w:val="0"/>
      <w:jc w:val="both"/>
    </w:pPr>
    <w:rPr>
      <w:rFonts w:ascii="Calibri" w:hAnsi="Calibri" w:eastAsia="宋体" w:cs="Times New Roman"/>
      <w:sz w:val="21"/>
      <w:lang w:val="en-US" w:eastAsia="zh-CN" w:bidi="ar-SA"/>
    </w:rPr>
  </w:style>
  <w:style w:type="paragraph" w:customStyle="1" w:styleId="375">
    <w:name w:val="xl94"/>
    <w:basedOn w:val="1"/>
    <w:next w:val="266"/>
    <w:qFormat/>
    <w:uiPriority w:val="0"/>
    <w:pPr>
      <w:widowControl/>
      <w:shd w:val="clear" w:color="000000" w:fill="FFFFFF"/>
      <w:spacing w:before="280" w:after="280"/>
      <w:jc w:val="center"/>
    </w:pPr>
    <w:rPr>
      <w:rFonts w:ascii="宋体" w:hAnsi="Calibri"/>
      <w:kern w:val="0"/>
      <w:sz w:val="20"/>
      <w:szCs w:val="20"/>
    </w:rPr>
  </w:style>
  <w:style w:type="paragraph" w:customStyle="1" w:styleId="376">
    <w:name w:val="toc 53"/>
    <w:next w:val="1"/>
    <w:qFormat/>
    <w:uiPriority w:val="0"/>
    <w:pPr>
      <w:wordWrap w:val="0"/>
      <w:ind w:left="1700"/>
      <w:jc w:val="both"/>
    </w:pPr>
    <w:rPr>
      <w:rFonts w:ascii="Calibri" w:hAnsi="Calibri" w:eastAsia="宋体" w:cs="Times New Roman"/>
      <w:sz w:val="21"/>
      <w:lang w:val="en-US" w:eastAsia="zh-CN" w:bidi="ar-SA"/>
    </w:rPr>
  </w:style>
  <w:style w:type="paragraph" w:customStyle="1" w:styleId="377">
    <w:name w:val="xl92"/>
    <w:basedOn w:val="1"/>
    <w:next w:val="378"/>
    <w:qFormat/>
    <w:uiPriority w:val="0"/>
    <w:pPr>
      <w:widowControl/>
      <w:shd w:val="clear" w:color="000000" w:fill="FFFFFF"/>
      <w:spacing w:before="280" w:after="280"/>
    </w:pPr>
    <w:rPr>
      <w:rFonts w:ascii="宋体" w:hAnsi="Calibri"/>
      <w:kern w:val="0"/>
      <w:sz w:val="20"/>
      <w:szCs w:val="20"/>
    </w:rPr>
  </w:style>
  <w:style w:type="paragraph" w:customStyle="1" w:styleId="378">
    <w:name w:val="toc 913"/>
    <w:next w:val="1"/>
    <w:qFormat/>
    <w:uiPriority w:val="0"/>
    <w:pPr>
      <w:wordWrap w:val="0"/>
      <w:ind w:left="3400"/>
      <w:jc w:val="both"/>
    </w:pPr>
    <w:rPr>
      <w:rFonts w:ascii="Calibri" w:hAnsi="Calibri" w:eastAsia="宋体" w:cs="Times New Roman"/>
      <w:sz w:val="21"/>
      <w:lang w:val="en-US" w:eastAsia="zh-CN" w:bidi="ar-SA"/>
    </w:rPr>
  </w:style>
  <w:style w:type="paragraph" w:customStyle="1" w:styleId="379">
    <w:name w:val="toc 512"/>
    <w:next w:val="1"/>
    <w:qFormat/>
    <w:uiPriority w:val="0"/>
    <w:pPr>
      <w:wordWrap w:val="0"/>
      <w:ind w:left="1700"/>
      <w:jc w:val="both"/>
    </w:pPr>
    <w:rPr>
      <w:rFonts w:ascii="Calibri" w:hAnsi="Calibri" w:eastAsia="宋体" w:cs="Times New Roman"/>
      <w:sz w:val="21"/>
      <w:lang w:val="en-US" w:eastAsia="zh-CN" w:bidi="ar-SA"/>
    </w:rPr>
  </w:style>
  <w:style w:type="paragraph" w:customStyle="1" w:styleId="380">
    <w:name w:val="目录 81"/>
    <w:next w:val="1"/>
    <w:qFormat/>
    <w:uiPriority w:val="0"/>
    <w:pPr>
      <w:wordWrap w:val="0"/>
      <w:ind w:left="2975"/>
      <w:jc w:val="both"/>
    </w:pPr>
    <w:rPr>
      <w:rFonts w:ascii="Calibri" w:hAnsi="Calibri" w:eastAsia="宋体" w:cs="Times New Roman"/>
      <w:sz w:val="21"/>
      <w:lang w:val="en-US" w:eastAsia="zh-CN" w:bidi="ar-SA"/>
    </w:rPr>
  </w:style>
  <w:style w:type="paragraph" w:customStyle="1" w:styleId="381">
    <w:name w:val="正文表标题"/>
    <w:next w:val="1"/>
    <w:qFormat/>
    <w:uiPriority w:val="0"/>
    <w:pPr>
      <w:ind w:left="630"/>
      <w:jc w:val="center"/>
    </w:pPr>
    <w:rPr>
      <w:rFonts w:ascii="黑体" w:hAnsi="Calibri" w:eastAsia="黑体" w:cs="Times New Roman"/>
      <w:sz w:val="21"/>
      <w:lang w:val="en-US" w:eastAsia="zh-CN" w:bidi="ar-SA"/>
    </w:rPr>
  </w:style>
  <w:style w:type="paragraph" w:customStyle="1" w:styleId="382">
    <w:name w:val="toc 28"/>
    <w:next w:val="1"/>
    <w:qFormat/>
    <w:uiPriority w:val="0"/>
    <w:pPr>
      <w:wordWrap w:val="0"/>
      <w:ind w:left="425"/>
      <w:jc w:val="both"/>
    </w:pPr>
    <w:rPr>
      <w:rFonts w:ascii="Calibri" w:hAnsi="Calibri" w:eastAsia="宋体" w:cs="Times New Roman"/>
      <w:sz w:val="21"/>
      <w:lang w:val="en-US" w:eastAsia="zh-CN" w:bidi="ar-SA"/>
    </w:rPr>
  </w:style>
  <w:style w:type="paragraph" w:customStyle="1" w:styleId="383">
    <w:name w:val="toc 79"/>
    <w:next w:val="1"/>
    <w:qFormat/>
    <w:uiPriority w:val="0"/>
    <w:pPr>
      <w:wordWrap w:val="0"/>
      <w:ind w:left="2550"/>
      <w:jc w:val="both"/>
    </w:pPr>
    <w:rPr>
      <w:rFonts w:ascii="Calibri" w:hAnsi="Calibri" w:eastAsia="宋体" w:cs="Times New Roman"/>
      <w:sz w:val="21"/>
      <w:lang w:val="en-US" w:eastAsia="zh-CN" w:bidi="ar-SA"/>
    </w:rPr>
  </w:style>
  <w:style w:type="paragraph" w:customStyle="1" w:styleId="384">
    <w:name w:val="xl110"/>
    <w:basedOn w:val="1"/>
    <w:next w:val="340"/>
    <w:qFormat/>
    <w:uiPriority w:val="0"/>
    <w:pPr>
      <w:widowControl/>
      <w:shd w:val="clear" w:color="000000" w:fill="FFFFFF"/>
      <w:spacing w:before="280" w:after="280"/>
      <w:jc w:val="center"/>
    </w:pPr>
    <w:rPr>
      <w:rFonts w:ascii="宋体" w:hAnsi="Calibri"/>
      <w:kern w:val="0"/>
      <w:sz w:val="20"/>
      <w:szCs w:val="20"/>
    </w:rPr>
  </w:style>
  <w:style w:type="paragraph" w:customStyle="1" w:styleId="385">
    <w:name w:val="toc 511"/>
    <w:next w:val="1"/>
    <w:qFormat/>
    <w:uiPriority w:val="0"/>
    <w:pPr>
      <w:wordWrap w:val="0"/>
      <w:ind w:left="1700"/>
      <w:jc w:val="both"/>
    </w:pPr>
    <w:rPr>
      <w:rFonts w:ascii="Calibri" w:hAnsi="Calibri" w:eastAsia="宋体" w:cs="Times New Roman"/>
      <w:sz w:val="21"/>
      <w:lang w:val="en-US" w:eastAsia="zh-CN" w:bidi="ar-SA"/>
    </w:rPr>
  </w:style>
  <w:style w:type="paragraph" w:customStyle="1" w:styleId="386">
    <w:name w:val="toc 416"/>
    <w:next w:val="1"/>
    <w:qFormat/>
    <w:uiPriority w:val="0"/>
    <w:pPr>
      <w:wordWrap w:val="0"/>
      <w:ind w:left="1275"/>
      <w:jc w:val="both"/>
    </w:pPr>
    <w:rPr>
      <w:rFonts w:ascii="Calibri" w:hAnsi="Calibri" w:eastAsia="宋体" w:cs="Times New Roman"/>
      <w:sz w:val="21"/>
      <w:lang w:val="en-US" w:eastAsia="zh-CN" w:bidi="ar-SA"/>
    </w:rPr>
  </w:style>
  <w:style w:type="paragraph" w:customStyle="1" w:styleId="387">
    <w:name w:val="xl85"/>
    <w:basedOn w:val="1"/>
    <w:next w:val="388"/>
    <w:qFormat/>
    <w:uiPriority w:val="0"/>
    <w:pPr>
      <w:widowControl/>
      <w:shd w:val="clear" w:color="000000" w:fill="FFFFFF"/>
      <w:spacing w:before="280" w:after="280"/>
      <w:jc w:val="center"/>
    </w:pPr>
    <w:rPr>
      <w:rFonts w:ascii="宋体" w:hAnsi="Calibri"/>
      <w:kern w:val="0"/>
      <w:sz w:val="20"/>
      <w:szCs w:val="20"/>
    </w:rPr>
  </w:style>
  <w:style w:type="paragraph" w:customStyle="1" w:styleId="388">
    <w:name w:val="toc 76"/>
    <w:next w:val="1"/>
    <w:qFormat/>
    <w:uiPriority w:val="0"/>
    <w:pPr>
      <w:wordWrap w:val="0"/>
      <w:ind w:left="2550"/>
      <w:jc w:val="both"/>
    </w:pPr>
    <w:rPr>
      <w:rFonts w:ascii="Calibri" w:hAnsi="Calibri" w:eastAsia="宋体" w:cs="Times New Roman"/>
      <w:sz w:val="21"/>
      <w:lang w:val="en-US" w:eastAsia="zh-CN" w:bidi="ar-SA"/>
    </w:rPr>
  </w:style>
  <w:style w:type="paragraph" w:customStyle="1" w:styleId="389">
    <w:name w:val="toc 27"/>
    <w:next w:val="1"/>
    <w:qFormat/>
    <w:uiPriority w:val="0"/>
    <w:pPr>
      <w:wordWrap w:val="0"/>
      <w:ind w:left="425"/>
      <w:jc w:val="both"/>
    </w:pPr>
    <w:rPr>
      <w:rFonts w:ascii="Calibri" w:hAnsi="Calibri" w:eastAsia="宋体" w:cs="Times New Roman"/>
      <w:sz w:val="21"/>
      <w:lang w:val="en-US" w:eastAsia="zh-CN" w:bidi="ar-SA"/>
    </w:rPr>
  </w:style>
  <w:style w:type="paragraph" w:customStyle="1" w:styleId="390">
    <w:name w:val="toc 916"/>
    <w:next w:val="1"/>
    <w:qFormat/>
    <w:uiPriority w:val="0"/>
    <w:pPr>
      <w:wordWrap w:val="0"/>
      <w:ind w:left="3400"/>
      <w:jc w:val="both"/>
    </w:pPr>
    <w:rPr>
      <w:rFonts w:ascii="Calibri" w:hAnsi="Calibri" w:eastAsia="宋体" w:cs="Times New Roman"/>
      <w:sz w:val="21"/>
      <w:lang w:val="en-US" w:eastAsia="zh-CN" w:bidi="ar-SA"/>
    </w:rPr>
  </w:style>
  <w:style w:type="paragraph" w:customStyle="1" w:styleId="391">
    <w:name w:val="toc 77"/>
    <w:next w:val="1"/>
    <w:qFormat/>
    <w:uiPriority w:val="0"/>
    <w:pPr>
      <w:wordWrap w:val="0"/>
      <w:ind w:left="2550"/>
      <w:jc w:val="both"/>
    </w:pPr>
    <w:rPr>
      <w:rFonts w:ascii="Calibri" w:hAnsi="Calibri" w:eastAsia="宋体" w:cs="Times New Roman"/>
      <w:sz w:val="21"/>
      <w:lang w:val="en-US" w:eastAsia="zh-CN" w:bidi="ar-SA"/>
    </w:rPr>
  </w:style>
  <w:style w:type="paragraph" w:customStyle="1" w:styleId="392">
    <w:name w:val="toc 211"/>
    <w:next w:val="1"/>
    <w:qFormat/>
    <w:uiPriority w:val="0"/>
    <w:pPr>
      <w:wordWrap w:val="0"/>
      <w:ind w:left="425"/>
      <w:jc w:val="both"/>
    </w:pPr>
    <w:rPr>
      <w:rFonts w:ascii="Calibri" w:hAnsi="Calibri" w:eastAsia="宋体" w:cs="Times New Roman"/>
      <w:sz w:val="21"/>
      <w:lang w:val="en-US" w:eastAsia="zh-CN" w:bidi="ar-SA"/>
    </w:rPr>
  </w:style>
  <w:style w:type="paragraph" w:customStyle="1" w:styleId="393">
    <w:name w:val="toc 815"/>
    <w:next w:val="1"/>
    <w:qFormat/>
    <w:uiPriority w:val="0"/>
    <w:pPr>
      <w:wordWrap w:val="0"/>
      <w:ind w:left="2975"/>
      <w:jc w:val="both"/>
    </w:pPr>
    <w:rPr>
      <w:rFonts w:ascii="Calibri" w:hAnsi="Calibri" w:eastAsia="宋体" w:cs="Times New Roman"/>
      <w:sz w:val="21"/>
      <w:lang w:val="en-US" w:eastAsia="zh-CN" w:bidi="ar-SA"/>
    </w:rPr>
  </w:style>
  <w:style w:type="paragraph" w:customStyle="1" w:styleId="394">
    <w:name w:val="xl99"/>
    <w:basedOn w:val="1"/>
    <w:next w:val="379"/>
    <w:qFormat/>
    <w:uiPriority w:val="0"/>
    <w:pPr>
      <w:widowControl/>
      <w:shd w:val="clear" w:color="000000" w:fill="FFFFFF"/>
      <w:spacing w:before="280" w:after="280"/>
    </w:pPr>
    <w:rPr>
      <w:rFonts w:ascii="宋体" w:hAnsi="Calibri"/>
      <w:kern w:val="0"/>
      <w:sz w:val="18"/>
      <w:szCs w:val="20"/>
    </w:rPr>
  </w:style>
  <w:style w:type="paragraph" w:customStyle="1" w:styleId="395">
    <w:name w:val="xl97"/>
    <w:basedOn w:val="1"/>
    <w:next w:val="267"/>
    <w:qFormat/>
    <w:uiPriority w:val="0"/>
    <w:pPr>
      <w:widowControl/>
      <w:shd w:val="clear" w:color="000000" w:fill="FFFFFF"/>
      <w:spacing w:before="280" w:after="280"/>
      <w:jc w:val="center"/>
    </w:pPr>
    <w:rPr>
      <w:rFonts w:ascii="宋体" w:hAnsi="Calibri"/>
      <w:kern w:val="0"/>
      <w:sz w:val="20"/>
      <w:szCs w:val="20"/>
    </w:rPr>
  </w:style>
  <w:style w:type="paragraph" w:customStyle="1" w:styleId="396">
    <w:name w:val="toc 612"/>
    <w:next w:val="1"/>
    <w:qFormat/>
    <w:uiPriority w:val="0"/>
    <w:pPr>
      <w:wordWrap w:val="0"/>
      <w:ind w:left="2125"/>
      <w:jc w:val="both"/>
    </w:pPr>
    <w:rPr>
      <w:rFonts w:ascii="Calibri" w:hAnsi="Calibri" w:eastAsia="宋体" w:cs="Times New Roman"/>
      <w:sz w:val="21"/>
      <w:lang w:val="en-US" w:eastAsia="zh-CN" w:bidi="ar-SA"/>
    </w:rPr>
  </w:style>
  <w:style w:type="paragraph" w:customStyle="1" w:styleId="397">
    <w:name w:val="toc 315"/>
    <w:next w:val="1"/>
    <w:qFormat/>
    <w:uiPriority w:val="0"/>
    <w:pPr>
      <w:wordWrap w:val="0"/>
      <w:ind w:left="850"/>
      <w:jc w:val="both"/>
    </w:pPr>
    <w:rPr>
      <w:rFonts w:ascii="Calibri" w:hAnsi="Calibri" w:eastAsia="宋体" w:cs="Times New Roman"/>
      <w:sz w:val="21"/>
      <w:lang w:val="en-US" w:eastAsia="zh-CN" w:bidi="ar-SA"/>
    </w:rPr>
  </w:style>
  <w:style w:type="paragraph" w:customStyle="1" w:styleId="398">
    <w:name w:val="TOC Heading15"/>
    <w:next w:val="1"/>
    <w:qFormat/>
    <w:uiPriority w:val="0"/>
    <w:pPr>
      <w:wordWrap w:val="0"/>
    </w:pPr>
    <w:rPr>
      <w:rFonts w:ascii="Calibri" w:hAnsi="Calibri" w:eastAsia="宋体" w:cs="Times New Roman"/>
      <w:sz w:val="32"/>
      <w:lang w:val="en-US" w:eastAsia="zh-CN" w:bidi="ar-SA"/>
    </w:rPr>
  </w:style>
  <w:style w:type="paragraph" w:customStyle="1" w:styleId="399">
    <w:name w:val="toc 915"/>
    <w:next w:val="1"/>
    <w:qFormat/>
    <w:uiPriority w:val="0"/>
    <w:pPr>
      <w:wordWrap w:val="0"/>
      <w:ind w:left="3400"/>
      <w:jc w:val="both"/>
    </w:pPr>
    <w:rPr>
      <w:rFonts w:ascii="Calibri" w:hAnsi="Calibri" w:eastAsia="宋体" w:cs="Times New Roman"/>
      <w:sz w:val="21"/>
      <w:lang w:val="en-US" w:eastAsia="zh-CN" w:bidi="ar-SA"/>
    </w:rPr>
  </w:style>
  <w:style w:type="paragraph" w:customStyle="1" w:styleId="400">
    <w:name w:val="toc 39"/>
    <w:next w:val="1"/>
    <w:qFormat/>
    <w:uiPriority w:val="0"/>
    <w:pPr>
      <w:wordWrap w:val="0"/>
      <w:ind w:left="850"/>
      <w:jc w:val="both"/>
    </w:pPr>
    <w:rPr>
      <w:rFonts w:ascii="Calibri" w:hAnsi="Calibri" w:eastAsia="宋体" w:cs="Times New Roman"/>
      <w:sz w:val="21"/>
      <w:lang w:val="en-US" w:eastAsia="zh-CN" w:bidi="ar-SA"/>
    </w:rPr>
  </w:style>
  <w:style w:type="paragraph" w:customStyle="1" w:styleId="401">
    <w:name w:val="toc 710"/>
    <w:next w:val="1"/>
    <w:qFormat/>
    <w:uiPriority w:val="0"/>
    <w:pPr>
      <w:wordWrap w:val="0"/>
      <w:ind w:left="2550"/>
      <w:jc w:val="both"/>
    </w:pPr>
    <w:rPr>
      <w:rFonts w:ascii="Calibri" w:hAnsi="Calibri" w:eastAsia="宋体" w:cs="Times New Roman"/>
      <w:sz w:val="21"/>
      <w:lang w:val="en-US" w:eastAsia="zh-CN" w:bidi="ar-SA"/>
    </w:rPr>
  </w:style>
  <w:style w:type="paragraph" w:customStyle="1" w:styleId="402">
    <w:name w:val="toc 12"/>
    <w:next w:val="1"/>
    <w:qFormat/>
    <w:uiPriority w:val="0"/>
    <w:pPr>
      <w:wordWrap w:val="0"/>
      <w:jc w:val="both"/>
    </w:pPr>
    <w:rPr>
      <w:rFonts w:ascii="Calibri" w:hAnsi="Calibri" w:eastAsia="宋体" w:cs="Times New Roman"/>
      <w:sz w:val="21"/>
      <w:lang w:val="en-US" w:eastAsia="zh-CN" w:bidi="ar-SA"/>
    </w:rPr>
  </w:style>
  <w:style w:type="paragraph" w:customStyle="1" w:styleId="403">
    <w:name w:val="xl95"/>
    <w:basedOn w:val="1"/>
    <w:next w:val="404"/>
    <w:qFormat/>
    <w:uiPriority w:val="0"/>
    <w:pPr>
      <w:widowControl/>
      <w:shd w:val="clear" w:color="000000" w:fill="FFFFFF"/>
      <w:spacing w:before="280" w:after="280"/>
    </w:pPr>
    <w:rPr>
      <w:rFonts w:ascii="宋体" w:hAnsi="Calibri"/>
      <w:kern w:val="0"/>
      <w:sz w:val="20"/>
      <w:szCs w:val="20"/>
    </w:rPr>
  </w:style>
  <w:style w:type="paragraph" w:customStyle="1" w:styleId="404">
    <w:name w:val="toc 415"/>
    <w:next w:val="1"/>
    <w:qFormat/>
    <w:uiPriority w:val="0"/>
    <w:pPr>
      <w:wordWrap w:val="0"/>
      <w:ind w:left="1275"/>
      <w:jc w:val="both"/>
    </w:pPr>
    <w:rPr>
      <w:rFonts w:ascii="Calibri" w:hAnsi="Calibri" w:eastAsia="宋体" w:cs="Times New Roman"/>
      <w:sz w:val="21"/>
      <w:lang w:val="en-US" w:eastAsia="zh-CN" w:bidi="ar-SA"/>
    </w:rPr>
  </w:style>
  <w:style w:type="paragraph" w:customStyle="1" w:styleId="405">
    <w:name w:val="toc 29"/>
    <w:next w:val="1"/>
    <w:qFormat/>
    <w:uiPriority w:val="0"/>
    <w:pPr>
      <w:wordWrap w:val="0"/>
      <w:ind w:left="425"/>
      <w:jc w:val="both"/>
    </w:pPr>
    <w:rPr>
      <w:rFonts w:ascii="Calibri" w:hAnsi="Calibri" w:eastAsia="宋体" w:cs="Times New Roman"/>
      <w:sz w:val="21"/>
      <w:lang w:val="en-US" w:eastAsia="zh-CN" w:bidi="ar-SA"/>
    </w:rPr>
  </w:style>
  <w:style w:type="paragraph" w:customStyle="1" w:styleId="406">
    <w:name w:val="xl67"/>
    <w:basedOn w:val="1"/>
    <w:next w:val="407"/>
    <w:qFormat/>
    <w:uiPriority w:val="0"/>
    <w:pPr>
      <w:widowControl/>
      <w:shd w:val="clear" w:color="000000" w:fill="FFFFFF"/>
      <w:spacing w:before="280" w:after="280"/>
      <w:jc w:val="center"/>
    </w:pPr>
    <w:rPr>
      <w:rFonts w:ascii="宋体" w:hAnsi="Calibri"/>
      <w:b/>
      <w:kern w:val="0"/>
      <w:sz w:val="20"/>
      <w:szCs w:val="20"/>
    </w:rPr>
  </w:style>
  <w:style w:type="paragraph" w:customStyle="1" w:styleId="407">
    <w:name w:val="toc 714"/>
    <w:next w:val="1"/>
    <w:qFormat/>
    <w:uiPriority w:val="0"/>
    <w:pPr>
      <w:wordWrap w:val="0"/>
      <w:ind w:left="2550"/>
      <w:jc w:val="both"/>
    </w:pPr>
    <w:rPr>
      <w:rFonts w:ascii="Calibri" w:hAnsi="Calibri" w:eastAsia="宋体" w:cs="Times New Roman"/>
      <w:sz w:val="21"/>
      <w:lang w:val="en-US" w:eastAsia="zh-CN" w:bidi="ar-SA"/>
    </w:rPr>
  </w:style>
  <w:style w:type="paragraph" w:customStyle="1" w:styleId="408">
    <w:name w:val="toc 21"/>
    <w:next w:val="1"/>
    <w:qFormat/>
    <w:uiPriority w:val="0"/>
    <w:pPr>
      <w:wordWrap w:val="0"/>
      <w:ind w:left="425"/>
      <w:jc w:val="both"/>
    </w:pPr>
    <w:rPr>
      <w:rFonts w:ascii="Calibri" w:hAnsi="Calibri" w:eastAsia="宋体" w:cs="Times New Roman"/>
      <w:sz w:val="21"/>
      <w:lang w:val="en-US" w:eastAsia="zh-CN" w:bidi="ar-SA"/>
    </w:rPr>
  </w:style>
  <w:style w:type="paragraph" w:customStyle="1" w:styleId="409">
    <w:name w:val="正文 A"/>
    <w:next w:val="326"/>
    <w:qFormat/>
    <w:uiPriority w:val="0"/>
    <w:rPr>
      <w:rFonts w:ascii="Arial" w:hAnsi="Calibri" w:eastAsia="Arial Unicode MS" w:cs="Times New Roman"/>
      <w:color w:val="000000"/>
      <w:sz w:val="21"/>
      <w:lang w:val="en-US" w:eastAsia="zh-CN" w:bidi="ar-SA"/>
    </w:rPr>
  </w:style>
  <w:style w:type="paragraph" w:customStyle="1" w:styleId="410">
    <w:name w:val="toc 68"/>
    <w:next w:val="1"/>
    <w:qFormat/>
    <w:uiPriority w:val="0"/>
    <w:pPr>
      <w:wordWrap w:val="0"/>
      <w:ind w:left="2125"/>
      <w:jc w:val="both"/>
    </w:pPr>
    <w:rPr>
      <w:rFonts w:ascii="Calibri" w:hAnsi="Calibri" w:eastAsia="宋体" w:cs="Times New Roman"/>
      <w:sz w:val="21"/>
      <w:lang w:val="en-US" w:eastAsia="zh-CN" w:bidi="ar-SA"/>
    </w:rPr>
  </w:style>
  <w:style w:type="paragraph" w:customStyle="1" w:styleId="411">
    <w:name w:val="toc 58"/>
    <w:next w:val="1"/>
    <w:qFormat/>
    <w:uiPriority w:val="0"/>
    <w:pPr>
      <w:wordWrap w:val="0"/>
      <w:ind w:left="1700"/>
      <w:jc w:val="both"/>
    </w:pPr>
    <w:rPr>
      <w:rFonts w:ascii="Calibri" w:hAnsi="Calibri" w:eastAsia="宋体" w:cs="Times New Roman"/>
      <w:sz w:val="21"/>
      <w:lang w:val="en-US" w:eastAsia="zh-CN" w:bidi="ar-SA"/>
    </w:rPr>
  </w:style>
  <w:style w:type="paragraph" w:customStyle="1" w:styleId="412">
    <w:name w:val="xl88"/>
    <w:basedOn w:val="1"/>
    <w:next w:val="398"/>
    <w:qFormat/>
    <w:uiPriority w:val="0"/>
    <w:pPr>
      <w:widowControl/>
      <w:shd w:val="clear" w:color="000000" w:fill="FFFFFF"/>
      <w:spacing w:before="280" w:after="280"/>
      <w:jc w:val="center"/>
    </w:pPr>
    <w:rPr>
      <w:rFonts w:ascii="宋体" w:hAnsi="Calibri"/>
      <w:kern w:val="0"/>
      <w:sz w:val="20"/>
      <w:szCs w:val="20"/>
    </w:rPr>
  </w:style>
  <w:style w:type="paragraph" w:customStyle="1" w:styleId="413">
    <w:name w:val="toc 71"/>
    <w:next w:val="1"/>
    <w:qFormat/>
    <w:uiPriority w:val="0"/>
    <w:pPr>
      <w:wordWrap w:val="0"/>
      <w:ind w:left="2550"/>
      <w:jc w:val="both"/>
    </w:pPr>
    <w:rPr>
      <w:rFonts w:ascii="Calibri" w:hAnsi="Calibri" w:eastAsia="宋体" w:cs="Times New Roman"/>
      <w:sz w:val="21"/>
      <w:lang w:val="en-US" w:eastAsia="zh-CN" w:bidi="ar-SA"/>
    </w:rPr>
  </w:style>
  <w:style w:type="paragraph" w:customStyle="1" w:styleId="414">
    <w:name w:val="xl100"/>
    <w:basedOn w:val="1"/>
    <w:next w:val="415"/>
    <w:qFormat/>
    <w:uiPriority w:val="0"/>
    <w:pPr>
      <w:widowControl/>
      <w:shd w:val="clear" w:color="000000" w:fill="FFFFFF"/>
      <w:spacing w:before="280" w:after="280"/>
    </w:pPr>
    <w:rPr>
      <w:rFonts w:ascii="宋体" w:hAnsi="Calibri"/>
      <w:kern w:val="0"/>
      <w:sz w:val="20"/>
      <w:szCs w:val="20"/>
    </w:rPr>
  </w:style>
  <w:style w:type="paragraph" w:customStyle="1" w:styleId="415">
    <w:name w:val="toc 510"/>
    <w:next w:val="1"/>
    <w:qFormat/>
    <w:uiPriority w:val="0"/>
    <w:pPr>
      <w:wordWrap w:val="0"/>
      <w:ind w:left="1700"/>
      <w:jc w:val="both"/>
    </w:pPr>
    <w:rPr>
      <w:rFonts w:ascii="Calibri" w:hAnsi="Calibri" w:eastAsia="宋体" w:cs="Times New Roman"/>
      <w:sz w:val="21"/>
      <w:lang w:val="en-US" w:eastAsia="zh-CN" w:bidi="ar-SA"/>
    </w:rPr>
  </w:style>
  <w:style w:type="paragraph" w:customStyle="1" w:styleId="416">
    <w:name w:val="toc 314"/>
    <w:next w:val="1"/>
    <w:qFormat/>
    <w:uiPriority w:val="0"/>
    <w:pPr>
      <w:wordWrap w:val="0"/>
      <w:ind w:left="850"/>
      <w:jc w:val="both"/>
    </w:pPr>
    <w:rPr>
      <w:rFonts w:ascii="Calibri" w:hAnsi="Calibri" w:eastAsia="宋体" w:cs="Times New Roman"/>
      <w:sz w:val="21"/>
      <w:lang w:val="en-US" w:eastAsia="zh-CN" w:bidi="ar-SA"/>
    </w:rPr>
  </w:style>
  <w:style w:type="paragraph" w:customStyle="1" w:styleId="417">
    <w:name w:val="xl114"/>
    <w:basedOn w:val="1"/>
    <w:next w:val="269"/>
    <w:qFormat/>
    <w:uiPriority w:val="0"/>
    <w:pPr>
      <w:widowControl/>
      <w:shd w:val="clear" w:color="000000" w:fill="FFFFFF"/>
      <w:spacing w:before="280" w:after="280"/>
      <w:jc w:val="center"/>
    </w:pPr>
    <w:rPr>
      <w:rFonts w:ascii="宋体" w:hAnsi="Calibri"/>
      <w:b/>
      <w:kern w:val="0"/>
      <w:sz w:val="20"/>
      <w:szCs w:val="20"/>
    </w:rPr>
  </w:style>
  <w:style w:type="paragraph" w:customStyle="1" w:styleId="418">
    <w:name w:val="xl107"/>
    <w:basedOn w:val="1"/>
    <w:next w:val="419"/>
    <w:qFormat/>
    <w:uiPriority w:val="0"/>
    <w:pPr>
      <w:widowControl/>
      <w:shd w:val="clear" w:color="000000" w:fill="FFFFFF"/>
      <w:spacing w:before="280" w:after="280"/>
    </w:pPr>
    <w:rPr>
      <w:rFonts w:ascii="宋体" w:hAnsi="Calibri"/>
      <w:kern w:val="0"/>
      <w:sz w:val="20"/>
      <w:szCs w:val="20"/>
    </w:rPr>
  </w:style>
  <w:style w:type="paragraph" w:customStyle="1" w:styleId="419">
    <w:name w:val="toc 610"/>
    <w:next w:val="1"/>
    <w:qFormat/>
    <w:uiPriority w:val="0"/>
    <w:pPr>
      <w:wordWrap w:val="0"/>
      <w:ind w:left="2125"/>
      <w:jc w:val="both"/>
    </w:pPr>
    <w:rPr>
      <w:rFonts w:ascii="Calibri" w:hAnsi="Calibri" w:eastAsia="宋体" w:cs="Times New Roman"/>
      <w:sz w:val="21"/>
      <w:lang w:val="en-US" w:eastAsia="zh-CN" w:bidi="ar-SA"/>
    </w:rPr>
  </w:style>
  <w:style w:type="paragraph" w:customStyle="1" w:styleId="420">
    <w:name w:val="toc 22"/>
    <w:next w:val="1"/>
    <w:qFormat/>
    <w:uiPriority w:val="0"/>
    <w:pPr>
      <w:wordWrap w:val="0"/>
      <w:ind w:left="425"/>
      <w:jc w:val="both"/>
    </w:pPr>
    <w:rPr>
      <w:rFonts w:ascii="Calibri" w:hAnsi="Calibri" w:eastAsia="宋体" w:cs="Times New Roman"/>
      <w:sz w:val="21"/>
      <w:lang w:val="en-US" w:eastAsia="zh-CN" w:bidi="ar-SA"/>
    </w:rPr>
  </w:style>
  <w:style w:type="paragraph" w:customStyle="1" w:styleId="421">
    <w:name w:val="xl90"/>
    <w:basedOn w:val="1"/>
    <w:next w:val="223"/>
    <w:qFormat/>
    <w:uiPriority w:val="0"/>
    <w:pPr>
      <w:widowControl/>
      <w:shd w:val="clear" w:color="000000" w:fill="FFFFFF"/>
      <w:spacing w:before="280" w:after="280"/>
    </w:pPr>
    <w:rPr>
      <w:rFonts w:ascii="宋体" w:hAnsi="Calibri"/>
      <w:kern w:val="0"/>
      <w:sz w:val="18"/>
      <w:szCs w:val="20"/>
    </w:rPr>
  </w:style>
  <w:style w:type="paragraph" w:customStyle="1" w:styleId="422">
    <w:name w:val="toc 616"/>
    <w:next w:val="1"/>
    <w:qFormat/>
    <w:uiPriority w:val="0"/>
    <w:pPr>
      <w:wordWrap w:val="0"/>
      <w:ind w:left="2125"/>
      <w:jc w:val="both"/>
    </w:pPr>
    <w:rPr>
      <w:rFonts w:ascii="Calibri" w:hAnsi="Calibri" w:eastAsia="宋体" w:cs="Times New Roman"/>
      <w:sz w:val="21"/>
      <w:lang w:val="en-US" w:eastAsia="zh-CN" w:bidi="ar-SA"/>
    </w:rPr>
  </w:style>
  <w:style w:type="paragraph" w:customStyle="1" w:styleId="423">
    <w:name w:val="toc 96"/>
    <w:next w:val="1"/>
    <w:qFormat/>
    <w:uiPriority w:val="0"/>
    <w:pPr>
      <w:wordWrap w:val="0"/>
      <w:ind w:left="3400"/>
      <w:jc w:val="both"/>
    </w:pPr>
    <w:rPr>
      <w:rFonts w:ascii="Calibri" w:hAnsi="Calibri" w:eastAsia="宋体" w:cs="Times New Roman"/>
      <w:sz w:val="21"/>
      <w:lang w:val="en-US" w:eastAsia="zh-CN" w:bidi="ar-SA"/>
    </w:rPr>
  </w:style>
  <w:style w:type="paragraph" w:customStyle="1" w:styleId="424">
    <w:name w:val="toc 42"/>
    <w:next w:val="1"/>
    <w:qFormat/>
    <w:uiPriority w:val="0"/>
    <w:pPr>
      <w:wordWrap w:val="0"/>
      <w:ind w:left="1275"/>
      <w:jc w:val="both"/>
    </w:pPr>
    <w:rPr>
      <w:rFonts w:ascii="Calibri" w:hAnsi="Calibri" w:eastAsia="宋体" w:cs="Times New Roman"/>
      <w:sz w:val="21"/>
      <w:lang w:val="en-US" w:eastAsia="zh-CN" w:bidi="ar-SA"/>
    </w:rPr>
  </w:style>
  <w:style w:type="paragraph" w:customStyle="1" w:styleId="425">
    <w:name w:val="xl117"/>
    <w:basedOn w:val="1"/>
    <w:next w:val="322"/>
    <w:qFormat/>
    <w:uiPriority w:val="0"/>
    <w:pPr>
      <w:widowControl/>
      <w:shd w:val="clear" w:color="000000" w:fill="FFFFFF"/>
      <w:spacing w:before="280" w:after="280"/>
      <w:jc w:val="center"/>
    </w:pPr>
    <w:rPr>
      <w:rFonts w:ascii="Arial Narrow" w:hAnsi="Calibri"/>
      <w:kern w:val="0"/>
      <w:sz w:val="24"/>
      <w:szCs w:val="20"/>
    </w:rPr>
  </w:style>
  <w:style w:type="paragraph" w:customStyle="1" w:styleId="426">
    <w:name w:val="p15"/>
    <w:basedOn w:val="1"/>
    <w:next w:val="247"/>
    <w:qFormat/>
    <w:uiPriority w:val="0"/>
    <w:pPr>
      <w:widowControl/>
      <w:ind w:firstLine="420"/>
    </w:pPr>
    <w:rPr>
      <w:rFonts w:hAnsi="Calibri"/>
      <w:kern w:val="0"/>
      <w:szCs w:val="20"/>
    </w:rPr>
  </w:style>
  <w:style w:type="paragraph" w:customStyle="1" w:styleId="427">
    <w:name w:val="xl87"/>
    <w:basedOn w:val="1"/>
    <w:next w:val="428"/>
    <w:qFormat/>
    <w:uiPriority w:val="0"/>
    <w:pPr>
      <w:widowControl/>
      <w:shd w:val="clear" w:color="000000" w:fill="FFFFFF"/>
      <w:spacing w:before="280" w:after="280"/>
    </w:pPr>
    <w:rPr>
      <w:rFonts w:ascii="Arial" w:hAnsi="Calibri"/>
      <w:kern w:val="0"/>
      <w:sz w:val="18"/>
      <w:szCs w:val="20"/>
    </w:rPr>
  </w:style>
  <w:style w:type="paragraph" w:customStyle="1" w:styleId="428">
    <w:name w:val="toc 98"/>
    <w:next w:val="1"/>
    <w:qFormat/>
    <w:uiPriority w:val="0"/>
    <w:pPr>
      <w:wordWrap w:val="0"/>
      <w:ind w:left="3400"/>
      <w:jc w:val="both"/>
    </w:pPr>
    <w:rPr>
      <w:rFonts w:ascii="Calibri" w:hAnsi="Calibri" w:eastAsia="宋体" w:cs="Times New Roman"/>
      <w:sz w:val="21"/>
      <w:lang w:val="en-US" w:eastAsia="zh-CN" w:bidi="ar-SA"/>
    </w:rPr>
  </w:style>
  <w:style w:type="paragraph" w:customStyle="1" w:styleId="429">
    <w:name w:val="列出段落7"/>
    <w:basedOn w:val="1"/>
    <w:next w:val="411"/>
    <w:qFormat/>
    <w:uiPriority w:val="0"/>
    <w:pPr>
      <w:ind w:firstLine="420"/>
    </w:pPr>
    <w:rPr>
      <w:rFonts w:hAnsi="Calibri"/>
      <w:kern w:val="0"/>
      <w:szCs w:val="20"/>
    </w:rPr>
  </w:style>
  <w:style w:type="paragraph" w:customStyle="1" w:styleId="430">
    <w:name w:val="xl78"/>
    <w:basedOn w:val="1"/>
    <w:next w:val="401"/>
    <w:qFormat/>
    <w:uiPriority w:val="0"/>
    <w:pPr>
      <w:widowControl/>
      <w:shd w:val="clear" w:color="000000" w:fill="FFFFFF"/>
      <w:spacing w:before="280" w:after="280"/>
    </w:pPr>
    <w:rPr>
      <w:rFonts w:ascii="宋体" w:hAnsi="Calibri"/>
      <w:b/>
      <w:kern w:val="0"/>
      <w:sz w:val="20"/>
      <w:szCs w:val="20"/>
    </w:rPr>
  </w:style>
  <w:style w:type="paragraph" w:customStyle="1" w:styleId="431">
    <w:name w:val="toc 516"/>
    <w:next w:val="1"/>
    <w:qFormat/>
    <w:uiPriority w:val="0"/>
    <w:pPr>
      <w:wordWrap w:val="0"/>
      <w:ind w:left="1700"/>
      <w:jc w:val="both"/>
    </w:pPr>
    <w:rPr>
      <w:rFonts w:ascii="Calibri" w:hAnsi="Calibri" w:eastAsia="宋体" w:cs="Times New Roman"/>
      <w:sz w:val="21"/>
      <w:lang w:val="en-US" w:eastAsia="zh-CN" w:bidi="ar-SA"/>
    </w:rPr>
  </w:style>
  <w:style w:type="paragraph" w:customStyle="1" w:styleId="432">
    <w:name w:val="xl89"/>
    <w:basedOn w:val="1"/>
    <w:next w:val="366"/>
    <w:qFormat/>
    <w:uiPriority w:val="0"/>
    <w:pPr>
      <w:widowControl/>
      <w:shd w:val="clear" w:color="000000" w:fill="FFFFFF"/>
      <w:spacing w:before="280" w:after="280"/>
    </w:pPr>
    <w:rPr>
      <w:rFonts w:ascii="宋体" w:hAnsi="Calibri"/>
      <w:kern w:val="0"/>
      <w:sz w:val="20"/>
      <w:szCs w:val="20"/>
    </w:rPr>
  </w:style>
  <w:style w:type="paragraph" w:customStyle="1" w:styleId="433">
    <w:name w:val="toc 910"/>
    <w:next w:val="1"/>
    <w:qFormat/>
    <w:uiPriority w:val="0"/>
    <w:pPr>
      <w:wordWrap w:val="0"/>
      <w:ind w:left="3400"/>
      <w:jc w:val="both"/>
    </w:pPr>
    <w:rPr>
      <w:rFonts w:ascii="Calibri" w:hAnsi="Calibri" w:eastAsia="宋体" w:cs="Times New Roman"/>
      <w:sz w:val="21"/>
      <w:lang w:val="en-US" w:eastAsia="zh-CN" w:bidi="ar-SA"/>
    </w:rPr>
  </w:style>
  <w:style w:type="paragraph" w:customStyle="1" w:styleId="434">
    <w:name w:val="toc 34"/>
    <w:next w:val="1"/>
    <w:qFormat/>
    <w:uiPriority w:val="0"/>
    <w:pPr>
      <w:wordWrap w:val="0"/>
      <w:ind w:left="850"/>
      <w:jc w:val="both"/>
    </w:pPr>
    <w:rPr>
      <w:rFonts w:ascii="Calibri" w:hAnsi="Calibri" w:eastAsia="宋体" w:cs="Times New Roman"/>
      <w:sz w:val="21"/>
      <w:lang w:val="en-US" w:eastAsia="zh-CN" w:bidi="ar-SA"/>
    </w:rPr>
  </w:style>
  <w:style w:type="paragraph" w:customStyle="1" w:styleId="435">
    <w:name w:val="toc 816"/>
    <w:next w:val="1"/>
    <w:qFormat/>
    <w:uiPriority w:val="0"/>
    <w:pPr>
      <w:wordWrap w:val="0"/>
      <w:ind w:left="2975"/>
      <w:jc w:val="both"/>
    </w:pPr>
    <w:rPr>
      <w:rFonts w:ascii="Calibri" w:hAnsi="Calibri" w:eastAsia="宋体" w:cs="Times New Roman"/>
      <w:sz w:val="21"/>
      <w:lang w:val="en-US" w:eastAsia="zh-CN" w:bidi="ar-SA"/>
    </w:rPr>
  </w:style>
  <w:style w:type="paragraph" w:customStyle="1" w:styleId="436">
    <w:name w:val="toc 43"/>
    <w:next w:val="1"/>
    <w:qFormat/>
    <w:uiPriority w:val="0"/>
    <w:pPr>
      <w:wordWrap w:val="0"/>
      <w:ind w:left="1275"/>
      <w:jc w:val="both"/>
    </w:pPr>
    <w:rPr>
      <w:rFonts w:ascii="Calibri" w:hAnsi="Calibri" w:eastAsia="宋体" w:cs="Times New Roman"/>
      <w:sz w:val="21"/>
      <w:lang w:val="en-US" w:eastAsia="zh-CN" w:bidi="ar-SA"/>
    </w:rPr>
  </w:style>
  <w:style w:type="paragraph" w:customStyle="1" w:styleId="437">
    <w:name w:val="toc 16"/>
    <w:next w:val="1"/>
    <w:qFormat/>
    <w:uiPriority w:val="0"/>
    <w:pPr>
      <w:wordWrap w:val="0"/>
      <w:jc w:val="both"/>
    </w:pPr>
    <w:rPr>
      <w:rFonts w:ascii="Calibri" w:hAnsi="Calibri" w:eastAsia="宋体" w:cs="Times New Roman"/>
      <w:sz w:val="21"/>
      <w:lang w:val="en-US" w:eastAsia="zh-CN" w:bidi="ar-SA"/>
    </w:rPr>
  </w:style>
  <w:style w:type="paragraph" w:styleId="438">
    <w:name w:val="Quote"/>
    <w:next w:val="1"/>
    <w:link w:val="439"/>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439">
    <w:name w:val="引用 Char"/>
    <w:basedOn w:val="46"/>
    <w:link w:val="438"/>
    <w:qFormat/>
    <w:uiPriority w:val="0"/>
    <w:rPr>
      <w:rFonts w:ascii="Calibri" w:hAnsi="Calibri"/>
      <w:i/>
      <w:sz w:val="21"/>
    </w:rPr>
  </w:style>
  <w:style w:type="paragraph" w:customStyle="1" w:styleId="440">
    <w:name w:val="toc 114"/>
    <w:next w:val="1"/>
    <w:qFormat/>
    <w:uiPriority w:val="0"/>
    <w:pPr>
      <w:wordWrap w:val="0"/>
      <w:jc w:val="both"/>
    </w:pPr>
    <w:rPr>
      <w:rFonts w:ascii="Calibri" w:hAnsi="Calibri" w:eastAsia="宋体" w:cs="Times New Roman"/>
      <w:sz w:val="21"/>
      <w:lang w:val="en-US" w:eastAsia="zh-CN" w:bidi="ar-SA"/>
    </w:rPr>
  </w:style>
  <w:style w:type="paragraph" w:customStyle="1" w:styleId="441">
    <w:name w:val="xl119"/>
    <w:basedOn w:val="1"/>
    <w:next w:val="416"/>
    <w:qFormat/>
    <w:uiPriority w:val="0"/>
    <w:pPr>
      <w:widowControl/>
      <w:shd w:val="clear" w:color="000000" w:fill="FFFFFF"/>
      <w:spacing w:before="280" w:after="280"/>
      <w:jc w:val="center"/>
    </w:pPr>
    <w:rPr>
      <w:rFonts w:ascii="宋体" w:hAnsi="Calibri"/>
      <w:b/>
      <w:kern w:val="0"/>
      <w:sz w:val="20"/>
      <w:szCs w:val="20"/>
    </w:rPr>
  </w:style>
  <w:style w:type="paragraph" w:customStyle="1" w:styleId="442">
    <w:name w:val="toc 37"/>
    <w:next w:val="1"/>
    <w:qFormat/>
    <w:uiPriority w:val="0"/>
    <w:pPr>
      <w:wordWrap w:val="0"/>
      <w:ind w:left="850"/>
      <w:jc w:val="both"/>
    </w:pPr>
    <w:rPr>
      <w:rFonts w:ascii="Calibri" w:hAnsi="Calibri" w:eastAsia="宋体" w:cs="Times New Roman"/>
      <w:sz w:val="21"/>
      <w:lang w:val="en-US" w:eastAsia="zh-CN" w:bidi="ar-SA"/>
    </w:rPr>
  </w:style>
  <w:style w:type="paragraph" w:customStyle="1" w:styleId="443">
    <w:name w:val="xl109"/>
    <w:basedOn w:val="1"/>
    <w:next w:val="389"/>
    <w:qFormat/>
    <w:uiPriority w:val="0"/>
    <w:pPr>
      <w:widowControl/>
      <w:shd w:val="clear" w:color="000000" w:fill="FFFFFF"/>
      <w:spacing w:before="280" w:after="280"/>
    </w:pPr>
    <w:rPr>
      <w:rFonts w:ascii="宋体" w:hAnsi="Calibri"/>
      <w:kern w:val="0"/>
      <w:sz w:val="20"/>
      <w:szCs w:val="20"/>
    </w:rPr>
  </w:style>
  <w:style w:type="paragraph" w:customStyle="1" w:styleId="444">
    <w:name w:val="toc 215"/>
    <w:next w:val="1"/>
    <w:qFormat/>
    <w:uiPriority w:val="0"/>
    <w:pPr>
      <w:wordWrap w:val="0"/>
      <w:ind w:left="425"/>
      <w:jc w:val="both"/>
    </w:pPr>
    <w:rPr>
      <w:rFonts w:ascii="Calibri" w:hAnsi="Calibri" w:eastAsia="宋体" w:cs="Times New Roman"/>
      <w:sz w:val="21"/>
      <w:lang w:val="en-US" w:eastAsia="zh-CN" w:bidi="ar-SA"/>
    </w:rPr>
  </w:style>
  <w:style w:type="paragraph" w:customStyle="1" w:styleId="445">
    <w:name w:val="xl76"/>
    <w:basedOn w:val="1"/>
    <w:next w:val="397"/>
    <w:qFormat/>
    <w:uiPriority w:val="0"/>
    <w:pPr>
      <w:widowControl/>
      <w:shd w:val="clear" w:color="000000" w:fill="FFFFFF"/>
      <w:spacing w:before="280" w:after="280"/>
      <w:jc w:val="center"/>
    </w:pPr>
    <w:rPr>
      <w:rFonts w:ascii="宋体" w:hAnsi="Calibri"/>
      <w:b/>
      <w:kern w:val="0"/>
      <w:sz w:val="20"/>
      <w:szCs w:val="20"/>
    </w:rPr>
  </w:style>
  <w:style w:type="paragraph" w:customStyle="1" w:styleId="446">
    <w:name w:val="toc 92"/>
    <w:next w:val="1"/>
    <w:qFormat/>
    <w:uiPriority w:val="0"/>
    <w:pPr>
      <w:wordWrap w:val="0"/>
      <w:ind w:left="3400"/>
      <w:jc w:val="both"/>
    </w:pPr>
    <w:rPr>
      <w:rFonts w:ascii="Calibri" w:hAnsi="Calibri" w:eastAsia="宋体" w:cs="Times New Roman"/>
      <w:sz w:val="21"/>
      <w:lang w:val="en-US" w:eastAsia="zh-CN" w:bidi="ar-SA"/>
    </w:rPr>
  </w:style>
  <w:style w:type="paragraph" w:customStyle="1" w:styleId="447">
    <w:name w:val="toc 216"/>
    <w:next w:val="1"/>
    <w:qFormat/>
    <w:uiPriority w:val="0"/>
    <w:pPr>
      <w:wordWrap w:val="0"/>
      <w:ind w:left="425"/>
      <w:jc w:val="both"/>
    </w:pPr>
    <w:rPr>
      <w:rFonts w:ascii="Calibri" w:hAnsi="Calibri" w:eastAsia="宋体" w:cs="Times New Roman"/>
      <w:sz w:val="21"/>
      <w:lang w:val="en-US" w:eastAsia="zh-CN" w:bidi="ar-SA"/>
    </w:rPr>
  </w:style>
  <w:style w:type="paragraph" w:customStyle="1" w:styleId="448">
    <w:name w:val="xl70"/>
    <w:basedOn w:val="1"/>
    <w:next w:val="374"/>
    <w:qFormat/>
    <w:uiPriority w:val="0"/>
    <w:pPr>
      <w:widowControl/>
      <w:shd w:val="clear" w:color="000000" w:fill="FFFFFF"/>
      <w:spacing w:before="280" w:after="280"/>
    </w:pPr>
    <w:rPr>
      <w:rFonts w:ascii="宋体" w:hAnsi="Calibri"/>
      <w:kern w:val="0"/>
      <w:sz w:val="20"/>
      <w:szCs w:val="20"/>
    </w:rPr>
  </w:style>
  <w:style w:type="paragraph" w:customStyle="1" w:styleId="449">
    <w:name w:val="toc 33"/>
    <w:next w:val="1"/>
    <w:qFormat/>
    <w:uiPriority w:val="0"/>
    <w:pPr>
      <w:wordWrap w:val="0"/>
      <w:ind w:left="850"/>
      <w:jc w:val="both"/>
    </w:pPr>
    <w:rPr>
      <w:rFonts w:ascii="Calibri" w:hAnsi="Calibri" w:eastAsia="宋体" w:cs="Times New Roman"/>
      <w:sz w:val="21"/>
      <w:lang w:val="en-US" w:eastAsia="zh-CN" w:bidi="ar-SA"/>
    </w:rPr>
  </w:style>
  <w:style w:type="paragraph" w:customStyle="1" w:styleId="450">
    <w:name w:val="toc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51">
    <w:name w:val="xl98"/>
    <w:basedOn w:val="1"/>
    <w:next w:val="392"/>
    <w:qFormat/>
    <w:uiPriority w:val="0"/>
    <w:pPr>
      <w:widowControl/>
      <w:shd w:val="clear" w:color="000000" w:fill="FFFFFF"/>
      <w:spacing w:before="280" w:after="280"/>
      <w:jc w:val="center"/>
    </w:pPr>
    <w:rPr>
      <w:rFonts w:ascii="宋体" w:hAnsi="Calibri"/>
      <w:kern w:val="0"/>
      <w:sz w:val="20"/>
      <w:szCs w:val="20"/>
    </w:rPr>
  </w:style>
  <w:style w:type="paragraph" w:customStyle="1" w:styleId="452">
    <w:name w:val="toc 26"/>
    <w:next w:val="1"/>
    <w:qFormat/>
    <w:uiPriority w:val="0"/>
    <w:pPr>
      <w:wordWrap w:val="0"/>
      <w:ind w:left="425"/>
      <w:jc w:val="both"/>
    </w:pPr>
    <w:rPr>
      <w:rFonts w:ascii="Calibri" w:hAnsi="Calibri" w:eastAsia="宋体" w:cs="Times New Roman"/>
      <w:sz w:val="21"/>
      <w:lang w:val="en-US" w:eastAsia="zh-CN" w:bidi="ar-SA"/>
    </w:rPr>
  </w:style>
  <w:style w:type="paragraph" w:customStyle="1" w:styleId="453">
    <w:name w:val="toc 13"/>
    <w:next w:val="1"/>
    <w:qFormat/>
    <w:uiPriority w:val="0"/>
    <w:pPr>
      <w:wordWrap w:val="0"/>
      <w:jc w:val="both"/>
    </w:pPr>
    <w:rPr>
      <w:rFonts w:ascii="Calibri" w:hAnsi="Calibri" w:eastAsia="宋体" w:cs="Times New Roman"/>
      <w:sz w:val="21"/>
      <w:lang w:val="en-US" w:eastAsia="zh-CN" w:bidi="ar-SA"/>
    </w:rPr>
  </w:style>
  <w:style w:type="paragraph" w:customStyle="1" w:styleId="454">
    <w:name w:val="目录 51"/>
    <w:next w:val="1"/>
    <w:qFormat/>
    <w:uiPriority w:val="0"/>
    <w:pPr>
      <w:wordWrap w:val="0"/>
      <w:ind w:left="1700"/>
      <w:jc w:val="both"/>
    </w:pPr>
    <w:rPr>
      <w:rFonts w:ascii="Calibri" w:hAnsi="Calibri" w:eastAsia="宋体" w:cs="Times New Roman"/>
      <w:sz w:val="21"/>
      <w:lang w:val="en-US" w:eastAsia="zh-CN" w:bidi="ar-SA"/>
    </w:rPr>
  </w:style>
  <w:style w:type="paragraph" w:customStyle="1" w:styleId="455">
    <w:name w:val="xl101"/>
    <w:basedOn w:val="1"/>
    <w:next w:val="423"/>
    <w:qFormat/>
    <w:uiPriority w:val="0"/>
    <w:pPr>
      <w:widowControl/>
      <w:spacing w:before="280" w:after="280"/>
    </w:pPr>
    <w:rPr>
      <w:rFonts w:ascii="宋体" w:hAnsi="Calibri"/>
      <w:kern w:val="0"/>
      <w:sz w:val="20"/>
      <w:szCs w:val="20"/>
    </w:rPr>
  </w:style>
  <w:style w:type="paragraph" w:customStyle="1" w:styleId="456">
    <w:name w:val="toc 75"/>
    <w:next w:val="1"/>
    <w:qFormat/>
    <w:uiPriority w:val="0"/>
    <w:pPr>
      <w:wordWrap w:val="0"/>
      <w:ind w:left="2550"/>
      <w:jc w:val="both"/>
    </w:pPr>
    <w:rPr>
      <w:rFonts w:ascii="Calibri" w:hAnsi="Calibri" w:eastAsia="宋体" w:cs="Times New Roman"/>
      <w:sz w:val="21"/>
      <w:lang w:val="en-US" w:eastAsia="zh-CN" w:bidi="ar-SA"/>
    </w:rPr>
  </w:style>
  <w:style w:type="paragraph" w:customStyle="1" w:styleId="457">
    <w:name w:val="toc 715"/>
    <w:next w:val="1"/>
    <w:qFormat/>
    <w:uiPriority w:val="0"/>
    <w:pPr>
      <w:wordWrap w:val="0"/>
      <w:ind w:left="2550"/>
      <w:jc w:val="both"/>
    </w:pPr>
    <w:rPr>
      <w:rFonts w:ascii="Calibri" w:hAnsi="Calibri" w:eastAsia="宋体" w:cs="Times New Roman"/>
      <w:sz w:val="21"/>
      <w:lang w:val="en-US" w:eastAsia="zh-CN" w:bidi="ar-SA"/>
    </w:rPr>
  </w:style>
  <w:style w:type="paragraph" w:styleId="458">
    <w:name w:val="Intense Quote"/>
    <w:next w:val="1"/>
    <w:link w:val="459"/>
    <w:qFormat/>
    <w:uiPriority w:val="0"/>
    <w:pPr>
      <w:wordWrap w:val="0"/>
      <w:spacing w:before="360" w:after="360"/>
      <w:ind w:left="950" w:right="950"/>
      <w:jc w:val="center"/>
    </w:pPr>
    <w:rPr>
      <w:rFonts w:ascii="Calibri" w:hAnsi="Calibri" w:eastAsia="宋体" w:cs="Times New Roman"/>
      <w:i/>
      <w:sz w:val="21"/>
      <w:lang w:val="en-US" w:eastAsia="zh-CN" w:bidi="ar-SA"/>
    </w:rPr>
  </w:style>
  <w:style w:type="character" w:customStyle="1" w:styleId="459">
    <w:name w:val="明显引用 Char"/>
    <w:basedOn w:val="46"/>
    <w:link w:val="458"/>
    <w:qFormat/>
    <w:uiPriority w:val="0"/>
    <w:rPr>
      <w:rFonts w:ascii="Calibri" w:hAnsi="Calibri"/>
      <w:i/>
      <w:sz w:val="21"/>
    </w:rPr>
  </w:style>
  <w:style w:type="paragraph" w:customStyle="1" w:styleId="460">
    <w:name w:val="Char Char Char Char Char Char Char"/>
    <w:basedOn w:val="1"/>
    <w:next w:val="444"/>
    <w:qFormat/>
    <w:uiPriority w:val="0"/>
    <w:pPr>
      <w:widowControl/>
      <w:spacing w:after="160" w:line="240" w:lineRule="exact"/>
    </w:pPr>
    <w:rPr>
      <w:rFonts w:hAnsi="Calibri"/>
      <w:kern w:val="0"/>
      <w:szCs w:val="20"/>
    </w:rPr>
  </w:style>
  <w:style w:type="paragraph" w:customStyle="1" w:styleId="461">
    <w:name w:val="toc 23"/>
    <w:next w:val="1"/>
    <w:qFormat/>
    <w:uiPriority w:val="0"/>
    <w:pPr>
      <w:wordWrap w:val="0"/>
      <w:ind w:left="425"/>
      <w:jc w:val="both"/>
    </w:pPr>
    <w:rPr>
      <w:rFonts w:ascii="Calibri" w:hAnsi="Calibri" w:eastAsia="宋体" w:cs="Times New Roman"/>
      <w:sz w:val="21"/>
      <w:lang w:val="en-US" w:eastAsia="zh-CN" w:bidi="ar-SA"/>
    </w:rPr>
  </w:style>
  <w:style w:type="paragraph" w:customStyle="1" w:styleId="462">
    <w:name w:val="目录 61"/>
    <w:next w:val="1"/>
    <w:qFormat/>
    <w:uiPriority w:val="0"/>
    <w:pPr>
      <w:wordWrap w:val="0"/>
      <w:ind w:left="2125"/>
      <w:jc w:val="both"/>
    </w:pPr>
    <w:rPr>
      <w:rFonts w:ascii="Calibri" w:hAnsi="Calibri" w:eastAsia="宋体" w:cs="Times New Roman"/>
      <w:sz w:val="21"/>
      <w:lang w:val="en-US" w:eastAsia="zh-CN" w:bidi="ar-SA"/>
    </w:rPr>
  </w:style>
  <w:style w:type="paragraph" w:customStyle="1" w:styleId="463">
    <w:name w:val="toc 97"/>
    <w:next w:val="1"/>
    <w:qFormat/>
    <w:uiPriority w:val="0"/>
    <w:pPr>
      <w:wordWrap w:val="0"/>
      <w:ind w:left="3400"/>
      <w:jc w:val="both"/>
    </w:pPr>
    <w:rPr>
      <w:rFonts w:ascii="Calibri" w:hAnsi="Calibri" w:eastAsia="宋体" w:cs="Times New Roman"/>
      <w:sz w:val="21"/>
      <w:lang w:val="en-US" w:eastAsia="zh-CN" w:bidi="ar-SA"/>
    </w:rPr>
  </w:style>
  <w:style w:type="paragraph" w:customStyle="1" w:styleId="464">
    <w:name w:val="toc 74"/>
    <w:next w:val="1"/>
    <w:qFormat/>
    <w:uiPriority w:val="0"/>
    <w:pPr>
      <w:wordWrap w:val="0"/>
      <w:ind w:left="2550"/>
      <w:jc w:val="both"/>
    </w:pPr>
    <w:rPr>
      <w:rFonts w:ascii="Calibri" w:hAnsi="Calibri" w:eastAsia="宋体" w:cs="Times New Roman"/>
      <w:sz w:val="21"/>
      <w:lang w:val="en-US" w:eastAsia="zh-CN" w:bidi="ar-SA"/>
    </w:rPr>
  </w:style>
  <w:style w:type="paragraph" w:customStyle="1" w:styleId="465">
    <w:name w:val="xl64"/>
    <w:basedOn w:val="1"/>
    <w:next w:val="440"/>
    <w:qFormat/>
    <w:uiPriority w:val="0"/>
    <w:pPr>
      <w:widowControl/>
      <w:shd w:val="clear" w:color="000000" w:fill="FFFFFF"/>
      <w:spacing w:before="280" w:after="280"/>
    </w:pPr>
    <w:rPr>
      <w:rFonts w:ascii="宋体" w:hAnsi="Calibri"/>
      <w:kern w:val="0"/>
      <w:sz w:val="20"/>
      <w:szCs w:val="20"/>
    </w:rPr>
  </w:style>
  <w:style w:type="paragraph" w:customStyle="1" w:styleId="466">
    <w:name w:val="xl82"/>
    <w:basedOn w:val="1"/>
    <w:next w:val="285"/>
    <w:qFormat/>
    <w:uiPriority w:val="0"/>
    <w:pPr>
      <w:widowControl/>
      <w:shd w:val="clear" w:color="000000" w:fill="FFFFFF"/>
      <w:spacing w:before="280" w:after="280"/>
    </w:pPr>
    <w:rPr>
      <w:rFonts w:ascii="宋体" w:hAnsi="Calibri"/>
      <w:kern w:val="0"/>
      <w:sz w:val="20"/>
      <w:szCs w:val="20"/>
    </w:rPr>
  </w:style>
  <w:style w:type="paragraph" w:customStyle="1" w:styleId="467">
    <w:name w:val="toc 32"/>
    <w:next w:val="1"/>
    <w:qFormat/>
    <w:uiPriority w:val="0"/>
    <w:pPr>
      <w:wordWrap w:val="0"/>
      <w:ind w:left="850"/>
      <w:jc w:val="both"/>
    </w:pPr>
    <w:rPr>
      <w:rFonts w:ascii="Calibri" w:hAnsi="Calibri" w:eastAsia="宋体" w:cs="Times New Roman"/>
      <w:sz w:val="21"/>
      <w:lang w:val="en-US" w:eastAsia="zh-CN" w:bidi="ar-SA"/>
    </w:rPr>
  </w:style>
  <w:style w:type="paragraph" w:customStyle="1" w:styleId="468">
    <w:name w:val="xl77"/>
    <w:basedOn w:val="1"/>
    <w:next w:val="433"/>
    <w:qFormat/>
    <w:uiPriority w:val="0"/>
    <w:pPr>
      <w:widowControl/>
      <w:shd w:val="clear" w:color="000000" w:fill="FFFFFF"/>
      <w:spacing w:before="280" w:after="280"/>
      <w:jc w:val="center"/>
    </w:pPr>
    <w:rPr>
      <w:rFonts w:ascii="宋体" w:hAnsi="Calibri"/>
      <w:kern w:val="0"/>
      <w:sz w:val="20"/>
      <w:szCs w:val="20"/>
    </w:rPr>
  </w:style>
  <w:style w:type="character" w:customStyle="1" w:styleId="469">
    <w:name w:val="正文缩进 Char1"/>
    <w:qFormat/>
    <w:uiPriority w:val="0"/>
    <w:rPr>
      <w:rFonts w:eastAsia="宋体"/>
      <w:kern w:val="2"/>
      <w:sz w:val="21"/>
      <w:lang w:val="en-US" w:eastAsia="zh-CN" w:bidi="ar-SA"/>
    </w:rPr>
  </w:style>
  <w:style w:type="character" w:customStyle="1" w:styleId="470">
    <w:name w:val="fielderror"/>
    <w:basedOn w:val="46"/>
    <w:qFormat/>
    <w:uiPriority w:val="0"/>
    <w:rPr>
      <w:color w:val="800000"/>
    </w:rPr>
  </w:style>
  <w:style w:type="character" w:customStyle="1" w:styleId="471">
    <w:name w:val="hilite6"/>
    <w:basedOn w:val="46"/>
    <w:qFormat/>
    <w:uiPriority w:val="0"/>
    <w:rPr>
      <w:color w:val="000000"/>
    </w:rPr>
  </w:style>
  <w:style w:type="character" w:customStyle="1" w:styleId="472">
    <w:name w:val="active6"/>
    <w:basedOn w:val="46"/>
    <w:qFormat/>
    <w:uiPriority w:val="0"/>
    <w:rPr>
      <w:color w:val="FFFFFF"/>
    </w:rPr>
  </w:style>
  <w:style w:type="character" w:customStyle="1" w:styleId="473">
    <w:name w:val="inline-help"/>
    <w:basedOn w:val="46"/>
    <w:qFormat/>
    <w:uiPriority w:val="0"/>
  </w:style>
  <w:style w:type="character" w:customStyle="1" w:styleId="474">
    <w:name w:val="active"/>
    <w:basedOn w:val="46"/>
    <w:qFormat/>
    <w:uiPriority w:val="0"/>
    <w:rPr>
      <w:color w:val="FFFFFF"/>
    </w:rPr>
  </w:style>
  <w:style w:type="table" w:customStyle="1" w:styleId="475">
    <w:name w:val="网格型1"/>
    <w:basedOn w:val="43"/>
    <w:qFormat/>
    <w:uiPriority w:val="39"/>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476">
    <w:name w:val="Revision"/>
    <w:hidden/>
    <w:semiHidden/>
    <w:qFormat/>
    <w:uiPriority w:val="99"/>
    <w:rPr>
      <w:rFonts w:ascii="Times New Roman" w:hAnsi="Times New Roman" w:eastAsia="宋体" w:cs="Times New Roman"/>
      <w:kern w:val="2"/>
      <w:sz w:val="21"/>
      <w:szCs w:val="24"/>
      <w:lang w:val="en-US" w:eastAsia="zh-CN" w:bidi="ar-SA"/>
    </w:rPr>
  </w:style>
  <w:style w:type="paragraph" w:customStyle="1" w:styleId="477">
    <w:name w:val="Table Paragraph"/>
    <w:qFormat/>
    <w:uiPriority w:val="1"/>
    <w:pPr>
      <w:widowControl w:val="0"/>
      <w:jc w:val="both"/>
    </w:pPr>
    <w:rPr>
      <w:rFonts w:ascii="宋体" w:hAnsi="宋体" w:eastAsia="宋体" w:cs="宋体"/>
      <w:kern w:val="2"/>
      <w:sz w:val="21"/>
      <w:szCs w:val="24"/>
      <w:lang w:val="zh-CN" w:eastAsia="zh-CN" w:bidi="zh-CN"/>
    </w:rPr>
  </w:style>
  <w:style w:type="paragraph" w:customStyle="1" w:styleId="478">
    <w:name w:val="表格文字"/>
    <w:basedOn w:val="1"/>
    <w:qFormat/>
    <w:uiPriority w:val="0"/>
    <w:pPr>
      <w:tabs>
        <w:tab w:val="left" w:pos="426"/>
      </w:tabs>
      <w:spacing w:before="25" w:after="25"/>
      <w:jc w:val="left"/>
    </w:pPr>
    <w:rPr>
      <w:bCs/>
      <w:spacing w:val="10"/>
      <w:sz w:val="24"/>
      <w:szCs w:val="20"/>
    </w:rPr>
  </w:style>
</w:styles>
</file>

<file path=word/_rels/comments.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6" Type="http://schemas.microsoft.com/office/2011/relationships/people" Target="people.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19186C8-385E-4190-BA4B-81D3686EE8D9}">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118</Pages>
  <Words>75695</Words>
  <Characters>79148</Characters>
  <Lines>368</Lines>
  <Paragraphs>103</Paragraphs>
  <TotalTime>44</TotalTime>
  <ScaleCrop>false</ScaleCrop>
  <LinksUpToDate>false</LinksUpToDate>
  <CharactersWithSpaces>82941</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2021-05-07T05:47:00Z</dcterms:created>
  <dc:creator>thsware</dc:creator>
  <cp:lastModifiedBy>wtx</cp:lastModifiedBy>
  <cp:lastPrinted>2021-05-16T11:04:00Z</cp:lastPrinted>
  <dcterms:modified xsi:type="dcterms:W3CDTF">2024-09-24T03:16:48Z</dcterms:modified>
  <dc:title>招  标　文　件</dc:title>
  <cp:revision>123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CC55F292115747B1982E4DDBCB803439_13</vt:lpwstr>
  </property>
</Properties>
</file>